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884" w:rsidRDefault="006C5884" w:rsidP="00547EC1">
      <w:pPr>
        <w:spacing w:line="26" w:lineRule="atLeast"/>
        <w:ind w:firstLine="709"/>
        <w:jc w:val="center"/>
        <w:rPr>
          <w:rFonts w:cs="Times New Roman"/>
          <w:b/>
          <w:szCs w:val="28"/>
        </w:rPr>
      </w:pPr>
      <w:bookmarkStart w:id="0" w:name="_Toc475801466"/>
    </w:p>
    <w:p w:rsidR="00D716A8" w:rsidRPr="000A136D" w:rsidRDefault="00D716A8" w:rsidP="00547EC1">
      <w:pPr>
        <w:spacing w:line="26" w:lineRule="atLeast"/>
        <w:ind w:firstLine="709"/>
        <w:jc w:val="center"/>
        <w:rPr>
          <w:rFonts w:cs="Times New Roman"/>
          <w:b/>
          <w:szCs w:val="28"/>
        </w:rPr>
      </w:pPr>
      <w:r w:rsidRPr="000A136D">
        <w:rPr>
          <w:rFonts w:cs="Times New Roman"/>
          <w:b/>
          <w:noProof/>
          <w:szCs w:val="28"/>
          <w:lang w:eastAsia="en-US"/>
        </w:rPr>
        <mc:AlternateContent>
          <mc:Choice Requires="wpg">
            <w:drawing>
              <wp:anchor distT="0" distB="0" distL="114300" distR="114300" simplePos="0" relativeHeight="251665408" behindDoc="0" locked="0" layoutInCell="1" allowOverlap="1" wp14:anchorId="59FB708A" wp14:editId="1E195280">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BD3FE"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006C5884">
        <w:rPr>
          <w:rFonts w:cs="Times New Roman"/>
          <w:b/>
          <w:szCs w:val="28"/>
        </w:rPr>
        <w:t>03</w:t>
      </w:r>
      <w:r w:rsidRPr="000A136D">
        <w:rPr>
          <w:rFonts w:cs="Times New Roman"/>
          <w:b/>
          <w:szCs w:val="28"/>
        </w:rPr>
        <w:t>TRƯỜNG ĐẠI HỌC CÔNG NGHIỆP HÀ NỘI</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KHOA CÔNG NGHỆ THÔNG TIN</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----------o0o----------</w:t>
      </w:r>
    </w:p>
    <w:p w:rsidR="00D716A8" w:rsidRDefault="00D716A8" w:rsidP="00547EC1">
      <w:pPr>
        <w:spacing w:line="26" w:lineRule="atLeast"/>
        <w:ind w:firstLine="709"/>
        <w:jc w:val="center"/>
        <w:rPr>
          <w:rFonts w:cs="Times New Roman"/>
          <w:b/>
          <w:bCs/>
          <w:szCs w:val="28"/>
        </w:rPr>
      </w:pPr>
      <w:r w:rsidRPr="000A136D">
        <w:rPr>
          <w:rFonts w:cs="Times New Roman"/>
          <w:b/>
          <w:bCs/>
          <w:noProof/>
          <w:szCs w:val="28"/>
          <w:lang w:eastAsia="en-US"/>
        </w:rPr>
        <w:drawing>
          <wp:inline distT="0" distB="0" distL="0" distR="0" wp14:anchorId="4C7EAF59" wp14:editId="3319C1AC">
            <wp:extent cx="2019300" cy="2019300"/>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513" cy="2016513"/>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ĐỒ ÁN</w:t>
      </w:r>
    </w:p>
    <w:p w:rsidR="00851A1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TỐT NGHIỆP ĐẠI HỌC</w:t>
      </w:r>
    </w:p>
    <w:p w:rsidR="00000161" w:rsidRDefault="00000161" w:rsidP="00547EC1">
      <w:pPr>
        <w:spacing w:line="26" w:lineRule="atLeast"/>
        <w:ind w:firstLine="709"/>
        <w:jc w:val="center"/>
        <w:rPr>
          <w:rFonts w:cs="Times New Roman"/>
          <w:b/>
          <w:bCs/>
          <w:sz w:val="36"/>
          <w:szCs w:val="36"/>
        </w:rPr>
      </w:pPr>
      <w:r w:rsidRPr="000A136D">
        <w:rPr>
          <w:rFonts w:cs="Times New Roman"/>
          <w:b/>
          <w:bCs/>
          <w:sz w:val="36"/>
          <w:szCs w:val="36"/>
        </w:rPr>
        <w:t>Ngành Hệ thố</w:t>
      </w:r>
      <w:r w:rsidR="00547EC1">
        <w:rPr>
          <w:rFonts w:cs="Times New Roman"/>
          <w:b/>
          <w:bCs/>
          <w:sz w:val="36"/>
          <w:szCs w:val="36"/>
        </w:rPr>
        <w:t>ng thông tin</w:t>
      </w:r>
    </w:p>
    <w:p w:rsidR="00547EC1" w:rsidRPr="000A136D" w:rsidRDefault="00547EC1" w:rsidP="00547EC1">
      <w:pPr>
        <w:spacing w:line="26" w:lineRule="atLeast"/>
        <w:ind w:firstLine="709"/>
        <w:jc w:val="center"/>
        <w:rPr>
          <w:rFonts w:cs="Times New Roman"/>
          <w:b/>
          <w:bCs/>
          <w:sz w:val="36"/>
          <w:szCs w:val="36"/>
        </w:rPr>
      </w:pPr>
    </w:p>
    <w:p w:rsidR="00000161" w:rsidRPr="000A136D" w:rsidRDefault="00851A18" w:rsidP="00547EC1">
      <w:pPr>
        <w:spacing w:line="26" w:lineRule="atLeast"/>
        <w:ind w:firstLine="709"/>
        <w:rPr>
          <w:rFonts w:cs="Times New Roman"/>
          <w:sz w:val="52"/>
          <w:szCs w:val="52"/>
        </w:rPr>
      </w:pPr>
      <w:r w:rsidRPr="000A136D">
        <w:rPr>
          <w:rFonts w:cs="Times New Roman"/>
          <w:sz w:val="52"/>
          <w:szCs w:val="52"/>
        </w:rPr>
        <w:t>Xây dựng phần mềm giải pháp vận tải</w:t>
      </w:r>
    </w:p>
    <w:p w:rsidR="00851A18" w:rsidRPr="000A136D" w:rsidRDefault="00851A18" w:rsidP="00547EC1">
      <w:pPr>
        <w:spacing w:line="26" w:lineRule="atLeast"/>
        <w:ind w:firstLine="709"/>
        <w:jc w:val="center"/>
        <w:rPr>
          <w:rFonts w:cs="Times New Roman"/>
          <w:sz w:val="52"/>
          <w:szCs w:val="52"/>
        </w:rPr>
      </w:pPr>
      <w:r w:rsidRPr="000A136D">
        <w:rPr>
          <w:rFonts w:cs="Times New Roman"/>
          <w:sz w:val="52"/>
          <w:szCs w:val="52"/>
        </w:rPr>
        <w:t>Driper trên thiết bị di động</w:t>
      </w:r>
    </w:p>
    <w:p w:rsidR="00D716A8" w:rsidRDefault="00D716A8" w:rsidP="00547EC1">
      <w:pPr>
        <w:spacing w:line="26" w:lineRule="atLeast"/>
        <w:ind w:firstLine="709"/>
        <w:jc w:val="center"/>
        <w:rPr>
          <w:rFonts w:cs="Times New Roman"/>
          <w:b/>
          <w:i/>
          <w:caps/>
          <w:szCs w:val="28"/>
        </w:rPr>
      </w:pPr>
    </w:p>
    <w:p w:rsidR="00547EC1" w:rsidRPr="000A136D" w:rsidRDefault="00547EC1" w:rsidP="00547EC1">
      <w:pPr>
        <w:spacing w:line="26" w:lineRule="atLeast"/>
        <w:ind w:firstLine="709"/>
        <w:jc w:val="center"/>
        <w:rPr>
          <w:rFonts w:cs="Times New Roman"/>
          <w:b/>
          <w:i/>
          <w:caps/>
          <w:szCs w:val="28"/>
        </w:rPr>
      </w:pPr>
    </w:p>
    <w:p w:rsidR="00000161" w:rsidRPr="000A136D" w:rsidRDefault="00547EC1" w:rsidP="00547EC1">
      <w:pPr>
        <w:tabs>
          <w:tab w:val="left" w:pos="2410"/>
          <w:tab w:val="left" w:pos="5580"/>
        </w:tabs>
        <w:spacing w:line="26" w:lineRule="atLeast"/>
        <w:ind w:firstLine="709"/>
        <w:rPr>
          <w:rFonts w:cs="Times New Roman"/>
          <w:b/>
          <w:bCs/>
          <w:szCs w:val="28"/>
        </w:rPr>
      </w:pPr>
      <w:r>
        <w:rPr>
          <w:rFonts w:cs="Times New Roman"/>
          <w:b/>
          <w:i/>
          <w:caps/>
          <w:szCs w:val="28"/>
        </w:rPr>
        <w:tab/>
      </w:r>
      <w:r w:rsidR="00000161" w:rsidRPr="000A136D">
        <w:rPr>
          <w:rFonts w:cs="Times New Roman"/>
          <w:b/>
          <w:bCs/>
          <w:szCs w:val="28"/>
        </w:rPr>
        <w:t>Sinh viên thực hiện</w:t>
      </w:r>
      <w:r w:rsidR="00000161" w:rsidRPr="000A136D">
        <w:rPr>
          <w:rFonts w:cs="Times New Roman"/>
          <w:b/>
          <w:bCs/>
          <w:szCs w:val="28"/>
        </w:rPr>
        <w:tab/>
        <w:t>:</w:t>
      </w:r>
      <w:r w:rsidR="00000161" w:rsidRPr="000A136D">
        <w:rPr>
          <w:rFonts w:cs="Times New Roman"/>
          <w:b/>
          <w:bCs/>
          <w:szCs w:val="28"/>
        </w:rPr>
        <w:tab/>
        <w:t>Lê Hồng Dương</w:t>
      </w:r>
    </w:p>
    <w:p w:rsidR="00000161" w:rsidRPr="000A136D" w:rsidRDefault="00547EC1" w:rsidP="00547EC1">
      <w:pPr>
        <w:tabs>
          <w:tab w:val="left" w:pos="2410"/>
          <w:tab w:val="left" w:pos="5580"/>
        </w:tabs>
        <w:spacing w:line="26" w:lineRule="atLeast"/>
        <w:ind w:firstLine="709"/>
        <w:rPr>
          <w:rFonts w:cs="Times New Roman"/>
          <w:b/>
          <w:bCs/>
          <w:szCs w:val="28"/>
        </w:rPr>
      </w:pPr>
      <w:bookmarkStart w:id="1" w:name="OLE_LINK80"/>
      <w:bookmarkStart w:id="2" w:name="OLE_LINK81"/>
      <w:r>
        <w:rPr>
          <w:rFonts w:cs="Times New Roman"/>
          <w:b/>
          <w:bCs/>
          <w:szCs w:val="28"/>
        </w:rPr>
        <w:tab/>
      </w:r>
      <w:r w:rsidR="00000161" w:rsidRPr="000A136D">
        <w:rPr>
          <w:rFonts w:cs="Times New Roman"/>
          <w:b/>
          <w:bCs/>
          <w:szCs w:val="28"/>
        </w:rPr>
        <w:t>Lớp</w:t>
      </w:r>
      <w:bookmarkEnd w:id="1"/>
      <w:bookmarkEnd w:id="2"/>
      <w:r w:rsidR="00000161" w:rsidRPr="000A136D">
        <w:rPr>
          <w:rFonts w:cs="Times New Roman"/>
          <w:b/>
          <w:bCs/>
          <w:szCs w:val="28"/>
        </w:rPr>
        <w:tab/>
        <w:t>:</w:t>
      </w:r>
      <w:r w:rsidR="00000161" w:rsidRPr="000A136D">
        <w:rPr>
          <w:rFonts w:cs="Times New Roman"/>
          <w:b/>
          <w:bCs/>
          <w:szCs w:val="28"/>
        </w:rPr>
        <w:tab/>
        <w:t>ĐH HTTT1 - K9</w:t>
      </w:r>
    </w:p>
    <w:p w:rsidR="00D716A8" w:rsidRPr="000A136D" w:rsidRDefault="00547EC1" w:rsidP="00547EC1">
      <w:pPr>
        <w:tabs>
          <w:tab w:val="left" w:pos="2410"/>
          <w:tab w:val="left" w:pos="5580"/>
        </w:tabs>
        <w:spacing w:line="26" w:lineRule="atLeast"/>
        <w:ind w:firstLine="709"/>
        <w:rPr>
          <w:rFonts w:cs="Times New Roman"/>
          <w:b/>
          <w:bCs/>
          <w:szCs w:val="28"/>
        </w:rPr>
      </w:pPr>
      <w:r>
        <w:rPr>
          <w:rFonts w:cs="Times New Roman"/>
          <w:b/>
          <w:bCs/>
          <w:szCs w:val="28"/>
        </w:rPr>
        <w:tab/>
      </w:r>
      <w:r w:rsidR="00D716A8" w:rsidRPr="000A136D">
        <w:rPr>
          <w:rFonts w:cs="Times New Roman"/>
          <w:b/>
          <w:bCs/>
          <w:szCs w:val="28"/>
        </w:rPr>
        <w:t>Giả</w:t>
      </w:r>
      <w:r w:rsidR="00395C6E" w:rsidRPr="000A136D">
        <w:rPr>
          <w:rFonts w:cs="Times New Roman"/>
          <w:b/>
          <w:bCs/>
          <w:szCs w:val="28"/>
        </w:rPr>
        <w:t xml:space="preserve">ng viên </w:t>
      </w:r>
      <w:r w:rsidR="00000161" w:rsidRPr="000A136D">
        <w:rPr>
          <w:rFonts w:cs="Times New Roman"/>
          <w:b/>
          <w:bCs/>
          <w:szCs w:val="28"/>
        </w:rPr>
        <w:t>hướng dẫn</w:t>
      </w:r>
      <w:r w:rsidR="00000161" w:rsidRPr="000A136D">
        <w:rPr>
          <w:rFonts w:cs="Times New Roman"/>
          <w:b/>
          <w:bCs/>
          <w:szCs w:val="28"/>
        </w:rPr>
        <w:tab/>
        <w:t>:</w:t>
      </w:r>
      <w:r w:rsidR="00000161" w:rsidRPr="000A136D">
        <w:rPr>
          <w:rFonts w:cs="Times New Roman"/>
          <w:b/>
          <w:bCs/>
          <w:szCs w:val="28"/>
        </w:rPr>
        <w:tab/>
      </w:r>
      <w:r w:rsidR="00D716A8" w:rsidRPr="000A136D">
        <w:rPr>
          <w:rFonts w:cs="Times New Roman"/>
          <w:b/>
          <w:bCs/>
          <w:szCs w:val="28"/>
        </w:rPr>
        <w:t>Th</w:t>
      </w:r>
      <w:ins w:id="3" w:author="D" w:date="2018-04-19T15:08:00Z">
        <w:r w:rsidR="008D7B7D">
          <w:rPr>
            <w:rFonts w:cs="Times New Roman"/>
            <w:b/>
            <w:bCs/>
            <w:szCs w:val="28"/>
          </w:rPr>
          <w:t>s.</w:t>
        </w:r>
      </w:ins>
      <w:del w:id="4" w:author="D" w:date="2018-04-19T15:08:00Z">
        <w:r w:rsidR="00D716A8" w:rsidRPr="000A136D" w:rsidDel="008D7B7D">
          <w:rPr>
            <w:rFonts w:cs="Times New Roman"/>
            <w:b/>
            <w:bCs/>
            <w:szCs w:val="28"/>
          </w:rPr>
          <w:delText>.S</w:delText>
        </w:r>
      </w:del>
      <w:r w:rsidR="00D716A8" w:rsidRPr="000A136D">
        <w:rPr>
          <w:rFonts w:cs="Times New Roman"/>
          <w:b/>
          <w:bCs/>
          <w:szCs w:val="28"/>
        </w:rPr>
        <w:t xml:space="preserve"> An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Pr="000A136D" w:rsidRDefault="00000161">
      <w:pPr>
        <w:spacing w:line="26" w:lineRule="atLeast"/>
        <w:ind w:firstLine="709"/>
        <w:rPr>
          <w:rFonts w:cs="Times New Roman"/>
          <w:b/>
          <w:szCs w:val="28"/>
        </w:rPr>
        <w:pPrChange w:id="5" w:author="D" w:date="2018-04-19T15:30:00Z">
          <w:pPr>
            <w:spacing w:line="26" w:lineRule="atLeast"/>
            <w:ind w:firstLine="709"/>
            <w:jc w:val="center"/>
          </w:pPr>
        </w:pPrChange>
      </w:pPr>
    </w:p>
    <w:p w:rsidR="005A4F33" w:rsidRPr="005A4F33" w:rsidRDefault="00D716A8" w:rsidP="005A4F33">
      <w:pPr>
        <w:spacing w:line="26" w:lineRule="atLeast"/>
        <w:ind w:firstLine="709"/>
        <w:jc w:val="center"/>
        <w:rPr>
          <w:rFonts w:cs="Times New Roman"/>
          <w:b/>
          <w:szCs w:val="28"/>
        </w:rPr>
        <w:sectPr w:rsidR="005A4F33" w:rsidRPr="005A4F33" w:rsidSect="00733BEA">
          <w:headerReference w:type="default" r:id="rId9"/>
          <w:footerReference w:type="default" r:id="rId10"/>
          <w:pgSz w:w="12240" w:h="15840" w:code="1"/>
          <w:pgMar w:top="1418" w:right="1418" w:bottom="1418" w:left="1985" w:header="720" w:footer="720" w:gutter="0"/>
          <w:pgNumType w:start="1"/>
          <w:cols w:space="720"/>
          <w:titlePg/>
          <w:docGrid w:linePitch="381"/>
        </w:sectPr>
      </w:pPr>
      <w:r w:rsidRPr="000A136D">
        <w:rPr>
          <w:rFonts w:cs="Times New Roman"/>
          <w:b/>
          <w:szCs w:val="28"/>
        </w:rPr>
        <w:t>Hà Nội</w:t>
      </w:r>
      <w:r w:rsidR="00FA5E79" w:rsidRPr="000A136D">
        <w:rPr>
          <w:rFonts w:cs="Times New Roman"/>
          <w:b/>
          <w:szCs w:val="28"/>
        </w:rPr>
        <w:t xml:space="preserve"> </w:t>
      </w:r>
      <w:r w:rsidR="009D7AB6" w:rsidRPr="000A136D">
        <w:rPr>
          <w:rFonts w:cs="Times New Roman"/>
          <w:b/>
          <w:szCs w:val="28"/>
        </w:rPr>
        <w:t>– 5/</w:t>
      </w:r>
      <w:r w:rsidR="004A4A32">
        <w:rPr>
          <w:rFonts w:cs="Times New Roman"/>
          <w:b/>
          <w:szCs w:val="28"/>
        </w:rPr>
        <w:t>20</w:t>
      </w:r>
      <w:r w:rsidR="005A4F33">
        <w:rPr>
          <w:rFonts w:cs="Times New Roman"/>
          <w:b/>
          <w:szCs w:val="28"/>
        </w:rPr>
        <w:t>18</w:t>
      </w:r>
    </w:p>
    <w:sdt>
      <w:sdtPr>
        <w:rPr>
          <w:rFonts w:eastAsiaTheme="minorEastAsia" w:cstheme="minorBidi"/>
          <w:b w:val="0"/>
          <w:bCs w:val="0"/>
          <w:color w:val="auto"/>
          <w:sz w:val="26"/>
          <w:szCs w:val="22"/>
        </w:rPr>
        <w:id w:val="-10142967"/>
        <w:docPartObj>
          <w:docPartGallery w:val="Table of Contents"/>
          <w:docPartUnique/>
        </w:docPartObj>
      </w:sdtPr>
      <w:sdtEndPr>
        <w:rPr>
          <w:noProof/>
        </w:rPr>
      </w:sdtEndPr>
      <w:sdtContent>
        <w:p w:rsidR="004A4A32" w:rsidRDefault="004A4A32">
          <w:pPr>
            <w:pStyle w:val="TOCHeading"/>
          </w:pPr>
          <w:r>
            <w:t>Mục lục</w:t>
          </w:r>
        </w:p>
        <w:p w:rsidR="007E1F02" w:rsidRPr="00603199" w:rsidRDefault="004A4A32">
          <w:pPr>
            <w:pStyle w:val="TOC1"/>
            <w:rPr>
              <w:rFonts w:asciiTheme="minorHAnsi" w:hAnsiTheme="minorHAnsi" w:cstheme="minorBidi"/>
              <w:b w:val="0"/>
              <w:sz w:val="22"/>
              <w:lang w:eastAsia="en-US"/>
            </w:rPr>
          </w:pPr>
          <w:r w:rsidRPr="00FC5F0B">
            <w:fldChar w:fldCharType="begin"/>
          </w:r>
          <w:r w:rsidRPr="00FC5F0B">
            <w:instrText xml:space="preserve"> TOC \o "1-3" \h \z \u </w:instrText>
          </w:r>
          <w:r w:rsidRPr="00FC5F0B">
            <w:fldChar w:fldCharType="separate"/>
          </w:r>
          <w:hyperlink w:anchor="_Toc512547353" w:history="1">
            <w:r w:rsidR="007E1F02" w:rsidRPr="00603199">
              <w:rPr>
                <w:rStyle w:val="Hyperlink"/>
                <w:b w:val="0"/>
              </w:rPr>
              <w:t>Lời nói đầu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_Toc512547353 \h </w:instrText>
            </w:r>
            <w:r w:rsidR="007E1F02" w:rsidRPr="00603199">
              <w:rPr>
                <w:b w:val="0"/>
                <w:webHidden/>
              </w:rPr>
            </w:r>
            <w:r w:rsidR="007E1F02" w:rsidRPr="00603199">
              <w:rPr>
                <w:b w:val="0"/>
                <w:webHidden/>
              </w:rPr>
              <w:fldChar w:fldCharType="separate"/>
            </w:r>
            <w:r w:rsidR="007E1F02" w:rsidRPr="00603199">
              <w:rPr>
                <w:b w:val="0"/>
                <w:webHidden/>
              </w:rPr>
              <w:t>1</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354" w:history="1">
            <w:r w:rsidR="007E1F02" w:rsidRPr="00603199">
              <w:rPr>
                <w:rStyle w:val="Hyperlink"/>
                <w:b w:val="0"/>
              </w:rPr>
              <w:t>CHƯƠNG 1: CƠ SỞ LÝ THUYẾT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_Toc512547354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55" w:history="1">
            <w:r w:rsidR="007E1F02" w:rsidRPr="00603199">
              <w:rPr>
                <w:rStyle w:val="Hyperlink"/>
                <w:b w:val="0"/>
              </w:rPr>
              <w:t>1.1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_Toc512547355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6" w:history="1">
            <w:r w:rsidR="007E1F02" w:rsidRPr="00603199">
              <w:rPr>
                <w:rStyle w:val="Hyperlink"/>
                <w:b w:val="0"/>
              </w:rPr>
              <w:t>1.1.1 Định nghĩa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_Toc512547356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7" w:history="1">
            <w:r w:rsidR="007E1F02" w:rsidRPr="00603199">
              <w:rPr>
                <w:rStyle w:val="Hyperlink"/>
                <w:b w:val="0"/>
                <w:shd w:val="clear" w:color="auto" w:fill="FFFFFF"/>
              </w:rPr>
              <w:t>1.1.2</w:t>
            </w:r>
            <w:r w:rsidR="007E1F02" w:rsidRPr="00603199">
              <w:rPr>
                <w:rStyle w:val="Hyperlink"/>
                <w:b w:val="0"/>
              </w:rPr>
              <w:t xml:space="preserve"> Ưu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_Toc512547357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8" w:history="1">
            <w:r w:rsidR="007E1F02" w:rsidRPr="00603199">
              <w:rPr>
                <w:rStyle w:val="Hyperlink"/>
                <w:b w:val="0"/>
              </w:rPr>
              <w:t>1.1.3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_Toc512547358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9" w:history="1">
            <w:r w:rsidR="007E1F02" w:rsidRPr="00603199">
              <w:rPr>
                <w:rStyle w:val="Hyperlink"/>
                <w:b w:val="0"/>
              </w:rPr>
              <w:t>1.1.4 Tính chất: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_Toc512547359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0" w:history="1">
            <w:r w:rsidR="007E1F02" w:rsidRPr="00603199">
              <w:rPr>
                <w:rStyle w:val="Hyperlink"/>
                <w:b w:val="0"/>
              </w:rPr>
              <w:t>1.1.5 Tổ chức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_Toc512547360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1" w:history="1">
            <w:r w:rsidR="007E1F02" w:rsidRPr="00603199">
              <w:rPr>
                <w:rStyle w:val="Hyperlink"/>
                <w:rFonts w:eastAsia="Times New Roman"/>
                <w:b w:val="0"/>
              </w:rPr>
              <w:t>1.1.6 Phân loại:</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_Toc512547361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62" w:history="1">
            <w:r w:rsidR="007E1F02" w:rsidRPr="00603199">
              <w:rPr>
                <w:rStyle w:val="Hyperlink"/>
                <w:b w:val="0"/>
              </w:rPr>
              <w:t>1.2 Hệ quản trị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_Toc512547362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3" w:history="1">
            <w:r w:rsidR="007E1F02" w:rsidRPr="00603199">
              <w:rPr>
                <w:rStyle w:val="Hyperlink"/>
                <w:b w:val="0"/>
              </w:rPr>
              <w:t>1.2.1 Định nghĩa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_Toc512547363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4" w:history="1">
            <w:r w:rsidR="007E1F02" w:rsidRPr="00603199">
              <w:rPr>
                <w:rStyle w:val="Hyperlink"/>
                <w:rFonts w:eastAsia="Times New Roman"/>
                <w:b w:val="0"/>
              </w:rPr>
              <w:t>1.</w:t>
            </w:r>
            <w:r w:rsidR="007E1F02" w:rsidRPr="00603199">
              <w:rPr>
                <w:rStyle w:val="Hyperlink"/>
                <w:b w:val="0"/>
              </w:rPr>
              <w:t>2.</w:t>
            </w:r>
            <w:r w:rsidR="007E1F02" w:rsidRPr="00603199">
              <w:rPr>
                <w:rStyle w:val="Hyperlink"/>
                <w:rFonts w:eastAsia="Times New Roman"/>
                <w:b w:val="0"/>
              </w:rPr>
              <w:t>2 Ưu điểm của Hệ quản trị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_Toc512547364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5" w:history="1">
            <w:r w:rsidR="007E1F02" w:rsidRPr="00603199">
              <w:rPr>
                <w:rStyle w:val="Hyperlink"/>
                <w:rFonts w:eastAsia="Times New Roman"/>
                <w:b w:val="0"/>
              </w:rPr>
              <w:t>1.2.3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_Toc512547365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6" w:history="1">
            <w:r w:rsidR="007E1F02" w:rsidRPr="00603199">
              <w:rPr>
                <w:rStyle w:val="Hyperlink"/>
                <w:b w:val="0"/>
              </w:rPr>
              <w:t>1.</w:t>
            </w:r>
            <w:r w:rsidR="007E1F02" w:rsidRPr="00603199">
              <w:rPr>
                <w:rStyle w:val="Hyperlink"/>
                <w:rFonts w:eastAsia="Times New Roman"/>
                <w:b w:val="0"/>
              </w:rPr>
              <w:t>2.</w:t>
            </w:r>
            <w:r w:rsidR="007E1F02" w:rsidRPr="00603199">
              <w:rPr>
                <w:rStyle w:val="Hyperlink"/>
                <w:b w:val="0"/>
              </w:rPr>
              <w:t xml:space="preserve">4 Các khả năng của hệ quản trị </w:t>
            </w:r>
            <w:r w:rsidR="007E1F02" w:rsidRPr="00603199">
              <w:rPr>
                <w:rStyle w:val="Hyperlink"/>
                <w:rFonts w:eastAsia="Times New Roman"/>
                <w:b w:val="0"/>
              </w:rPr>
              <w:t>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_Toc512547366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7" w:history="1">
            <w:r w:rsidR="007E1F02" w:rsidRPr="00603199">
              <w:rPr>
                <w:rStyle w:val="Hyperlink"/>
                <w:rFonts w:eastAsia="Times New Roman"/>
                <w:b w:val="0"/>
              </w:rPr>
              <w:t>1.2.5 Các hệ quản trị cơ sở dữ liệu đều thực hiện các chức năng sau :</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_Toc512547367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8" w:history="1">
            <w:r w:rsidR="007E1F02" w:rsidRPr="00603199">
              <w:rPr>
                <w:rStyle w:val="Hyperlink"/>
                <w:rFonts w:eastAsia="Times New Roman"/>
                <w:b w:val="0"/>
              </w:rPr>
              <w:t>1.2.6 Giới thiệu về hệ quản trị cơ sở dữ liệu SQLite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_Toc512547368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69" w:history="1">
            <w:r w:rsidR="007E1F02" w:rsidRPr="00603199">
              <w:rPr>
                <w:rStyle w:val="Hyperlink"/>
                <w:b w:val="0"/>
              </w:rPr>
              <w:t>1.3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_Toc512547369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0" w:history="1">
            <w:r w:rsidR="007E1F02" w:rsidRPr="00603199">
              <w:rPr>
                <w:rStyle w:val="Hyperlink"/>
                <w:b w:val="0"/>
              </w:rPr>
              <w:t>1.3.1 Các khái niệm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_Toc512547370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1" w:history="1">
            <w:r w:rsidR="007E1F02" w:rsidRPr="00603199">
              <w:rPr>
                <w:rStyle w:val="Hyperlink"/>
                <w:b w:val="0"/>
              </w:rPr>
              <w:t>1.3.2 Vai trò</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_Toc512547371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2" w:history="1">
            <w:r w:rsidR="007E1F02" w:rsidRPr="00603199">
              <w:rPr>
                <w:rStyle w:val="Hyperlink"/>
                <w:b w:val="0"/>
              </w:rPr>
              <w:t>1.3.3 Nhiệm vụ</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_Toc512547372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3" w:history="1">
            <w:r w:rsidR="007E1F02" w:rsidRPr="00603199">
              <w:rPr>
                <w:rStyle w:val="Hyperlink"/>
                <w:b w:val="0"/>
              </w:rPr>
              <w:t>1.3.4 Các phương pháp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_Toc512547373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4" w:history="1">
            <w:r w:rsidR="007E1F02" w:rsidRPr="00603199">
              <w:rPr>
                <w:rStyle w:val="Hyperlink"/>
                <w:b w:val="0"/>
              </w:rPr>
              <w:t>1.3.5 Các giai đoạn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_Toc512547374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75" w:history="1">
            <w:r w:rsidR="007E1F02" w:rsidRPr="00603199">
              <w:rPr>
                <w:rStyle w:val="Hyperlink"/>
                <w:b w:val="0"/>
              </w:rPr>
              <w:t>1.4 Công nghệ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_Toc512547375 \h </w:instrText>
            </w:r>
            <w:r w:rsidR="007E1F02" w:rsidRPr="00603199">
              <w:rPr>
                <w:b w:val="0"/>
                <w:webHidden/>
              </w:rPr>
            </w:r>
            <w:r w:rsidR="007E1F02" w:rsidRPr="00603199">
              <w:rPr>
                <w:b w:val="0"/>
                <w:webHidden/>
              </w:rPr>
              <w:fldChar w:fldCharType="separate"/>
            </w:r>
            <w:r w:rsidR="007E1F02" w:rsidRPr="00603199">
              <w:rPr>
                <w:b w:val="0"/>
                <w:webHidden/>
              </w:rPr>
              <w:t>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6" w:history="1">
            <w:r w:rsidR="007E1F02" w:rsidRPr="00603199">
              <w:rPr>
                <w:rStyle w:val="Hyperlink"/>
                <w:b w:val="0"/>
              </w:rPr>
              <w:t>1.4.1 Lịch sử phát triển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_Toc512547376 \h </w:instrText>
            </w:r>
            <w:r w:rsidR="007E1F02" w:rsidRPr="00603199">
              <w:rPr>
                <w:b w:val="0"/>
                <w:webHidden/>
              </w:rPr>
            </w:r>
            <w:r w:rsidR="007E1F02" w:rsidRPr="00603199">
              <w:rPr>
                <w:b w:val="0"/>
                <w:webHidden/>
              </w:rPr>
              <w:fldChar w:fldCharType="separate"/>
            </w:r>
            <w:r w:rsidR="007E1F02" w:rsidRPr="00603199">
              <w:rPr>
                <w:b w:val="0"/>
                <w:webHidden/>
              </w:rPr>
              <w:t>7</w:t>
            </w:r>
            <w:r w:rsidR="007E1F02" w:rsidRPr="00603199">
              <w:rPr>
                <w:b w:val="0"/>
                <w:webHidden/>
              </w:rPr>
              <w:fldChar w:fldCharType="end"/>
            </w:r>
          </w:hyperlink>
        </w:p>
        <w:p w:rsidR="007E1F02" w:rsidRPr="00603199" w:rsidRDefault="009F4274">
          <w:pPr>
            <w:pStyle w:val="TOC3"/>
            <w:tabs>
              <w:tab w:val="left" w:pos="1900"/>
            </w:tabs>
            <w:rPr>
              <w:rFonts w:asciiTheme="minorHAnsi" w:hAnsiTheme="minorHAnsi" w:cstheme="minorBidi"/>
              <w:b w:val="0"/>
              <w:sz w:val="22"/>
              <w:szCs w:val="22"/>
              <w:lang w:eastAsia="en-US"/>
            </w:rPr>
          </w:pPr>
          <w:hyperlink w:anchor="_Toc512547377" w:history="1">
            <w:r w:rsidR="007E1F02" w:rsidRPr="00603199">
              <w:rPr>
                <w:rStyle w:val="Hyperlink"/>
                <w:b w:val="0"/>
              </w:rPr>
              <w:t>1.4.2</w:t>
            </w:r>
            <w:r w:rsidR="007E1F02" w:rsidRPr="00603199">
              <w:rPr>
                <w:rFonts w:asciiTheme="minorHAnsi" w:hAnsiTheme="minorHAnsi" w:cstheme="minorBidi"/>
                <w:b w:val="0"/>
                <w:sz w:val="22"/>
                <w:szCs w:val="22"/>
                <w:lang w:eastAsia="en-US"/>
              </w:rPr>
              <w:tab/>
            </w:r>
            <w:r w:rsidR="007E1F02" w:rsidRPr="00603199">
              <w:rPr>
                <w:rStyle w:val="Hyperlink"/>
                <w:b w:val="0"/>
              </w:rPr>
              <w:t>Phương châm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_Toc512547377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8" w:history="1">
            <w:r w:rsidR="007E1F02" w:rsidRPr="00603199">
              <w:rPr>
                <w:rStyle w:val="Hyperlink"/>
                <w:b w:val="0"/>
              </w:rPr>
              <w:t>1.4.3 Khả năng của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_Toc512547378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9" w:history="1">
            <w:r w:rsidR="007E1F02" w:rsidRPr="00603199">
              <w:rPr>
                <w:rStyle w:val="Hyperlink"/>
                <w:b w:val="0"/>
              </w:rPr>
              <w:t>1.4.4 Những đặc điểm của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_Toc512547379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0" w:history="1">
            <w:r w:rsidR="007E1F02" w:rsidRPr="00603199">
              <w:rPr>
                <w:rStyle w:val="Hyperlink"/>
                <w:b w:val="0"/>
              </w:rPr>
              <w:t>1.4.5 Máy ảo Java (JMV - Java Virtual Machine)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_Toc512547380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1" w:history="1">
            <w:r w:rsidR="007E1F02" w:rsidRPr="00603199">
              <w:rPr>
                <w:rStyle w:val="Hyperlink"/>
                <w:b w:val="0"/>
              </w:rPr>
              <w:t>1.4.6 Hai kiểu ứng dụng dưới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_Toc512547381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2" w:history="1">
            <w:r w:rsidR="007E1F02" w:rsidRPr="00603199">
              <w:rPr>
                <w:rStyle w:val="Hyperlink"/>
                <w:b w:val="0"/>
              </w:rPr>
              <w:t>1.4.7 Bộ phát triển ứng dụng Java (JDK- Java Development Kit)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_Toc512547382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83" w:history="1">
            <w:r w:rsidR="007E1F02" w:rsidRPr="00603199">
              <w:rPr>
                <w:rStyle w:val="Hyperlink"/>
                <w:b w:val="0"/>
              </w:rPr>
              <w:t>1.5. Tìm hiểu về Hệ điều hành Android trên thiết bị di động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_Toc512547383 \h </w:instrText>
            </w:r>
            <w:r w:rsidR="007E1F02" w:rsidRPr="00603199">
              <w:rPr>
                <w:b w:val="0"/>
                <w:webHidden/>
              </w:rPr>
            </w:r>
            <w:r w:rsidR="007E1F02" w:rsidRPr="00603199">
              <w:rPr>
                <w:b w:val="0"/>
                <w:webHidden/>
              </w:rPr>
              <w:fldChar w:fldCharType="separate"/>
            </w:r>
            <w:r w:rsidR="007E1F02" w:rsidRPr="00603199">
              <w:rPr>
                <w:b w:val="0"/>
                <w:webHidden/>
              </w:rPr>
              <w:t>10</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4" w:history="1">
            <w:r w:rsidR="007E1F02" w:rsidRPr="00603199">
              <w:rPr>
                <w:rStyle w:val="Hyperlink"/>
                <w:b w:val="0"/>
              </w:rPr>
              <w:t>1.5.1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_Toc512547384 \h </w:instrText>
            </w:r>
            <w:r w:rsidR="007E1F02" w:rsidRPr="00603199">
              <w:rPr>
                <w:b w:val="0"/>
                <w:webHidden/>
              </w:rPr>
            </w:r>
            <w:r w:rsidR="007E1F02" w:rsidRPr="00603199">
              <w:rPr>
                <w:b w:val="0"/>
                <w:webHidden/>
              </w:rPr>
              <w:fldChar w:fldCharType="separate"/>
            </w:r>
            <w:r w:rsidR="007E1F02" w:rsidRPr="00603199">
              <w:rPr>
                <w:b w:val="0"/>
                <w:webHidden/>
              </w:rPr>
              <w:t>10</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5" w:history="1">
            <w:r w:rsidR="007E1F02" w:rsidRPr="00603199">
              <w:rPr>
                <w:rStyle w:val="Hyperlink"/>
                <w:b w:val="0"/>
              </w:rPr>
              <w:t>1.5.2 Cài đặt môi trường JDK và công cụ lập trình Android Studio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_Toc512547385 \h </w:instrText>
            </w:r>
            <w:r w:rsidR="007E1F02" w:rsidRPr="00603199">
              <w:rPr>
                <w:b w:val="0"/>
                <w:webHidden/>
              </w:rPr>
            </w:r>
            <w:r w:rsidR="007E1F02" w:rsidRPr="00603199">
              <w:rPr>
                <w:b w:val="0"/>
                <w:webHidden/>
              </w:rPr>
              <w:fldChar w:fldCharType="separate"/>
            </w:r>
            <w:r w:rsidR="007E1F02" w:rsidRPr="00603199">
              <w:rPr>
                <w:b w:val="0"/>
                <w:webHidden/>
              </w:rPr>
              <w:t>11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6" w:history="1">
            <w:r w:rsidR="007E1F02" w:rsidRPr="00603199">
              <w:rPr>
                <w:rStyle w:val="Hyperlink"/>
                <w:b w:val="0"/>
              </w:rPr>
              <w:t>1.5.3 Vòng đời của một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_Toc512547386 \h </w:instrText>
            </w:r>
            <w:r w:rsidR="007E1F02" w:rsidRPr="00603199">
              <w:rPr>
                <w:b w:val="0"/>
                <w:webHidden/>
              </w:rPr>
            </w:r>
            <w:r w:rsidR="007E1F02" w:rsidRPr="00603199">
              <w:rPr>
                <w:b w:val="0"/>
                <w:webHidden/>
              </w:rPr>
              <w:fldChar w:fldCharType="separate"/>
            </w:r>
            <w:r w:rsidR="007E1F02" w:rsidRPr="00603199">
              <w:rPr>
                <w:b w:val="0"/>
                <w:webHidden/>
              </w:rPr>
              <w:t>12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7" w:history="1">
            <w:r w:rsidR="007E1F02" w:rsidRPr="00603199">
              <w:rPr>
                <w:rStyle w:val="Hyperlink"/>
                <w:b w:val="0"/>
              </w:rPr>
              <w:t>1.5.4 Tính năng của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_Toc512547387 \h </w:instrText>
            </w:r>
            <w:r w:rsidR="007E1F02" w:rsidRPr="00603199">
              <w:rPr>
                <w:b w:val="0"/>
                <w:webHidden/>
              </w:rPr>
            </w:r>
            <w:r w:rsidR="007E1F02" w:rsidRPr="00603199">
              <w:rPr>
                <w:b w:val="0"/>
                <w:webHidden/>
              </w:rPr>
              <w:fldChar w:fldCharType="separate"/>
            </w:r>
            <w:r w:rsidR="007E1F02" w:rsidRPr="00603199">
              <w:rPr>
                <w:b w:val="0"/>
                <w:webHidden/>
              </w:rPr>
              <w:t>12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8" w:history="1">
            <w:r w:rsidR="007E1F02" w:rsidRPr="00603199">
              <w:rPr>
                <w:rStyle w:val="Hyperlink"/>
                <w:b w:val="0"/>
              </w:rPr>
              <w:t>1.5.5 Các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_Toc512547388 \h </w:instrText>
            </w:r>
            <w:r w:rsidR="007E1F02" w:rsidRPr="00603199">
              <w:rPr>
                <w:b w:val="0"/>
                <w:webHidden/>
              </w:rPr>
            </w:r>
            <w:r w:rsidR="007E1F02" w:rsidRPr="00603199">
              <w:rPr>
                <w:b w:val="0"/>
                <w:webHidden/>
              </w:rPr>
              <w:fldChar w:fldCharType="separate"/>
            </w:r>
            <w:r w:rsidR="007E1F02" w:rsidRPr="00603199">
              <w:rPr>
                <w:b w:val="0"/>
                <w:webHidden/>
              </w:rPr>
              <w:t>13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9" w:history="1">
            <w:r w:rsidR="007E1F02" w:rsidRPr="00603199">
              <w:rPr>
                <w:rStyle w:val="Hyperlink"/>
                <w:b w:val="0"/>
              </w:rPr>
              <w:t>1.5.6 Kiến trúc của hệ điều hành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_Toc512547389 \h </w:instrText>
            </w:r>
            <w:r w:rsidR="007E1F02" w:rsidRPr="00603199">
              <w:rPr>
                <w:b w:val="0"/>
                <w:webHidden/>
              </w:rPr>
            </w:r>
            <w:r w:rsidR="007E1F02" w:rsidRPr="00603199">
              <w:rPr>
                <w:b w:val="0"/>
                <w:webHidden/>
              </w:rPr>
              <w:fldChar w:fldCharType="separate"/>
            </w:r>
            <w:r w:rsidR="007E1F02" w:rsidRPr="00603199">
              <w:rPr>
                <w:b w:val="0"/>
                <w:webHidden/>
              </w:rPr>
              <w:t>13</w:t>
            </w:r>
            <w:r w:rsidR="007E1F02" w:rsidRPr="00603199">
              <w:rPr>
                <w:b w:val="0"/>
                <w:webHidden/>
              </w:rPr>
              <w:fldChar w:fldCharType="end"/>
            </w:r>
          </w:hyperlink>
        </w:p>
        <w:p w:rsidR="007E1F02" w:rsidRPr="00603199" w:rsidRDefault="009F4274">
          <w:pPr>
            <w:pStyle w:val="TOC3"/>
            <w:tabs>
              <w:tab w:val="left" w:pos="1900"/>
            </w:tabs>
            <w:rPr>
              <w:rFonts w:asciiTheme="minorHAnsi" w:hAnsiTheme="minorHAnsi" w:cstheme="minorBidi"/>
              <w:b w:val="0"/>
              <w:sz w:val="22"/>
              <w:szCs w:val="22"/>
              <w:lang w:eastAsia="en-US"/>
            </w:rPr>
          </w:pPr>
          <w:hyperlink w:anchor="_Toc512547390" w:history="1">
            <w:r w:rsidR="007E1F02" w:rsidRPr="00603199">
              <w:rPr>
                <w:rStyle w:val="Hyperlink"/>
                <w:b w:val="0"/>
              </w:rPr>
              <w:t>1.5.7</w:t>
            </w:r>
            <w:r w:rsidR="007E1F02" w:rsidRPr="00603199">
              <w:rPr>
                <w:rFonts w:asciiTheme="minorHAnsi" w:hAnsiTheme="minorHAnsi" w:cstheme="minorBidi"/>
                <w:b w:val="0"/>
                <w:sz w:val="22"/>
                <w:szCs w:val="22"/>
                <w:lang w:eastAsia="en-US"/>
              </w:rPr>
              <w:tab/>
            </w:r>
            <w:r w:rsidR="007E1F02" w:rsidRPr="00603199">
              <w:rPr>
                <w:rStyle w:val="Hyperlink"/>
                <w:b w:val="0"/>
              </w:rPr>
              <w:t>Các thành phần cơ bản của một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_Toc512547390 \h </w:instrText>
            </w:r>
            <w:r w:rsidR="007E1F02" w:rsidRPr="00603199">
              <w:rPr>
                <w:b w:val="0"/>
                <w:webHidden/>
              </w:rPr>
            </w:r>
            <w:r w:rsidR="007E1F02" w:rsidRPr="00603199">
              <w:rPr>
                <w:b w:val="0"/>
                <w:webHidden/>
              </w:rPr>
              <w:fldChar w:fldCharType="separate"/>
            </w:r>
            <w:r w:rsidR="007E1F02" w:rsidRPr="00603199">
              <w:rPr>
                <w:b w:val="0"/>
                <w:webHidden/>
              </w:rPr>
              <w:t>15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1" w:history="1">
            <w:r w:rsidR="007E1F02" w:rsidRPr="00603199">
              <w:rPr>
                <w:rStyle w:val="Hyperlink"/>
                <w:b w:val="0"/>
              </w:rPr>
              <w:t>1.5.8 Các tệp tin quan trọng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_Toc512547391 \h </w:instrText>
            </w:r>
            <w:r w:rsidR="007E1F02" w:rsidRPr="00603199">
              <w:rPr>
                <w:b w:val="0"/>
                <w:webHidden/>
              </w:rPr>
            </w:r>
            <w:r w:rsidR="007E1F02" w:rsidRPr="00603199">
              <w:rPr>
                <w:b w:val="0"/>
                <w:webHidden/>
              </w:rPr>
              <w:fldChar w:fldCharType="separate"/>
            </w:r>
            <w:r w:rsidR="007E1F02" w:rsidRPr="00603199">
              <w:rPr>
                <w:b w:val="0"/>
                <w:webHidden/>
              </w:rPr>
              <w:t>17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2" w:history="1">
            <w:r w:rsidR="007E1F02" w:rsidRPr="00603199">
              <w:rPr>
                <w:rStyle w:val="Hyperlink"/>
                <w:b w:val="0"/>
              </w:rPr>
              <w:t>1.5.9 Các giao diện cơ bản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_Toc512547392 \h </w:instrText>
            </w:r>
            <w:r w:rsidR="007E1F02" w:rsidRPr="00603199">
              <w:rPr>
                <w:b w:val="0"/>
                <w:webHidden/>
              </w:rPr>
            </w:r>
            <w:r w:rsidR="007E1F02" w:rsidRPr="00603199">
              <w:rPr>
                <w:b w:val="0"/>
                <w:webHidden/>
              </w:rPr>
              <w:fldChar w:fldCharType="separate"/>
            </w:r>
            <w:r w:rsidR="007E1F02" w:rsidRPr="00603199">
              <w:rPr>
                <w:b w:val="0"/>
                <w:webHidden/>
              </w:rPr>
              <w:t>20</w:t>
            </w:r>
            <w:r w:rsidR="007E1F02" w:rsidRPr="00603199">
              <w:rPr>
                <w:b w:val="0"/>
                <w:webHidden/>
              </w:rPr>
              <w:fldChar w:fldCharType="end"/>
            </w:r>
          </w:hyperlink>
        </w:p>
        <w:p w:rsidR="007E1F02" w:rsidRPr="00603199" w:rsidRDefault="009F4274">
          <w:pPr>
            <w:pStyle w:val="TOC3"/>
            <w:tabs>
              <w:tab w:val="left" w:pos="1760"/>
            </w:tabs>
            <w:rPr>
              <w:rFonts w:asciiTheme="minorHAnsi" w:hAnsiTheme="minorHAnsi" w:cstheme="minorBidi"/>
              <w:b w:val="0"/>
              <w:sz w:val="22"/>
              <w:szCs w:val="22"/>
              <w:lang w:eastAsia="en-US"/>
            </w:rPr>
          </w:pPr>
          <w:hyperlink w:anchor="_Toc512547393" w:history="1">
            <w:r w:rsidR="007E1F02" w:rsidRPr="00603199">
              <w:rPr>
                <w:rStyle w:val="Hyperlink"/>
                <w:b w:val="0"/>
              </w:rPr>
              <w:t>c.</w:t>
            </w:r>
            <w:r w:rsidR="007E1F02" w:rsidRPr="00603199">
              <w:rPr>
                <w:rFonts w:asciiTheme="minorHAnsi" w:hAnsiTheme="minorHAnsi" w:cstheme="minorBidi"/>
                <w:b w:val="0"/>
                <w:sz w:val="22"/>
                <w:szCs w:val="22"/>
                <w:lang w:eastAsia="en-US"/>
              </w:rPr>
              <w:tab/>
            </w:r>
            <w:r w:rsidR="007E1F02" w:rsidRPr="00603199">
              <w:rPr>
                <w:rStyle w:val="Hyperlink"/>
                <w:b w:val="0"/>
              </w:rPr>
              <w:t>TableLayout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_Toc512547393 \h </w:instrText>
            </w:r>
            <w:r w:rsidR="007E1F02" w:rsidRPr="00603199">
              <w:rPr>
                <w:b w:val="0"/>
                <w:webHidden/>
              </w:rPr>
            </w:r>
            <w:r w:rsidR="007E1F02" w:rsidRPr="00603199">
              <w:rPr>
                <w:b w:val="0"/>
                <w:webHidden/>
              </w:rPr>
              <w:fldChar w:fldCharType="separate"/>
            </w:r>
            <w:r w:rsidR="007E1F02" w:rsidRPr="00603199">
              <w:rPr>
                <w:b w:val="0"/>
                <w:webHidden/>
              </w:rPr>
              <w:t>25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4" w:history="1">
            <w:r w:rsidR="007E1F02" w:rsidRPr="00603199">
              <w:rPr>
                <w:rStyle w:val="Hyperlink"/>
                <w:b w:val="0"/>
              </w:rPr>
              <w:t>1.5.12 Lưu trữ dữ liệu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_Toc512547394 \h </w:instrText>
            </w:r>
            <w:r w:rsidR="007E1F02" w:rsidRPr="00603199">
              <w:rPr>
                <w:b w:val="0"/>
                <w:webHidden/>
              </w:rPr>
            </w:r>
            <w:r w:rsidR="007E1F02" w:rsidRPr="00603199">
              <w:rPr>
                <w:b w:val="0"/>
                <w:webHidden/>
              </w:rPr>
              <w:fldChar w:fldCharType="separate"/>
            </w:r>
            <w:r w:rsidR="007E1F02" w:rsidRPr="00603199">
              <w:rPr>
                <w:b w:val="0"/>
                <w:webHidden/>
              </w:rPr>
              <w:t>40</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95" w:history="1">
            <w:r w:rsidR="007E1F02" w:rsidRPr="00603199">
              <w:rPr>
                <w:rStyle w:val="Hyperlink"/>
                <w:b w:val="0"/>
              </w:rPr>
              <w:t xml:space="preserve">1.6 </w:t>
            </w:r>
            <w:r w:rsidR="007E1F02" w:rsidRPr="00603199">
              <w:rPr>
                <w:rStyle w:val="Hyperlink"/>
                <w:b w:val="0"/>
                <w:lang w:val="de-DE"/>
              </w:rPr>
              <w:t>Google Map API trên Hệ điều hành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_Toc512547395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6" w:history="1">
            <w:r w:rsidR="007E1F02" w:rsidRPr="00603199">
              <w:rPr>
                <w:rStyle w:val="Hyperlink"/>
                <w:b w:val="0"/>
              </w:rPr>
              <w:t>1.6.1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_Toc512547396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7" w:history="1">
            <w:r w:rsidR="007E1F02" w:rsidRPr="00603199">
              <w:rPr>
                <w:rStyle w:val="Hyperlink"/>
                <w:b w:val="0"/>
              </w:rPr>
              <w:t>1.6.2 Các loại bản đồ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_Toc512547397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8" w:history="1">
            <w:r w:rsidR="007E1F02" w:rsidRPr="00603199">
              <w:rPr>
                <w:rStyle w:val="Hyperlink"/>
                <w:b w:val="0"/>
              </w:rPr>
              <w:t>1.6.3 Ứng dụng Google Maps trên nền tảng Andriod.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_Toc512547398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9" w:history="1">
            <w:r w:rsidR="007E1F02" w:rsidRPr="00603199">
              <w:rPr>
                <w:rStyle w:val="Hyperlink"/>
                <w:b w:val="0"/>
              </w:rPr>
              <w:t>1.6.4 Các phương thức của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_Toc512547399 \h </w:instrText>
            </w:r>
            <w:r w:rsidR="007E1F02" w:rsidRPr="00603199">
              <w:rPr>
                <w:b w:val="0"/>
                <w:webHidden/>
              </w:rPr>
            </w:r>
            <w:r w:rsidR="007E1F02" w:rsidRPr="00603199">
              <w:rPr>
                <w:b w:val="0"/>
                <w:webHidden/>
              </w:rPr>
              <w:fldChar w:fldCharType="separate"/>
            </w:r>
            <w:r w:rsidR="007E1F02" w:rsidRPr="00603199">
              <w:rPr>
                <w:b w:val="0"/>
                <w:webHidden/>
              </w:rPr>
              <w:t>42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0" w:history="1">
            <w:r w:rsidR="007E1F02" w:rsidRPr="00603199">
              <w:rPr>
                <w:rStyle w:val="Hyperlink"/>
                <w:b w:val="0"/>
              </w:rPr>
              <w:t>1.6.5 Marker trong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_Toc512547400 \h </w:instrText>
            </w:r>
            <w:r w:rsidR="007E1F02" w:rsidRPr="00603199">
              <w:rPr>
                <w:b w:val="0"/>
                <w:webHidden/>
              </w:rPr>
            </w:r>
            <w:r w:rsidR="007E1F02" w:rsidRPr="00603199">
              <w:rPr>
                <w:b w:val="0"/>
                <w:webHidden/>
              </w:rPr>
              <w:fldChar w:fldCharType="separate"/>
            </w:r>
            <w:r w:rsidR="007E1F02" w:rsidRPr="00603199">
              <w:rPr>
                <w:b w:val="0"/>
                <w:webHidden/>
              </w:rPr>
              <w:t>42</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01" w:history="1">
            <w:r w:rsidR="007E1F02" w:rsidRPr="00603199">
              <w:rPr>
                <w:rStyle w:val="Hyperlink"/>
                <w:b w:val="0"/>
              </w:rPr>
              <w:t>1.7  Công nghệ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_Toc512547401 \h </w:instrText>
            </w:r>
            <w:r w:rsidR="007E1F02" w:rsidRPr="00603199">
              <w:rPr>
                <w:b w:val="0"/>
                <w:webHidden/>
              </w:rPr>
            </w:r>
            <w:r w:rsidR="007E1F02" w:rsidRPr="00603199">
              <w:rPr>
                <w:b w:val="0"/>
                <w:webHidden/>
              </w:rPr>
              <w:fldChar w:fldCharType="separate"/>
            </w:r>
            <w:r w:rsidR="007E1F02" w:rsidRPr="00603199">
              <w:rPr>
                <w:b w:val="0"/>
                <w:webHidden/>
              </w:rPr>
              <w:t>45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2" w:history="1">
            <w:r w:rsidR="007E1F02" w:rsidRPr="00603199">
              <w:rPr>
                <w:rStyle w:val="Hyperlink"/>
                <w:b w:val="0"/>
              </w:rPr>
              <w:t>1.7.1 Tổng quan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_Toc512547402 \h </w:instrText>
            </w:r>
            <w:r w:rsidR="007E1F02" w:rsidRPr="00603199">
              <w:rPr>
                <w:b w:val="0"/>
                <w:webHidden/>
              </w:rPr>
            </w:r>
            <w:r w:rsidR="007E1F02" w:rsidRPr="00603199">
              <w:rPr>
                <w:b w:val="0"/>
                <w:webHidden/>
              </w:rPr>
              <w:fldChar w:fldCharType="separate"/>
            </w:r>
            <w:r w:rsidR="007E1F02" w:rsidRPr="00603199">
              <w:rPr>
                <w:b w:val="0"/>
                <w:webHidden/>
              </w:rPr>
              <w:t>45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3" w:history="1">
            <w:r w:rsidR="007E1F02" w:rsidRPr="00603199">
              <w:rPr>
                <w:rStyle w:val="Hyperlink"/>
                <w:b w:val="0"/>
              </w:rPr>
              <w:t xml:space="preserve">1.7.2 </w:t>
            </w:r>
            <w:r w:rsidR="007E1F02" w:rsidRPr="00603199">
              <w:rPr>
                <w:rStyle w:val="Hyperlink"/>
                <w:b w:val="0"/>
                <w:shd w:val="clear" w:color="auto" w:fill="FFFFFF"/>
              </w:rPr>
              <w:t>Điểm nổi bật của NodeJS so với các ngôn ngữ lập trình khác</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_Toc512547403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4" w:history="1">
            <w:r w:rsidR="007E1F02" w:rsidRPr="00603199">
              <w:rPr>
                <w:rStyle w:val="Hyperlink"/>
                <w:b w:val="0"/>
              </w:rPr>
              <w:t xml:space="preserve">1.7.3 </w:t>
            </w:r>
            <w:r w:rsidR="007E1F02" w:rsidRPr="00603199">
              <w:rPr>
                <w:rStyle w:val="Hyperlink"/>
                <w:b w:val="0"/>
                <w:shd w:val="clear" w:color="auto" w:fill="FFFFFF"/>
              </w:rPr>
              <w:t>Đặc điểm của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_Toc512547404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5" w:history="1">
            <w:r w:rsidR="007E1F02" w:rsidRPr="00603199">
              <w:rPr>
                <w:rStyle w:val="Hyperlink"/>
                <w:b w:val="0"/>
              </w:rPr>
              <w:t>1.</w:t>
            </w:r>
            <w:r w:rsidR="007E1F02" w:rsidRPr="00603199">
              <w:rPr>
                <w:rStyle w:val="Hyperlink"/>
                <w:rFonts w:eastAsia="Times New Roman"/>
                <w:b w:val="0"/>
              </w:rPr>
              <w:t>7.4 Ưu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_Toc512547405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6" w:history="1">
            <w:r w:rsidR="007E1F02" w:rsidRPr="00603199">
              <w:rPr>
                <w:rStyle w:val="Hyperlink"/>
                <w:b w:val="0"/>
              </w:rPr>
              <w:t>1.</w:t>
            </w:r>
            <w:r w:rsidR="007E1F02" w:rsidRPr="00603199">
              <w:rPr>
                <w:rStyle w:val="Hyperlink"/>
                <w:rFonts w:eastAsia="Times New Roman"/>
                <w:b w:val="0"/>
              </w:rPr>
              <w:t>7.5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_Toc512547406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7" w:history="1">
            <w:r w:rsidR="007E1F02" w:rsidRPr="00603199">
              <w:rPr>
                <w:rStyle w:val="Hyperlink"/>
                <w:b w:val="0"/>
              </w:rPr>
              <w:t>1.</w:t>
            </w:r>
            <w:r w:rsidR="007E1F02" w:rsidRPr="00603199">
              <w:rPr>
                <w:rStyle w:val="Hyperlink"/>
                <w:rFonts w:eastAsia="Times New Roman"/>
                <w:b w:val="0"/>
              </w:rPr>
              <w:t>7.6 NodeJS core-module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_Toc512547407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8" w:history="1">
            <w:r w:rsidR="007E1F02" w:rsidRPr="00603199">
              <w:rPr>
                <w:rStyle w:val="Hyperlink"/>
                <w:b w:val="0"/>
              </w:rPr>
              <w:t>1.</w:t>
            </w:r>
            <w:r w:rsidR="007E1F02" w:rsidRPr="00603199">
              <w:rPr>
                <w:rStyle w:val="Hyperlink"/>
                <w:rFonts w:eastAsia="Times New Roman"/>
                <w:b w:val="0"/>
              </w:rPr>
              <w:t>7.7 Node.js third-party modules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_Toc512547408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09" w:history="1">
            <w:r w:rsidR="007E1F02" w:rsidRPr="00603199">
              <w:rPr>
                <w:rStyle w:val="Hyperlink"/>
                <w:b w:val="0"/>
              </w:rPr>
              <w:t>1.</w:t>
            </w:r>
            <w:r w:rsidR="007E1F02" w:rsidRPr="00603199">
              <w:rPr>
                <w:rStyle w:val="Hyperlink"/>
                <w:rFonts w:eastAsia="Times New Roman"/>
                <w:b w:val="0"/>
              </w:rPr>
              <w:t>8. Express framework trên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_Toc512547409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0" w:history="1">
            <w:r w:rsidR="007E1F02" w:rsidRPr="00603199">
              <w:rPr>
                <w:rStyle w:val="Hyperlink"/>
                <w:b w:val="0"/>
              </w:rPr>
              <w:t>1.</w:t>
            </w:r>
            <w:r w:rsidR="007E1F02" w:rsidRPr="00603199">
              <w:rPr>
                <w:rStyle w:val="Hyperlink"/>
                <w:rFonts w:eastAsia="Times New Roman"/>
                <w:b w:val="0"/>
              </w:rPr>
              <w:t>8.1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_Toc512547410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1" w:history="1">
            <w:r w:rsidR="007E1F02" w:rsidRPr="00603199">
              <w:rPr>
                <w:rStyle w:val="Hyperlink"/>
                <w:b w:val="0"/>
              </w:rPr>
              <w:t>1.</w:t>
            </w:r>
            <w:r w:rsidR="007E1F02" w:rsidRPr="00603199">
              <w:rPr>
                <w:rStyle w:val="Hyperlink"/>
                <w:rFonts w:eastAsia="Times New Roman"/>
                <w:b w:val="0"/>
                <w:lang w:eastAsia="en-US"/>
              </w:rPr>
              <w:t>8.2 Cài đặt Express Framework</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_Toc512547411 \h </w:instrText>
            </w:r>
            <w:r w:rsidR="007E1F02" w:rsidRPr="00603199">
              <w:rPr>
                <w:b w:val="0"/>
                <w:webHidden/>
              </w:rPr>
            </w:r>
            <w:r w:rsidR="007E1F02" w:rsidRPr="00603199">
              <w:rPr>
                <w:b w:val="0"/>
                <w:webHidden/>
              </w:rPr>
              <w:fldChar w:fldCharType="separate"/>
            </w:r>
            <w:r w:rsidR="007E1F02" w:rsidRPr="00603199">
              <w:rPr>
                <w:b w:val="0"/>
                <w:webHidden/>
              </w:rPr>
              <w:t>48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2" w:history="1">
            <w:r w:rsidR="007E1F02" w:rsidRPr="00603199">
              <w:rPr>
                <w:rStyle w:val="Hyperlink"/>
                <w:b w:val="0"/>
              </w:rPr>
              <w:t>1.</w:t>
            </w:r>
            <w:r w:rsidR="007E1F02" w:rsidRPr="00603199">
              <w:rPr>
                <w:rStyle w:val="Hyperlink"/>
                <w:rFonts w:eastAsia="Times New Roman"/>
                <w:b w:val="0"/>
                <w:lang w:eastAsia="en-US"/>
              </w:rPr>
              <w:t xml:space="preserve">8.3 </w:t>
            </w:r>
            <w:r w:rsidR="007E1F02" w:rsidRPr="00603199">
              <w:rPr>
                <w:rStyle w:val="Hyperlink"/>
                <w:b w:val="0"/>
              </w:rPr>
              <w:t>Express route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_Toc512547412 \h </w:instrText>
            </w:r>
            <w:r w:rsidR="007E1F02" w:rsidRPr="00603199">
              <w:rPr>
                <w:b w:val="0"/>
                <w:webHidden/>
              </w:rPr>
            </w:r>
            <w:r w:rsidR="007E1F02" w:rsidRPr="00603199">
              <w:rPr>
                <w:b w:val="0"/>
                <w:webHidden/>
              </w:rPr>
              <w:fldChar w:fldCharType="separate"/>
            </w:r>
            <w:r w:rsidR="007E1F02" w:rsidRPr="00603199">
              <w:rPr>
                <w:b w:val="0"/>
                <w:webHidden/>
              </w:rPr>
              <w:t>48</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13" w:history="1">
            <w:r w:rsidR="007E1F02" w:rsidRPr="00603199">
              <w:rPr>
                <w:rStyle w:val="Hyperlink"/>
                <w:b w:val="0"/>
              </w:rPr>
              <w:t>1.9 Socket.io framework Real-time trong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_Toc512547413 \h </w:instrText>
            </w:r>
            <w:r w:rsidR="007E1F02" w:rsidRPr="00603199">
              <w:rPr>
                <w:b w:val="0"/>
                <w:webHidden/>
              </w:rPr>
            </w:r>
            <w:r w:rsidR="007E1F02" w:rsidRPr="00603199">
              <w:rPr>
                <w:b w:val="0"/>
                <w:webHidden/>
              </w:rPr>
              <w:fldChar w:fldCharType="separate"/>
            </w:r>
            <w:r w:rsidR="007E1F02" w:rsidRPr="00603199">
              <w:rPr>
                <w:b w:val="0"/>
                <w:webHidden/>
              </w:rPr>
              <w:t>49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4" w:history="1">
            <w:r w:rsidR="007E1F02" w:rsidRPr="00603199">
              <w:rPr>
                <w:rStyle w:val="Hyperlink"/>
                <w:b w:val="0"/>
              </w:rPr>
              <w:t>1.9.1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_Toc512547414 \h </w:instrText>
            </w:r>
            <w:r w:rsidR="007E1F02" w:rsidRPr="00603199">
              <w:rPr>
                <w:b w:val="0"/>
                <w:webHidden/>
              </w:rPr>
            </w:r>
            <w:r w:rsidR="007E1F02" w:rsidRPr="00603199">
              <w:rPr>
                <w:b w:val="0"/>
                <w:webHidden/>
              </w:rPr>
              <w:fldChar w:fldCharType="separate"/>
            </w:r>
            <w:r w:rsidR="007E1F02" w:rsidRPr="00603199">
              <w:rPr>
                <w:b w:val="0"/>
                <w:webHidden/>
              </w:rPr>
              <w:t>49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5" w:history="1">
            <w:r w:rsidR="007E1F02" w:rsidRPr="00603199">
              <w:rPr>
                <w:rStyle w:val="Hyperlink"/>
                <w:b w:val="0"/>
              </w:rPr>
              <w:t>1.9.2 Cài đặt socket.io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_Toc512547415 \h </w:instrText>
            </w:r>
            <w:r w:rsidR="007E1F02" w:rsidRPr="00603199">
              <w:rPr>
                <w:b w:val="0"/>
                <w:webHidden/>
              </w:rPr>
            </w:r>
            <w:r w:rsidR="007E1F02" w:rsidRPr="00603199">
              <w:rPr>
                <w:b w:val="0"/>
                <w:webHidden/>
              </w:rPr>
              <w:fldChar w:fldCharType="separate"/>
            </w:r>
            <w:r w:rsidR="007E1F02" w:rsidRPr="00603199">
              <w:rPr>
                <w:b w:val="0"/>
                <w:webHidden/>
              </w:rPr>
              <w:t>50</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16" w:history="1">
            <w:r w:rsidR="007E1F02" w:rsidRPr="00603199">
              <w:rPr>
                <w:rStyle w:val="Hyperlink"/>
                <w:b w:val="0"/>
              </w:rPr>
              <w:t>1.10. Sử dụng MongoDB với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_Toc512547416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7" w:history="1">
            <w:r w:rsidR="007E1F02" w:rsidRPr="00603199">
              <w:rPr>
                <w:rStyle w:val="Hyperlink"/>
                <w:b w:val="0"/>
              </w:rPr>
              <w:t>1.10.1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_Toc512547417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8" w:history="1">
            <w:r w:rsidR="007E1F02" w:rsidRPr="00603199">
              <w:rPr>
                <w:rStyle w:val="Hyperlink"/>
                <w:b w:val="0"/>
              </w:rPr>
              <w:t>1.10.2 Nền tảng và ngôn ngữ hỗ trợ</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_Toc512547418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19" w:history="1">
            <w:r w:rsidR="007E1F02" w:rsidRPr="00603199">
              <w:rPr>
                <w:rStyle w:val="Hyperlink"/>
                <w:b w:val="0"/>
              </w:rPr>
              <w:t>CHƯƠNG 2: XÂY DỰNG ỨNG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_Toc512547419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0" w:history="1">
            <w:r w:rsidR="007E1F02" w:rsidRPr="00603199">
              <w:rPr>
                <w:rStyle w:val="Hyperlink"/>
                <w:b w:val="0"/>
              </w:rPr>
              <w:t>2.1 Quy trình nghiệp vụ</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_Toc512547420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1" w:history="1">
            <w:r w:rsidR="007E1F02" w:rsidRPr="00603199">
              <w:rPr>
                <w:rStyle w:val="Hyperlink"/>
                <w:b w:val="0"/>
              </w:rPr>
              <w:t>2.1.1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_Toc512547421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2" w:history="1">
            <w:r w:rsidR="007E1F02" w:rsidRPr="00603199">
              <w:rPr>
                <w:rStyle w:val="Hyperlink"/>
                <w:b w:val="0"/>
              </w:rPr>
              <w:t>2.1.2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_Toc512547422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3" w:history="1">
            <w:r w:rsidR="007E1F02" w:rsidRPr="00603199">
              <w:rPr>
                <w:rStyle w:val="Hyperlink"/>
                <w:b w:val="0"/>
              </w:rPr>
              <w:t>2.2 Yêu cầu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_Toc512547423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4" w:history="1">
            <w:r w:rsidR="007E1F02" w:rsidRPr="00603199">
              <w:rPr>
                <w:rStyle w:val="Hyperlink"/>
                <w:b w:val="0"/>
              </w:rPr>
              <w:t>2.2.1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_Toc512547424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5" w:history="1">
            <w:r w:rsidR="007E1F02" w:rsidRPr="00603199">
              <w:rPr>
                <w:rStyle w:val="Hyperlink"/>
                <w:b w:val="0"/>
              </w:rPr>
              <w:t>2.2.2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_Toc512547425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6" w:history="1">
            <w:r w:rsidR="007E1F02" w:rsidRPr="00603199">
              <w:rPr>
                <w:rStyle w:val="Hyperlink"/>
                <w:b w:val="0"/>
              </w:rPr>
              <w:t>2.3 Biểu đồ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_Toc512547426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7" w:history="1">
            <w:r w:rsidR="007E1F02" w:rsidRPr="00603199">
              <w:rPr>
                <w:rStyle w:val="Hyperlink"/>
                <w:b w:val="0"/>
              </w:rPr>
              <w:t>2.3.1 Xác định các tác nhân của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_Toc512547427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8" w:history="1">
            <w:r w:rsidR="007E1F02" w:rsidRPr="00603199">
              <w:rPr>
                <w:rStyle w:val="Hyperlink"/>
                <w:b w:val="0"/>
              </w:rPr>
              <w:t>2.3.2 Xác định các tác nhân của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_Toc512547428 \h </w:instrText>
            </w:r>
            <w:r w:rsidR="007E1F02" w:rsidRPr="00603199">
              <w:rPr>
                <w:b w:val="0"/>
                <w:webHidden/>
              </w:rPr>
            </w:r>
            <w:r w:rsidR="007E1F02" w:rsidRPr="00603199">
              <w:rPr>
                <w:b w:val="0"/>
                <w:webHidden/>
              </w:rPr>
              <w:fldChar w:fldCharType="separate"/>
            </w:r>
            <w:r w:rsidR="007E1F02" w:rsidRPr="00603199">
              <w:rPr>
                <w:b w:val="0"/>
                <w:webHidden/>
              </w:rPr>
              <w:t>55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9" w:history="1">
            <w:r w:rsidR="007E1F02" w:rsidRPr="00603199">
              <w:rPr>
                <w:rStyle w:val="Hyperlink"/>
                <w:b w:val="0"/>
              </w:rPr>
              <w:t>2.3.3 Biểu đồ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_Toc512547429 \h </w:instrText>
            </w:r>
            <w:r w:rsidR="007E1F02" w:rsidRPr="00603199">
              <w:rPr>
                <w:b w:val="0"/>
                <w:webHidden/>
              </w:rPr>
            </w:r>
            <w:r w:rsidR="007E1F02" w:rsidRPr="00603199">
              <w:rPr>
                <w:b w:val="0"/>
                <w:webHidden/>
              </w:rPr>
              <w:fldChar w:fldCharType="separate"/>
            </w:r>
            <w:r w:rsidR="007E1F02" w:rsidRPr="00603199">
              <w:rPr>
                <w:b w:val="0"/>
                <w:webHidden/>
              </w:rPr>
              <w:t>55</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30" w:history="1">
            <w:r w:rsidR="007E1F02" w:rsidRPr="00603199">
              <w:rPr>
                <w:rStyle w:val="Hyperlink"/>
                <w:b w:val="0"/>
              </w:rPr>
              <w:t>2.4 Đặc tả các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_Toc512547430 \h </w:instrText>
            </w:r>
            <w:r w:rsidR="007E1F02" w:rsidRPr="00603199">
              <w:rPr>
                <w:b w:val="0"/>
                <w:webHidden/>
              </w:rPr>
            </w:r>
            <w:r w:rsidR="007E1F02" w:rsidRPr="00603199">
              <w:rPr>
                <w:b w:val="0"/>
                <w:webHidden/>
              </w:rPr>
              <w:fldChar w:fldCharType="separate"/>
            </w:r>
            <w:r w:rsidR="007E1F02" w:rsidRPr="00603199">
              <w:rPr>
                <w:b w:val="0"/>
                <w:webHidden/>
              </w:rPr>
              <w:t>57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31" w:history="1">
            <w:r w:rsidR="007E1F02" w:rsidRPr="00603199">
              <w:rPr>
                <w:rStyle w:val="Hyperlink"/>
                <w:b w:val="0"/>
              </w:rPr>
              <w:t>2.4.1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_Toc512547431 \h </w:instrText>
            </w:r>
            <w:r w:rsidR="007E1F02" w:rsidRPr="00603199">
              <w:rPr>
                <w:b w:val="0"/>
                <w:webHidden/>
              </w:rPr>
            </w:r>
            <w:r w:rsidR="007E1F02" w:rsidRPr="00603199">
              <w:rPr>
                <w:b w:val="0"/>
                <w:webHidden/>
              </w:rPr>
              <w:fldChar w:fldCharType="separate"/>
            </w:r>
            <w:r w:rsidR="007E1F02" w:rsidRPr="00603199">
              <w:rPr>
                <w:b w:val="0"/>
                <w:webHidden/>
              </w:rPr>
              <w:t>57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32" w:history="1">
            <w:r w:rsidR="007E1F02" w:rsidRPr="00603199">
              <w:rPr>
                <w:rStyle w:val="Hyperlink"/>
                <w:b w:val="0"/>
              </w:rPr>
              <w:t>2.4.2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_Toc512547432 \h </w:instrText>
            </w:r>
            <w:r w:rsidR="007E1F02" w:rsidRPr="00603199">
              <w:rPr>
                <w:b w:val="0"/>
                <w:webHidden/>
              </w:rPr>
            </w:r>
            <w:r w:rsidR="007E1F02" w:rsidRPr="00603199">
              <w:rPr>
                <w:b w:val="0"/>
                <w:webHidden/>
              </w:rPr>
              <w:fldChar w:fldCharType="separate"/>
            </w:r>
            <w:r w:rsidR="007E1F02" w:rsidRPr="00603199">
              <w:rPr>
                <w:b w:val="0"/>
                <w:webHidden/>
              </w:rPr>
              <w:t>58</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33" w:history="1">
            <w:r w:rsidR="007E1F02" w:rsidRPr="00603199">
              <w:rPr>
                <w:rStyle w:val="Hyperlink"/>
                <w:b w:val="0"/>
              </w:rPr>
              <w:t>CHƯƠNG 3: CÀI ĐẶT VÀ CHẠY CHƯƠNG TRÌNH</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_Toc512547433 \h </w:instrText>
            </w:r>
            <w:r w:rsidR="007E1F02" w:rsidRPr="00603199">
              <w:rPr>
                <w:b w:val="0"/>
                <w:webHidden/>
              </w:rPr>
            </w:r>
            <w:r w:rsidR="007E1F02" w:rsidRPr="00603199">
              <w:rPr>
                <w:b w:val="0"/>
                <w:webHidden/>
              </w:rPr>
              <w:fldChar w:fldCharType="separate"/>
            </w:r>
            <w:r w:rsidR="007E1F02" w:rsidRPr="00603199">
              <w:rPr>
                <w:b w:val="0"/>
                <w:webHidden/>
              </w:rPr>
              <w:t>58</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34" w:history="1">
            <w:r w:rsidR="007E1F02" w:rsidRPr="00603199">
              <w:rPr>
                <w:rStyle w:val="Hyperlink"/>
                <w:b w:val="0"/>
              </w:rPr>
              <w:t>Kết luận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_Toc512547434 \h </w:instrText>
            </w:r>
            <w:r w:rsidR="007E1F02" w:rsidRPr="00603199">
              <w:rPr>
                <w:b w:val="0"/>
                <w:webHidden/>
              </w:rPr>
            </w:r>
            <w:r w:rsidR="007E1F02" w:rsidRPr="00603199">
              <w:rPr>
                <w:b w:val="0"/>
                <w:webHidden/>
              </w:rPr>
              <w:fldChar w:fldCharType="separate"/>
            </w:r>
            <w:r w:rsidR="007E1F02" w:rsidRPr="00603199">
              <w:rPr>
                <w:b w:val="0"/>
                <w:webHidden/>
              </w:rPr>
              <w:t>59</w:t>
            </w:r>
            <w:r w:rsidR="007E1F02" w:rsidRPr="00603199">
              <w:rPr>
                <w:b w:val="0"/>
                <w:webHidden/>
              </w:rPr>
              <w:fldChar w:fldCharType="end"/>
            </w:r>
          </w:hyperlink>
        </w:p>
        <w:p w:rsidR="007E1F02" w:rsidRDefault="009F4274">
          <w:pPr>
            <w:pStyle w:val="TOC1"/>
            <w:rPr>
              <w:rFonts w:asciiTheme="minorHAnsi" w:hAnsiTheme="minorHAnsi" w:cstheme="minorBidi"/>
              <w:b w:val="0"/>
              <w:sz w:val="22"/>
              <w:lang w:eastAsia="en-US"/>
            </w:rPr>
          </w:pPr>
          <w:hyperlink w:anchor="_Toc512547435" w:history="1">
            <w:r w:rsidR="007E1F02" w:rsidRPr="00603199">
              <w:rPr>
                <w:rStyle w:val="Hyperlink"/>
                <w:b w:val="0"/>
              </w:rPr>
              <w:t>Tài liệu tham khảo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_Toc512547435 \h </w:instrText>
            </w:r>
            <w:r w:rsidR="007E1F02" w:rsidRPr="00603199">
              <w:rPr>
                <w:b w:val="0"/>
                <w:webHidden/>
              </w:rPr>
            </w:r>
            <w:r w:rsidR="007E1F02" w:rsidRPr="00603199">
              <w:rPr>
                <w:b w:val="0"/>
                <w:webHidden/>
              </w:rPr>
              <w:fldChar w:fldCharType="separate"/>
            </w:r>
            <w:r w:rsidR="007E1F02" w:rsidRPr="00603199">
              <w:rPr>
                <w:b w:val="0"/>
                <w:webHidden/>
              </w:rPr>
              <w:t>60</w:t>
            </w:r>
            <w:r w:rsidR="007E1F02" w:rsidRPr="00603199">
              <w:rPr>
                <w:b w:val="0"/>
                <w:webHidden/>
              </w:rPr>
              <w:fldChar w:fldCharType="end"/>
            </w:r>
          </w:hyperlink>
        </w:p>
        <w:p w:rsidR="005A4F33" w:rsidRPr="00FC5F0B" w:rsidRDefault="004A4A32" w:rsidP="00FC5F0B">
          <w:pPr>
            <w:sectPr w:rsidR="005A4F33" w:rsidRPr="00FC5F0B" w:rsidSect="00733BEA">
              <w:headerReference w:type="default" r:id="rId11"/>
              <w:footerReference w:type="default" r:id="rId12"/>
              <w:pgSz w:w="12240" w:h="15840" w:code="1"/>
              <w:pgMar w:top="1418" w:right="1418" w:bottom="1418" w:left="1985" w:header="720" w:footer="720" w:gutter="0"/>
              <w:pgNumType w:start="1"/>
              <w:cols w:space="720"/>
              <w:docGrid w:linePitch="360"/>
            </w:sectPr>
          </w:pPr>
          <w:r w:rsidRPr="00FC5F0B">
            <w:rPr>
              <w:bCs/>
              <w:noProof/>
            </w:rPr>
            <w:fldChar w:fldCharType="end"/>
          </w:r>
        </w:p>
      </w:sdtContent>
    </w:sdt>
    <w:p w:rsidR="000F0B6C" w:rsidRPr="004869B8" w:rsidDel="00BA6DB3" w:rsidRDefault="000F0B6C" w:rsidP="004A4A32">
      <w:pPr>
        <w:spacing w:line="26" w:lineRule="atLeast"/>
        <w:ind w:firstLine="709"/>
        <w:jc w:val="center"/>
        <w:rPr>
          <w:del w:id="6" w:author="D" w:date="2018-04-19T15:17:00Z"/>
          <w:rFonts w:cs="Times New Roman"/>
          <w:b/>
          <w:szCs w:val="28"/>
        </w:rPr>
      </w:pPr>
    </w:p>
    <w:p w:rsidR="00B00F15" w:rsidRPr="00300FD9" w:rsidRDefault="00052BE1" w:rsidP="004A4A32">
      <w:pPr>
        <w:pStyle w:val="Heading1"/>
        <w:jc w:val="center"/>
        <w:rPr>
          <w:rFonts w:cs="Times New Roman"/>
          <w:color w:val="auto"/>
          <w:szCs w:val="32"/>
        </w:rPr>
      </w:pPr>
      <w:bookmarkStart w:id="7" w:name="_Toc512547353"/>
      <w:r w:rsidRPr="00300FD9">
        <w:rPr>
          <w:rFonts w:cs="Times New Roman"/>
          <w:color w:val="auto"/>
          <w:szCs w:val="32"/>
        </w:rPr>
        <w:t>Lời nói đầu</w:t>
      </w:r>
      <w:bookmarkEnd w:id="7"/>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7,5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xe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ng xe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đề </w:t>
      </w:r>
      <w:r w:rsidR="00DE5B47" w:rsidRPr="000A6031">
        <w:rPr>
          <w:i/>
          <w:color w:val="222222"/>
          <w:szCs w:val="26"/>
          <w:shd w:val="clear" w:color="auto" w:fill="FFFFFF"/>
        </w:rPr>
        <w:t xml:space="preserve"> đã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giúp kết nối những người có xe máy và người có nhu cầu đi lại trong ngày bằng một chiếc di động thông minh một phần mềm theo dõi những kết nối đó. Giúp cho người có xe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RDefault="00E5470E" w:rsidP="00E5470E">
      <w:pPr>
        <w:spacing w:line="26" w:lineRule="atLeast"/>
        <w:ind w:firstLine="709"/>
        <w:rPr>
          <w:rFonts w:cs="Times New Roman"/>
          <w:i/>
          <w:szCs w:val="26"/>
        </w:rPr>
      </w:pPr>
      <w:r w:rsidRPr="000A6031">
        <w:rPr>
          <w:rFonts w:cs="Times New Roman"/>
          <w:i/>
          <w:szCs w:val="26"/>
        </w:rPr>
        <w:t xml:space="preserve">Chương </w:t>
      </w:r>
      <w:r w:rsidR="00785FBF" w:rsidRPr="000A6031">
        <w:rPr>
          <w:rFonts w:cs="Times New Roman"/>
          <w:i/>
          <w:szCs w:val="26"/>
        </w:rPr>
        <w:t xml:space="preserve">3: Cài đặt và chạy </w:t>
      </w:r>
      <w:del w:id="8" w:author="D" w:date="2018-04-19T15:08:00Z">
        <w:r w:rsidR="00785FBF" w:rsidRPr="000A6031" w:rsidDel="008D7B7D">
          <w:rPr>
            <w:rFonts w:cs="Times New Roman"/>
            <w:i/>
            <w:szCs w:val="26"/>
          </w:rPr>
          <w:delText xml:space="preserve">thử </w:delText>
        </w:r>
      </w:del>
      <w:r w:rsidR="00785FBF" w:rsidRPr="000A6031">
        <w:rPr>
          <w:rFonts w:cs="Times New Roman"/>
          <w:i/>
          <w:szCs w:val="26"/>
        </w:rPr>
        <w:t>chương trình</w:t>
      </w:r>
      <w:del w:id="9" w:author="D" w:date="2018-04-19T15:08:00Z">
        <w:r w:rsidR="00785FBF" w:rsidRPr="000A6031" w:rsidDel="008D7B7D">
          <w:rPr>
            <w:rFonts w:cs="Times New Roman"/>
            <w:i/>
            <w:szCs w:val="26"/>
          </w:rPr>
          <w:delText xml:space="preserve"> ứng dụng</w:delText>
        </w:r>
      </w:del>
      <w:r w:rsidR="00785FBF" w:rsidRPr="000A6031">
        <w:rPr>
          <w:rFonts w:cs="Times New Roman"/>
          <w:i/>
          <w:szCs w:val="26"/>
        </w:rPr>
        <w:t>.</w:t>
      </w:r>
    </w:p>
    <w:p w:rsidR="000A6031" w:rsidRPr="000A6031" w:rsidRDefault="00DE5B47" w:rsidP="000A6031">
      <w:pPr>
        <w:spacing w:line="26" w:lineRule="atLeast"/>
        <w:ind w:firstLine="709"/>
        <w:rPr>
          <w:rFonts w:cs="Times New Roman"/>
          <w:i/>
          <w:szCs w:val="26"/>
        </w:rPr>
      </w:pPr>
      <w:r w:rsidRPr="000A6031">
        <w:rPr>
          <w:rFonts w:cs="Times New Roman"/>
          <w:i/>
          <w:szCs w:val="26"/>
        </w:rPr>
        <w:t>Tôi xin chân thành cám ơn đến Ths. An Văn Minh, thầy đã hướng dẫn cũng như giúp đỡ tôi trong việc nghiên cứu và hoàn thành nội dung báo cáo đồ án tốt nghiệp này.</w:t>
      </w:r>
    </w:p>
    <w:p w:rsidR="00DA18F3" w:rsidRDefault="00DA18F3">
      <w:pPr>
        <w:rPr>
          <w:rFonts w:eastAsiaTheme="majorEastAsia" w:cs="Times New Roman"/>
          <w:b/>
          <w:bCs/>
          <w:sz w:val="32"/>
          <w:szCs w:val="32"/>
        </w:rPr>
      </w:pPr>
      <w:bookmarkStart w:id="10" w:name="_Toc475999796"/>
      <w:bookmarkStart w:id="11" w:name="_Toc507842834"/>
      <w:bookmarkStart w:id="12" w:name="_Toc511914346"/>
      <w:bookmarkStart w:id="13" w:name="_Toc511914426"/>
      <w:r>
        <w:rPr>
          <w:rFonts w:cs="Times New Roman"/>
          <w:szCs w:val="32"/>
        </w:rPr>
        <w:br w:type="page"/>
      </w:r>
    </w:p>
    <w:p w:rsidR="00E8598C" w:rsidRPr="000A6031" w:rsidRDefault="00C67697" w:rsidP="00547EC1">
      <w:pPr>
        <w:pStyle w:val="Heading1"/>
        <w:spacing w:before="120" w:after="120" w:line="26" w:lineRule="atLeast"/>
        <w:ind w:firstLine="709"/>
        <w:jc w:val="center"/>
        <w:rPr>
          <w:rFonts w:cs="Times New Roman"/>
          <w:color w:val="auto"/>
          <w:szCs w:val="32"/>
        </w:rPr>
      </w:pPr>
      <w:bookmarkStart w:id="14" w:name="_Toc512547354"/>
      <w:r w:rsidRPr="000A6031">
        <w:rPr>
          <w:rFonts w:cs="Times New Roman"/>
          <w:color w:val="auto"/>
          <w:szCs w:val="32"/>
        </w:rPr>
        <w:lastRenderedPageBreak/>
        <w:t>CHƯƠNG</w:t>
      </w:r>
      <w:r w:rsidR="00A67684" w:rsidRPr="000A6031">
        <w:rPr>
          <w:rFonts w:cs="Times New Roman"/>
          <w:color w:val="auto"/>
          <w:szCs w:val="32"/>
        </w:rPr>
        <w:t xml:space="preserve"> 1</w:t>
      </w:r>
      <w:r w:rsidR="00E8598C" w:rsidRPr="000A6031">
        <w:rPr>
          <w:rFonts w:cs="Times New Roman"/>
          <w:color w:val="auto"/>
          <w:szCs w:val="32"/>
        </w:rPr>
        <w:t>: CƠ SỞ LÝ THUYẾT</w:t>
      </w:r>
      <w:bookmarkEnd w:id="0"/>
      <w:bookmarkEnd w:id="10"/>
      <w:bookmarkEnd w:id="11"/>
      <w:bookmarkEnd w:id="12"/>
      <w:bookmarkEnd w:id="13"/>
      <w:bookmarkEnd w:id="14"/>
    </w:p>
    <w:p w:rsidR="00563E72" w:rsidRDefault="00A67684" w:rsidP="006529FE">
      <w:pPr>
        <w:pStyle w:val="Heading2"/>
        <w:ind w:firstLine="0"/>
      </w:pPr>
      <w:bookmarkStart w:id="15" w:name="_Toc507842835"/>
      <w:bookmarkStart w:id="16" w:name="_Toc511914347"/>
      <w:bookmarkStart w:id="17" w:name="_Toc511914427"/>
      <w:bookmarkStart w:id="18" w:name="_Toc512547355"/>
      <w:r w:rsidRPr="000A6031">
        <w:t>1</w:t>
      </w:r>
      <w:r w:rsidR="0023573F" w:rsidRPr="000A6031">
        <w:t>.1</w:t>
      </w:r>
      <w:r w:rsidRPr="000A6031">
        <w:t xml:space="preserve"> </w:t>
      </w:r>
      <w:r w:rsidR="00E8598C" w:rsidRPr="000A6031">
        <w:t>Cơ sở dữ liệu</w:t>
      </w:r>
      <w:bookmarkEnd w:id="15"/>
      <w:bookmarkEnd w:id="16"/>
      <w:bookmarkEnd w:id="17"/>
      <w:bookmarkEnd w:id="18"/>
    </w:p>
    <w:p w:rsidR="00E8598C" w:rsidRPr="00563E72" w:rsidRDefault="00A67684" w:rsidP="006529FE">
      <w:pPr>
        <w:pStyle w:val="Heading3"/>
        <w:ind w:firstLine="0"/>
        <w:rPr>
          <w:rFonts w:cs="Times New Roman"/>
          <w:color w:val="auto"/>
        </w:rPr>
      </w:pPr>
      <w:bookmarkStart w:id="19" w:name="_Toc511914348"/>
      <w:bookmarkStart w:id="20" w:name="_Toc511914428"/>
      <w:bookmarkStart w:id="21" w:name="_Toc512547356"/>
      <w:r w:rsidRPr="000A6031">
        <w:rPr>
          <w:rFonts w:cs="Times New Roman"/>
          <w:color w:val="auto"/>
        </w:rPr>
        <w:t>1.1</w:t>
      </w:r>
      <w:r w:rsidR="005E31EA" w:rsidRPr="000A6031">
        <w:rPr>
          <w:rFonts w:cs="Times New Roman"/>
          <w:color w:val="auto"/>
        </w:rPr>
        <w:t>.1</w:t>
      </w:r>
      <w:r w:rsidRPr="000A6031">
        <w:rPr>
          <w:rFonts w:cs="Times New Roman"/>
          <w:color w:val="auto"/>
        </w:rPr>
        <w:t xml:space="preserve"> </w:t>
      </w:r>
      <w:r w:rsidR="00E8598C" w:rsidRPr="000A6031">
        <w:rPr>
          <w:rFonts w:cs="Times New Roman"/>
          <w:color w:val="auto"/>
        </w:rPr>
        <w:t>Định nghĩa</w:t>
      </w:r>
      <w:bookmarkEnd w:id="19"/>
      <w:bookmarkEnd w:id="20"/>
      <w:bookmarkEnd w:id="21"/>
    </w:p>
    <w:p w:rsidR="00563E72" w:rsidRPr="00563E72" w:rsidRDefault="00563E72" w:rsidP="00563E72">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B024FC" w:rsidRDefault="005E31EA" w:rsidP="006529FE">
      <w:pPr>
        <w:pStyle w:val="Heading3"/>
        <w:ind w:firstLine="0"/>
        <w:rPr>
          <w:rFonts w:cs="Times New Roman"/>
          <w:szCs w:val="26"/>
        </w:rPr>
      </w:pPr>
      <w:bookmarkStart w:id="22" w:name="_Toc512547357"/>
      <w:r w:rsidRPr="00B024FC">
        <w:rPr>
          <w:rFonts w:cs="Times New Roman"/>
          <w:szCs w:val="26"/>
          <w:shd w:val="clear" w:color="auto" w:fill="FFFFFF"/>
        </w:rPr>
        <w:t>1.1.2</w:t>
      </w:r>
      <w:r w:rsidR="00A67684" w:rsidRPr="00B024FC">
        <w:rPr>
          <w:rFonts w:cs="Times New Roman"/>
          <w:szCs w:val="26"/>
        </w:rPr>
        <w:t xml:space="preserve"> Ưu điểm:</w:t>
      </w:r>
      <w:bookmarkEnd w:id="22"/>
    </w:p>
    <w:p w:rsidR="00E8598C" w:rsidRPr="000A6031" w:rsidRDefault="00E8598C" w:rsidP="00563E72">
      <w:pPr>
        <w:spacing w:line="26" w:lineRule="atLeast"/>
        <w:rPr>
          <w:rFonts w:cs="Times New Roman"/>
          <w:szCs w:val="26"/>
        </w:rPr>
      </w:pPr>
      <w:r w:rsidRPr="000A6031">
        <w:rPr>
          <w:rFonts w:cs="Times New Roman"/>
          <w:szCs w:val="26"/>
        </w:rPr>
        <w:t>Giảm sự trùng lặp thông tin xuống mức thấp nhất. Do đó đảm bảo thông tin có tính nhất quán và toàn vẹn dữ liệu.</w:t>
      </w:r>
    </w:p>
    <w:p w:rsidR="00E8598C" w:rsidRPr="000A6031" w:rsidRDefault="00E8598C" w:rsidP="00563E72">
      <w:pPr>
        <w:spacing w:line="26" w:lineRule="atLeast"/>
        <w:rPr>
          <w:rFonts w:cs="Times New Roman"/>
          <w:szCs w:val="26"/>
        </w:rPr>
      </w:pPr>
      <w:r w:rsidRPr="000A6031">
        <w:rPr>
          <w:rFonts w:cs="Times New Roman"/>
          <w:szCs w:val="26"/>
        </w:rPr>
        <w:t>Đảm bảo dữ liệu có thể được truy xuất theo nhiều cách khác nhau.</w:t>
      </w:r>
    </w:p>
    <w:p w:rsidR="00E8598C" w:rsidRPr="000A6031" w:rsidRDefault="00E8598C" w:rsidP="00563E72">
      <w:pPr>
        <w:spacing w:line="26" w:lineRule="atLeast"/>
        <w:rPr>
          <w:rFonts w:cs="Times New Roman"/>
          <w:szCs w:val="26"/>
        </w:rPr>
      </w:pPr>
      <w:r w:rsidRPr="000A6031">
        <w:rPr>
          <w:rFonts w:cs="Times New Roman"/>
          <w:szCs w:val="26"/>
        </w:rPr>
        <w:t>Nhiều người có thể sử dụng một cơ sở dữ liệu.</w:t>
      </w:r>
    </w:p>
    <w:p w:rsidR="00E8598C" w:rsidRPr="000A6031" w:rsidRDefault="00A67684" w:rsidP="006529FE">
      <w:pPr>
        <w:pStyle w:val="Heading3"/>
        <w:spacing w:before="120" w:after="120" w:line="26" w:lineRule="atLeast"/>
        <w:ind w:firstLine="0"/>
        <w:rPr>
          <w:rFonts w:cs="Times New Roman"/>
          <w:b w:val="0"/>
          <w:color w:val="auto"/>
          <w:szCs w:val="26"/>
        </w:rPr>
      </w:pPr>
      <w:bookmarkStart w:id="23" w:name="_Toc511914349"/>
      <w:bookmarkStart w:id="24" w:name="_Toc511914429"/>
      <w:bookmarkStart w:id="25" w:name="_Toc512547358"/>
      <w:r w:rsidRPr="000A6031">
        <w:rPr>
          <w:rFonts w:cs="Times New Roman"/>
          <w:color w:val="auto"/>
          <w:szCs w:val="26"/>
        </w:rPr>
        <w:t>1</w:t>
      </w:r>
      <w:r w:rsidR="005E31EA" w:rsidRPr="000A6031">
        <w:rPr>
          <w:rFonts w:cs="Times New Roman"/>
          <w:color w:val="auto"/>
          <w:szCs w:val="26"/>
        </w:rPr>
        <w:t>.1</w:t>
      </w:r>
      <w:r w:rsidRPr="000A6031">
        <w:rPr>
          <w:rFonts w:cs="Times New Roman"/>
          <w:color w:val="auto"/>
          <w:szCs w:val="26"/>
        </w:rPr>
        <w:t xml:space="preserve">.3 </w:t>
      </w:r>
      <w:r w:rsidR="00E8598C" w:rsidRPr="000A6031">
        <w:rPr>
          <w:rFonts w:cs="Times New Roman"/>
          <w:color w:val="auto"/>
          <w:szCs w:val="26"/>
        </w:rPr>
        <w:t>Nhược điểm:</w:t>
      </w:r>
      <w:bookmarkEnd w:id="23"/>
      <w:bookmarkEnd w:id="24"/>
      <w:bookmarkEnd w:id="25"/>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Thể hiện ở phương diện an toàn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nên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155488">
      <w:pPr>
        <w:pStyle w:val="ListParagraph"/>
        <w:numPr>
          <w:ilvl w:val="0"/>
          <w:numId w:val="2"/>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t>Tuy nhiên: cẩn tắc vô áy náy. Chúng ta nên sao lưu dự phòng cho dữ liệu đề phòng trường hợp xấu xảy ra.</w:t>
      </w:r>
    </w:p>
    <w:p w:rsidR="00E8598C" w:rsidRPr="000A6031" w:rsidRDefault="00A67684" w:rsidP="006529FE">
      <w:pPr>
        <w:pStyle w:val="Heading3"/>
        <w:spacing w:before="120" w:after="120" w:line="26" w:lineRule="atLeast"/>
        <w:ind w:firstLine="0"/>
        <w:rPr>
          <w:rFonts w:cs="Times New Roman"/>
          <w:b w:val="0"/>
          <w:color w:val="auto"/>
          <w:szCs w:val="26"/>
        </w:rPr>
      </w:pPr>
      <w:bookmarkStart w:id="26" w:name="_Toc511914350"/>
      <w:bookmarkStart w:id="27" w:name="_Toc511914430"/>
      <w:bookmarkStart w:id="28" w:name="_Toc512547359"/>
      <w:r w:rsidRPr="000A6031">
        <w:rPr>
          <w:rFonts w:cs="Times New Roman"/>
          <w:color w:val="auto"/>
          <w:szCs w:val="26"/>
        </w:rPr>
        <w:lastRenderedPageBreak/>
        <w:t>1</w:t>
      </w:r>
      <w:r w:rsidR="000A136D" w:rsidRPr="000A6031">
        <w:rPr>
          <w:rFonts w:cs="Times New Roman"/>
          <w:color w:val="auto"/>
          <w:szCs w:val="26"/>
        </w:rPr>
        <w:t>.1</w:t>
      </w:r>
      <w:r w:rsidRPr="000A6031">
        <w:rPr>
          <w:rFonts w:cs="Times New Roman"/>
          <w:color w:val="auto"/>
          <w:szCs w:val="26"/>
        </w:rPr>
        <w:t xml:space="preserve">.4 </w:t>
      </w:r>
      <w:r w:rsidR="00E8598C" w:rsidRPr="000A6031">
        <w:rPr>
          <w:rFonts w:cs="Times New Roman"/>
          <w:color w:val="auto"/>
          <w:szCs w:val="26"/>
        </w:rPr>
        <w:t>Tính chất:</w:t>
      </w:r>
      <w:bookmarkEnd w:id="26"/>
      <w:bookmarkEnd w:id="27"/>
      <w:bookmarkEnd w:id="28"/>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29" w:name="_Toc511914351"/>
      <w:bookmarkStart w:id="30" w:name="_Toc511914431"/>
      <w:bookmarkStart w:id="31" w:name="_Toc512547360"/>
      <w:r w:rsidRPr="000A6031">
        <w:rPr>
          <w:rFonts w:cs="Times New Roman"/>
          <w:color w:val="auto"/>
          <w:szCs w:val="26"/>
        </w:rPr>
        <w:t>1.</w:t>
      </w:r>
      <w:r w:rsidR="00A67684" w:rsidRPr="000A6031">
        <w:rPr>
          <w:rFonts w:cs="Times New Roman"/>
          <w:color w:val="auto"/>
          <w:szCs w:val="26"/>
        </w:rPr>
        <w:t xml:space="preserve">1.5 </w:t>
      </w:r>
      <w:r w:rsidR="00E8598C" w:rsidRPr="000A6031">
        <w:rPr>
          <w:rFonts w:cs="Times New Roman"/>
          <w:color w:val="auto"/>
          <w:szCs w:val="26"/>
        </w:rPr>
        <w:t xml:space="preserve">Tổ chức </w:t>
      </w:r>
      <w:r w:rsidR="00853332" w:rsidRPr="00853332">
        <w:rPr>
          <w:rFonts w:cs="Times New Roman"/>
          <w:color w:val="auto"/>
          <w:szCs w:val="26"/>
        </w:rPr>
        <w:t>c</w:t>
      </w:r>
      <w:r w:rsidR="00563E72" w:rsidRPr="00853332">
        <w:rPr>
          <w:rFonts w:cs="Times New Roman"/>
          <w:color w:val="auto"/>
          <w:szCs w:val="26"/>
        </w:rPr>
        <w:t>ơ sở dữ liệu</w:t>
      </w:r>
      <w:r w:rsidR="00E8598C" w:rsidRPr="000A6031">
        <w:rPr>
          <w:rFonts w:cs="Times New Roman"/>
          <w:color w:val="auto"/>
          <w:szCs w:val="26"/>
        </w:rPr>
        <w:t>:</w:t>
      </w:r>
      <w:bookmarkEnd w:id="29"/>
      <w:bookmarkEnd w:id="30"/>
      <w:bookmarkEnd w:id="31"/>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ghi </w:t>
      </w:r>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 xml:space="preserve">=&gt; Dễ dàng truy cập, quản lí,cập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32" w:name="_Toc511914352"/>
      <w:bookmarkStart w:id="33" w:name="_Toc511914432"/>
      <w:bookmarkStart w:id="34" w:name="_Toc512547361"/>
      <w:r w:rsidRPr="000A6031">
        <w:rPr>
          <w:rFonts w:eastAsia="Times New Roman" w:cs="Times New Roman"/>
          <w:color w:val="auto"/>
          <w:szCs w:val="26"/>
        </w:rPr>
        <w:t>1.</w:t>
      </w:r>
      <w:r w:rsidR="00A67684" w:rsidRPr="000A6031">
        <w:rPr>
          <w:rFonts w:eastAsia="Times New Roman" w:cs="Times New Roman"/>
          <w:color w:val="auto"/>
          <w:szCs w:val="26"/>
        </w:rPr>
        <w:t xml:space="preserve">1.6 </w:t>
      </w:r>
      <w:r w:rsidR="00E8598C" w:rsidRPr="000A6031">
        <w:rPr>
          <w:rFonts w:eastAsia="Times New Roman" w:cs="Times New Roman"/>
          <w:color w:val="auto"/>
          <w:szCs w:val="26"/>
        </w:rPr>
        <w:t>Phân loại:</w:t>
      </w:r>
      <w:bookmarkEnd w:id="32"/>
      <w:bookmarkEnd w:id="33"/>
      <w:bookmarkEnd w:id="34"/>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3" w:tooltip="ASCII" w:history="1">
        <w:r w:rsidRPr="00853332">
          <w:rPr>
            <w:rStyle w:val="Hyperlink"/>
            <w:rFonts w:cs="Times New Roman"/>
            <w:color w:val="auto"/>
            <w:szCs w:val="26"/>
            <w:u w:val="none"/>
          </w:rPr>
          <w:t>ascii</w:t>
        </w:r>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4" w:tooltip="Visual FoxPro" w:history="1">
        <w:r w:rsidRPr="000A6031">
          <w:rPr>
            <w:rStyle w:val="Hyperlink"/>
            <w:rFonts w:cs="Times New Roman"/>
            <w:color w:val="auto"/>
            <w:szCs w:val="26"/>
            <w:u w:val="none"/>
          </w:rPr>
          <w:t>Foxpro</w:t>
        </w:r>
      </w:hyperlink>
    </w:p>
    <w:p w:rsidR="00E8598C" w:rsidRPr="000A6031" w:rsidRDefault="00E8598C" w:rsidP="00155488">
      <w:pPr>
        <w:pStyle w:val="ListParagraph"/>
        <w:numPr>
          <w:ilvl w:val="0"/>
          <w:numId w:val="2"/>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5"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6"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7"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8"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9" w:tooltip="MySQL" w:history="1">
        <w:r w:rsidRPr="00853332">
          <w:rPr>
            <w:rStyle w:val="Hyperlink"/>
            <w:rFonts w:cs="Times New Roman"/>
            <w:color w:val="auto"/>
            <w:szCs w:val="26"/>
            <w:u w:val="none"/>
          </w:rPr>
          <w:t>MySQL</w:t>
        </w:r>
      </w:hyperlink>
      <w:r w:rsidR="00853332">
        <w:rPr>
          <w:rStyle w:val="Hyperlink"/>
          <w:rFonts w:cs="Times New Roman"/>
          <w:b/>
          <w:color w:val="auto"/>
          <w:szCs w:val="26"/>
          <w:u w:val="none"/>
        </w:rPr>
        <w:t>,</w:t>
      </w:r>
      <w:r w:rsidRPr="000A6031">
        <w:rPr>
          <w:rFonts w:cs="Times New Roman"/>
          <w:b/>
          <w:szCs w:val="26"/>
        </w:rPr>
        <w:t>...</w:t>
      </w:r>
    </w:p>
    <w:p w:rsidR="00E5470E" w:rsidRPr="00853332"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20"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6529FE">
      <w:pPr>
        <w:pStyle w:val="Heading2"/>
        <w:spacing w:before="120" w:after="120" w:line="26" w:lineRule="atLeast"/>
        <w:ind w:firstLine="0"/>
        <w:rPr>
          <w:rFonts w:cs="Times New Roman"/>
          <w:color w:val="auto"/>
        </w:rPr>
      </w:pPr>
      <w:bookmarkStart w:id="35" w:name="_Toc507842836"/>
      <w:bookmarkStart w:id="36" w:name="_Toc511914353"/>
      <w:bookmarkStart w:id="37" w:name="_Toc511914433"/>
      <w:bookmarkStart w:id="38" w:name="_Toc512547362"/>
      <w:r w:rsidRPr="000A6031">
        <w:rPr>
          <w:rFonts w:cs="Times New Roman"/>
          <w:color w:val="auto"/>
        </w:rPr>
        <w:t>1</w:t>
      </w:r>
      <w:r w:rsidR="00A67684" w:rsidRPr="000A6031">
        <w:rPr>
          <w:rFonts w:cs="Times New Roman"/>
          <w:color w:val="auto"/>
        </w:rPr>
        <w:t>.</w:t>
      </w:r>
      <w:r w:rsidRPr="000A6031">
        <w:rPr>
          <w:rFonts w:cs="Times New Roman"/>
          <w:color w:val="auto"/>
        </w:rPr>
        <w:t>2</w:t>
      </w:r>
      <w:r w:rsidR="00A67684" w:rsidRPr="000A6031">
        <w:rPr>
          <w:rFonts w:cs="Times New Roman"/>
          <w:color w:val="auto"/>
        </w:rPr>
        <w:t xml:space="preserve"> </w:t>
      </w:r>
      <w:r w:rsidR="00E8598C" w:rsidRPr="000A6031">
        <w:rPr>
          <w:rFonts w:cs="Times New Roman"/>
          <w:color w:val="auto"/>
        </w:rPr>
        <w:t>Hệ quản trị cơ sở dữ liệu</w:t>
      </w:r>
      <w:bookmarkEnd w:id="35"/>
      <w:bookmarkEnd w:id="36"/>
      <w:bookmarkEnd w:id="37"/>
      <w:bookmarkEnd w:id="38"/>
    </w:p>
    <w:p w:rsidR="00E8598C" w:rsidRPr="000A6031" w:rsidRDefault="000A136D" w:rsidP="006529FE">
      <w:pPr>
        <w:pStyle w:val="Heading3"/>
        <w:spacing w:before="120" w:after="120" w:line="26" w:lineRule="atLeast"/>
        <w:ind w:firstLine="0"/>
        <w:rPr>
          <w:rFonts w:cs="Times New Roman"/>
          <w:b w:val="0"/>
          <w:color w:val="auto"/>
          <w:szCs w:val="26"/>
        </w:rPr>
      </w:pPr>
      <w:bookmarkStart w:id="39" w:name="_Toc511914354"/>
      <w:bookmarkStart w:id="40" w:name="_Toc511914434"/>
      <w:bookmarkStart w:id="41" w:name="_Toc512547363"/>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2.</w:t>
      </w:r>
      <w:r w:rsidR="00A67684" w:rsidRPr="000A6031">
        <w:rPr>
          <w:rFonts w:cs="Times New Roman"/>
          <w:color w:val="auto"/>
          <w:szCs w:val="26"/>
        </w:rPr>
        <w:t xml:space="preserve">1 </w:t>
      </w:r>
      <w:r w:rsidR="00E8598C" w:rsidRPr="000A6031">
        <w:rPr>
          <w:rFonts w:cs="Times New Roman"/>
          <w:color w:val="auto"/>
          <w:szCs w:val="26"/>
        </w:rPr>
        <w:t>Định nghĩa</w:t>
      </w:r>
      <w:bookmarkEnd w:id="39"/>
      <w:bookmarkEnd w:id="40"/>
      <w:bookmarkEnd w:id="41"/>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 xml:space="preserve">SQL Server, Oracle,.v.v… </w:t>
      </w:r>
    </w:p>
    <w:p w:rsidR="00E8598C" w:rsidRPr="000A6031" w:rsidRDefault="00E8598C" w:rsidP="00547EC1">
      <w:pPr>
        <w:spacing w:line="26" w:lineRule="atLeast"/>
        <w:ind w:firstLine="709"/>
        <w:rPr>
          <w:rFonts w:cs="Times New Roman"/>
          <w:b/>
          <w:szCs w:val="26"/>
        </w:rPr>
      </w:pPr>
      <w:r w:rsidRPr="000A6031">
        <w:rPr>
          <w:rFonts w:cs="Times New Roman"/>
          <w:szCs w:val="26"/>
        </w:rPr>
        <w:t>Hệ quản trị cơ sở dữ liệu quan hệ (Relation Database Management System - RDBMS) là một hệ quản trị cơ sở dữ liệu theo mô hình quan hệ.</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42" w:name="_Toc511914355"/>
      <w:bookmarkStart w:id="43" w:name="_Toc511914435"/>
      <w:bookmarkStart w:id="44" w:name="_Toc512547364"/>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cs="Times New Roman"/>
          <w:color w:val="auto"/>
          <w:szCs w:val="26"/>
        </w:rPr>
        <w:t>2.</w:t>
      </w:r>
      <w:r w:rsidR="00A67684" w:rsidRPr="000A6031">
        <w:rPr>
          <w:rFonts w:eastAsia="Times New Roman" w:cs="Times New Roman"/>
          <w:color w:val="auto"/>
          <w:szCs w:val="26"/>
        </w:rPr>
        <w:t xml:space="preserve">2 </w:t>
      </w:r>
      <w:r w:rsidR="00E8598C" w:rsidRPr="000A6031">
        <w:rPr>
          <w:rFonts w:eastAsia="Times New Roman" w:cs="Times New Roman"/>
          <w:color w:val="auto"/>
          <w:szCs w:val="26"/>
        </w:rPr>
        <w:t xml:space="preserve">Ưu điểm của </w:t>
      </w:r>
      <w:r w:rsidR="009803F1">
        <w:rPr>
          <w:rFonts w:eastAsia="Times New Roman" w:cs="Times New Roman"/>
          <w:color w:val="auto"/>
          <w:szCs w:val="26"/>
        </w:rPr>
        <w:t>Hệ quản trị cơ sở dữ liệu</w:t>
      </w:r>
      <w:r w:rsidR="00E8598C" w:rsidRPr="000A6031">
        <w:rPr>
          <w:rFonts w:eastAsia="Times New Roman" w:cs="Times New Roman"/>
          <w:color w:val="auto"/>
          <w:szCs w:val="26"/>
        </w:rPr>
        <w:t>:</w:t>
      </w:r>
      <w:bookmarkEnd w:id="42"/>
      <w:bookmarkEnd w:id="43"/>
      <w:bookmarkEnd w:id="44"/>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lastRenderedPageBreak/>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45" w:name="_Toc511914356"/>
      <w:bookmarkStart w:id="46" w:name="_Toc511914436"/>
      <w:bookmarkStart w:id="47" w:name="_Toc512547365"/>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3 </w:t>
      </w:r>
      <w:r w:rsidR="00E8598C" w:rsidRPr="000A6031">
        <w:rPr>
          <w:rFonts w:eastAsia="Times New Roman" w:cs="Times New Roman"/>
          <w:color w:val="auto"/>
          <w:szCs w:val="26"/>
        </w:rPr>
        <w:t>Nhược điểm:</w:t>
      </w:r>
      <w:bookmarkEnd w:id="45"/>
      <w:bookmarkEnd w:id="46"/>
      <w:bookmarkEnd w:id="47"/>
    </w:p>
    <w:p w:rsidR="00E8598C" w:rsidRPr="000A6031" w:rsidRDefault="009803F1" w:rsidP="009803F1">
      <w:pPr>
        <w:spacing w:line="26" w:lineRule="atLeast"/>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rPr>
          <w:rFonts w:eastAsia="Times New Roman" w:cs="Times New Roman"/>
          <w:szCs w:val="26"/>
        </w:rPr>
      </w:pPr>
      <w:r w:rsidRPr="000A6031">
        <w:rPr>
          <w:rFonts w:eastAsia="Times New Roman" w:cs="Times New Roman"/>
          <w:szCs w:val="26"/>
        </w:rPr>
        <w:t>Giá cả khác nhau tùy theo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6529FE">
      <w:pPr>
        <w:pStyle w:val="Heading3"/>
        <w:spacing w:before="120" w:after="120" w:line="26" w:lineRule="atLeast"/>
        <w:ind w:firstLine="0"/>
        <w:rPr>
          <w:rFonts w:cs="Times New Roman"/>
          <w:b w:val="0"/>
          <w:color w:val="auto"/>
          <w:szCs w:val="26"/>
        </w:rPr>
      </w:pPr>
      <w:bookmarkStart w:id="48" w:name="_Toc511914357"/>
      <w:bookmarkStart w:id="49" w:name="_Toc511914437"/>
      <w:bookmarkStart w:id="50" w:name="_Toc512547366"/>
      <w:r w:rsidRPr="000A6031">
        <w:rPr>
          <w:rFonts w:cs="Times New Roman"/>
          <w:color w:val="auto"/>
          <w:szCs w:val="26"/>
        </w:rPr>
        <w:t>1</w:t>
      </w:r>
      <w:r w:rsidR="00A67684" w:rsidRPr="000A6031">
        <w:rPr>
          <w:rFonts w:cs="Times New Roman"/>
          <w:color w:val="auto"/>
          <w:szCs w:val="26"/>
        </w:rPr>
        <w:t>.</w:t>
      </w:r>
      <w:r w:rsidRPr="000A6031">
        <w:rPr>
          <w:rFonts w:eastAsia="Times New Roman" w:cs="Times New Roman"/>
          <w:color w:val="auto"/>
          <w:szCs w:val="26"/>
        </w:rPr>
        <w:t>2.</w:t>
      </w:r>
      <w:r w:rsidR="00A67684" w:rsidRPr="000A6031">
        <w:rPr>
          <w:rFonts w:cs="Times New Roman"/>
          <w:color w:val="auto"/>
          <w:szCs w:val="26"/>
        </w:rPr>
        <w:t xml:space="preserve">4 </w:t>
      </w:r>
      <w:r w:rsidR="00E8598C" w:rsidRPr="000A6031">
        <w:rPr>
          <w:rFonts w:cs="Times New Roman"/>
          <w:color w:val="auto"/>
          <w:szCs w:val="26"/>
        </w:rPr>
        <w:t xml:space="preserve">Các khả năng của hệ quản trị </w:t>
      </w:r>
      <w:r w:rsidR="009803F1">
        <w:rPr>
          <w:rFonts w:eastAsia="Times New Roman" w:cs="Times New Roman"/>
          <w:color w:val="auto"/>
          <w:szCs w:val="26"/>
        </w:rPr>
        <w:t>cơ sở dữ liệu</w:t>
      </w:r>
      <w:bookmarkEnd w:id="48"/>
      <w:bookmarkEnd w:id="49"/>
      <w:bookmarkEnd w:id="50"/>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 Phục hồi dữ liệu, có nghĩa là có khả năng phục hồi dữ liệu, không làm mất mát dữ liệu với các lỗi hệ thống.</w:t>
      </w:r>
    </w:p>
    <w:p w:rsidR="00E8598C" w:rsidRPr="000A6031" w:rsidRDefault="000A136D" w:rsidP="006529FE">
      <w:pPr>
        <w:pStyle w:val="Heading3"/>
        <w:spacing w:before="120" w:after="120" w:line="26" w:lineRule="atLeast"/>
        <w:ind w:firstLine="0"/>
        <w:rPr>
          <w:rFonts w:eastAsia="Times New Roman" w:cs="Times New Roman"/>
          <w:b w:val="0"/>
          <w:bCs w:val="0"/>
          <w:color w:val="auto"/>
          <w:szCs w:val="26"/>
        </w:rPr>
      </w:pPr>
      <w:bookmarkStart w:id="51" w:name="_Toc511914358"/>
      <w:bookmarkStart w:id="52" w:name="_Toc511914438"/>
      <w:bookmarkStart w:id="53" w:name="_Toc512547367"/>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5 </w:t>
      </w:r>
      <w:r w:rsidR="00E8598C" w:rsidRPr="000A6031">
        <w:rPr>
          <w:rFonts w:eastAsia="Times New Roman" w:cs="Times New Roman"/>
          <w:color w:val="auto"/>
          <w:szCs w:val="26"/>
        </w:rPr>
        <w:t xml:space="preserve">Các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đều thực hiện các chức năng sau :</w:t>
      </w:r>
      <w:bookmarkEnd w:id="51"/>
      <w:bookmarkEnd w:id="52"/>
      <w:bookmarkEnd w:id="53"/>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Hỗ trợ tính bảo mật và riêng tư.</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lastRenderedPageBreak/>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54" w:name="_Toc511914359"/>
      <w:bookmarkStart w:id="55" w:name="_Toc511914439"/>
      <w:bookmarkStart w:id="56" w:name="_Toc512547368"/>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6 </w:t>
      </w:r>
      <w:r w:rsidR="00E8598C" w:rsidRPr="000A6031">
        <w:rPr>
          <w:rFonts w:eastAsia="Times New Roman" w:cs="Times New Roman"/>
          <w:color w:val="auto"/>
          <w:szCs w:val="26"/>
        </w:rPr>
        <w:t xml:space="preserve">Giới thiệu về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SQLite</w:t>
      </w:r>
      <w:bookmarkEnd w:id="54"/>
      <w:bookmarkEnd w:id="55"/>
      <w:bookmarkEnd w:id="56"/>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21"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2"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3" w:tooltip="Thư viện" w:history="1">
        <w:r w:rsidRPr="000A6031">
          <w:rPr>
            <w:rStyle w:val="Hyperlink"/>
            <w:rFonts w:cs="Times New Roman"/>
            <w:color w:val="auto"/>
            <w:szCs w:val="26"/>
            <w:u w:val="none"/>
            <w:shd w:val="clear" w:color="auto" w:fill="FFFFFF"/>
          </w:rPr>
          <w:t>thư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4"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SQLite là một thư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an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5"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6"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7"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Tuân theo chuẩn</w:t>
      </w:r>
      <w:r w:rsidRPr="009803F1">
        <w:rPr>
          <w:rStyle w:val="apple-converted-space"/>
          <w:rFonts w:cs="Times New Roman"/>
          <w:szCs w:val="26"/>
        </w:rPr>
        <w:t> </w:t>
      </w:r>
      <w:hyperlink r:id="rId28"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9"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30"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31"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9F4274" w:rsidP="00155488">
      <w:pPr>
        <w:pStyle w:val="ListParagraph"/>
        <w:numPr>
          <w:ilvl w:val="0"/>
          <w:numId w:val="3"/>
        </w:numPr>
        <w:spacing w:line="26" w:lineRule="atLeast"/>
        <w:rPr>
          <w:rFonts w:cs="Times New Roman"/>
          <w:szCs w:val="26"/>
        </w:rPr>
      </w:pPr>
      <w:hyperlink r:id="rId32"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3"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155488">
      <w:pPr>
        <w:pStyle w:val="ListParagraph"/>
        <w:numPr>
          <w:ilvl w:val="0"/>
          <w:numId w:val="3"/>
        </w:numPr>
        <w:spacing w:line="26" w:lineRule="atLeast"/>
        <w:rPr>
          <w:rStyle w:val="apple-converted-space"/>
          <w:rFonts w:cs="Times New Roman"/>
          <w:szCs w:val="26"/>
        </w:rPr>
      </w:pPr>
      <w:r w:rsidRPr="005F73C5">
        <w:rPr>
          <w:rFonts w:cs="Times New Roman"/>
          <w:bCs/>
          <w:szCs w:val="26"/>
          <w:shd w:val="clear" w:color="auto" w:fill="FFFFFF"/>
        </w:rPr>
        <w:t>SQLite được đánh giá là nhanh, tin cậ</w:t>
      </w:r>
      <w:r w:rsidR="005F73C5" w:rsidRPr="005F73C5">
        <w:rPr>
          <w:rFonts w:cs="Times New Roman"/>
          <w:bCs/>
          <w:szCs w:val="26"/>
          <w:shd w:val="clear" w:color="auto" w:fill="FFFFFF"/>
        </w:rPr>
        <w:t>y.</w:t>
      </w:r>
    </w:p>
    <w:p w:rsidR="00E8598C" w:rsidRPr="000A6031" w:rsidRDefault="000A136D" w:rsidP="006529FE">
      <w:pPr>
        <w:pStyle w:val="Heading2"/>
        <w:spacing w:before="120" w:after="120" w:line="26" w:lineRule="atLeast"/>
        <w:ind w:firstLine="0"/>
        <w:rPr>
          <w:rFonts w:cs="Times New Roman"/>
          <w:color w:val="auto"/>
        </w:rPr>
      </w:pPr>
      <w:bookmarkStart w:id="57" w:name="_Toc507842837"/>
      <w:bookmarkStart w:id="58" w:name="_Toc511914360"/>
      <w:bookmarkStart w:id="59" w:name="_Toc511914440"/>
      <w:bookmarkStart w:id="60" w:name="_Toc512547369"/>
      <w:r w:rsidRPr="000A6031">
        <w:rPr>
          <w:rFonts w:cs="Times New Roman"/>
          <w:color w:val="auto"/>
        </w:rPr>
        <w:t>1</w:t>
      </w:r>
      <w:r w:rsidR="00A67684" w:rsidRPr="000A6031">
        <w:rPr>
          <w:rFonts w:cs="Times New Roman"/>
          <w:color w:val="auto"/>
        </w:rPr>
        <w:t>.</w:t>
      </w:r>
      <w:r w:rsidRPr="000A6031">
        <w:rPr>
          <w:rFonts w:cs="Times New Roman"/>
          <w:color w:val="auto"/>
        </w:rPr>
        <w:t>3</w:t>
      </w:r>
      <w:r w:rsidR="00A67684" w:rsidRPr="000A6031">
        <w:rPr>
          <w:rFonts w:cs="Times New Roman"/>
          <w:color w:val="auto"/>
        </w:rPr>
        <w:t xml:space="preserve"> </w:t>
      </w:r>
      <w:r w:rsidR="00E8598C" w:rsidRPr="000A6031">
        <w:rPr>
          <w:rFonts w:cs="Times New Roman"/>
          <w:color w:val="auto"/>
        </w:rPr>
        <w:t>Phân tích thiết kế hệ thống</w:t>
      </w:r>
      <w:bookmarkEnd w:id="57"/>
      <w:bookmarkEnd w:id="58"/>
      <w:bookmarkEnd w:id="59"/>
      <w:bookmarkEnd w:id="60"/>
    </w:p>
    <w:p w:rsidR="00E8598C" w:rsidRPr="000A6031" w:rsidRDefault="000A136D" w:rsidP="006529FE">
      <w:pPr>
        <w:pStyle w:val="Heading3"/>
        <w:spacing w:before="120" w:after="120" w:line="26" w:lineRule="atLeast"/>
        <w:ind w:firstLine="0"/>
        <w:rPr>
          <w:rFonts w:cs="Times New Roman"/>
          <w:b w:val="0"/>
          <w:color w:val="auto"/>
          <w:szCs w:val="26"/>
        </w:rPr>
      </w:pPr>
      <w:bookmarkStart w:id="61" w:name="_Toc511914361"/>
      <w:bookmarkStart w:id="62" w:name="_Toc511914441"/>
      <w:bookmarkStart w:id="63" w:name="_Toc512547370"/>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1 </w:t>
      </w:r>
      <w:r w:rsidR="00E8598C" w:rsidRPr="000A6031">
        <w:rPr>
          <w:rFonts w:cs="Times New Roman"/>
          <w:color w:val="auto"/>
          <w:szCs w:val="26"/>
        </w:rPr>
        <w:t>Các khái niệm</w:t>
      </w:r>
      <w:bookmarkEnd w:id="61"/>
      <w:bookmarkEnd w:id="62"/>
      <w:bookmarkEnd w:id="63"/>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ng hoạt động chung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6529FE">
      <w:pPr>
        <w:pStyle w:val="Heading3"/>
        <w:spacing w:before="120" w:after="120" w:line="26" w:lineRule="atLeast"/>
        <w:ind w:firstLine="0"/>
        <w:rPr>
          <w:rFonts w:cs="Times New Roman"/>
          <w:b w:val="0"/>
          <w:color w:val="auto"/>
          <w:szCs w:val="26"/>
        </w:rPr>
      </w:pPr>
      <w:bookmarkStart w:id="64" w:name="_Toc511914362"/>
      <w:bookmarkStart w:id="65" w:name="_Toc511914442"/>
      <w:bookmarkStart w:id="66" w:name="_Toc512547371"/>
      <w:r w:rsidRPr="000A6031">
        <w:rPr>
          <w:rFonts w:cs="Times New Roman"/>
          <w:color w:val="auto"/>
          <w:szCs w:val="26"/>
        </w:rPr>
        <w:lastRenderedPageBreak/>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2 </w:t>
      </w:r>
      <w:r w:rsidR="00E8598C" w:rsidRPr="000A6031">
        <w:rPr>
          <w:rFonts w:cs="Times New Roman"/>
          <w:color w:val="auto"/>
          <w:szCs w:val="26"/>
        </w:rPr>
        <w:t>Vai trò</w:t>
      </w:r>
      <w:bookmarkEnd w:id="64"/>
      <w:bookmarkEnd w:id="65"/>
      <w:bookmarkEnd w:id="66"/>
    </w:p>
    <w:p w:rsidR="00E8598C" w:rsidRPr="0044386D" w:rsidRDefault="00E8598C" w:rsidP="00155488">
      <w:pPr>
        <w:pStyle w:val="ListParagraph"/>
        <w:numPr>
          <w:ilvl w:val="0"/>
          <w:numId w:val="4"/>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155488">
      <w:pPr>
        <w:pStyle w:val="ListParagraph"/>
        <w:numPr>
          <w:ilvl w:val="0"/>
          <w:numId w:val="4"/>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155488">
      <w:pPr>
        <w:pStyle w:val="ListParagraph"/>
        <w:numPr>
          <w:ilvl w:val="0"/>
          <w:numId w:val="4"/>
        </w:numPr>
      </w:pPr>
      <w:r w:rsidRPr="0044386D">
        <w:t>Xây dựng hệ thống thông tin là một hoạt động trải qua một loạt các giai đoạn để có sản phẩm cuối cùng là một hệ thố</w:t>
      </w:r>
      <w:r>
        <w:t>ng thông tin.</w:t>
      </w:r>
    </w:p>
    <w:p w:rsidR="0044386D" w:rsidRDefault="0044386D" w:rsidP="00155488">
      <w:pPr>
        <w:pStyle w:val="ListParagraph"/>
        <w:numPr>
          <w:ilvl w:val="0"/>
          <w:numId w:val="4"/>
        </w:numPr>
      </w:pPr>
      <w:r w:rsidRPr="0044386D">
        <w:t>Phân tích và thiết kế là giai đoạn đầu của quá trình phát triển hệ thống thông tin. Nó quyết định đến chất lượng và giá thành của hệ thống.</w:t>
      </w:r>
    </w:p>
    <w:p w:rsidR="0044386D" w:rsidRDefault="0044386D" w:rsidP="00155488">
      <w:pPr>
        <w:pStyle w:val="ListParagraph"/>
        <w:numPr>
          <w:ilvl w:val="0"/>
          <w:numId w:val="4"/>
        </w:numPr>
      </w:pPr>
      <w:r w:rsidRPr="0044386D">
        <w:t>Nhờ thiết kế tốt mà các hệ thống thông tin được duy trì hoạt động tốt và phát triển</w:t>
      </w:r>
      <w:r>
        <w:t>.</w:t>
      </w:r>
    </w:p>
    <w:p w:rsidR="0044386D" w:rsidRPr="0044386D" w:rsidRDefault="0044386D" w:rsidP="00155488">
      <w:pPr>
        <w:pStyle w:val="ListParagraph"/>
        <w:numPr>
          <w:ilvl w:val="0"/>
          <w:numId w:val="4"/>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6529FE">
      <w:pPr>
        <w:pStyle w:val="Heading3"/>
        <w:spacing w:before="120" w:after="120" w:line="26" w:lineRule="atLeast"/>
        <w:ind w:firstLine="0"/>
        <w:rPr>
          <w:rFonts w:cs="Times New Roman"/>
          <w:b w:val="0"/>
          <w:color w:val="auto"/>
          <w:szCs w:val="26"/>
        </w:rPr>
      </w:pPr>
      <w:bookmarkStart w:id="67" w:name="_Toc511914363"/>
      <w:bookmarkStart w:id="68" w:name="_Toc511914443"/>
      <w:bookmarkStart w:id="69" w:name="_Toc512547372"/>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3 </w:t>
      </w:r>
      <w:r w:rsidR="00E8598C" w:rsidRPr="000A6031">
        <w:rPr>
          <w:rFonts w:cs="Times New Roman"/>
          <w:color w:val="auto"/>
          <w:szCs w:val="26"/>
        </w:rPr>
        <w:t>Nhiệm vụ</w:t>
      </w:r>
      <w:bookmarkEnd w:id="67"/>
      <w:bookmarkEnd w:id="68"/>
      <w:bookmarkEnd w:id="69"/>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6529FE">
      <w:pPr>
        <w:pStyle w:val="Heading3"/>
        <w:spacing w:before="120" w:after="120" w:line="26" w:lineRule="atLeast"/>
        <w:ind w:firstLine="0"/>
        <w:rPr>
          <w:rFonts w:cs="Times New Roman"/>
          <w:b w:val="0"/>
          <w:color w:val="auto"/>
          <w:szCs w:val="26"/>
        </w:rPr>
      </w:pPr>
      <w:bookmarkStart w:id="70" w:name="_Toc511914364"/>
      <w:bookmarkStart w:id="71" w:name="_Toc511914444"/>
      <w:bookmarkStart w:id="72" w:name="_Toc512547373"/>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4 </w:t>
      </w:r>
      <w:r w:rsidR="00E8598C" w:rsidRPr="000A6031">
        <w:rPr>
          <w:rFonts w:cs="Times New Roman"/>
          <w:color w:val="auto"/>
          <w:szCs w:val="26"/>
        </w:rPr>
        <w:t>Các phương pháp phân tích thiết kế hệ thống</w:t>
      </w:r>
      <w:bookmarkEnd w:id="70"/>
      <w:bookmarkEnd w:id="71"/>
      <w:bookmarkEnd w:id="72"/>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6529FE">
      <w:pPr>
        <w:pStyle w:val="Heading3"/>
        <w:spacing w:before="120" w:after="120" w:line="26" w:lineRule="atLeast"/>
        <w:ind w:firstLine="0"/>
        <w:rPr>
          <w:rFonts w:cs="Times New Roman"/>
          <w:b w:val="0"/>
          <w:color w:val="auto"/>
          <w:szCs w:val="26"/>
        </w:rPr>
      </w:pPr>
      <w:bookmarkStart w:id="73" w:name="_Toc511914365"/>
      <w:bookmarkStart w:id="74" w:name="_Toc511914445"/>
      <w:bookmarkStart w:id="75" w:name="_Toc512547374"/>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5 </w:t>
      </w:r>
      <w:r w:rsidR="00E8598C" w:rsidRPr="000A6031">
        <w:rPr>
          <w:rFonts w:cs="Times New Roman"/>
          <w:color w:val="auto"/>
          <w:szCs w:val="26"/>
        </w:rPr>
        <w:t>Các giai đoạn phân tích thiết kế hệ thống</w:t>
      </w:r>
      <w:bookmarkEnd w:id="73"/>
      <w:bookmarkEnd w:id="74"/>
      <w:bookmarkEnd w:id="75"/>
    </w:p>
    <w:p w:rsidR="00E8598C" w:rsidRPr="0044386D" w:rsidRDefault="00E8598C" w:rsidP="00155488">
      <w:pPr>
        <w:pStyle w:val="ListParagraph"/>
        <w:numPr>
          <w:ilvl w:val="0"/>
          <w:numId w:val="7"/>
        </w:numPr>
      </w:pPr>
      <w:r w:rsidRPr="0044386D">
        <w:t>Khảo sát hiện trạng và xác lập dự án.</w:t>
      </w:r>
    </w:p>
    <w:p w:rsidR="00E8598C" w:rsidRPr="0044386D" w:rsidRDefault="00E8598C" w:rsidP="00155488">
      <w:pPr>
        <w:pStyle w:val="ListParagraph"/>
        <w:numPr>
          <w:ilvl w:val="0"/>
          <w:numId w:val="7"/>
        </w:numPr>
      </w:pPr>
      <w:r w:rsidRPr="0044386D">
        <w:t>Phân tích hệ thống: Phân tích các chức năng và dữ liệu của hệ thống cũ để đưa ra mô tả của hệ thống mới.</w:t>
      </w:r>
    </w:p>
    <w:p w:rsidR="00E8598C" w:rsidRPr="0044386D" w:rsidRDefault="00E8598C" w:rsidP="00155488">
      <w:pPr>
        <w:pStyle w:val="ListParagraph"/>
        <w:numPr>
          <w:ilvl w:val="0"/>
          <w:numId w:val="7"/>
        </w:numPr>
      </w:pPr>
      <w:r w:rsidRPr="0044386D">
        <w:t>Thiết kế hệ thống.</w:t>
      </w:r>
    </w:p>
    <w:p w:rsidR="00635015" w:rsidRDefault="00E8598C" w:rsidP="00155488">
      <w:pPr>
        <w:pStyle w:val="ListParagraph"/>
        <w:numPr>
          <w:ilvl w:val="0"/>
          <w:numId w:val="7"/>
        </w:numPr>
      </w:pPr>
      <w:r w:rsidRPr="0044386D">
        <w:t>Xây dựng hệ thống.</w:t>
      </w:r>
    </w:p>
    <w:p w:rsidR="0044386D" w:rsidRDefault="00635015" w:rsidP="0044386D">
      <w:r>
        <w:rPr>
          <w:noProof/>
          <w:lang w:eastAsia="en-US"/>
        </w:rPr>
        <w:lastRenderedPageBreak/>
        <w:drawing>
          <wp:inline distT="0" distB="0" distL="0" distR="0" wp14:anchorId="7E27C33D" wp14:editId="567A009B">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6529FE">
      <w:pPr>
        <w:pStyle w:val="Heading2"/>
        <w:spacing w:before="120" w:after="120" w:line="26" w:lineRule="atLeast"/>
        <w:ind w:firstLine="0"/>
        <w:rPr>
          <w:rFonts w:cs="Times New Roman"/>
          <w:color w:val="auto"/>
        </w:rPr>
      </w:pPr>
      <w:bookmarkStart w:id="76" w:name="_Toc475801469"/>
      <w:bookmarkStart w:id="77" w:name="_Toc475999799"/>
      <w:bookmarkStart w:id="78" w:name="_Toc507842838"/>
      <w:bookmarkStart w:id="79" w:name="_Toc511914366"/>
      <w:bookmarkStart w:id="80" w:name="_Toc511914446"/>
      <w:bookmarkStart w:id="81" w:name="_Toc512547375"/>
      <w:r w:rsidRPr="000A6031">
        <w:rPr>
          <w:rFonts w:cs="Times New Roman"/>
          <w:color w:val="auto"/>
        </w:rPr>
        <w:t>1</w:t>
      </w:r>
      <w:r w:rsidR="00A67684" w:rsidRPr="000A6031">
        <w:rPr>
          <w:rFonts w:cs="Times New Roman"/>
          <w:color w:val="auto"/>
        </w:rPr>
        <w:t>.</w:t>
      </w:r>
      <w:r w:rsidRPr="000A6031">
        <w:rPr>
          <w:rFonts w:cs="Times New Roman"/>
          <w:color w:val="auto"/>
        </w:rPr>
        <w:t>4</w:t>
      </w:r>
      <w:r w:rsidR="00A67684" w:rsidRPr="000A6031">
        <w:rPr>
          <w:rFonts w:cs="Times New Roman"/>
          <w:color w:val="auto"/>
        </w:rPr>
        <w:t xml:space="preserve"> </w:t>
      </w:r>
      <w:r w:rsidR="00E8598C" w:rsidRPr="000A6031">
        <w:rPr>
          <w:rFonts w:cs="Times New Roman"/>
          <w:color w:val="auto"/>
        </w:rPr>
        <w:t>Công nghệ Java</w:t>
      </w:r>
      <w:bookmarkEnd w:id="76"/>
      <w:bookmarkEnd w:id="77"/>
      <w:bookmarkEnd w:id="78"/>
      <w:bookmarkEnd w:id="79"/>
      <w:bookmarkEnd w:id="80"/>
      <w:bookmarkEnd w:id="81"/>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5"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6"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7"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8"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9"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40"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41"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2"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3"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4"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5"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6"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9F4274" w:rsidP="00547EC1">
      <w:pPr>
        <w:spacing w:line="26" w:lineRule="atLeast"/>
        <w:ind w:firstLine="709"/>
        <w:rPr>
          <w:rFonts w:cs="Times New Roman"/>
          <w:szCs w:val="26"/>
        </w:rPr>
      </w:pPr>
      <w:hyperlink r:id="rId47"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8"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9"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529FE">
      <w:pPr>
        <w:pStyle w:val="Heading3"/>
        <w:spacing w:before="120" w:after="120" w:line="26" w:lineRule="atLeast"/>
        <w:ind w:firstLine="0"/>
        <w:rPr>
          <w:rFonts w:cs="Times New Roman"/>
          <w:b w:val="0"/>
          <w:color w:val="auto"/>
          <w:szCs w:val="26"/>
        </w:rPr>
      </w:pPr>
      <w:bookmarkStart w:id="82" w:name="_Toc475801470"/>
      <w:bookmarkStart w:id="83" w:name="_Toc475999800"/>
      <w:bookmarkStart w:id="84" w:name="_Toc511914367"/>
      <w:bookmarkStart w:id="85" w:name="_Toc511914447"/>
      <w:bookmarkStart w:id="86" w:name="_Toc512547376"/>
      <w:r w:rsidRPr="000A6031">
        <w:rPr>
          <w:rFonts w:cs="Times New Roman"/>
          <w:color w:val="auto"/>
          <w:szCs w:val="26"/>
        </w:rPr>
        <w:t>1.</w:t>
      </w:r>
      <w:r w:rsidR="00A67684" w:rsidRPr="000A6031">
        <w:rPr>
          <w:rFonts w:cs="Times New Roman"/>
          <w:color w:val="auto"/>
          <w:szCs w:val="26"/>
        </w:rPr>
        <w:t xml:space="preserve">4.1 </w:t>
      </w:r>
      <w:r w:rsidR="00E8598C" w:rsidRPr="000A6031">
        <w:rPr>
          <w:rFonts w:cs="Times New Roman"/>
          <w:color w:val="auto"/>
          <w:szCs w:val="26"/>
        </w:rPr>
        <w:t>Lịch sử phát triển</w:t>
      </w:r>
      <w:bookmarkEnd w:id="82"/>
      <w:bookmarkEnd w:id="83"/>
      <w:bookmarkEnd w:id="84"/>
      <w:bookmarkEnd w:id="85"/>
      <w:bookmarkEnd w:id="86"/>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án Green nhằm phát triển phần mềm trong các thiết bị dân dụng. James Gosling, chuyên gia lập trình đã tạo ra một ngôn ngữ </w:t>
      </w:r>
      <w:r w:rsidRPr="000A6031">
        <w:rPr>
          <w:rFonts w:cs="Times New Roman"/>
          <w:szCs w:val="26"/>
        </w:rPr>
        <w:lastRenderedPageBreak/>
        <w:t xml:space="preserve">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635015" w:rsidRPr="00635015" w:rsidRDefault="00E8598C" w:rsidP="00155488">
      <w:pPr>
        <w:pStyle w:val="Heading3"/>
        <w:numPr>
          <w:ilvl w:val="2"/>
          <w:numId w:val="9"/>
        </w:numPr>
        <w:spacing w:before="120" w:after="120" w:line="26" w:lineRule="atLeast"/>
        <w:rPr>
          <w:rFonts w:cs="Times New Roman"/>
          <w:color w:val="auto"/>
          <w:szCs w:val="26"/>
        </w:rPr>
      </w:pPr>
      <w:bookmarkStart w:id="87" w:name="_Toc511914368"/>
      <w:bookmarkStart w:id="88" w:name="_Toc511914448"/>
      <w:bookmarkStart w:id="89" w:name="_Toc512547377"/>
      <w:r w:rsidRPr="000A6031">
        <w:rPr>
          <w:rFonts w:cs="Times New Roman"/>
          <w:color w:val="auto"/>
          <w:szCs w:val="26"/>
        </w:rPr>
        <w:t>Phương châm</w:t>
      </w:r>
      <w:bookmarkEnd w:id="87"/>
      <w:bookmarkEnd w:id="88"/>
      <w:bookmarkEnd w:id="89"/>
    </w:p>
    <w:p w:rsidR="00E8598C" w:rsidRPr="00635015" w:rsidRDefault="00E8598C" w:rsidP="00635015">
      <w:pPr>
        <w:ind w:firstLine="360"/>
      </w:pPr>
      <w:r w:rsidRPr="00635015">
        <w:t>Có 5 mục tiêu chính trong việc xây dựng ngôn ngữ Java:</w:t>
      </w:r>
    </w:p>
    <w:p w:rsidR="00E8598C" w:rsidRPr="00635015" w:rsidRDefault="00E8598C" w:rsidP="00155488">
      <w:pPr>
        <w:pStyle w:val="ListParagraph"/>
        <w:numPr>
          <w:ilvl w:val="0"/>
          <w:numId w:val="8"/>
        </w:numPr>
      </w:pPr>
      <w:r w:rsidRPr="00635015">
        <w:t>Đơn giản, hướng đối tượng và quen thuộc.</w:t>
      </w:r>
    </w:p>
    <w:p w:rsidR="00E8598C" w:rsidRPr="00635015" w:rsidRDefault="00E8598C" w:rsidP="00155488">
      <w:pPr>
        <w:pStyle w:val="ListParagraph"/>
        <w:numPr>
          <w:ilvl w:val="0"/>
          <w:numId w:val="8"/>
        </w:numPr>
      </w:pPr>
      <w:r w:rsidRPr="00635015">
        <w:t>Mạnh mẽ và an toàn.</w:t>
      </w:r>
    </w:p>
    <w:p w:rsidR="00E8598C" w:rsidRPr="00635015" w:rsidRDefault="00E8598C" w:rsidP="00155488">
      <w:pPr>
        <w:pStyle w:val="ListParagraph"/>
        <w:numPr>
          <w:ilvl w:val="0"/>
          <w:numId w:val="8"/>
        </w:numPr>
      </w:pPr>
      <w:r w:rsidRPr="00635015">
        <w:t>Kiến trúc trung lập và di động.</w:t>
      </w:r>
    </w:p>
    <w:p w:rsidR="00E8598C" w:rsidRPr="00635015" w:rsidRDefault="00E8598C" w:rsidP="00155488">
      <w:pPr>
        <w:pStyle w:val="ListParagraph"/>
        <w:numPr>
          <w:ilvl w:val="0"/>
          <w:numId w:val="8"/>
        </w:numPr>
      </w:pPr>
      <w:r w:rsidRPr="00635015">
        <w:t>Thực thi với hiệu suất cao.</w:t>
      </w:r>
    </w:p>
    <w:p w:rsidR="00E8598C" w:rsidRPr="00635015" w:rsidRDefault="00E8598C" w:rsidP="00155488">
      <w:pPr>
        <w:pStyle w:val="ListParagraph"/>
        <w:numPr>
          <w:ilvl w:val="0"/>
          <w:numId w:val="8"/>
        </w:numPr>
      </w:pPr>
      <w:r w:rsidRPr="00635015">
        <w:t>Dịch ra bytecode, phân luồng và năng động.</w:t>
      </w:r>
    </w:p>
    <w:p w:rsidR="00E8598C" w:rsidRPr="000A6031" w:rsidRDefault="000A136D" w:rsidP="006529FE">
      <w:pPr>
        <w:pStyle w:val="Heading3"/>
        <w:spacing w:before="120" w:after="120" w:line="26" w:lineRule="atLeast"/>
        <w:ind w:firstLine="0"/>
        <w:rPr>
          <w:rFonts w:cs="Times New Roman"/>
          <w:b w:val="0"/>
          <w:color w:val="auto"/>
          <w:szCs w:val="26"/>
        </w:rPr>
      </w:pPr>
      <w:bookmarkStart w:id="90" w:name="_Toc475801471"/>
      <w:bookmarkStart w:id="91" w:name="_Toc475999801"/>
      <w:bookmarkStart w:id="92" w:name="_Toc511914369"/>
      <w:bookmarkStart w:id="93" w:name="_Toc511914449"/>
      <w:bookmarkStart w:id="94" w:name="_Toc512547378"/>
      <w:r w:rsidRPr="000A6031">
        <w:rPr>
          <w:rFonts w:cs="Times New Roman"/>
          <w:color w:val="auto"/>
          <w:szCs w:val="26"/>
        </w:rPr>
        <w:t>1.</w:t>
      </w:r>
      <w:r w:rsidR="00A67684" w:rsidRPr="000A6031">
        <w:rPr>
          <w:rFonts w:cs="Times New Roman"/>
          <w:color w:val="auto"/>
          <w:szCs w:val="26"/>
        </w:rPr>
        <w:t xml:space="preserve">4.3 </w:t>
      </w:r>
      <w:r w:rsidR="00E8598C" w:rsidRPr="000A6031">
        <w:rPr>
          <w:rFonts w:cs="Times New Roman"/>
          <w:color w:val="auto"/>
          <w:szCs w:val="26"/>
        </w:rPr>
        <w:t>Khả năng của ngôn ngữ Java</w:t>
      </w:r>
      <w:bookmarkEnd w:id="90"/>
      <w:bookmarkEnd w:id="91"/>
      <w:bookmarkEnd w:id="92"/>
      <w:bookmarkEnd w:id="93"/>
      <w:bookmarkEnd w:id="94"/>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SmallTalk,..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  Visual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  (Remote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529FE">
      <w:pPr>
        <w:pStyle w:val="Heading3"/>
        <w:spacing w:before="120" w:after="120" w:line="26" w:lineRule="atLeast"/>
        <w:ind w:firstLine="0"/>
        <w:rPr>
          <w:rFonts w:cs="Times New Roman"/>
          <w:b w:val="0"/>
          <w:color w:val="auto"/>
          <w:szCs w:val="26"/>
        </w:rPr>
      </w:pPr>
      <w:bookmarkStart w:id="95" w:name="_Toc475801472"/>
      <w:bookmarkStart w:id="96" w:name="_Toc475999802"/>
      <w:bookmarkStart w:id="97" w:name="_Toc511914370"/>
      <w:bookmarkStart w:id="98" w:name="_Toc511914450"/>
      <w:bookmarkStart w:id="99" w:name="_Toc512547379"/>
      <w:r w:rsidRPr="000A6031">
        <w:rPr>
          <w:rFonts w:cs="Times New Roman"/>
          <w:color w:val="auto"/>
          <w:szCs w:val="26"/>
        </w:rPr>
        <w:t>1.</w:t>
      </w:r>
      <w:r w:rsidR="00A67684" w:rsidRPr="000A6031">
        <w:rPr>
          <w:rFonts w:cs="Times New Roman"/>
          <w:color w:val="auto"/>
          <w:szCs w:val="26"/>
        </w:rPr>
        <w:t xml:space="preserve">4.4 </w:t>
      </w:r>
      <w:r w:rsidR="00E8598C" w:rsidRPr="000A6031">
        <w:rPr>
          <w:rFonts w:cs="Times New Roman"/>
          <w:color w:val="auto"/>
          <w:szCs w:val="26"/>
        </w:rPr>
        <w:t>Những đặc điểm của ngôn ngữ Java</w:t>
      </w:r>
      <w:bookmarkEnd w:id="95"/>
      <w:bookmarkEnd w:id="96"/>
      <w:bookmarkEnd w:id="97"/>
      <w:bookmarkEnd w:id="98"/>
      <w:bookmarkEnd w:id="99"/>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"Viết một lần ,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lastRenderedPageBreak/>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an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529FE">
      <w:pPr>
        <w:pStyle w:val="Heading3"/>
        <w:spacing w:before="120" w:after="120" w:line="26" w:lineRule="atLeast"/>
        <w:ind w:firstLine="0"/>
        <w:rPr>
          <w:rFonts w:cs="Times New Roman"/>
          <w:b w:val="0"/>
          <w:color w:val="auto"/>
          <w:szCs w:val="26"/>
        </w:rPr>
      </w:pPr>
      <w:bookmarkStart w:id="100" w:name="_Toc475801473"/>
      <w:bookmarkStart w:id="101" w:name="_Toc475999803"/>
      <w:bookmarkStart w:id="102" w:name="_Toc511914371"/>
      <w:bookmarkStart w:id="103" w:name="_Toc511914451"/>
      <w:bookmarkStart w:id="104" w:name="_Toc512547380"/>
      <w:r w:rsidRPr="000A6031">
        <w:rPr>
          <w:rFonts w:cs="Times New Roman"/>
          <w:color w:val="auto"/>
          <w:szCs w:val="26"/>
        </w:rPr>
        <w:t>1.</w:t>
      </w:r>
      <w:r w:rsidR="00A67684" w:rsidRPr="000A6031">
        <w:rPr>
          <w:rFonts w:cs="Times New Roman"/>
          <w:color w:val="auto"/>
          <w:szCs w:val="26"/>
        </w:rPr>
        <w:t xml:space="preserve">4.5 </w:t>
      </w:r>
      <w:r w:rsidR="00E8598C" w:rsidRPr="000A6031">
        <w:rPr>
          <w:rFonts w:cs="Times New Roman"/>
          <w:color w:val="auto"/>
          <w:szCs w:val="26"/>
        </w:rPr>
        <w:t>Máy ảo Java (JMV - Java Virtual Machine)</w:t>
      </w:r>
      <w:bookmarkEnd w:id="100"/>
      <w:bookmarkEnd w:id="101"/>
      <w:bookmarkEnd w:id="102"/>
      <w:bookmarkEnd w:id="103"/>
      <w:bookmarkEnd w:id="104"/>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105" w:name="_Toc475801474"/>
      <w:bookmarkStart w:id="106" w:name="_Toc475999804"/>
      <w:bookmarkStart w:id="107" w:name="_Toc511914372"/>
      <w:bookmarkStart w:id="108" w:name="_Toc511914452"/>
      <w:bookmarkStart w:id="109" w:name="_Toc512547381"/>
      <w:r w:rsidRPr="000A6031">
        <w:rPr>
          <w:rFonts w:cs="Times New Roman"/>
          <w:color w:val="auto"/>
          <w:szCs w:val="26"/>
        </w:rPr>
        <w:t>1.</w:t>
      </w:r>
      <w:r w:rsidR="00A67684" w:rsidRPr="000A6031">
        <w:rPr>
          <w:rFonts w:cs="Times New Roman"/>
          <w:color w:val="auto"/>
          <w:szCs w:val="26"/>
        </w:rPr>
        <w:t xml:space="preserve">4.6 </w:t>
      </w:r>
      <w:r w:rsidR="00E8598C" w:rsidRPr="000A6031">
        <w:rPr>
          <w:rFonts w:cs="Times New Roman"/>
          <w:color w:val="auto"/>
          <w:szCs w:val="26"/>
        </w:rPr>
        <w:t>Hai kiểu ứng dụng dưới ngôn ngữ java</w:t>
      </w:r>
      <w:bookmarkEnd w:id="105"/>
      <w:bookmarkEnd w:id="106"/>
      <w:bookmarkEnd w:id="107"/>
      <w:bookmarkEnd w:id="108"/>
      <w:bookmarkEnd w:id="109"/>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529FE">
      <w:pPr>
        <w:pStyle w:val="Heading3"/>
        <w:spacing w:before="120" w:after="120" w:line="26" w:lineRule="atLeast"/>
        <w:ind w:firstLine="0"/>
        <w:rPr>
          <w:rFonts w:cs="Times New Roman"/>
          <w:b w:val="0"/>
          <w:color w:val="auto"/>
          <w:szCs w:val="26"/>
        </w:rPr>
      </w:pPr>
      <w:bookmarkStart w:id="110" w:name="_Toc475801475"/>
      <w:bookmarkStart w:id="111" w:name="_Toc475999805"/>
      <w:bookmarkStart w:id="112" w:name="_Toc511914373"/>
      <w:bookmarkStart w:id="113" w:name="_Toc511914453"/>
      <w:bookmarkStart w:id="114" w:name="_Toc512547382"/>
      <w:r w:rsidRPr="000A6031">
        <w:rPr>
          <w:rFonts w:cs="Times New Roman"/>
          <w:color w:val="auto"/>
          <w:szCs w:val="26"/>
        </w:rPr>
        <w:t>1.</w:t>
      </w:r>
      <w:r w:rsidR="00A67684" w:rsidRPr="000A6031">
        <w:rPr>
          <w:rFonts w:cs="Times New Roman"/>
          <w:color w:val="auto"/>
          <w:szCs w:val="26"/>
        </w:rPr>
        <w:t xml:space="preserve">4.7 </w:t>
      </w:r>
      <w:r w:rsidR="00E8598C" w:rsidRPr="000A6031">
        <w:rPr>
          <w:rFonts w:cs="Times New Roman"/>
          <w:color w:val="auto"/>
          <w:szCs w:val="26"/>
        </w:rPr>
        <w:t>Bộ phát triển ứng dụng Java (JDK- Java Development Kit)</w:t>
      </w:r>
      <w:bookmarkEnd w:id="110"/>
      <w:bookmarkEnd w:id="111"/>
      <w:bookmarkEnd w:id="112"/>
      <w:bookmarkEnd w:id="113"/>
      <w:bookmarkEnd w:id="114"/>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50"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155488">
      <w:pPr>
        <w:pStyle w:val="ListParagraph"/>
        <w:numPr>
          <w:ilvl w:val="0"/>
          <w:numId w:val="10"/>
        </w:numPr>
      </w:pPr>
      <w:r w:rsidRPr="00635015">
        <w:t>javac: Chương trình biên dịch các chương trình nguồn viết bằng ngôn ngữ java ra các tập tin thực thi được trên máy ảo Java.</w:t>
      </w:r>
    </w:p>
    <w:p w:rsidR="00E8598C" w:rsidRPr="00635015" w:rsidRDefault="00E8598C" w:rsidP="00155488">
      <w:pPr>
        <w:pStyle w:val="ListParagraph"/>
        <w:numPr>
          <w:ilvl w:val="0"/>
          <w:numId w:val="10"/>
        </w:numPr>
      </w:pPr>
      <w:r w:rsidRPr="00635015">
        <w:t>java: Đây là chương trình làm máy ảo của Java, thông dịch mã Bytecode của các chương trình kiểu application thành mã thực thi của máy thực.</w:t>
      </w:r>
    </w:p>
    <w:p w:rsidR="00E8598C" w:rsidRPr="00635015" w:rsidRDefault="00E8598C" w:rsidP="00155488">
      <w:pPr>
        <w:pStyle w:val="ListParagraph"/>
        <w:numPr>
          <w:ilvl w:val="0"/>
          <w:numId w:val="10"/>
        </w:numPr>
      </w:pPr>
      <w:r w:rsidRPr="00635015">
        <w:t>appletviewer: Bộ thông dịch, thực thi các chương trình kiểu applet.</w:t>
      </w:r>
    </w:p>
    <w:p w:rsidR="00E8598C" w:rsidRPr="00635015" w:rsidRDefault="00E8598C" w:rsidP="00155488">
      <w:pPr>
        <w:pStyle w:val="ListParagraph"/>
        <w:numPr>
          <w:ilvl w:val="0"/>
          <w:numId w:val="10"/>
        </w:numPr>
      </w:pPr>
      <w:r w:rsidRPr="00635015">
        <w:t>javadoc: Tạo tài liệu về chú thích chương trình nguồn một cách tự động.</w:t>
      </w:r>
    </w:p>
    <w:p w:rsidR="00E8598C" w:rsidRPr="00635015" w:rsidRDefault="00E8598C" w:rsidP="00155488">
      <w:pPr>
        <w:pStyle w:val="ListParagraph"/>
        <w:numPr>
          <w:ilvl w:val="0"/>
          <w:numId w:val="10"/>
        </w:numPr>
      </w:pPr>
      <w:r w:rsidRPr="00635015">
        <w:lastRenderedPageBreak/>
        <w:t>jdb: Trình gỡ rối.</w:t>
      </w:r>
    </w:p>
    <w:p w:rsidR="00E8598C" w:rsidRPr="00635015" w:rsidRDefault="00E8598C" w:rsidP="00155488">
      <w:pPr>
        <w:pStyle w:val="ListParagraph"/>
        <w:numPr>
          <w:ilvl w:val="0"/>
          <w:numId w:val="10"/>
        </w:numPr>
      </w:pPr>
      <w:r w:rsidRPr="00635015">
        <w:t xml:space="preserve">rmic: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155488">
      <w:pPr>
        <w:pStyle w:val="ListParagraph"/>
        <w:numPr>
          <w:ilvl w:val="0"/>
          <w:numId w:val="10"/>
        </w:numPr>
      </w:pPr>
      <w:r w:rsidRPr="00635015">
        <w:t>rmiregistry: Phục vụ danh bạ (Name Server) trong hệ thống RMI.</w:t>
      </w:r>
    </w:p>
    <w:p w:rsidR="00E8598C" w:rsidRPr="00635015" w:rsidRDefault="00E8598C" w:rsidP="00155488">
      <w:pPr>
        <w:pStyle w:val="ListParagraph"/>
        <w:numPr>
          <w:ilvl w:val="0"/>
          <w:numId w:val="10"/>
        </w:numPr>
      </w:pPr>
      <w:r w:rsidRPr="00635015">
        <w:t>Các phiên bản Java đã phát hành:</w:t>
      </w:r>
    </w:p>
    <w:p w:rsidR="00E8598C" w:rsidRPr="00635015" w:rsidRDefault="00E8598C" w:rsidP="00155488">
      <w:pPr>
        <w:pStyle w:val="ListParagraph"/>
        <w:numPr>
          <w:ilvl w:val="0"/>
          <w:numId w:val="10"/>
        </w:numPr>
      </w:pPr>
      <w:r w:rsidRPr="00635015">
        <w:t>JDK 1.0 (23 tháng 01, 1996)</w:t>
      </w:r>
    </w:p>
    <w:p w:rsidR="00E8598C" w:rsidRPr="00635015" w:rsidRDefault="00E8598C" w:rsidP="00155488">
      <w:pPr>
        <w:pStyle w:val="ListParagraph"/>
        <w:numPr>
          <w:ilvl w:val="0"/>
          <w:numId w:val="10"/>
        </w:numPr>
      </w:pPr>
      <w:r w:rsidRPr="00635015">
        <w:t>JDK 1.1 (19 tháng 2, 1997)</w:t>
      </w:r>
    </w:p>
    <w:p w:rsidR="00E8598C" w:rsidRPr="00635015" w:rsidRDefault="00E8598C" w:rsidP="00155488">
      <w:pPr>
        <w:pStyle w:val="ListParagraph"/>
        <w:numPr>
          <w:ilvl w:val="0"/>
          <w:numId w:val="10"/>
        </w:numPr>
      </w:pPr>
      <w:r w:rsidRPr="00635015">
        <w:t>J2SE 1.2 (Playground) 08 tháng 12, 1998</w:t>
      </w:r>
    </w:p>
    <w:p w:rsidR="00E8598C" w:rsidRPr="00635015" w:rsidRDefault="00E8598C" w:rsidP="00155488">
      <w:pPr>
        <w:pStyle w:val="ListParagraph"/>
        <w:numPr>
          <w:ilvl w:val="0"/>
          <w:numId w:val="10"/>
        </w:numPr>
      </w:pPr>
      <w:r w:rsidRPr="00635015">
        <w:t>J2SE 1.3 (Kestrel) 08 tháng 5, 2000</w:t>
      </w:r>
    </w:p>
    <w:p w:rsidR="00E8598C" w:rsidRPr="00635015" w:rsidRDefault="00E8598C" w:rsidP="00155488">
      <w:pPr>
        <w:pStyle w:val="ListParagraph"/>
        <w:numPr>
          <w:ilvl w:val="0"/>
          <w:numId w:val="10"/>
        </w:numPr>
      </w:pPr>
      <w:r w:rsidRPr="00635015">
        <w:t>J2SE 1.4.0 (Merlin) 06 tháng 02, 2002</w:t>
      </w:r>
    </w:p>
    <w:p w:rsidR="00E8598C" w:rsidRPr="00635015" w:rsidRDefault="00E8598C" w:rsidP="00155488">
      <w:pPr>
        <w:pStyle w:val="ListParagraph"/>
        <w:numPr>
          <w:ilvl w:val="0"/>
          <w:numId w:val="10"/>
        </w:numPr>
      </w:pPr>
      <w:r w:rsidRPr="00635015">
        <w:t>J2SE 5 (1.5.0) (Tiger) 30 tháng 9, 2004</w:t>
      </w:r>
    </w:p>
    <w:p w:rsidR="00E8598C" w:rsidRPr="00635015" w:rsidRDefault="00E8598C" w:rsidP="00155488">
      <w:pPr>
        <w:pStyle w:val="ListParagraph"/>
        <w:numPr>
          <w:ilvl w:val="0"/>
          <w:numId w:val="10"/>
        </w:numPr>
      </w:pPr>
      <w:r w:rsidRPr="00635015">
        <w:t>Java SE 6 (còn gọi là Mustang), được công bố </w:t>
      </w:r>
      <w:hyperlink r:id="rId51" w:tooltip="11 tháng 12" w:history="1">
        <w:r w:rsidRPr="00635015">
          <w:rPr>
            <w:rStyle w:val="Hyperlink"/>
          </w:rPr>
          <w:t>11 tháng 12</w:t>
        </w:r>
      </w:hyperlink>
      <w:r w:rsidRPr="00635015">
        <w:t> năm </w:t>
      </w:r>
      <w:hyperlink r:id="rId52" w:tooltip="2006" w:history="1">
        <w:r w:rsidRPr="00635015">
          <w:rPr>
            <w:rStyle w:val="Hyperlink"/>
          </w:rPr>
          <w:t>2006</w:t>
        </w:r>
      </w:hyperlink>
      <w:r w:rsidRPr="00635015">
        <w:t>, thông tin chính tại </w:t>
      </w:r>
      <w:hyperlink r:id="rId53" w:history="1">
        <w:r w:rsidRPr="00635015">
          <w:rPr>
            <w:rStyle w:val="Hyperlink"/>
          </w:rPr>
          <w:t>http://java.sun.com/javase/6/</w:t>
        </w:r>
      </w:hyperlink>
      <w:r w:rsidRPr="00635015">
        <w:t>. Các bản cập nhật 2 và 3 được đưa ra vào năm 2007, bản cập nhật 4 đưa ra tháng 1 năm 2008.</w:t>
      </w:r>
    </w:p>
    <w:p w:rsidR="00E8598C" w:rsidRPr="00635015" w:rsidRDefault="00E8598C" w:rsidP="00155488">
      <w:pPr>
        <w:pStyle w:val="ListParagraph"/>
        <w:numPr>
          <w:ilvl w:val="0"/>
          <w:numId w:val="10"/>
        </w:numPr>
      </w:pPr>
      <w:r w:rsidRPr="00635015">
        <w:t>JDK 6.18, 2010</w:t>
      </w:r>
    </w:p>
    <w:p w:rsidR="00E8598C" w:rsidRPr="00635015" w:rsidRDefault="00E8598C" w:rsidP="00155488">
      <w:pPr>
        <w:pStyle w:val="ListParagraph"/>
        <w:numPr>
          <w:ilvl w:val="0"/>
          <w:numId w:val="10"/>
        </w:numPr>
      </w:pPr>
      <w:r w:rsidRPr="00635015">
        <w:t>Java SE 7 (còn gọi là Dolphin), được bắt đầu từ tháng 8 năm 2006 và công bố ngày 28 tháng 7 năm 2011.</w:t>
      </w:r>
    </w:p>
    <w:p w:rsidR="00E8598C" w:rsidRPr="00635015" w:rsidRDefault="00E8598C" w:rsidP="00155488">
      <w:pPr>
        <w:pStyle w:val="ListParagraph"/>
        <w:numPr>
          <w:ilvl w:val="0"/>
          <w:numId w:val="10"/>
        </w:numPr>
      </w:pPr>
      <w:r w:rsidRPr="00635015">
        <w:t>JDK 8, 18 tháng 3 năm 2014</w:t>
      </w:r>
    </w:p>
    <w:p w:rsidR="00E8598C" w:rsidRPr="00635015" w:rsidRDefault="00E8598C" w:rsidP="00155488">
      <w:pPr>
        <w:pStyle w:val="ListParagraph"/>
        <w:numPr>
          <w:ilvl w:val="0"/>
          <w:numId w:val="10"/>
        </w:numPr>
      </w:pPr>
      <w:r w:rsidRPr="00635015">
        <w:t>JDK 9, năm 2016.</w:t>
      </w:r>
    </w:p>
    <w:p w:rsidR="00E8598C" w:rsidRPr="000A6031" w:rsidRDefault="000A136D" w:rsidP="006529FE">
      <w:pPr>
        <w:pStyle w:val="Heading2"/>
        <w:spacing w:before="120" w:after="120" w:line="26" w:lineRule="atLeast"/>
        <w:ind w:firstLine="0"/>
        <w:rPr>
          <w:rFonts w:cs="Times New Roman"/>
          <w:color w:val="auto"/>
        </w:rPr>
      </w:pPr>
      <w:bookmarkStart w:id="115" w:name="_Toc469133635"/>
      <w:bookmarkStart w:id="116" w:name="_Toc469091681"/>
      <w:bookmarkStart w:id="117" w:name="_Toc475801478"/>
      <w:bookmarkStart w:id="118" w:name="_Toc475999808"/>
      <w:bookmarkStart w:id="119" w:name="_Toc507842839"/>
      <w:bookmarkStart w:id="120" w:name="_Toc511914374"/>
      <w:bookmarkStart w:id="121" w:name="_Toc511914454"/>
      <w:bookmarkStart w:id="122" w:name="_Toc512547383"/>
      <w:r w:rsidRPr="000A6031">
        <w:rPr>
          <w:rFonts w:cs="Times New Roman"/>
          <w:color w:val="auto"/>
        </w:rPr>
        <w:t>1.</w:t>
      </w:r>
      <w:r w:rsidR="00A67684" w:rsidRPr="000A6031">
        <w:rPr>
          <w:rFonts w:cs="Times New Roman"/>
          <w:color w:val="auto"/>
        </w:rPr>
        <w:t xml:space="preserve">5. </w:t>
      </w:r>
      <w:r w:rsidR="00E8598C" w:rsidRPr="000A6031">
        <w:rPr>
          <w:rFonts w:cs="Times New Roman"/>
          <w:color w:val="auto"/>
        </w:rPr>
        <w:t>Tìm hiểu về</w:t>
      </w:r>
      <w:r w:rsidR="00A67684" w:rsidRPr="000A6031">
        <w:rPr>
          <w:rFonts w:cs="Times New Roman"/>
          <w:color w:val="auto"/>
        </w:rPr>
        <w:t xml:space="preserve"> Hệ điều hành</w:t>
      </w:r>
      <w:r w:rsidR="00E8598C" w:rsidRPr="000A6031">
        <w:rPr>
          <w:rFonts w:cs="Times New Roman"/>
          <w:color w:val="auto"/>
        </w:rPr>
        <w:t xml:space="preserve"> Android</w:t>
      </w:r>
      <w:bookmarkEnd w:id="115"/>
      <w:bookmarkEnd w:id="116"/>
      <w:bookmarkEnd w:id="117"/>
      <w:bookmarkEnd w:id="118"/>
      <w:r w:rsidR="00A67684" w:rsidRPr="000A6031">
        <w:rPr>
          <w:rFonts w:cs="Times New Roman"/>
          <w:color w:val="auto"/>
        </w:rPr>
        <w:t xml:space="preserve"> trên thiết bị di động</w:t>
      </w:r>
      <w:bookmarkEnd w:id="119"/>
      <w:bookmarkEnd w:id="120"/>
      <w:bookmarkEnd w:id="121"/>
      <w:bookmarkEnd w:id="122"/>
    </w:p>
    <w:p w:rsidR="00E8598C" w:rsidRPr="000A6031" w:rsidRDefault="000A136D" w:rsidP="00F82BEF">
      <w:pPr>
        <w:pStyle w:val="Heading3"/>
        <w:spacing w:before="120" w:after="120" w:line="26" w:lineRule="atLeast"/>
        <w:ind w:firstLine="0"/>
        <w:rPr>
          <w:rFonts w:cs="Times New Roman"/>
          <w:b w:val="0"/>
          <w:color w:val="auto"/>
          <w:szCs w:val="26"/>
        </w:rPr>
      </w:pPr>
      <w:bookmarkStart w:id="123" w:name="_Toc469133636"/>
      <w:bookmarkStart w:id="124" w:name="_Toc469091682"/>
      <w:bookmarkStart w:id="125" w:name="_Toc475801479"/>
      <w:bookmarkStart w:id="126" w:name="_Toc475999809"/>
      <w:bookmarkStart w:id="127" w:name="_Toc511914375"/>
      <w:bookmarkStart w:id="128" w:name="_Toc511914455"/>
      <w:bookmarkStart w:id="129" w:name="_Toc512547384"/>
      <w:r w:rsidRPr="000A6031">
        <w:rPr>
          <w:rFonts w:cs="Times New Roman"/>
          <w:color w:val="auto"/>
          <w:szCs w:val="26"/>
        </w:rPr>
        <w:t>1.</w:t>
      </w:r>
      <w:r w:rsidR="00A67684" w:rsidRPr="000A6031">
        <w:rPr>
          <w:rFonts w:cs="Times New Roman"/>
          <w:color w:val="auto"/>
          <w:szCs w:val="26"/>
        </w:rPr>
        <w:t xml:space="preserve">5.1 </w:t>
      </w:r>
      <w:r w:rsidR="00E8598C" w:rsidRPr="000A6031">
        <w:rPr>
          <w:rFonts w:cs="Times New Roman"/>
          <w:color w:val="auto"/>
          <w:szCs w:val="26"/>
        </w:rPr>
        <w:t>Giới thiệu</w:t>
      </w:r>
      <w:bookmarkEnd w:id="123"/>
      <w:bookmarkEnd w:id="124"/>
      <w:bookmarkEnd w:id="125"/>
      <w:bookmarkEnd w:id="126"/>
      <w:bookmarkEnd w:id="127"/>
      <w:bookmarkEnd w:id="128"/>
      <w:bookmarkEnd w:id="129"/>
    </w:p>
    <w:p w:rsidR="00E8598C" w:rsidRPr="000A6031" w:rsidRDefault="009F4274" w:rsidP="00635015">
      <w:pPr>
        <w:spacing w:line="26" w:lineRule="atLeast"/>
        <w:ind w:firstLine="709"/>
        <w:rPr>
          <w:rFonts w:cs="Times New Roman"/>
          <w:szCs w:val="26"/>
        </w:rPr>
      </w:pPr>
      <w:hyperlink r:id="rId54"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5"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6"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7"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8"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9"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60"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61"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62"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3"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4"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5"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6"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7"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8"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9"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0"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1"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2"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3"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4"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5"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6"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7"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Bảng 1.1: Các phiên bản hệ điều hành Android phát triển theo thời gian.</w:t>
      </w:r>
    </w:p>
    <w:p w:rsidR="008F3934" w:rsidRPr="000A6031" w:rsidRDefault="008F3934" w:rsidP="00547EC1">
      <w:pPr>
        <w:spacing w:line="26" w:lineRule="atLeast"/>
        <w:ind w:firstLine="709"/>
        <w:rPr>
          <w:rFonts w:cs="Times New Roman"/>
          <w:szCs w:val="26"/>
        </w:rPr>
      </w:pPr>
    </w:p>
    <w:p w:rsidR="00E8598C" w:rsidRPr="000A6031" w:rsidRDefault="008F3934" w:rsidP="00F82BEF">
      <w:pPr>
        <w:pStyle w:val="Heading3"/>
        <w:spacing w:before="120" w:after="120" w:line="26" w:lineRule="atLeast"/>
        <w:ind w:firstLine="0"/>
        <w:rPr>
          <w:rFonts w:cs="Times New Roman"/>
          <w:b w:val="0"/>
          <w:color w:val="auto"/>
          <w:szCs w:val="26"/>
        </w:rPr>
      </w:pPr>
      <w:bookmarkStart w:id="130" w:name="_Toc469133637"/>
      <w:bookmarkStart w:id="131" w:name="_Toc469091683"/>
      <w:bookmarkStart w:id="132" w:name="_Toc475801480"/>
      <w:bookmarkStart w:id="133" w:name="_Toc475999810"/>
      <w:bookmarkStart w:id="134" w:name="_Toc511914376"/>
      <w:bookmarkStart w:id="135" w:name="_Toc511914456"/>
      <w:bookmarkStart w:id="136" w:name="_Toc512547385"/>
      <w:r w:rsidRPr="000A6031">
        <w:rPr>
          <w:rFonts w:cs="Times New Roman"/>
          <w:color w:val="auto"/>
          <w:szCs w:val="26"/>
        </w:rPr>
        <w:t>1.</w:t>
      </w:r>
      <w:r w:rsidR="00A67684" w:rsidRPr="000A6031">
        <w:rPr>
          <w:rFonts w:cs="Times New Roman"/>
          <w:color w:val="auto"/>
          <w:szCs w:val="26"/>
        </w:rPr>
        <w:t xml:space="preserve">5.2 </w:t>
      </w:r>
      <w:r w:rsidR="00E8598C" w:rsidRPr="000A6031">
        <w:rPr>
          <w:rFonts w:cs="Times New Roman"/>
          <w:color w:val="auto"/>
          <w:szCs w:val="26"/>
        </w:rPr>
        <w:t>Cài đặt môi trường JDK và công cụ lập trình Android Studio</w:t>
      </w:r>
      <w:bookmarkEnd w:id="130"/>
      <w:bookmarkEnd w:id="131"/>
      <w:bookmarkEnd w:id="132"/>
      <w:bookmarkEnd w:id="133"/>
      <w:bookmarkEnd w:id="134"/>
      <w:bookmarkEnd w:id="135"/>
      <w:bookmarkEnd w:id="136"/>
    </w:p>
    <w:p w:rsidR="00E8598C" w:rsidRPr="000A6031" w:rsidRDefault="00E8598C" w:rsidP="00547EC1">
      <w:pPr>
        <w:spacing w:line="26" w:lineRule="atLeast"/>
        <w:ind w:firstLine="709"/>
        <w:rPr>
          <w:rFonts w:cs="Times New Roman"/>
          <w:szCs w:val="26"/>
        </w:rPr>
      </w:pPr>
      <w:r w:rsidRPr="000A6031">
        <w:rPr>
          <w:rFonts w:cs="Times New Roman"/>
          <w:szCs w:val="26"/>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935095" w:rsidRDefault="00E8598C" w:rsidP="00155488">
      <w:pPr>
        <w:pStyle w:val="ListParagraph"/>
        <w:numPr>
          <w:ilvl w:val="0"/>
          <w:numId w:val="10"/>
        </w:numPr>
      </w:pPr>
      <w:r w:rsidRPr="00935095">
        <w:t>Cài</w:t>
      </w:r>
      <w:r w:rsidR="00935095">
        <w:t xml:space="preserve"> đặt</w:t>
      </w:r>
      <w:r w:rsidRPr="00935095">
        <w:t xml:space="preserve"> JDK:</w:t>
      </w:r>
    </w:p>
    <w:p w:rsidR="008F3934" w:rsidRPr="00935095" w:rsidRDefault="00F82BEF" w:rsidP="00935095">
      <w:pPr>
        <w:ind w:firstLine="360"/>
      </w:pPr>
      <w:r>
        <w:t>T</w:t>
      </w:r>
      <w:r w:rsidR="00E8598C" w:rsidRPr="00935095">
        <w:t>ải bộ cài</w:t>
      </w:r>
      <w:r>
        <w:t xml:space="preserve"> đặt</w:t>
      </w:r>
      <w:r w:rsidR="00E8598C" w:rsidRPr="00935095">
        <w:t xml:space="preserve"> JDK tại:</w:t>
      </w:r>
    </w:p>
    <w:p w:rsidR="00E8598C" w:rsidRPr="00935095" w:rsidRDefault="009F4274" w:rsidP="00935095">
      <w:pPr>
        <w:ind w:firstLine="360"/>
      </w:pPr>
      <w:hyperlink r:id="rId78" w:history="1">
        <w:r w:rsidR="00E8598C" w:rsidRPr="00935095">
          <w:rPr>
            <w:rStyle w:val="Hyperlink"/>
          </w:rPr>
          <w:t>http://www.oracle.com/technetwork/java/javase/downloads/index.html</w:t>
        </w:r>
      </w:hyperlink>
    </w:p>
    <w:p w:rsidR="00E8598C" w:rsidRPr="00935095" w:rsidRDefault="00E8598C" w:rsidP="00935095">
      <w:pPr>
        <w:ind w:firstLine="360"/>
      </w:pPr>
      <w:r w:rsidRPr="00935095">
        <w:t>Thiết lập biến môi trường</w:t>
      </w:r>
      <w:r w:rsidR="00F82BEF">
        <w:t xml:space="preserve"> theo trang web sau</w:t>
      </w:r>
    </w:p>
    <w:p w:rsidR="00E8598C" w:rsidRPr="00935095" w:rsidRDefault="009F4274" w:rsidP="00935095">
      <w:pPr>
        <w:ind w:firstLine="360"/>
      </w:pPr>
      <w:hyperlink r:id="rId79" w:history="1">
        <w:r w:rsidR="00E8598C" w:rsidRPr="00935095">
          <w:rPr>
            <w:rStyle w:val="Hyperlink"/>
          </w:rPr>
          <w:t>http://windybook.com/java-bai-2-thiet-lap-bien-moi-truong-java-va-cai-dat-ide-netbean/</w:t>
        </w:r>
      </w:hyperlink>
    </w:p>
    <w:p w:rsidR="00E8598C" w:rsidRPr="00935095" w:rsidRDefault="00E8598C" w:rsidP="00155488">
      <w:pPr>
        <w:pStyle w:val="ListParagraph"/>
        <w:numPr>
          <w:ilvl w:val="0"/>
          <w:numId w:val="10"/>
        </w:numPr>
      </w:pPr>
      <w:r w:rsidRPr="00935095">
        <w:t>Cà</w:t>
      </w:r>
      <w:r w:rsidR="00935095">
        <w:t xml:space="preserve"> đặt</w:t>
      </w:r>
      <w:r w:rsidR="00935095" w:rsidRPr="00935095">
        <w:t xml:space="preserve"> </w:t>
      </w:r>
      <w:r w:rsidRPr="00935095">
        <w:t>Android Studio:</w:t>
      </w:r>
    </w:p>
    <w:p w:rsidR="00E8598C" w:rsidRPr="00935095" w:rsidRDefault="00E8598C" w:rsidP="00935095">
      <w:pPr>
        <w:ind w:firstLine="360"/>
      </w:pPr>
      <w:r w:rsidRPr="00935095">
        <w:t>Tải file cài</w:t>
      </w:r>
      <w:r w:rsidR="003B2EDA">
        <w:t xml:space="preserve"> đặt</w:t>
      </w:r>
      <w:r w:rsidRPr="00935095">
        <w:t xml:space="preserve"> tại:</w:t>
      </w:r>
      <w:r w:rsidR="008F3934" w:rsidRPr="00935095">
        <w:t xml:space="preserve"> </w:t>
      </w:r>
      <w:hyperlink r:id="rId80" w:history="1">
        <w:r w:rsidRPr="00935095">
          <w:rPr>
            <w:rStyle w:val="Hyperlink"/>
          </w:rPr>
          <w:t>https://developer.android.com/studio/index.html</w:t>
        </w:r>
      </w:hyperlink>
    </w:p>
    <w:p w:rsidR="00E8598C" w:rsidRPr="00935095" w:rsidRDefault="00935095" w:rsidP="00935095">
      <w:pPr>
        <w:ind w:firstLine="360"/>
      </w:pPr>
      <w:r>
        <w:t>Xem hướng dẫn cài đặt tại link sau</w:t>
      </w:r>
    </w:p>
    <w:p w:rsidR="00E8598C" w:rsidRPr="00935095" w:rsidRDefault="009F4274" w:rsidP="00935095">
      <w:pPr>
        <w:ind w:firstLine="360"/>
      </w:pPr>
      <w:hyperlink r:id="rId81" w:history="1">
        <w:r w:rsidR="00E8598C" w:rsidRPr="00935095">
          <w:rPr>
            <w:rStyle w:val="Hyperlink"/>
          </w:rPr>
          <w:t>https://developer.android.com/studio/install.html</w:t>
        </w:r>
      </w:hyperlink>
    </w:p>
    <w:p w:rsidR="00E8598C" w:rsidRPr="000A6031" w:rsidRDefault="008F3934" w:rsidP="00F82BEF">
      <w:pPr>
        <w:pStyle w:val="Heading3"/>
        <w:spacing w:before="120" w:after="120" w:line="26" w:lineRule="atLeast"/>
        <w:ind w:firstLine="0"/>
        <w:rPr>
          <w:rFonts w:cs="Times New Roman"/>
          <w:b w:val="0"/>
          <w:color w:val="auto"/>
          <w:szCs w:val="26"/>
        </w:rPr>
      </w:pPr>
      <w:bookmarkStart w:id="137" w:name="_Toc469133638"/>
      <w:bookmarkStart w:id="138" w:name="_Toc469091684"/>
      <w:bookmarkStart w:id="139" w:name="_Toc475801481"/>
      <w:bookmarkStart w:id="140" w:name="_Toc475999811"/>
      <w:bookmarkStart w:id="141" w:name="_Toc511914377"/>
      <w:bookmarkStart w:id="142" w:name="_Toc511914457"/>
      <w:bookmarkStart w:id="143" w:name="_Toc512547386"/>
      <w:r w:rsidRPr="000A6031">
        <w:rPr>
          <w:rFonts w:cs="Times New Roman"/>
          <w:color w:val="auto"/>
          <w:szCs w:val="26"/>
        </w:rPr>
        <w:t>1.</w:t>
      </w:r>
      <w:r w:rsidR="00A67684" w:rsidRPr="000A6031">
        <w:rPr>
          <w:rFonts w:cs="Times New Roman"/>
          <w:color w:val="auto"/>
          <w:szCs w:val="26"/>
        </w:rPr>
        <w:t xml:space="preserve">5.3 </w:t>
      </w:r>
      <w:r w:rsidR="00E8598C" w:rsidRPr="000A6031">
        <w:rPr>
          <w:rFonts w:cs="Times New Roman"/>
          <w:color w:val="auto"/>
          <w:szCs w:val="26"/>
        </w:rPr>
        <w:t>Vòng đời của một ứng dụng Android</w:t>
      </w:r>
      <w:bookmarkEnd w:id="137"/>
      <w:bookmarkEnd w:id="138"/>
      <w:bookmarkEnd w:id="139"/>
      <w:bookmarkEnd w:id="140"/>
      <w:bookmarkEnd w:id="141"/>
      <w:bookmarkEnd w:id="142"/>
      <w:bookmarkEnd w:id="143"/>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Application</w:t>
      </w:r>
      <w:r w:rsidRPr="000A6031">
        <w:rPr>
          <w:rStyle w:val="Strong"/>
          <w:rFonts w:cs="Times New Roman"/>
          <w:szCs w:val="26"/>
          <w:shd w:val="clear" w:color="auto" w:fill="FEFEFE"/>
        </w:rPr>
        <w:t xml:space="preserve">: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F82BEF">
        <w:rPr>
          <w:rStyle w:val="Strong"/>
          <w:rFonts w:cs="Times New Roman"/>
          <w:b w:val="0"/>
          <w:i/>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F82BEF">
        <w:rPr>
          <w:rStyle w:val="Strong"/>
          <w:rFonts w:cs="Times New Roman"/>
          <w:b w:val="0"/>
          <w:i/>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F82BEF">
        <w:rPr>
          <w:rStyle w:val="Strong"/>
          <w:rFonts w:cs="Times New Roman"/>
          <w:b w:val="0"/>
          <w:i/>
          <w:szCs w:val="26"/>
          <w:shd w:val="clear" w:color="auto" w:fill="FEFEFE"/>
        </w:rPr>
        <w:t>Activities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Activity Stack:</w:t>
      </w:r>
      <w:r w:rsidRPr="000A6031">
        <w:rPr>
          <w:rStyle w:val="Strong"/>
          <w:rFonts w:cs="Times New Roman"/>
          <w:szCs w:val="26"/>
          <w:shd w:val="clear" w:color="auto" w:fill="FEFEFE"/>
        </w:rPr>
        <w:t xml:space="preserve"> </w:t>
      </w:r>
      <w:r w:rsidRPr="000A6031">
        <w:rPr>
          <w:rFonts w:cs="Times New Roman"/>
          <w:szCs w:val="26"/>
          <w:shd w:val="clear" w:color="auto" w:fill="FEFEFE"/>
        </w:rPr>
        <w:t xml:space="preserve">Activity Stack hoạt động theo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F82BEF">
        <w:rPr>
          <w:rStyle w:val="Strong"/>
          <w:rFonts w:cs="Times New Roman"/>
          <w:b w:val="0"/>
          <w:i/>
          <w:szCs w:val="26"/>
          <w:shd w:val="clear" w:color="auto" w:fill="FEFEFE"/>
        </w:rPr>
        <w:t>Tasks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F82BEF">
      <w:pPr>
        <w:pStyle w:val="Heading3"/>
        <w:spacing w:before="120" w:after="120" w:line="26" w:lineRule="atLeast"/>
        <w:ind w:firstLine="0"/>
        <w:rPr>
          <w:rFonts w:cs="Times New Roman"/>
          <w:b w:val="0"/>
          <w:color w:val="auto"/>
          <w:szCs w:val="26"/>
        </w:rPr>
      </w:pPr>
      <w:bookmarkStart w:id="144" w:name="_Toc475801482"/>
      <w:bookmarkStart w:id="145" w:name="_Toc475999812"/>
      <w:bookmarkStart w:id="146" w:name="_Toc511914378"/>
      <w:bookmarkStart w:id="147" w:name="_Toc511914458"/>
      <w:bookmarkStart w:id="148" w:name="_Toc512547387"/>
      <w:r w:rsidRPr="000A6031">
        <w:rPr>
          <w:rFonts w:cs="Times New Roman"/>
          <w:color w:val="auto"/>
          <w:szCs w:val="26"/>
        </w:rPr>
        <w:t>1.</w:t>
      </w:r>
      <w:r w:rsidR="00A67684" w:rsidRPr="000A6031">
        <w:rPr>
          <w:rStyle w:val="Strong"/>
          <w:rFonts w:cs="Times New Roman"/>
          <w:b/>
          <w:color w:val="auto"/>
          <w:szCs w:val="26"/>
        </w:rPr>
        <w:t xml:space="preserve">5.4 </w:t>
      </w:r>
      <w:r w:rsidR="00E8598C" w:rsidRPr="000A6031">
        <w:rPr>
          <w:rStyle w:val="Strong"/>
          <w:rFonts w:cs="Times New Roman"/>
          <w:b/>
          <w:color w:val="auto"/>
          <w:szCs w:val="26"/>
        </w:rPr>
        <w:t>Tính năng của Android</w:t>
      </w:r>
      <w:bookmarkEnd w:id="144"/>
      <w:bookmarkEnd w:id="145"/>
      <w:bookmarkEnd w:id="146"/>
      <w:bookmarkEnd w:id="147"/>
      <w:bookmarkEnd w:id="148"/>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Cảm ứng đa điểm: Android có hỗ trợ cho cảm ứng đa điểm mà ban đầu đã được tạo sẵn trong các thiết bị cầm tay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Thay đổi kích thước widgets: widgets có thể thay đổi kích thước vì vậy người dùng có thể mở rộng để hiển thị nhiều nội dung, hoặc thu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là một dịch vụ cho phép nhà phát triển gửi các thông điệp ngắn đến người dùng của họ trên thiết bị Android,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F82BEF">
      <w:pPr>
        <w:pStyle w:val="Heading3"/>
        <w:spacing w:before="120" w:after="120" w:line="26" w:lineRule="atLeast"/>
        <w:ind w:firstLine="0"/>
        <w:rPr>
          <w:rFonts w:cs="Times New Roman"/>
          <w:color w:val="auto"/>
          <w:szCs w:val="26"/>
        </w:rPr>
      </w:pPr>
      <w:bookmarkStart w:id="149" w:name="_Toc475801483"/>
      <w:bookmarkStart w:id="150" w:name="_Toc475999813"/>
      <w:bookmarkStart w:id="151" w:name="_Toc511914379"/>
      <w:bookmarkStart w:id="152" w:name="_Toc511914459"/>
      <w:bookmarkStart w:id="153" w:name="_Toc512547388"/>
      <w:r w:rsidRPr="00935095">
        <w:rPr>
          <w:rFonts w:cs="Times New Roman"/>
          <w:color w:val="auto"/>
          <w:szCs w:val="26"/>
        </w:rPr>
        <w:t>1</w:t>
      </w:r>
      <w:r w:rsidRPr="000A6031">
        <w:rPr>
          <w:rFonts w:cs="Times New Roman"/>
          <w:b w:val="0"/>
          <w:color w:val="auto"/>
          <w:szCs w:val="26"/>
        </w:rPr>
        <w:t>.</w:t>
      </w:r>
      <w:r w:rsidR="00A67684" w:rsidRPr="000A6031">
        <w:rPr>
          <w:rStyle w:val="Strong"/>
          <w:rFonts w:cs="Times New Roman"/>
          <w:b/>
          <w:color w:val="auto"/>
          <w:szCs w:val="26"/>
        </w:rPr>
        <w:t>5.5</w:t>
      </w:r>
      <w:r w:rsidR="00A67684" w:rsidRPr="000A6031">
        <w:rPr>
          <w:rStyle w:val="Strong"/>
          <w:rFonts w:cs="Times New Roman"/>
          <w:color w:val="auto"/>
          <w:szCs w:val="26"/>
        </w:rPr>
        <w:t xml:space="preserve"> </w:t>
      </w:r>
      <w:r w:rsidR="00E8598C" w:rsidRPr="000A6031">
        <w:rPr>
          <w:rStyle w:val="Strong"/>
          <w:rFonts w:cs="Times New Roman"/>
          <w:b/>
          <w:color w:val="auto"/>
          <w:szCs w:val="26"/>
        </w:rPr>
        <w:t>Các ứng dụng Android</w:t>
      </w:r>
      <w:bookmarkEnd w:id="149"/>
      <w:bookmarkEnd w:id="150"/>
      <w:bookmarkEnd w:id="151"/>
      <w:bookmarkEnd w:id="152"/>
      <w:bookmarkEnd w:id="153"/>
    </w:p>
    <w:p w:rsidR="00E8598C" w:rsidRPr="000A6031" w:rsidRDefault="00E8598C" w:rsidP="00935095">
      <w:pPr>
        <w:spacing w:line="26" w:lineRule="atLeast"/>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t>Android được dùng cho hàng trăm triệu thiết bị di động tại hơn 190 quốc gia trên toàn thế giới. Mỗi ngày có hơn 1 triệu thiết bị Android mới được kích hoạt.</w:t>
      </w:r>
    </w:p>
    <w:p w:rsidR="00E8598C" w:rsidRPr="00101651" w:rsidRDefault="00730DE8" w:rsidP="00F82BEF">
      <w:pPr>
        <w:pStyle w:val="Heading3"/>
        <w:ind w:firstLine="0"/>
        <w:rPr>
          <w:rFonts w:cs="Times New Roman"/>
          <w:b w:val="0"/>
          <w:color w:val="auto"/>
          <w:szCs w:val="26"/>
        </w:rPr>
      </w:pPr>
      <w:bookmarkStart w:id="154" w:name="_Toc444810687"/>
      <w:bookmarkStart w:id="155" w:name="_Toc475801484"/>
      <w:bookmarkStart w:id="156" w:name="_Toc475999814"/>
      <w:bookmarkStart w:id="157" w:name="_Toc511914380"/>
      <w:bookmarkStart w:id="158" w:name="_Toc511914460"/>
      <w:bookmarkStart w:id="159" w:name="_Toc512547389"/>
      <w:r w:rsidRPr="00101651">
        <w:rPr>
          <w:rFonts w:cs="Times New Roman"/>
          <w:color w:val="auto"/>
          <w:szCs w:val="26"/>
        </w:rPr>
        <w:t>1.</w:t>
      </w:r>
      <w:r w:rsidRPr="00F82BEF">
        <w:rPr>
          <w:rStyle w:val="Strong"/>
          <w:rFonts w:cs="Times New Roman"/>
          <w:b/>
          <w:color w:val="auto"/>
          <w:szCs w:val="26"/>
        </w:rPr>
        <w:t>5.</w:t>
      </w:r>
      <w:r w:rsidRPr="00101651">
        <w:rPr>
          <w:rStyle w:val="Strong"/>
          <w:rFonts w:cs="Times New Roman"/>
          <w:color w:val="auto"/>
          <w:szCs w:val="26"/>
        </w:rPr>
        <w:t xml:space="preserve">6 </w:t>
      </w:r>
      <w:r w:rsidR="00E8598C" w:rsidRPr="00101651">
        <w:rPr>
          <w:rFonts w:cs="Times New Roman"/>
          <w:color w:val="auto"/>
          <w:szCs w:val="26"/>
        </w:rPr>
        <w:t>Kiến trúc của hệ điều hành Android</w:t>
      </w:r>
      <w:bookmarkEnd w:id="154"/>
      <w:bookmarkEnd w:id="155"/>
      <w:bookmarkEnd w:id="156"/>
      <w:bookmarkEnd w:id="157"/>
      <w:bookmarkEnd w:id="158"/>
      <w:bookmarkEnd w:id="159"/>
    </w:p>
    <w:p w:rsidR="00E8598C" w:rsidRPr="00101651" w:rsidRDefault="00E8598C" w:rsidP="00547EC1">
      <w:pPr>
        <w:spacing w:line="26" w:lineRule="atLeast"/>
        <w:ind w:firstLine="709"/>
        <w:rPr>
          <w:rFonts w:cs="Times New Roman"/>
          <w:szCs w:val="26"/>
        </w:rPr>
      </w:pPr>
      <w:r w:rsidRPr="00101651">
        <w:rPr>
          <w:rFonts w:cs="Times New Roman"/>
          <w:szCs w:val="26"/>
        </w:rPr>
        <w:t>Hệ điều hành Android là một tập hợp của các thành phần phần mềm được chia thành 5 phần và 4 lớp chính:</w:t>
      </w:r>
    </w:p>
    <w:p w:rsidR="00E8598C" w:rsidRPr="00101651" w:rsidRDefault="00E8598C" w:rsidP="00547EC1">
      <w:pPr>
        <w:spacing w:line="26" w:lineRule="atLeast"/>
        <w:ind w:firstLine="709"/>
        <w:rPr>
          <w:rFonts w:cs="Times New Roman"/>
          <w:szCs w:val="26"/>
        </w:rPr>
      </w:pPr>
      <w:r w:rsidRPr="00101651">
        <w:rPr>
          <w:rFonts w:cs="Times New Roman"/>
          <w:noProof/>
          <w:szCs w:val="26"/>
          <w:lang w:eastAsia="en-US"/>
        </w:rPr>
        <w:lastRenderedPageBreak/>
        <w:drawing>
          <wp:inline distT="0" distB="0" distL="0" distR="0" wp14:anchorId="2176277B" wp14:editId="4CD5661C">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101651" w:rsidRDefault="00730DE8" w:rsidP="00547EC1">
      <w:pPr>
        <w:spacing w:line="26" w:lineRule="atLeast"/>
        <w:ind w:firstLine="709"/>
        <w:jc w:val="center"/>
        <w:rPr>
          <w:rStyle w:val="Strong"/>
          <w:rFonts w:cs="Times New Roman"/>
          <w:b w:val="0"/>
          <w:szCs w:val="26"/>
        </w:rPr>
      </w:pPr>
      <w:r w:rsidRPr="00101651">
        <w:rPr>
          <w:rStyle w:val="Strong"/>
          <w:rFonts w:cs="Times New Roman"/>
          <w:b w:val="0"/>
          <w:szCs w:val="26"/>
        </w:rPr>
        <w:t>Hình 1.1: Mô tả kiến</w:t>
      </w:r>
      <w:r w:rsidR="008F3934" w:rsidRPr="00101651">
        <w:rPr>
          <w:rStyle w:val="Strong"/>
          <w:rFonts w:cs="Times New Roman"/>
          <w:b w:val="0"/>
          <w:szCs w:val="26"/>
        </w:rPr>
        <w:t xml:space="preserve"> trúc của hệ điều hành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Linux Kernel</w:t>
      </w:r>
    </w:p>
    <w:p w:rsidR="00E8598C" w:rsidRPr="00101651" w:rsidRDefault="00E8598C" w:rsidP="00547EC1">
      <w:pPr>
        <w:spacing w:line="26" w:lineRule="atLeast"/>
        <w:ind w:firstLine="709"/>
        <w:rPr>
          <w:rFonts w:cs="Times New Roman"/>
          <w:szCs w:val="26"/>
        </w:rPr>
      </w:pPr>
      <w:r w:rsidRPr="00101651">
        <w:rPr>
          <w:rFonts w:cs="Times New Roman"/>
          <w:szCs w:val="26"/>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Libraries</w:t>
      </w:r>
    </w:p>
    <w:p w:rsidR="00E8598C" w:rsidRPr="00101651" w:rsidRDefault="00E8598C" w:rsidP="00547EC1">
      <w:pPr>
        <w:spacing w:line="26" w:lineRule="atLeast"/>
        <w:ind w:firstLine="709"/>
        <w:rPr>
          <w:rFonts w:cs="Times New Roman"/>
          <w:szCs w:val="26"/>
        </w:rPr>
      </w:pPr>
      <w:r w:rsidRPr="00101651">
        <w:rPr>
          <w:rFonts w:cs="Times New Roman"/>
          <w:szCs w:val="26"/>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Android Runtime</w:t>
      </w:r>
    </w:p>
    <w:p w:rsidR="00E8598C" w:rsidRPr="00101651" w:rsidRDefault="00E8598C" w:rsidP="00547EC1">
      <w:pPr>
        <w:spacing w:line="26" w:lineRule="atLeast"/>
        <w:ind w:firstLine="709"/>
        <w:rPr>
          <w:rFonts w:cs="Times New Roman"/>
          <w:szCs w:val="26"/>
        </w:rPr>
      </w:pPr>
      <w:r w:rsidRPr="0010165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101651" w:rsidRDefault="00E8598C" w:rsidP="00547EC1">
      <w:pPr>
        <w:spacing w:line="26" w:lineRule="atLeast"/>
        <w:ind w:firstLine="709"/>
        <w:rPr>
          <w:rFonts w:cs="Times New Roman"/>
          <w:szCs w:val="26"/>
        </w:rPr>
      </w:pPr>
      <w:r w:rsidRPr="00101651">
        <w:rPr>
          <w:rFonts w:cs="Times New Roman"/>
          <w:szCs w:val="26"/>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101651" w:rsidRDefault="00E8598C" w:rsidP="00547EC1">
      <w:pPr>
        <w:spacing w:line="26" w:lineRule="atLeast"/>
        <w:ind w:firstLine="709"/>
        <w:rPr>
          <w:rFonts w:cs="Times New Roman"/>
          <w:szCs w:val="26"/>
        </w:rPr>
      </w:pPr>
      <w:r w:rsidRPr="00101651">
        <w:rPr>
          <w:rFonts w:cs="Times New Roman"/>
          <w:szCs w:val="26"/>
        </w:rPr>
        <w:t>Android Runtime cũng cung cấp bộ thư viện cốt lõi, cho phép các lập trình viên Android sử dụng để viết các ứng dụng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 Framework</w:t>
      </w:r>
    </w:p>
    <w:p w:rsidR="00E8598C" w:rsidRPr="00101651" w:rsidRDefault="00E8598C" w:rsidP="00547EC1">
      <w:pPr>
        <w:spacing w:line="26" w:lineRule="atLeast"/>
        <w:ind w:firstLine="709"/>
        <w:rPr>
          <w:rFonts w:cs="Times New Roman"/>
          <w:szCs w:val="26"/>
        </w:rPr>
      </w:pPr>
      <w:r w:rsidRPr="00101651">
        <w:rPr>
          <w:rFonts w:cs="Times New Roman"/>
          <w:szCs w:val="26"/>
        </w:rPr>
        <w:lastRenderedPageBreak/>
        <w:t>Lớp Application Framework cung cấp nhiều dịch vụ cấp cao hơn cho các ứng dụng trong các class Java. Các lập trình viên cũng được phép sử dụng các dịch vụ này trong các ứng dụng của họ.</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Applications</w:t>
      </w:r>
    </w:p>
    <w:p w:rsidR="00730DE8" w:rsidRPr="00101651" w:rsidRDefault="00730DE8" w:rsidP="00730DE8">
      <w:pPr>
        <w:spacing w:line="26" w:lineRule="atLeast"/>
        <w:ind w:firstLine="709"/>
        <w:rPr>
          <w:rFonts w:cs="Times New Roman"/>
          <w:szCs w:val="26"/>
        </w:rPr>
      </w:pPr>
      <w:r w:rsidRPr="00101651">
        <w:rPr>
          <w:rFonts w:cs="Times New Roman"/>
          <w:szCs w:val="26"/>
        </w:rPr>
        <w:t xml:space="preserve">Ở đây </w:t>
      </w:r>
      <w:r w:rsidR="00E8598C" w:rsidRPr="00101651">
        <w:rPr>
          <w:rFonts w:cs="Times New Roman"/>
          <w:szCs w:val="26"/>
        </w:rPr>
        <w:t xml:space="preserve">sẽ thấy tất cả các ứng dụng Android ở lớp trên cùng. Ứng dụng </w:t>
      </w:r>
      <w:r w:rsidRPr="00101651">
        <w:rPr>
          <w:rFonts w:cs="Times New Roman"/>
          <w:szCs w:val="26"/>
        </w:rPr>
        <w:t>được</w:t>
      </w:r>
      <w:r w:rsidR="00E8598C" w:rsidRPr="00101651">
        <w:rPr>
          <w:rFonts w:cs="Times New Roman"/>
          <w:szCs w:val="26"/>
        </w:rPr>
        <w:t xml:space="preserve"> </w:t>
      </w:r>
      <w:r w:rsidRPr="00101651">
        <w:rPr>
          <w:rFonts w:cs="Times New Roman"/>
          <w:szCs w:val="26"/>
        </w:rPr>
        <w:t>lập trình</w:t>
      </w:r>
      <w:r w:rsidR="00E8598C" w:rsidRPr="00101651">
        <w:rPr>
          <w:rFonts w:cs="Times New Roman"/>
          <w:szCs w:val="26"/>
        </w:rPr>
        <w:t xml:space="preserve"> sẽ được cài đặt vào lớp này.</w:t>
      </w:r>
    </w:p>
    <w:p w:rsidR="009D1BE1" w:rsidRPr="00101651" w:rsidRDefault="009D1BE1" w:rsidP="009D1BE1">
      <w:pPr>
        <w:rPr>
          <w:rFonts w:cs="Times New Roman"/>
          <w:szCs w:val="26"/>
        </w:rPr>
      </w:pPr>
      <w:bookmarkStart w:id="160" w:name="_Toc444810688"/>
      <w:bookmarkStart w:id="161" w:name="_Toc475801485"/>
      <w:bookmarkStart w:id="162" w:name="_Toc475999815"/>
    </w:p>
    <w:p w:rsidR="00F46D1D" w:rsidRPr="009D1BE1" w:rsidRDefault="00E8598C" w:rsidP="00155488">
      <w:pPr>
        <w:pStyle w:val="ListParagraph"/>
        <w:numPr>
          <w:ilvl w:val="2"/>
          <w:numId w:val="38"/>
        </w:numPr>
        <w:spacing w:line="26" w:lineRule="atLeast"/>
        <w:outlineLvl w:val="2"/>
        <w:rPr>
          <w:rFonts w:cs="Times New Roman"/>
          <w:b/>
          <w:szCs w:val="26"/>
        </w:rPr>
      </w:pPr>
      <w:bookmarkStart w:id="163" w:name="_Toc511914381"/>
      <w:bookmarkStart w:id="164" w:name="_Toc511914461"/>
      <w:bookmarkStart w:id="165" w:name="_Toc512547390"/>
      <w:r w:rsidRPr="009D1BE1">
        <w:rPr>
          <w:rFonts w:cs="Times New Roman"/>
          <w:b/>
          <w:szCs w:val="26"/>
        </w:rPr>
        <w:t>Các thành phần cơ bản của một ứng dụng android</w:t>
      </w:r>
      <w:bookmarkEnd w:id="160"/>
      <w:bookmarkEnd w:id="161"/>
      <w:bookmarkEnd w:id="162"/>
      <w:bookmarkEnd w:id="163"/>
      <w:bookmarkEnd w:id="164"/>
      <w:bookmarkEnd w:id="165"/>
    </w:p>
    <w:p w:rsidR="00F46D1D" w:rsidRDefault="00E8598C" w:rsidP="00F46D1D">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r w:rsidRPr="00F46D1D">
        <w:t> AndroidManifest.xml, mô tả mỗi thành phần của ứng dụng và cách chúng tương tác.</w:t>
      </w:r>
    </w:p>
    <w:p w:rsidR="00E8598C" w:rsidRPr="00F46D1D" w:rsidRDefault="00730DE8" w:rsidP="00F46D1D">
      <w:r w:rsidRPr="00F46D1D">
        <w:t>Bốn</w:t>
      </w:r>
      <w:r w:rsidR="00E8598C" w:rsidRPr="00F46D1D">
        <w:t xml:space="preserve"> thành phần chính được sử dụng trong ứng dụng Android:</w:t>
      </w:r>
    </w:p>
    <w:p w:rsidR="00E8598C" w:rsidRPr="00730DE8" w:rsidRDefault="00E8598C" w:rsidP="00155488">
      <w:pPr>
        <w:pStyle w:val="ListParagraph"/>
        <w:numPr>
          <w:ilvl w:val="0"/>
          <w:numId w:val="12"/>
        </w:numPr>
      </w:pPr>
      <w:r w:rsidRPr="00730DE8">
        <w:rPr>
          <w:b/>
        </w:rPr>
        <w:t>Activities</w:t>
      </w:r>
      <w:r w:rsidRPr="00730DE8">
        <w:t>: Ra lệnh cho giao diện và xử lý tương tác của người dùng với màn hình smartPhone.</w:t>
      </w:r>
    </w:p>
    <w:p w:rsidR="00E8598C" w:rsidRPr="00730DE8" w:rsidRDefault="00E8598C" w:rsidP="00155488">
      <w:pPr>
        <w:pStyle w:val="ListParagraph"/>
        <w:numPr>
          <w:ilvl w:val="0"/>
          <w:numId w:val="12"/>
        </w:numPr>
      </w:pPr>
      <w:r w:rsidRPr="00730DE8">
        <w:rPr>
          <w:b/>
        </w:rPr>
        <w:t>Services</w:t>
      </w:r>
      <w:r w:rsidRPr="00730DE8">
        <w:t>: Là thành phần chạy phía sau, chạy bên trong của mỗi ứng dụng.</w:t>
      </w:r>
    </w:p>
    <w:p w:rsidR="00E8598C" w:rsidRPr="00730DE8" w:rsidRDefault="00E8598C" w:rsidP="00155488">
      <w:pPr>
        <w:pStyle w:val="ListParagraph"/>
        <w:numPr>
          <w:ilvl w:val="0"/>
          <w:numId w:val="12"/>
        </w:numPr>
      </w:pPr>
      <w:r w:rsidRPr="00730DE8">
        <w:rPr>
          <w:b/>
        </w:rPr>
        <w:t>Broadcast</w:t>
      </w:r>
      <w:r w:rsidRPr="00730DE8">
        <w:t xml:space="preserve"> Receivers: Xử lý việc giao tiếp giữa HĐH Android và ứng dụng.</w:t>
      </w:r>
    </w:p>
    <w:p w:rsidR="00730DE8" w:rsidRPr="00730DE8" w:rsidRDefault="00E8598C" w:rsidP="00155488">
      <w:pPr>
        <w:pStyle w:val="ListParagraph"/>
        <w:numPr>
          <w:ilvl w:val="0"/>
          <w:numId w:val="12"/>
        </w:numPr>
      </w:pPr>
      <w:r w:rsidRPr="00730DE8">
        <w:rPr>
          <w:b/>
        </w:rPr>
        <w:t>Content Providers</w:t>
      </w:r>
      <w:r w:rsidRPr="00730DE8">
        <w:t>: Xử lý dữ liệu và  các vấn đề về quản lý cơ sở dữ liệu.</w:t>
      </w:r>
    </w:p>
    <w:p w:rsidR="00E8598C" w:rsidRPr="00730DE8" w:rsidRDefault="00E8598C" w:rsidP="00155488">
      <w:pPr>
        <w:pStyle w:val="ListParagraph"/>
        <w:numPr>
          <w:ilvl w:val="0"/>
          <w:numId w:val="13"/>
        </w:numPr>
        <w:spacing w:line="26" w:lineRule="atLeast"/>
        <w:rPr>
          <w:rFonts w:eastAsia="Times New Roman" w:cs="Times New Roman"/>
          <w:b/>
          <w:szCs w:val="26"/>
        </w:rPr>
      </w:pPr>
      <w:bookmarkStart w:id="166" w:name="_Toc444810689"/>
      <w:bookmarkStart w:id="167" w:name="_Toc475801486"/>
      <w:bookmarkStart w:id="168" w:name="_Toc475999816"/>
      <w:r w:rsidRPr="00730DE8">
        <w:rPr>
          <w:rFonts w:eastAsia="Times New Roman" w:cs="Times New Roman"/>
          <w:b/>
          <w:szCs w:val="26"/>
        </w:rPr>
        <w:t>Activity</w:t>
      </w:r>
      <w:bookmarkEnd w:id="166"/>
      <w:bookmarkEnd w:id="167"/>
      <w:bookmarkEnd w:id="168"/>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mail, một</w:t>
      </w:r>
      <w:r w:rsidRPr="00730DE8">
        <w:rPr>
          <w:rFonts w:eastAsia="Times New Roman" w:cs="Times New Roman"/>
          <w:bCs/>
          <w:szCs w:val="26"/>
        </w:rPr>
        <w:t>Activity</w:t>
      </w:r>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r w:rsidRPr="00F46D1D">
        <w:rPr>
          <w:rFonts w:eastAsia="Times New Roman" w:cs="Times New Roman"/>
          <w:szCs w:val="26"/>
        </w:rPr>
        <w:t xml:space="preserve">  khởi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31BB2481" wp14:editId="737424A7">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Class Activity định nghĩa nhiều phương thức cho các sự kiện, không cần phải thực thi tất cả các phương thức này, tuy nhiên việc hiểu rõ và áp dụng chúng vào ứng dụng khá quan trọng, giúp cho ứng dụng có các hành vi như mong đợi của người dùng.</w:t>
      </w:r>
    </w:p>
    <w:p w:rsidR="00E8598C" w:rsidRPr="00F46D1D" w:rsidRDefault="00E8598C" w:rsidP="00155488">
      <w:pPr>
        <w:pStyle w:val="ListParagraph"/>
        <w:numPr>
          <w:ilvl w:val="0"/>
          <w:numId w:val="14"/>
        </w:numPr>
      </w:pPr>
      <w:r w:rsidRPr="00780F64">
        <w:rPr>
          <w:rFonts w:ascii="Consolas" w:hAnsi="Consolas"/>
        </w:rPr>
        <w:t>onCreate</w:t>
      </w:r>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155488">
      <w:pPr>
        <w:pStyle w:val="ListParagraph"/>
        <w:numPr>
          <w:ilvl w:val="0"/>
          <w:numId w:val="14"/>
        </w:numPr>
      </w:pPr>
      <w:r w:rsidRPr="00780F64">
        <w:rPr>
          <w:rFonts w:ascii="Consolas" w:hAnsi="Consolas"/>
        </w:rPr>
        <w:t>onStart</w:t>
      </w:r>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155488">
      <w:pPr>
        <w:pStyle w:val="ListParagraph"/>
        <w:numPr>
          <w:ilvl w:val="0"/>
          <w:numId w:val="14"/>
        </w:numPr>
      </w:pPr>
      <w:r w:rsidRPr="00780F64">
        <w:rPr>
          <w:rFonts w:ascii="Consolas" w:hAnsi="Consolas"/>
        </w:rPr>
        <w:lastRenderedPageBreak/>
        <w:t>onResume</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155488">
      <w:pPr>
        <w:pStyle w:val="ListParagraph"/>
        <w:numPr>
          <w:ilvl w:val="0"/>
          <w:numId w:val="14"/>
        </w:numPr>
      </w:pPr>
      <w:r w:rsidRPr="00780F64">
        <w:rPr>
          <w:rFonts w:ascii="Consolas" w:hAnsi="Consolas"/>
        </w:rPr>
        <w:t>onPause</w:t>
      </w:r>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155488">
      <w:pPr>
        <w:pStyle w:val="ListParagraph"/>
        <w:numPr>
          <w:ilvl w:val="0"/>
          <w:numId w:val="14"/>
        </w:numPr>
      </w:pPr>
      <w:r w:rsidRPr="00780F64">
        <w:rPr>
          <w:rFonts w:ascii="Consolas" w:hAnsi="Consolas"/>
        </w:rPr>
        <w:t>onStop</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155488">
      <w:pPr>
        <w:pStyle w:val="ListParagraph"/>
        <w:numPr>
          <w:ilvl w:val="0"/>
          <w:numId w:val="14"/>
        </w:numPr>
      </w:pPr>
      <w:r w:rsidRPr="00780F64">
        <w:rPr>
          <w:rFonts w:ascii="Consolas" w:hAnsi="Consolas"/>
        </w:rPr>
        <w:t>onDestroy</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155488">
      <w:pPr>
        <w:pStyle w:val="ListParagraph"/>
        <w:numPr>
          <w:ilvl w:val="0"/>
          <w:numId w:val="14"/>
        </w:numPr>
      </w:pPr>
      <w:r w:rsidRPr="00780F64">
        <w:rPr>
          <w:rFonts w:ascii="Consolas" w:hAnsi="Consolas"/>
        </w:rPr>
        <w:t>onRestart</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169" w:name="_Toc444810690"/>
      <w:bookmarkStart w:id="170" w:name="_Toc475801487"/>
      <w:bookmarkStart w:id="171" w:name="_Toc475999817"/>
      <w:r w:rsidRPr="00780F64">
        <w:rPr>
          <w:rFonts w:eastAsia="Times New Roman" w:cs="Times New Roman"/>
          <w:b/>
          <w:szCs w:val="26"/>
        </w:rPr>
        <w:t>Services</w:t>
      </w:r>
      <w:bookmarkEnd w:id="169"/>
      <w:bookmarkEnd w:id="170"/>
      <w:bookmarkEnd w:id="171"/>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172" w:name="_Toc444810691"/>
      <w:bookmarkStart w:id="173" w:name="_Toc475801488"/>
      <w:bookmarkStart w:id="174" w:name="_Toc475999818"/>
      <w:r w:rsidRPr="00780F64">
        <w:rPr>
          <w:rFonts w:eastAsia="Times New Roman" w:cs="Times New Roman"/>
          <w:b/>
          <w:szCs w:val="26"/>
        </w:rPr>
        <w:t>Broadcast Receivers</w:t>
      </w:r>
      <w:bookmarkEnd w:id="172"/>
      <w:bookmarkEnd w:id="173"/>
      <w:bookmarkEnd w:id="174"/>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175" w:name="_Toc444810692"/>
    </w:p>
    <w:p w:rsidR="00E8598C" w:rsidRPr="00780F64" w:rsidRDefault="00E8598C" w:rsidP="00155488">
      <w:pPr>
        <w:pStyle w:val="ListParagraph"/>
        <w:numPr>
          <w:ilvl w:val="0"/>
          <w:numId w:val="13"/>
        </w:numPr>
        <w:spacing w:line="26" w:lineRule="atLeast"/>
        <w:rPr>
          <w:rFonts w:eastAsia="Times New Roman" w:cs="Times New Roman"/>
          <w:b/>
          <w:szCs w:val="26"/>
        </w:rPr>
      </w:pPr>
      <w:r w:rsidRPr="00780F64">
        <w:rPr>
          <w:rFonts w:eastAsia="Times New Roman" w:cs="Times New Roman"/>
          <w:b/>
          <w:szCs w:val="26"/>
        </w:rPr>
        <w:t>Content Providers</w:t>
      </w:r>
      <w:bookmarkEnd w:id="175"/>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và phải thực thi theo tiêu chuẩn trong bộ các API để cho các ứng dụng khác có thể giao tiếp.</w:t>
      </w:r>
    </w:p>
    <w:p w:rsidR="00E8598C" w:rsidRPr="000A6031" w:rsidRDefault="00331814" w:rsidP="00F82BEF">
      <w:pPr>
        <w:pStyle w:val="Heading3"/>
        <w:spacing w:before="120" w:after="120" w:line="26" w:lineRule="atLeast"/>
        <w:ind w:firstLine="0"/>
        <w:rPr>
          <w:rFonts w:cs="Times New Roman"/>
          <w:b w:val="0"/>
          <w:color w:val="auto"/>
          <w:szCs w:val="26"/>
        </w:rPr>
      </w:pPr>
      <w:bookmarkStart w:id="176" w:name="_Toc475801490"/>
      <w:bookmarkStart w:id="177" w:name="_Toc475999820"/>
      <w:bookmarkStart w:id="178" w:name="_Toc511914382"/>
      <w:bookmarkStart w:id="179" w:name="_Toc511914462"/>
      <w:bookmarkStart w:id="180" w:name="_Toc512547391"/>
      <w:r w:rsidRPr="000A6031">
        <w:rPr>
          <w:rFonts w:cs="Times New Roman"/>
          <w:color w:val="auto"/>
          <w:szCs w:val="26"/>
        </w:rPr>
        <w:t>1.</w:t>
      </w:r>
      <w:r w:rsidR="00A67684" w:rsidRPr="000A6031">
        <w:rPr>
          <w:rFonts w:cs="Times New Roman"/>
          <w:color w:val="auto"/>
          <w:szCs w:val="26"/>
        </w:rPr>
        <w:t>5.</w:t>
      </w:r>
      <w:r w:rsidR="006B4A05">
        <w:rPr>
          <w:rFonts w:cs="Times New Roman"/>
          <w:color w:val="auto"/>
          <w:szCs w:val="26"/>
        </w:rPr>
        <w:t>8</w:t>
      </w:r>
      <w:r w:rsidR="00A67684" w:rsidRPr="000A6031">
        <w:rPr>
          <w:rFonts w:cs="Times New Roman"/>
          <w:color w:val="auto"/>
          <w:szCs w:val="26"/>
        </w:rPr>
        <w:t xml:space="preserve"> </w:t>
      </w:r>
      <w:r w:rsidR="00E8598C" w:rsidRPr="000A6031">
        <w:rPr>
          <w:rFonts w:cs="Times New Roman"/>
          <w:color w:val="auto"/>
          <w:szCs w:val="26"/>
        </w:rPr>
        <w:t xml:space="preserve">Các </w:t>
      </w:r>
      <w:r w:rsidR="006B4A05">
        <w:rPr>
          <w:rFonts w:cs="Times New Roman"/>
          <w:color w:val="auto"/>
          <w:szCs w:val="26"/>
        </w:rPr>
        <w:t>tệp tin</w:t>
      </w:r>
      <w:r w:rsidR="00E8598C" w:rsidRPr="000A6031">
        <w:rPr>
          <w:rFonts w:cs="Times New Roman"/>
          <w:color w:val="auto"/>
          <w:szCs w:val="26"/>
        </w:rPr>
        <w:t xml:space="preserve"> quan trọng trong Android</w:t>
      </w:r>
      <w:bookmarkEnd w:id="176"/>
      <w:bookmarkEnd w:id="177"/>
      <w:bookmarkEnd w:id="178"/>
      <w:bookmarkEnd w:id="179"/>
      <w:bookmarkEnd w:id="180"/>
    </w:p>
    <w:p w:rsidR="00E8598C" w:rsidRPr="00D43C73" w:rsidRDefault="006B4A05" w:rsidP="00155488">
      <w:pPr>
        <w:pStyle w:val="ListParagraph"/>
        <w:numPr>
          <w:ilvl w:val="0"/>
          <w:numId w:val="15"/>
        </w:numPr>
        <w:rPr>
          <w:b/>
        </w:rPr>
      </w:pPr>
      <w:bookmarkStart w:id="181" w:name="_Toc444810700"/>
      <w:bookmarkStart w:id="182" w:name="_Toc475801491"/>
      <w:bookmarkStart w:id="183" w:name="_Toc475999821"/>
      <w:r w:rsidRPr="00D43C73">
        <w:rPr>
          <w:b/>
        </w:rPr>
        <w:t xml:space="preserve">Tệp tin </w:t>
      </w:r>
      <w:r w:rsidR="00E8598C" w:rsidRPr="00D43C73">
        <w:rPr>
          <w:b/>
        </w:rPr>
        <w:t>MainActivity.java</w:t>
      </w:r>
      <w:bookmarkEnd w:id="181"/>
      <w:bookmarkEnd w:id="182"/>
      <w:bookmarkEnd w:id="183"/>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lastRenderedPageBreak/>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155488">
            <w:pPr>
              <w:pStyle w:val="ListParagraph"/>
              <w:numPr>
                <w:ilvl w:val="0"/>
                <w:numId w:val="15"/>
              </w:numPr>
              <w:spacing w:line="26" w:lineRule="atLeast"/>
              <w:rPr>
                <w:rFonts w:cs="Times New Roman"/>
                <w:b/>
                <w:szCs w:val="26"/>
              </w:rPr>
            </w:pPr>
            <w:bookmarkStart w:id="184" w:name="_Toc444810701"/>
            <w:bookmarkStart w:id="185" w:name="_Toc475801492"/>
            <w:bookmarkStart w:id="186" w:name="_Toc475999822"/>
            <w:r w:rsidRPr="00D4100B">
              <w:rPr>
                <w:rStyle w:val="Strong"/>
                <w:rFonts w:cs="Times New Roman"/>
                <w:szCs w:val="26"/>
              </w:rPr>
              <w:t>AndroidManifest.xml</w:t>
            </w:r>
            <w:bookmarkEnd w:id="184"/>
            <w:bookmarkEnd w:id="185"/>
            <w:bookmarkEnd w:id="186"/>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r w:rsidRPr="005B16C5">
              <w:t>&lt;?xml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8598C" w:rsidRPr="00F13E8D" w:rsidRDefault="00E8598C" w:rsidP="00F13E8D">
      <w:r w:rsidRPr="00F13E8D">
        <w:rPr>
          <w:rFonts w:ascii="Courier New" w:hAnsi="Courier New" w:cs="Courier New"/>
        </w:rPr>
        <w:lastRenderedPageBreak/>
        <w:t>&lt;application&gt;…&lt;/application&gt;:</w:t>
      </w:r>
      <w:r w:rsidRPr="00F13E8D">
        <w:t xml:space="preserve"> Thẻ bao quanh các thành phần có liên quan trong ứng dụng. Thuộc tính Android:icon: Sẽ trỏ đến các icon có sẵn trong thư mụcres/drawable-hdpi. Ứng dụng này sẽ sử dụng hình ic_launcher là icon.</w:t>
      </w:r>
    </w:p>
    <w:p w:rsidR="00E8598C" w:rsidRPr="00F13E8D" w:rsidRDefault="00E8598C" w:rsidP="00F13E8D">
      <w:r w:rsidRPr="00F13E8D">
        <w:rPr>
          <w:rFonts w:ascii="Courier New" w:hAnsi="Courier New" w:cs="Courier New"/>
        </w:rPr>
        <w:t>&lt;activity&gt;…&lt;/activity&gt;:</w:t>
      </w:r>
      <w:r w:rsidRPr="00F13E8D">
        <w:t xml:space="preserve"> Thẻ này được sử dụng để nêu chi tiết về một activity. Thuộc tính android:name được sử dụng để mô tả chi tiết về tên class của một activity.  Thuộc tính android:label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8598C"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8598C" w:rsidRPr="00F13E8D" w:rsidRDefault="003C18AB" w:rsidP="009D1BE1">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8598C" w:rsidRPr="00F13E8D" w:rsidRDefault="00E8598C" w:rsidP="009D1BE1">
      <w:r w:rsidRPr="00F13E8D">
        <w:t>@string: sẽ được chỉ định đến file strings.xml, @string/app_name sẽ được dẫn đến chuỗi app_name nó là HelloWord.</w:t>
      </w:r>
    </w:p>
    <w:p w:rsidR="00E8598C" w:rsidRPr="00F13E8D" w:rsidRDefault="00E8598C" w:rsidP="009D1BE1">
      <w:r w:rsidRPr="00F13E8D">
        <w:t>Sau đây là một số thẻ khác thể sử dụ</w:t>
      </w:r>
      <w:r w:rsidR="00331814" w:rsidRPr="00F13E8D">
        <w:t xml:space="preserve">ng trong </w:t>
      </w:r>
      <w:r w:rsidRPr="00F13E8D">
        <w:t>file AndroidManifest.xml.</w:t>
      </w:r>
    </w:p>
    <w:p w:rsidR="00E8598C" w:rsidRPr="00F13E8D" w:rsidRDefault="00E8598C" w:rsidP="009D1BE1">
      <w:r w:rsidRPr="00F13E8D">
        <w:rPr>
          <w:rFonts w:ascii="Courier New" w:hAnsi="Courier New" w:cs="Courier New"/>
        </w:rPr>
        <w:t>&lt;activity&gt;</w:t>
      </w:r>
      <w:r w:rsidRPr="00F13E8D">
        <w:t> là thẻ dành cho các activities.</w:t>
      </w:r>
    </w:p>
    <w:p w:rsidR="00E8598C" w:rsidRPr="00F13E8D" w:rsidRDefault="00E8598C" w:rsidP="009D1BE1">
      <w:r w:rsidRPr="00F13E8D">
        <w:rPr>
          <w:rFonts w:ascii="Courier New" w:hAnsi="Courier New" w:cs="Courier New"/>
        </w:rPr>
        <w:t>&lt;service&gt;</w:t>
      </w:r>
      <w:r w:rsidRPr="00F13E8D">
        <w:t> là thẻ dành cho các services.</w:t>
      </w:r>
    </w:p>
    <w:p w:rsidR="00E8598C" w:rsidRPr="00F13E8D" w:rsidRDefault="00E8598C" w:rsidP="009D1BE1">
      <w:r w:rsidRPr="00F13E8D">
        <w:rPr>
          <w:rFonts w:ascii="Courier New" w:hAnsi="Courier New" w:cs="Courier New"/>
        </w:rPr>
        <w:t>&lt;receiver&gt;</w:t>
      </w:r>
      <w:r w:rsidRPr="00F13E8D">
        <w:t> là thẻ dành cho các broadcast receivers.</w:t>
      </w:r>
    </w:p>
    <w:p w:rsidR="00E8598C" w:rsidRPr="00F13E8D" w:rsidRDefault="00E8598C" w:rsidP="009D1BE1">
      <w:r w:rsidRPr="00F13E8D">
        <w:rPr>
          <w:rFonts w:ascii="Courier New" w:hAnsi="Courier New" w:cs="Courier New"/>
        </w:rPr>
        <w:t>&lt;provider&gt;</w:t>
      </w:r>
      <w:r w:rsidRPr="00F13E8D">
        <w:t> là thẻ dành cho các content providers.</w:t>
      </w:r>
    </w:p>
    <w:p w:rsidR="00E8598C" w:rsidRPr="00667E0D" w:rsidRDefault="00F13E8D" w:rsidP="009D1BE1">
      <w:pPr>
        <w:rPr>
          <w:rFonts w:cs="Times New Roman"/>
          <w:szCs w:val="26"/>
        </w:rPr>
      </w:pPr>
      <w:bookmarkStart w:id="187" w:name="_Toc444810703"/>
      <w:bookmarkStart w:id="188" w:name="_Toc475801493"/>
      <w:bookmarkStart w:id="189" w:name="_Toc475999823"/>
      <w:r w:rsidRPr="00667E0D">
        <w:rPr>
          <w:rStyle w:val="Strong"/>
          <w:rFonts w:cs="Times New Roman"/>
          <w:szCs w:val="26"/>
        </w:rPr>
        <w:t xml:space="preserve">c. </w:t>
      </w:r>
      <w:r w:rsidR="00E8598C" w:rsidRPr="00667E0D">
        <w:rPr>
          <w:rStyle w:val="Strong"/>
          <w:rFonts w:cs="Times New Roman"/>
          <w:szCs w:val="26"/>
        </w:rPr>
        <w:t>R.java</w:t>
      </w:r>
      <w:bookmarkEnd w:id="187"/>
      <w:bookmarkEnd w:id="188"/>
      <w:bookmarkEnd w:id="189"/>
    </w:p>
    <w:p w:rsidR="00E8598C" w:rsidRPr="00F13E8D" w:rsidRDefault="00E8598C" w:rsidP="009D1BE1">
      <w:r w:rsidRPr="00F13E8D">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9D1BE1">
      <w:pPr>
        <w:rPr>
          <w:rFonts w:cs="Times New Roman"/>
          <w:szCs w:val="26"/>
        </w:rPr>
      </w:pPr>
      <w:bookmarkStart w:id="190" w:name="_Toc444810704"/>
      <w:bookmarkStart w:id="191" w:name="_Toc475801494"/>
      <w:bookmarkStart w:id="192"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190"/>
      <w:bookmarkEnd w:id="191"/>
      <w:bookmarkEnd w:id="192"/>
    </w:p>
    <w:p w:rsidR="00E8598C" w:rsidRPr="00F13E8D" w:rsidRDefault="00E8598C" w:rsidP="009D1BE1">
      <w:r w:rsidRPr="00F13E8D">
        <w:t>activity_main.xml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9D1BE1">
      <w:pPr>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9D1BE1">
            <w:pPr>
              <w:rPr>
                <w:rFonts w:cs="Times New Roman"/>
                <w:szCs w:val="26"/>
              </w:rPr>
            </w:pPr>
          </w:p>
        </w:tc>
        <w:tc>
          <w:tcPr>
            <w:tcW w:w="9135" w:type="dxa"/>
            <w:vAlign w:val="center"/>
            <w:hideMark/>
          </w:tcPr>
          <w:p w:rsidR="00E8598C" w:rsidRPr="00667E0D" w:rsidRDefault="00E8598C" w:rsidP="009D1BE1">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84"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xmlns:tools="</w:t>
            </w:r>
            <w:hyperlink r:id="rId85"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android:layout_width="match_parent"</w:t>
            </w:r>
          </w:p>
          <w:p w:rsidR="00E8598C" w:rsidRPr="00667E0D" w:rsidRDefault="00E8598C" w:rsidP="009D1BE1">
            <w:r w:rsidRPr="00667E0D">
              <w:rPr>
                <w:rStyle w:val="HTMLCode"/>
                <w:rFonts w:ascii="Consolas" w:eastAsia="Calibri" w:hAnsi="Consolas" w:cs="Times New Roman"/>
                <w:sz w:val="24"/>
                <w:szCs w:val="26"/>
              </w:rPr>
              <w:t>    android:layout_height="match_parent"</w:t>
            </w:r>
          </w:p>
          <w:p w:rsidR="00E8598C" w:rsidRPr="00667E0D" w:rsidRDefault="00E8598C" w:rsidP="009D1BE1">
            <w:r w:rsidRPr="00667E0D">
              <w:rPr>
                <w:rStyle w:val="HTMLCode"/>
                <w:rFonts w:ascii="Consolas" w:eastAsia="Calibri" w:hAnsi="Consolas" w:cs="Times New Roman"/>
                <w:sz w:val="24"/>
                <w:szCs w:val="26"/>
              </w:rPr>
              <w:lastRenderedPageBreak/>
              <w:t>    android:paddingBottom="@dimen/activity_vertical_margin"</w:t>
            </w:r>
          </w:p>
          <w:p w:rsidR="00E8598C" w:rsidRPr="00667E0D" w:rsidRDefault="00E8598C" w:rsidP="009D1BE1">
            <w:r w:rsidRPr="00667E0D">
              <w:rPr>
                <w:rStyle w:val="HTMLCode"/>
                <w:rFonts w:ascii="Consolas" w:eastAsia="Calibri" w:hAnsi="Consolas" w:cs="Times New Roman"/>
                <w:sz w:val="24"/>
                <w:szCs w:val="26"/>
              </w:rPr>
              <w:t>    android:paddingLeft="@dimen/activity_horizontal_margin"</w:t>
            </w:r>
          </w:p>
          <w:p w:rsidR="00E8598C" w:rsidRPr="00667E0D" w:rsidRDefault="00E8598C" w:rsidP="009D1BE1">
            <w:r w:rsidRPr="00667E0D">
              <w:rPr>
                <w:rStyle w:val="HTMLCode"/>
                <w:rFonts w:ascii="Consolas" w:eastAsia="Calibri" w:hAnsi="Consolas" w:cs="Times New Roman"/>
                <w:sz w:val="24"/>
                <w:szCs w:val="26"/>
              </w:rPr>
              <w:t>    android:paddingRight="@dimen/activity_horizontal_margin"</w:t>
            </w:r>
          </w:p>
          <w:p w:rsidR="00E8598C" w:rsidRPr="00667E0D" w:rsidRDefault="00E8598C" w:rsidP="009D1BE1">
            <w:r w:rsidRPr="00667E0D">
              <w:rPr>
                <w:rStyle w:val="HTMLCode"/>
                <w:rFonts w:ascii="Consolas" w:eastAsia="Calibri" w:hAnsi="Consolas" w:cs="Times New Roman"/>
                <w:sz w:val="24"/>
                <w:szCs w:val="26"/>
              </w:rPr>
              <w:t>    android:paddingTop="@dimen/activity_vertical_margin"</w:t>
            </w:r>
          </w:p>
          <w:p w:rsidR="00E8598C" w:rsidRPr="00667E0D" w:rsidRDefault="00E8598C" w:rsidP="009D1BE1">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D1BE1">
            <w:r w:rsidRPr="00667E0D">
              <w:rPr>
                <w:rStyle w:val="HTMLCode"/>
                <w:rFonts w:ascii="Consolas" w:eastAsia="Calibri" w:hAnsi="Consolas" w:cs="Times New Roman"/>
                <w:sz w:val="24"/>
                <w:szCs w:val="26"/>
              </w:rPr>
              <w:t>    &lt;TextView</w:t>
            </w:r>
          </w:p>
          <w:p w:rsidR="00E8598C" w:rsidRPr="00667E0D" w:rsidRDefault="00E8598C" w:rsidP="009D1BE1">
            <w:r w:rsidRPr="00667E0D">
              <w:rPr>
                <w:rStyle w:val="HTMLCode"/>
                <w:rFonts w:ascii="Consolas" w:eastAsia="Calibri" w:hAnsi="Consolas" w:cs="Times New Roman"/>
                <w:sz w:val="24"/>
                <w:szCs w:val="26"/>
              </w:rPr>
              <w:t>        android:layout_width="wrap_content"</w:t>
            </w:r>
          </w:p>
          <w:p w:rsidR="00E8598C" w:rsidRPr="00667E0D" w:rsidRDefault="00E8598C" w:rsidP="009D1BE1">
            <w:r w:rsidRPr="00667E0D">
              <w:rPr>
                <w:rStyle w:val="HTMLCode"/>
                <w:rFonts w:ascii="Consolas" w:eastAsia="Calibri" w:hAnsi="Consolas" w:cs="Times New Roman"/>
                <w:sz w:val="24"/>
                <w:szCs w:val="26"/>
              </w:rPr>
              <w:t>        android:layout_height="wrap_content"</w:t>
            </w:r>
          </w:p>
          <w:p w:rsidR="00E8598C" w:rsidRPr="00667E0D" w:rsidRDefault="00E8598C" w:rsidP="009D1BE1">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D1BE1">
            <w:r w:rsidRPr="00667E0D">
              <w:rPr>
                <w:rStyle w:val="HTMLCode"/>
                <w:rFonts w:ascii="Consolas" w:eastAsia="Calibri" w:hAnsi="Consolas" w:cs="Times New Roman"/>
                <w:sz w:val="24"/>
                <w:szCs w:val="26"/>
              </w:rPr>
              <w:t>&lt;/RelativeLayout&gt;</w:t>
            </w:r>
          </w:p>
        </w:tc>
      </w:tr>
    </w:tbl>
    <w:p w:rsidR="00E8598C" w:rsidRPr="000A6031" w:rsidRDefault="00E8598C" w:rsidP="009D1BE1">
      <w:pPr>
        <w:rPr>
          <w:rFonts w:cs="Times New Roman"/>
          <w:szCs w:val="26"/>
        </w:rPr>
      </w:pPr>
      <w:r w:rsidRPr="000A6031">
        <w:rPr>
          <w:rStyle w:val="Strong"/>
          <w:rFonts w:cs="Times New Roman"/>
          <w:szCs w:val="26"/>
        </w:rPr>
        <w:lastRenderedPageBreak/>
        <w:t>RelativeLayout</w:t>
      </w:r>
      <w:r w:rsidRPr="000A6031">
        <w:rPr>
          <w:rFonts w:cs="Times New Roman"/>
          <w:szCs w:val="26"/>
        </w:rPr>
        <w:t>: là một trong số nhiều layout của Android.</w:t>
      </w:r>
    </w:p>
    <w:p w:rsidR="00E8598C" w:rsidRPr="000A6031" w:rsidRDefault="00BD300F" w:rsidP="00F82BEF">
      <w:pPr>
        <w:pStyle w:val="Heading3"/>
        <w:spacing w:before="120" w:after="120" w:line="26" w:lineRule="atLeast"/>
        <w:ind w:firstLine="0"/>
        <w:rPr>
          <w:rFonts w:cs="Times New Roman"/>
          <w:b w:val="0"/>
          <w:color w:val="auto"/>
          <w:szCs w:val="26"/>
        </w:rPr>
      </w:pPr>
      <w:bookmarkStart w:id="193" w:name="_Toc475801495"/>
      <w:bookmarkStart w:id="194" w:name="_Toc475999825"/>
      <w:bookmarkStart w:id="195" w:name="_Toc511914383"/>
      <w:bookmarkStart w:id="196" w:name="_Toc511914463"/>
      <w:bookmarkStart w:id="197" w:name="_Toc512547392"/>
      <w:r w:rsidRPr="000A6031">
        <w:rPr>
          <w:rFonts w:cs="Times New Roman"/>
          <w:color w:val="auto"/>
          <w:szCs w:val="26"/>
        </w:rPr>
        <w:t>1.</w:t>
      </w:r>
      <w:r w:rsidR="00A67684" w:rsidRPr="000A6031">
        <w:rPr>
          <w:rFonts w:cs="Times New Roman"/>
          <w:color w:val="auto"/>
          <w:szCs w:val="26"/>
        </w:rPr>
        <w:t>5.</w:t>
      </w:r>
      <w:r w:rsidR="00667E0D">
        <w:rPr>
          <w:rFonts w:cs="Times New Roman"/>
          <w:color w:val="auto"/>
          <w:szCs w:val="26"/>
        </w:rPr>
        <w:t>9</w:t>
      </w:r>
      <w:r w:rsidR="00A67684" w:rsidRPr="000A6031">
        <w:rPr>
          <w:rFonts w:cs="Times New Roman"/>
          <w:color w:val="auto"/>
          <w:szCs w:val="26"/>
        </w:rPr>
        <w:t xml:space="preserve"> </w:t>
      </w:r>
      <w:r w:rsidR="00E8598C" w:rsidRPr="000A6031">
        <w:rPr>
          <w:rFonts w:cs="Times New Roman"/>
          <w:color w:val="auto"/>
          <w:szCs w:val="26"/>
        </w:rPr>
        <w:t>Các giao diện cơ bản trong Android</w:t>
      </w:r>
      <w:bookmarkEnd w:id="193"/>
      <w:bookmarkEnd w:id="194"/>
      <w:bookmarkEnd w:id="195"/>
      <w:bookmarkEnd w:id="196"/>
      <w:bookmarkEnd w:id="197"/>
    </w:p>
    <w:p w:rsidR="00E8598C" w:rsidRPr="000A6031" w:rsidRDefault="00E8598C" w:rsidP="00547EC1">
      <w:pPr>
        <w:spacing w:line="26" w:lineRule="atLeast"/>
        <w:ind w:firstLine="709"/>
        <w:rPr>
          <w:rFonts w:cs="Times New Roman"/>
          <w:szCs w:val="26"/>
        </w:rPr>
      </w:pPr>
      <w:bookmarkStart w:id="198" w:name="_Toc444810706"/>
      <w:bookmarkStart w:id="199" w:name="_Toc475801496"/>
      <w:bookmarkStart w:id="200" w:name="_Toc475999826"/>
      <w:r w:rsidRPr="000A6031">
        <w:rPr>
          <w:rFonts w:cs="Times New Roman"/>
          <w:szCs w:val="26"/>
        </w:rPr>
        <w:t>Giới thiệu các layout cơ bản trong android</w:t>
      </w:r>
      <w:bookmarkEnd w:id="198"/>
      <w:bookmarkEnd w:id="199"/>
      <w:bookmarkEnd w:id="200"/>
    </w:p>
    <w:p w:rsidR="00E8598C" w:rsidRPr="00667E0D" w:rsidRDefault="00E8598C" w:rsidP="00155488">
      <w:pPr>
        <w:pStyle w:val="ListParagraph"/>
        <w:numPr>
          <w:ilvl w:val="0"/>
          <w:numId w:val="16"/>
        </w:numPr>
        <w:spacing w:line="26" w:lineRule="atLeast"/>
        <w:rPr>
          <w:rFonts w:cs="Times New Roman"/>
          <w:b/>
          <w:szCs w:val="26"/>
        </w:rPr>
      </w:pPr>
      <w:bookmarkStart w:id="201" w:name="_Toc444810707"/>
      <w:bookmarkStart w:id="202" w:name="_Toc475801497"/>
      <w:bookmarkStart w:id="203" w:name="_Toc475999827"/>
      <w:r w:rsidRPr="00667E0D">
        <w:rPr>
          <w:rStyle w:val="Strong"/>
          <w:rFonts w:cs="Times New Roman"/>
          <w:szCs w:val="26"/>
        </w:rPr>
        <w:t>FrameLayout:</w:t>
      </w:r>
      <w:bookmarkEnd w:id="201"/>
      <w:bookmarkEnd w:id="202"/>
      <w:bookmarkEnd w:id="203"/>
    </w:p>
    <w:p w:rsidR="00E8598C" w:rsidRPr="000A6031" w:rsidRDefault="00E8598C" w:rsidP="00547EC1">
      <w:pPr>
        <w:spacing w:line="26" w:lineRule="atLeast"/>
        <w:ind w:firstLine="709"/>
        <w:rPr>
          <w:rFonts w:cs="Times New Roman"/>
          <w:szCs w:val="26"/>
        </w:rPr>
      </w:pPr>
      <w:r w:rsidRPr="000A6031">
        <w:rPr>
          <w:rFonts w:cs="Times New Roman"/>
          <w:szCs w:val="26"/>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t>- Theo dõi đoạn cấu trúc XML dưới này:</w:t>
      </w:r>
    </w:p>
    <w:p w:rsidR="00E8598C" w:rsidRPr="000A6031" w:rsidRDefault="00E8598C" w:rsidP="00994C01">
      <w:pPr>
        <w:pStyle w:val="phongcode"/>
      </w:pPr>
      <w:r w:rsidRPr="000A6031">
        <w:t>&lt;?xml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 xml:space="preserve">android:layout_height=”fill_parent” </w:t>
      </w:r>
    </w:p>
    <w:p w:rsidR="00667E0D" w:rsidRDefault="00E8598C" w:rsidP="00994C01">
      <w:pPr>
        <w:pStyle w:val="phongcode"/>
      </w:pPr>
      <w:r w:rsidRPr="000A6031">
        <w:t>and</w:t>
      </w:r>
      <w:r w:rsidR="00667E0D">
        <w:t>roid:layout_width=”fill_parent”</w:t>
      </w:r>
    </w:p>
    <w:p w:rsidR="00667E0D" w:rsidRDefault="00667E0D" w:rsidP="00994C01">
      <w:pPr>
        <w:pStyle w:val="phongcode"/>
      </w:pPr>
      <w:r>
        <w:t>android:orientation=”vertical”</w:t>
      </w:r>
    </w:p>
    <w:p w:rsidR="00E8598C" w:rsidRPr="000A6031" w:rsidRDefault="00E8598C" w:rsidP="00994C01">
      <w:pPr>
        <w:pStyle w:val="phongcode"/>
      </w:pPr>
      <w:r w:rsidRPr="000A6031">
        <w:t>xmlns:android=”</w:t>
      </w:r>
      <w:hyperlink r:id="rId86"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lastRenderedPageBreak/>
        <w:t xml:space="preserve">android:padding=”5px”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49AF18EC" wp14:editId="5D5BF21F">
            <wp:extent cx="2636322" cy="2489970"/>
            <wp:effectExtent l="0" t="0" r="0" b="5715"/>
            <wp:docPr id="60" name="Picture 60" descr="7_Layout_10">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vào thư mục drawable của ứng dụng</w:t>
      </w:r>
    </w:p>
    <w:p w:rsidR="00E8598C" w:rsidRPr="00203ACA" w:rsidRDefault="00E8598C" w:rsidP="00155488">
      <w:pPr>
        <w:pStyle w:val="ListParagraph"/>
        <w:numPr>
          <w:ilvl w:val="0"/>
          <w:numId w:val="16"/>
        </w:numPr>
        <w:spacing w:line="26" w:lineRule="atLeast"/>
        <w:rPr>
          <w:rStyle w:val="Strong"/>
          <w:rFonts w:cs="Times New Roman"/>
          <w:bCs w:val="0"/>
          <w:szCs w:val="26"/>
        </w:rPr>
      </w:pPr>
      <w:bookmarkStart w:id="204" w:name="_Toc444810708"/>
      <w:bookmarkStart w:id="205" w:name="_Toc475801498"/>
      <w:bookmarkStart w:id="206" w:name="_Toc475999828"/>
      <w:r w:rsidRPr="00203ACA">
        <w:rPr>
          <w:rStyle w:val="Strong"/>
          <w:rFonts w:cs="Times New Roman"/>
          <w:szCs w:val="26"/>
        </w:rPr>
        <w:t>LinearLayout</w:t>
      </w:r>
      <w:bookmarkEnd w:id="204"/>
      <w:bookmarkEnd w:id="205"/>
      <w:bookmarkEnd w:id="206"/>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theo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lastRenderedPageBreak/>
        <w:drawing>
          <wp:anchor distT="0" distB="0" distL="114300" distR="114300" simplePos="0" relativeHeight="251666432" behindDoc="0" locked="0" layoutInCell="1" allowOverlap="1" wp14:anchorId="2B6467AE" wp14:editId="45EA3E93">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66F685D" wp14:editId="3B03A542">
            <wp:extent cx="3645877" cy="3928064"/>
            <wp:effectExtent l="0" t="0" r="0" b="0"/>
            <wp:docPr id="58" name="Picture 58" descr="7_Layout_1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5E796EB" wp14:editId="709562DA">
            <wp:extent cx="4739053" cy="2760785"/>
            <wp:effectExtent l="0" t="0" r="4445" b="1905"/>
            <wp:docPr id="57" name="Picture 57" descr="7_Layout_1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r w:rsidRPr="00203ACA">
        <w:rPr>
          <w:rStyle w:val="Strong"/>
          <w:rFonts w:cs="Times New Roman"/>
          <w:b w:val="0"/>
          <w:szCs w:val="26"/>
        </w:rPr>
        <w:t>Padding</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DFE28DA" wp14:editId="0A71FD27">
            <wp:extent cx="5096489" cy="3571875"/>
            <wp:effectExtent l="0" t="0" r="9525" b="0"/>
            <wp:docPr id="56" name="Picture 56" descr="7_Layout_14">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r w:rsidRPr="000A6031">
        <w:rPr>
          <w:rFonts w:cs="Times New Roman"/>
          <w:szCs w:val="26"/>
        </w:rPr>
        <w:t xml:space="preserve">Padding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thay đổi Padding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2097F5C" wp14:editId="5167BD1E">
            <wp:extent cx="5152330" cy="2274277"/>
            <wp:effectExtent l="0" t="0" r="0" b="0"/>
            <wp:docPr id="55" name="Picture 55" descr="7_Layout_15">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cs="Times New Roman"/>
          <w:color w:val="auto"/>
          <w:szCs w:val="26"/>
        </w:rPr>
      </w:pPr>
      <w:r w:rsidRPr="000A6031">
        <w:rPr>
          <w:rFonts w:cs="Times New Roman"/>
          <w:noProof/>
          <w:szCs w:val="26"/>
          <w:lang w:eastAsia="en-US"/>
        </w:rPr>
        <w:lastRenderedPageBreak/>
        <w:drawing>
          <wp:inline distT="0" distB="0" distL="0" distR="0" wp14:anchorId="13CF19CB" wp14:editId="0B1D37D2">
            <wp:extent cx="5105400" cy="2190115"/>
            <wp:effectExtent l="0" t="0" r="0" b="635"/>
            <wp:docPr id="54" name="Picture 54" descr="7_Layout_1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cs="Times New Roman"/>
          <w:b w:val="0"/>
          <w:color w:val="auto"/>
          <w:szCs w:val="26"/>
        </w:rPr>
      </w:pPr>
    </w:p>
    <w:p w:rsidR="00E8598C" w:rsidRPr="00203ACA" w:rsidRDefault="00E8598C" w:rsidP="00155488">
      <w:pPr>
        <w:pStyle w:val="ListParagraph"/>
        <w:numPr>
          <w:ilvl w:val="0"/>
          <w:numId w:val="15"/>
        </w:numPr>
        <w:spacing w:line="26" w:lineRule="atLeast"/>
        <w:rPr>
          <w:rFonts w:cs="Times New Roman"/>
          <w:szCs w:val="26"/>
        </w:rPr>
      </w:pPr>
      <w:bookmarkStart w:id="207" w:name="_Toc444810709"/>
      <w:bookmarkStart w:id="208" w:name="_Toc475801499"/>
      <w:bookmarkStart w:id="209" w:name="_Toc475999829"/>
      <w:bookmarkStart w:id="210" w:name="_Toc507842840"/>
      <w:bookmarkStart w:id="211" w:name="_Toc511914384"/>
      <w:bookmarkStart w:id="212" w:name="_Toc511914464"/>
      <w:bookmarkStart w:id="213" w:name="_Toc512547393"/>
      <w:r w:rsidRPr="00203ACA">
        <w:rPr>
          <w:rStyle w:val="Heading3Char"/>
          <w:rFonts w:cs="Times New Roman"/>
          <w:color w:val="auto"/>
          <w:szCs w:val="26"/>
        </w:rPr>
        <w:t>TableLayout</w:t>
      </w:r>
      <w:bookmarkEnd w:id="207"/>
      <w:bookmarkEnd w:id="208"/>
      <w:bookmarkEnd w:id="209"/>
      <w:bookmarkEnd w:id="210"/>
      <w:bookmarkEnd w:id="211"/>
      <w:bookmarkEnd w:id="212"/>
      <w:bookmarkEnd w:id="213"/>
    </w:p>
    <w:p w:rsidR="00E8598C" w:rsidRPr="000A6031" w:rsidRDefault="00E8598C" w:rsidP="00547EC1">
      <w:pPr>
        <w:spacing w:line="26" w:lineRule="atLeast"/>
        <w:ind w:firstLine="709"/>
        <w:rPr>
          <w:rFonts w:cs="Times New Roman"/>
          <w:szCs w:val="26"/>
        </w:rPr>
      </w:pPr>
      <w:r w:rsidRPr="000A6031">
        <w:rPr>
          <w:rFonts w:cs="Times New Roman"/>
          <w:szCs w:val="26"/>
        </w:rPr>
        <w:t>- Cho phép sắp các control theo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7AF33A2B" wp14:editId="600B7D61">
            <wp:extent cx="5099539" cy="976670"/>
            <wp:effectExtent l="0" t="0" r="6350" b="0"/>
            <wp:docPr id="53" name="Picture 53" descr="7_Layout_17">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Như vậy theo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3D5D286" wp14:editId="2CFA21D1">
            <wp:extent cx="4905375" cy="1624556"/>
            <wp:effectExtent l="0" t="0" r="0" b="0"/>
            <wp:docPr id="52" name="Picture 52" descr="7_Layout_19">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2F01F2D" wp14:editId="20E8C96E">
            <wp:extent cx="5000011" cy="1828800"/>
            <wp:effectExtent l="0" t="0" r="0" b="0"/>
            <wp:docPr id="51" name="Picture 51" descr="7_Layout_2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1D8450C3" wp14:editId="781B0D79">
            <wp:extent cx="5126579" cy="1343025"/>
            <wp:effectExtent l="0" t="0" r="0" b="0"/>
            <wp:docPr id="50" name="Picture 50" descr="7_Layout_2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155488">
      <w:pPr>
        <w:pStyle w:val="ListParagraph"/>
        <w:numPr>
          <w:ilvl w:val="0"/>
          <w:numId w:val="15"/>
        </w:numPr>
        <w:spacing w:line="26" w:lineRule="atLeast"/>
        <w:rPr>
          <w:rFonts w:cs="Times New Roman"/>
          <w:b/>
          <w:szCs w:val="26"/>
        </w:rPr>
      </w:pPr>
      <w:bookmarkStart w:id="214" w:name="_Toc444810710"/>
      <w:bookmarkStart w:id="215" w:name="_Toc475801500"/>
      <w:bookmarkStart w:id="216" w:name="_Toc475999830"/>
      <w:r w:rsidRPr="00987798">
        <w:rPr>
          <w:rStyle w:val="Strong"/>
          <w:rFonts w:cs="Times New Roman"/>
          <w:szCs w:val="26"/>
        </w:rPr>
        <w:t>RelativeLayout:</w:t>
      </w:r>
      <w:bookmarkEnd w:id="214"/>
      <w:bookmarkEnd w:id="215"/>
      <w:bookmarkEnd w:id="216"/>
    </w:p>
    <w:p w:rsidR="00E8598C" w:rsidRPr="000A6031" w:rsidRDefault="00E8598C" w:rsidP="00547EC1">
      <w:pPr>
        <w:spacing w:line="26" w:lineRule="atLeast"/>
        <w:ind w:firstLine="709"/>
        <w:rPr>
          <w:rFonts w:cs="Times New Roman"/>
          <w:szCs w:val="26"/>
        </w:rPr>
      </w:pPr>
      <w:r w:rsidRPr="000A6031">
        <w:rPr>
          <w:rFonts w:cs="Times New Roman"/>
          <w:szCs w:val="26"/>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0E0C37B" wp14:editId="09B82E83">
            <wp:extent cx="5134739" cy="3333750"/>
            <wp:effectExtent l="0" t="0" r="8890" b="0"/>
            <wp:docPr id="49" name="Picture 49" descr="7_Layout_2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Ta có thể sử dụng công cụ trong Eclipse để thiết kế :</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79DD0F7C" wp14:editId="30A7F538">
            <wp:extent cx="5114925" cy="3059708"/>
            <wp:effectExtent l="0" t="0" r="0" b="7620"/>
            <wp:docPr id="48" name="Picture 48" descr="7_Layout_2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155488">
      <w:pPr>
        <w:pStyle w:val="ListParagraph"/>
        <w:numPr>
          <w:ilvl w:val="0"/>
          <w:numId w:val="15"/>
        </w:numPr>
        <w:spacing w:line="26" w:lineRule="atLeast"/>
        <w:rPr>
          <w:rFonts w:cs="Times New Roman"/>
          <w:b/>
          <w:szCs w:val="26"/>
        </w:rPr>
      </w:pPr>
      <w:bookmarkStart w:id="217" w:name="_Toc444810711"/>
      <w:bookmarkStart w:id="218" w:name="_Toc475801501"/>
      <w:bookmarkStart w:id="219" w:name="_Toc475999831"/>
      <w:r w:rsidRPr="002C42E6">
        <w:rPr>
          <w:rStyle w:val="Strong"/>
          <w:rFonts w:cs="Times New Roman"/>
          <w:szCs w:val="26"/>
        </w:rPr>
        <w:t>AbsoluteLayout:</w:t>
      </w:r>
      <w:bookmarkEnd w:id="217"/>
      <w:bookmarkEnd w:id="218"/>
      <w:bookmarkEnd w:id="219"/>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Cho phép thiết lập các control giao diện theo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367731D9" wp14:editId="15C016C5">
            <wp:extent cx="5105400" cy="2028349"/>
            <wp:effectExtent l="0" t="0" r="0" b="0"/>
            <wp:docPr id="47" name="Picture 47" descr="7_Layout_2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2C42E6">
      <w:pPr>
        <w:spacing w:line="26" w:lineRule="atLeast"/>
        <w:rPr>
          <w:rFonts w:cs="Times New Roman"/>
          <w:b/>
          <w:szCs w:val="26"/>
        </w:rPr>
      </w:pPr>
      <w:bookmarkStart w:id="220" w:name="_Toc444810712"/>
      <w:bookmarkStart w:id="221" w:name="_Toc475801502"/>
      <w:bookmarkStart w:id="222" w:name="_Toc475999832"/>
      <w:r w:rsidRPr="002C42E6">
        <w:rPr>
          <w:rFonts w:cs="Times New Roman"/>
          <w:b/>
          <w:szCs w:val="26"/>
        </w:rPr>
        <w:t>1.5.1</w:t>
      </w:r>
      <w:r>
        <w:rPr>
          <w:rFonts w:cs="Times New Roman"/>
          <w:b/>
          <w:szCs w:val="26"/>
        </w:rPr>
        <w:t>0</w:t>
      </w:r>
      <w:r w:rsidRPr="002C42E6">
        <w:rPr>
          <w:rFonts w:cs="Times New Roman"/>
          <w:b/>
          <w:szCs w:val="26"/>
        </w:rPr>
        <w:tab/>
      </w:r>
      <w:r w:rsidR="00E8598C" w:rsidRPr="002C42E6">
        <w:rPr>
          <w:rFonts w:cs="Times New Roman"/>
          <w:b/>
          <w:szCs w:val="26"/>
        </w:rPr>
        <w:t>Giới thiệu một số widget cơ bản trong lập trình android</w:t>
      </w:r>
      <w:bookmarkEnd w:id="220"/>
      <w:bookmarkEnd w:id="221"/>
      <w:bookmarkEnd w:id="222"/>
    </w:p>
    <w:p w:rsidR="00E8598C" w:rsidRPr="002C42E6" w:rsidRDefault="00E8598C" w:rsidP="00155488">
      <w:pPr>
        <w:pStyle w:val="ListParagraph"/>
        <w:numPr>
          <w:ilvl w:val="0"/>
          <w:numId w:val="17"/>
        </w:numPr>
        <w:spacing w:line="26" w:lineRule="atLeast"/>
        <w:rPr>
          <w:rFonts w:cs="Times New Roman"/>
          <w:b/>
          <w:szCs w:val="26"/>
        </w:rPr>
      </w:pPr>
      <w:bookmarkStart w:id="223" w:name="_Toc444810713"/>
      <w:bookmarkStart w:id="224" w:name="_Toc475801503"/>
      <w:bookmarkStart w:id="225" w:name="_Toc475999833"/>
      <w:r w:rsidRPr="002C42E6">
        <w:rPr>
          <w:rFonts w:cs="Times New Roman"/>
          <w:b/>
          <w:szCs w:val="26"/>
        </w:rPr>
        <w:t>TextView</w:t>
      </w:r>
      <w:bookmarkEnd w:id="223"/>
      <w:bookmarkEnd w:id="224"/>
      <w:bookmarkEnd w:id="225"/>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TextView tương tự như  JLabel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Dưới đây là  một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363B3E" wp14:editId="0C8B6B6E">
            <wp:extent cx="4564380" cy="1962150"/>
            <wp:effectExtent l="0" t="0" r="7620" b="0"/>
            <wp:docPr id="38" name="Picture 38" descr="10_common_control_0">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5"/>
                    </pic:cNvPr>
                    <pic:cNvPicPr>
                      <a:picLocks noChangeAspect="1" noChangeArrowheads="1"/>
                    </pic:cNvPicPr>
                  </pic:nvPicPr>
                  <pic:blipFill rotWithShape="1">
                    <a:blip r:embed="rId116">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Dựa vào Id ta sẽ lấy được control theo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txt1= (TextView) findViewById(R.id.textView1);</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r w:rsidRPr="000A6031">
        <w:rPr>
          <w:rStyle w:val="Strong"/>
          <w:b w:val="0"/>
        </w:rPr>
        <w:t xml:space="preserve">txt1.setText(“Hello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r w:rsidRPr="00994C01">
        <w:rPr>
          <w:rStyle w:val="Strong"/>
          <w:b w:val="0"/>
        </w:rPr>
        <w:t>txt1</w:t>
      </w:r>
      <w:r w:rsidRPr="000A6031">
        <w:t>.getText</w:t>
      </w:r>
      <w:r w:rsidR="007B4EAB">
        <w:t xml:space="preserve">(): </w:t>
      </w:r>
      <w:r w:rsidRPr="000A6031">
        <w:t>.toString</w:t>
      </w:r>
      <w:r w:rsidR="007B4EAB">
        <w:t xml:space="preserve">(): </w:t>
      </w:r>
      <w:r w:rsidRPr="000A6031">
        <w:t>;</w:t>
      </w:r>
    </w:p>
    <w:p w:rsidR="00E8598C" w:rsidRPr="00994C01" w:rsidRDefault="00E8598C" w:rsidP="00155488">
      <w:pPr>
        <w:pStyle w:val="ListParagraph"/>
        <w:numPr>
          <w:ilvl w:val="0"/>
          <w:numId w:val="17"/>
        </w:numPr>
        <w:spacing w:line="26" w:lineRule="atLeast"/>
        <w:rPr>
          <w:rFonts w:cs="Times New Roman"/>
          <w:b/>
          <w:szCs w:val="26"/>
        </w:rPr>
      </w:pPr>
      <w:bookmarkStart w:id="226" w:name="_Toc444810714"/>
      <w:bookmarkStart w:id="227" w:name="_Toc475801504"/>
      <w:bookmarkStart w:id="228" w:name="_Toc475999834"/>
      <w:r w:rsidRPr="00994C01">
        <w:rPr>
          <w:rFonts w:cs="Times New Roman"/>
          <w:b/>
          <w:szCs w:val="26"/>
        </w:rPr>
        <w:t>EditText</w:t>
      </w:r>
      <w:bookmarkEnd w:id="226"/>
      <w:bookmarkEnd w:id="227"/>
      <w:bookmarkEnd w:id="228"/>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BA50D63" wp14:editId="65FF722B">
            <wp:extent cx="5105182" cy="1504950"/>
            <wp:effectExtent l="0" t="0" r="635" b="0"/>
            <wp:docPr id="40" name="Picture 40" descr="10_common_control_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Style w:val="Strong"/>
          <w:rFonts w:ascii="Courier New" w:hAnsi="Courier New" w:cs="Courier New"/>
          <w:b w:val="0"/>
          <w:szCs w:val="26"/>
        </w:rPr>
        <w:t>textSize</w:t>
      </w:r>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Fonts w:ascii="Courier New" w:hAnsi="Courier New" w:cs="Courier New"/>
          <w:szCs w:val="26"/>
        </w:rPr>
        <w:t>textAutoCorrect</w:t>
      </w:r>
      <w:r w:rsidRPr="000A6031">
        <w:rPr>
          <w:rFonts w:cs="Times New Roman"/>
          <w:szCs w:val="26"/>
        </w:rPr>
        <w:t xml:space="preserve"> :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Lấy control theo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txtbox = (EditText) findViewById(R.id.editText1);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r w:rsidRPr="00994C01">
        <w:rPr>
          <w:rStyle w:val="Strong"/>
          <w:b w:val="0"/>
        </w:rPr>
        <w:t xml:space="preserve">txtBox.setText(“nhập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Lấy dữ liệu bên trong EditText:</w:t>
      </w:r>
    </w:p>
    <w:p w:rsidR="00E8598C" w:rsidRPr="000A6031" w:rsidRDefault="00E8598C" w:rsidP="00F9427A">
      <w:pPr>
        <w:pStyle w:val="phongcode"/>
      </w:pPr>
      <w:r w:rsidRPr="000A6031">
        <w:t>String msg = txtBox.getText</w:t>
      </w:r>
      <w:r w:rsidR="007B4EAB">
        <w:t xml:space="preserve">(): </w:t>
      </w:r>
      <w:r w:rsidRPr="000A6031">
        <w:t>.toString</w:t>
      </w:r>
      <w:r w:rsidR="007B4EAB">
        <w:t xml:space="preserve">(): </w:t>
      </w:r>
    </w:p>
    <w:p w:rsidR="00E8598C" w:rsidRPr="00F9427A" w:rsidRDefault="00E8598C" w:rsidP="00155488">
      <w:pPr>
        <w:pStyle w:val="ListParagraph"/>
        <w:numPr>
          <w:ilvl w:val="0"/>
          <w:numId w:val="17"/>
        </w:numPr>
        <w:spacing w:line="26" w:lineRule="atLeast"/>
        <w:rPr>
          <w:rFonts w:cs="Times New Roman"/>
          <w:b/>
          <w:szCs w:val="26"/>
        </w:rPr>
      </w:pPr>
      <w:bookmarkStart w:id="229" w:name="_Toc444810715"/>
      <w:bookmarkStart w:id="230" w:name="_Toc475801505"/>
      <w:bookmarkStart w:id="231" w:name="_Toc475999835"/>
      <w:r w:rsidRPr="00F9427A">
        <w:rPr>
          <w:rFonts w:cs="Times New Roman"/>
          <w:b/>
          <w:szCs w:val="26"/>
        </w:rPr>
        <w:t>Button</w:t>
      </w:r>
      <w:bookmarkEnd w:id="229"/>
      <w:bookmarkEnd w:id="230"/>
      <w:bookmarkEnd w:id="231"/>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3CBC858" wp14:editId="0BD1A0F4">
            <wp:extent cx="4903402" cy="2009775"/>
            <wp:effectExtent l="0" t="0" r="0" b="0"/>
            <wp:docPr id="43" name="Picture 43" descr="10_common_control_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155488">
      <w:pPr>
        <w:pStyle w:val="ListParagraph"/>
        <w:numPr>
          <w:ilvl w:val="0"/>
          <w:numId w:val="17"/>
        </w:numPr>
        <w:spacing w:line="26" w:lineRule="atLeast"/>
        <w:rPr>
          <w:rFonts w:cs="Times New Roman"/>
          <w:b/>
          <w:szCs w:val="26"/>
        </w:rPr>
      </w:pPr>
      <w:bookmarkStart w:id="232" w:name="_Toc444810716"/>
      <w:bookmarkStart w:id="233" w:name="_Toc475801506"/>
      <w:bookmarkStart w:id="234"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232"/>
      <w:bookmarkEnd w:id="233"/>
      <w:bookmarkEnd w:id="234"/>
    </w:p>
    <w:p w:rsidR="00E8598C" w:rsidRPr="000A6031" w:rsidRDefault="00E8598C" w:rsidP="00547EC1">
      <w:pPr>
        <w:spacing w:line="26" w:lineRule="atLeast"/>
        <w:ind w:firstLine="709"/>
        <w:rPr>
          <w:rFonts w:cs="Times New Roman"/>
          <w:szCs w:val="26"/>
        </w:rPr>
      </w:pPr>
      <w:r w:rsidRPr="000A6031">
        <w:rPr>
          <w:rFonts w:cs="Times New Roman"/>
          <w:szCs w:val="26"/>
        </w:rPr>
        <w:t>- CheckBox và RadioButton đều sử dụng chung 2 phương thức :</w:t>
      </w:r>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r w:rsidR="00E8598C" w:rsidRPr="000A6031">
        <w:rPr>
          <w:rFonts w:ascii="Consolas" w:hAnsi="Consolas" w:cs="Times New Roman"/>
          <w:szCs w:val="26"/>
        </w:rPr>
        <w:t>setChecked</w:t>
      </w:r>
      <w:r w:rsidR="007B4EAB">
        <w:rPr>
          <w:rFonts w:cs="Times New Roman"/>
          <w:szCs w:val="26"/>
        </w:rPr>
        <w:t xml:space="preserve">(): </w:t>
      </w:r>
      <w:r w:rsidR="00E8598C" w:rsidRPr="000A6031">
        <w:rPr>
          <w:rFonts w:cs="Times New Roman"/>
          <w:szCs w:val="26"/>
        </w:rPr>
        <w:t>, dùng để thiết lập checked. Nếu ta gọi </w:t>
      </w:r>
      <w:r w:rsidR="00E8598C" w:rsidRPr="000A6031">
        <w:rPr>
          <w:rFonts w:ascii="Consolas" w:hAnsi="Consolas" w:cs="Times New Roman"/>
          <w:szCs w:val="26"/>
        </w:rPr>
        <w:t>setChecked(true)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  còn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41860F9" wp14:editId="364CEA01">
            <wp:extent cx="4191197" cy="3486150"/>
            <wp:effectExtent l="0" t="0" r="0" b="0"/>
            <wp:docPr id="46" name="Picture 46" descr="11_chk_rad_3">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lastRenderedPageBreak/>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FB9EF05" wp14:editId="5B1377AB">
            <wp:extent cx="4919427" cy="2057400"/>
            <wp:effectExtent l="0" t="0" r="0" b="0"/>
            <wp:docPr id="45" name="Picture 45" descr="11_chk_rad_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3"/>
                    </pic:cNvPr>
                    <pic:cNvPicPr>
                      <a:picLocks noChangeAspect="1" noChangeArrowheads="1"/>
                    </pic:cNvPicPr>
                  </pic:nvPicPr>
                  <pic:blipFill rotWithShape="1">
                    <a:blip r:embed="rId124">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Như hình trên, hàm</w:t>
      </w:r>
      <w:r w:rsidRPr="000A6031">
        <w:rPr>
          <w:rStyle w:val="apple-converted-space"/>
          <w:rFonts w:cs="Times New Roman"/>
          <w:szCs w:val="26"/>
        </w:rPr>
        <w:t> </w:t>
      </w:r>
      <w:r w:rsidRPr="00C47AB2">
        <w:rPr>
          <w:rStyle w:val="Strong"/>
          <w:rFonts w:ascii="Courier New" w:hAnsi="Courier New" w:cs="Courier New"/>
          <w:b w:val="0"/>
          <w:szCs w:val="26"/>
        </w:rPr>
        <w:t>getCheckedRadioButtonId</w:t>
      </w:r>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4E2C7B2" wp14:editId="5B13B2B5">
            <wp:extent cx="5233232" cy="1162050"/>
            <wp:effectExtent l="0" t="0" r="5715" b="0"/>
            <wp:docPr id="44" name="Picture 44" descr="11_chk_rad_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Cả 2 cách trên đều có cùng chung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với</w:t>
      </w:r>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235" w:name="_Toc444810717"/>
      <w:bookmarkStart w:id="236" w:name="_Toc475801507"/>
      <w:bookmarkStart w:id="237" w:name="_Toc475999837"/>
      <w:r w:rsidRPr="000A6031">
        <w:rPr>
          <w:rFonts w:cs="Times New Roman"/>
          <w:szCs w:val="26"/>
        </w:rPr>
        <w:t>Vẽ giao diện nâng cao và lập trình sự kiện trong android</w:t>
      </w:r>
      <w:bookmarkEnd w:id="235"/>
      <w:bookmarkEnd w:id="236"/>
      <w:bookmarkEnd w:id="237"/>
    </w:p>
    <w:p w:rsidR="00E8598C" w:rsidRDefault="00E8598C" w:rsidP="00547EC1">
      <w:pPr>
        <w:spacing w:line="26" w:lineRule="atLeast"/>
        <w:ind w:firstLine="709"/>
        <w:rPr>
          <w:rFonts w:cs="Times New Roman"/>
          <w:szCs w:val="26"/>
        </w:rPr>
      </w:pPr>
      <w:bookmarkStart w:id="238" w:name="_Toc444810718"/>
      <w:bookmarkStart w:id="239" w:name="_Toc475801508"/>
      <w:bookmarkStart w:id="240" w:name="_Toc475999838"/>
      <w:r w:rsidRPr="000A6031">
        <w:rPr>
          <w:rFonts w:cs="Times New Roman"/>
          <w:szCs w:val="26"/>
        </w:rPr>
        <w:t>Listview, Gridview và lập trình sự kiện</w:t>
      </w:r>
      <w:bookmarkEnd w:id="238"/>
      <w:bookmarkEnd w:id="239"/>
      <w:bookmarkEnd w:id="240"/>
    </w:p>
    <w:p w:rsidR="00C47AB2" w:rsidRPr="000A6031" w:rsidRDefault="00C47AB2" w:rsidP="00547EC1">
      <w:pPr>
        <w:spacing w:line="26" w:lineRule="atLeast"/>
        <w:ind w:firstLine="709"/>
        <w:rPr>
          <w:rFonts w:cs="Times New Roman"/>
          <w:szCs w:val="26"/>
        </w:rPr>
      </w:pPr>
    </w:p>
    <w:p w:rsidR="00E8598C" w:rsidRDefault="00E8598C" w:rsidP="00155488">
      <w:pPr>
        <w:pStyle w:val="ListParagraph"/>
        <w:numPr>
          <w:ilvl w:val="0"/>
          <w:numId w:val="17"/>
        </w:numPr>
        <w:spacing w:line="26" w:lineRule="atLeast"/>
        <w:rPr>
          <w:rFonts w:cs="Times New Roman"/>
          <w:b/>
          <w:szCs w:val="26"/>
        </w:rPr>
      </w:pPr>
      <w:r w:rsidRPr="00C47AB2">
        <w:rPr>
          <w:rFonts w:cs="Times New Roman"/>
          <w:b/>
          <w:szCs w:val="26"/>
        </w:rPr>
        <w:t>Xây dựng Listview</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lastRenderedPageBreak/>
        <w:t>Thường là các view có cùng dạng layout đặt liền nhau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155488">
      <w:pPr>
        <w:pStyle w:val="ListParagraph"/>
        <w:numPr>
          <w:ilvl w:val="0"/>
          <w:numId w:val="18"/>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r w:rsidRPr="00C47AB2">
        <w:t>setAdapter(adapter);</w:t>
      </w:r>
    </w:p>
    <w:p w:rsidR="00C47AB2" w:rsidRPr="00C47AB2" w:rsidRDefault="00E8598C" w:rsidP="00C47AB2">
      <w:pPr>
        <w:spacing w:line="26" w:lineRule="atLeast"/>
        <w:ind w:left="1069"/>
        <w:rPr>
          <w:rFonts w:cs="Times New Roman"/>
          <w:szCs w:val="26"/>
        </w:rPr>
      </w:pPr>
      <w:r w:rsidRPr="00C47AB2">
        <w:rPr>
          <w:szCs w:val="26"/>
        </w:rPr>
        <w:t>Tạo  adapter</w:t>
      </w:r>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r w:rsidRPr="00C47AB2">
        <w:t>setVisibility(View.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drawing>
          <wp:anchor distT="0" distB="0" distL="114300" distR="114300" simplePos="0" relativeHeight="251667456" behindDoc="0" locked="0" layoutInCell="1" allowOverlap="1" wp14:anchorId="1DBBA8B1" wp14:editId="43434719">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155488">
      <w:pPr>
        <w:pStyle w:val="ListParagraph"/>
        <w:numPr>
          <w:ilvl w:val="0"/>
          <w:numId w:val="17"/>
        </w:numPr>
        <w:spacing w:line="26" w:lineRule="atLeast"/>
        <w:rPr>
          <w:rFonts w:cs="Times New Roman"/>
          <w:b/>
          <w:szCs w:val="26"/>
        </w:rPr>
      </w:pPr>
      <w:bookmarkStart w:id="241" w:name="OLE_LINK1"/>
      <w:bookmarkStart w:id="242" w:name="OLE_LINK2"/>
      <w:r w:rsidRPr="00C47AB2">
        <w:rPr>
          <w:rFonts w:cs="Times New Roman"/>
          <w:b/>
          <w:szCs w:val="26"/>
        </w:rPr>
        <w:t>Xây dựng GridView</w:t>
      </w:r>
    </w:p>
    <w:bookmarkEnd w:id="241"/>
    <w:bookmarkEnd w:id="242"/>
    <w:p w:rsidR="00E8598C" w:rsidRPr="00562C29" w:rsidRDefault="00E8598C" w:rsidP="00562C29">
      <w:pPr>
        <w:spacing w:line="26" w:lineRule="atLeast"/>
        <w:ind w:left="1069" w:firstLine="11"/>
        <w:rPr>
          <w:rFonts w:cs="Times New Roman"/>
          <w:szCs w:val="26"/>
        </w:rPr>
      </w:pPr>
      <w:r w:rsidRPr="00562C29">
        <w:rPr>
          <w:rFonts w:cs="Times New Roman"/>
          <w:szCs w:val="26"/>
        </w:rPr>
        <w:t>Dùng hiển thị một danh sách dữ liệu theo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Thường là các view có cùng dạng layout đặt liền nhau theo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Dùng để hiển thị nhiều dữ liệu có cùng kiểu (thường được sử dụng để làm phần hiển thị chính của ứng dụng - Main )</w:t>
      </w:r>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lastRenderedPageBreak/>
        <w:t xml:space="preserve">Có đủ thuộc tính cơ bản của một View </w:t>
      </w:r>
    </w:p>
    <w:p w:rsidR="00E8598C" w:rsidRPr="00562C29" w:rsidRDefault="00E8598C" w:rsidP="00155488">
      <w:pPr>
        <w:pStyle w:val="ListParagraph"/>
        <w:numPr>
          <w:ilvl w:val="0"/>
          <w:numId w:val="18"/>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r w:rsidRPr="000A6031">
        <w:rPr>
          <w:rFonts w:ascii="Consolas" w:hAnsi="Consolas" w:cs="Times New Roman"/>
          <w:szCs w:val="26"/>
        </w:rPr>
        <w:t>setAdapter(adapter);</w:t>
      </w:r>
    </w:p>
    <w:p w:rsidR="00E8598C" w:rsidRPr="000A6031" w:rsidRDefault="00E8598C" w:rsidP="00B07DBF">
      <w:pPr>
        <w:spacing w:line="26" w:lineRule="atLeast"/>
        <w:ind w:left="349" w:firstLine="709"/>
        <w:rPr>
          <w:szCs w:val="26"/>
        </w:rPr>
      </w:pPr>
      <w:r w:rsidRPr="000A6031">
        <w:rPr>
          <w:szCs w:val="26"/>
        </w:rPr>
        <w:t>Tạo  adapter</w:t>
      </w:r>
    </w:p>
    <w:p w:rsidR="00E8598C" w:rsidRPr="000A6031" w:rsidRDefault="00B07DBF" w:rsidP="00B07DBF">
      <w:pPr>
        <w:pStyle w:val="phongcode"/>
      </w:pPr>
      <w:r>
        <w:t>n</w:t>
      </w:r>
      <w:r w:rsidR="00E8598C" w:rsidRPr="000A6031">
        <w:t>ew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t>Hiển thị hay không hiển thị</w:t>
      </w:r>
    </w:p>
    <w:p w:rsidR="00E8598C" w:rsidRPr="000A6031" w:rsidRDefault="00E8598C" w:rsidP="00B07DBF">
      <w:pPr>
        <w:pStyle w:val="phongcode"/>
      </w:pPr>
      <w:r w:rsidRPr="000A6031">
        <w:t>setVisibility(View.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155488">
      <w:pPr>
        <w:pStyle w:val="ListParagraph"/>
        <w:numPr>
          <w:ilvl w:val="0"/>
          <w:numId w:val="17"/>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Customize adapter cho phép chúng ta sắp xếp và tổ chức dữ liệu theo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r w:rsidRPr="000A6031">
        <w:rPr>
          <w:rFonts w:cs="Times New Roman"/>
          <w:i/>
          <w:iCs/>
          <w:szCs w:val="26"/>
        </w:rPr>
        <w:t>public class AdapterCustom extends BaseAdapter</w:t>
      </w:r>
    </w:p>
    <w:p w:rsidR="00E8598C" w:rsidRPr="000A6031" w:rsidRDefault="00E8598C" w:rsidP="00547EC1">
      <w:pPr>
        <w:spacing w:line="26" w:lineRule="atLeast"/>
        <w:ind w:firstLine="709"/>
        <w:rPr>
          <w:rFonts w:cs="Times New Roman"/>
          <w:szCs w:val="26"/>
        </w:rPr>
      </w:pPr>
      <w:r w:rsidRPr="000A6031">
        <w:rPr>
          <w:rFonts w:cs="Times New Roman"/>
          <w:szCs w:val="26"/>
        </w:rPr>
        <w:t>Override  getView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070B57C9" wp14:editId="59337B5B">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6031">
        <w:rPr>
          <w:rFonts w:cs="Times New Roman"/>
          <w:i/>
          <w:iCs/>
          <w:szCs w:val="26"/>
        </w:rPr>
        <w:t>public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155488">
      <w:pPr>
        <w:pStyle w:val="ListParagraph"/>
        <w:numPr>
          <w:ilvl w:val="0"/>
          <w:numId w:val="18"/>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lastRenderedPageBreak/>
        <w:t>Có 2 sự kiện cơ bản mà ta thường dùng:</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onListItemClick</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onListItemLongClick</w:t>
      </w:r>
    </w:p>
    <w:p w:rsidR="00E8598C" w:rsidRPr="000A6031" w:rsidRDefault="00E8598C" w:rsidP="00547EC1">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43" w:name="_Toc444810719"/>
      <w:bookmarkStart w:id="244" w:name="_Toc475801509"/>
      <w:bookmarkStart w:id="245" w:name="_Toc475999839"/>
      <w:r w:rsidRPr="003C0FFF">
        <w:rPr>
          <w:rFonts w:cs="Times New Roman"/>
          <w:b/>
          <w:szCs w:val="26"/>
        </w:rPr>
        <w:t>Fragments</w:t>
      </w:r>
      <w:bookmarkEnd w:id="243"/>
      <w:bookmarkEnd w:id="244"/>
      <w:bookmarkEnd w:id="245"/>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27103AE3" wp14:editId="34AFCE5D">
            <wp:extent cx="3546812" cy="6394700"/>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82401" cy="6458866"/>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lastRenderedPageBreak/>
        <w:drawing>
          <wp:inline distT="0" distB="0" distL="0" distR="0" wp14:anchorId="578C8C97" wp14:editId="45FA6FA5">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3399F145" wp14:editId="33C9C639">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EC65099" wp14:editId="790ED9E4">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3C0FFF" w:rsidRDefault="00E8598C" w:rsidP="00155488">
      <w:pPr>
        <w:pStyle w:val="ListParagraph"/>
        <w:numPr>
          <w:ilvl w:val="0"/>
          <w:numId w:val="17"/>
        </w:numPr>
        <w:spacing w:line="26" w:lineRule="atLeast"/>
        <w:rPr>
          <w:rFonts w:cs="Times New Roman"/>
          <w:b/>
          <w:szCs w:val="26"/>
        </w:rPr>
      </w:pPr>
      <w:bookmarkStart w:id="246" w:name="_Toc444810720"/>
      <w:bookmarkStart w:id="247" w:name="_Toc475801510"/>
      <w:bookmarkStart w:id="248" w:name="_Toc475999840"/>
      <w:r w:rsidRPr="003C0FFF">
        <w:rPr>
          <w:rFonts w:cs="Times New Roman"/>
          <w:b/>
          <w:szCs w:val="26"/>
        </w:rPr>
        <w:t>Opition menu và Context menu</w:t>
      </w:r>
      <w:bookmarkEnd w:id="246"/>
      <w:bookmarkEnd w:id="247"/>
      <w:bookmarkEnd w:id="248"/>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w:lastRenderedPageBreak/>
        <mc:AlternateContent>
          <mc:Choice Requires="wps">
            <w:drawing>
              <wp:anchor distT="0" distB="0" distL="114300" distR="114300" simplePos="0" relativeHeight="251661312" behindDoc="0" locked="0" layoutInCell="1" allowOverlap="1" wp14:anchorId="49C9F7A3" wp14:editId="642E1323">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F4274" w:rsidRPr="00354988" w:rsidRDefault="009F4274"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49C9F7A3"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9F4274" w:rsidRPr="00354988" w:rsidRDefault="009F4274"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56A10745" wp14:editId="7AA0CEEF">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Option và Context Menu có thể bao gồm :</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Text</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Icons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Radio Buttons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Check Boxes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Sub-Menus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r w:rsidRPr="003C0FFF">
        <w:t>registerForContextMenu(</w:t>
      </w:r>
      <w:r w:rsidRPr="003C0FFF">
        <w:rPr>
          <w:i/>
          <w:iCs/>
        </w:rPr>
        <w:t>theWidget</w:t>
      </w:r>
      <w:r w:rsidRPr="003C0FFF">
        <w:t xml:space="preserve">). </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r w:rsidRPr="003C0FFF">
        <w:t xml:space="preserve">onCreateContextMenu(…). </w:t>
      </w:r>
    </w:p>
    <w:p w:rsidR="00E8598C" w:rsidRPr="000A6031" w:rsidRDefault="00E8598C" w:rsidP="00155488">
      <w:pPr>
        <w:pStyle w:val="ListParagraph"/>
        <w:numPr>
          <w:ilvl w:val="0"/>
          <w:numId w:val="22"/>
        </w:numPr>
        <w:spacing w:line="26" w:lineRule="atLeast"/>
        <w:rPr>
          <w:rFonts w:cs="Times New Roman"/>
          <w:szCs w:val="26"/>
        </w:rPr>
      </w:pPr>
      <w:bookmarkStart w:id="249" w:name="OLE_LINK3"/>
      <w:bookmarkStart w:id="250" w:name="OLE_LINK4"/>
      <w:r w:rsidRPr="000A6031">
        <w:rPr>
          <w:rFonts w:cs="Times New Roman"/>
          <w:szCs w:val="26"/>
        </w:rPr>
        <w:t>Xử lý sự kiện khi click vào các Item trên Option và Context menu:</w:t>
      </w:r>
    </w:p>
    <w:bookmarkEnd w:id="249"/>
    <w:bookmarkEnd w:id="250"/>
    <w:p w:rsidR="00E8598C" w:rsidRPr="000A6031" w:rsidRDefault="00E8598C" w:rsidP="00547EC1">
      <w:pPr>
        <w:spacing w:line="26" w:lineRule="atLeast"/>
        <w:ind w:firstLine="709"/>
        <w:rPr>
          <w:rFonts w:cs="Times New Roman"/>
          <w:szCs w:val="26"/>
        </w:rPr>
      </w:pPr>
      <w:r w:rsidRPr="000A6031">
        <w:rPr>
          <w:rFonts w:cs="Times New Roman"/>
          <w:szCs w:val="26"/>
        </w:rPr>
        <w:t>Option menu :</w:t>
      </w:r>
    </w:p>
    <w:p w:rsidR="00E8598C" w:rsidRPr="000A6031" w:rsidRDefault="00E8598C" w:rsidP="00547EC1">
      <w:pPr>
        <w:spacing w:line="26" w:lineRule="atLeast"/>
        <w:ind w:firstLine="709"/>
        <w:rPr>
          <w:rFonts w:cs="Times New Roman"/>
          <w:szCs w:val="26"/>
        </w:rPr>
      </w:pPr>
      <w:r w:rsidRPr="000A6031">
        <w:rPr>
          <w:rFonts w:cs="Times New Roman"/>
          <w:i/>
          <w:iCs/>
          <w:szCs w:val="26"/>
        </w:rPr>
        <w:t>onOptionsItemSelected</w:t>
      </w:r>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Context menu :</w:t>
      </w:r>
    </w:p>
    <w:p w:rsidR="00E8598C" w:rsidRDefault="00E8598C" w:rsidP="003C0FFF">
      <w:pPr>
        <w:spacing w:line="26" w:lineRule="atLeast"/>
        <w:ind w:firstLine="709"/>
        <w:rPr>
          <w:rFonts w:cs="Times New Roman"/>
          <w:szCs w:val="26"/>
        </w:rPr>
      </w:pPr>
      <w:r w:rsidRPr="000A6031">
        <w:rPr>
          <w:rFonts w:cs="Times New Roman"/>
          <w:szCs w:val="26"/>
        </w:rPr>
        <w:t>o</w:t>
      </w:r>
      <w:r w:rsidRPr="000A6031">
        <w:rPr>
          <w:rFonts w:cs="Times New Roman"/>
          <w:i/>
          <w:iCs/>
          <w:szCs w:val="26"/>
        </w:rPr>
        <w:t>nContextItemSelected</w:t>
      </w:r>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RDefault="003C0FFF" w:rsidP="003C0FFF">
      <w:pPr>
        <w:spacing w:line="26" w:lineRule="atLeast"/>
        <w:ind w:firstLine="709"/>
        <w:rPr>
          <w:rFonts w:cs="Times New Roman"/>
          <w:szCs w:val="26"/>
        </w:rPr>
      </w:pPr>
    </w:p>
    <w:p w:rsidR="003C0FFF" w:rsidRPr="000A6031" w:rsidRDefault="003C0FFF" w:rsidP="003C0FFF">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51" w:name="_Toc444810721"/>
      <w:bookmarkStart w:id="252" w:name="_Toc475801511"/>
      <w:bookmarkStart w:id="253" w:name="_Toc475999841"/>
      <w:r w:rsidRPr="003C0FFF">
        <w:rPr>
          <w:rFonts w:cs="Times New Roman"/>
          <w:b/>
          <w:szCs w:val="26"/>
        </w:rPr>
        <w:t>Dialog và Toast</w:t>
      </w:r>
      <w:bookmarkEnd w:id="251"/>
      <w:bookmarkEnd w:id="252"/>
      <w:bookmarkEnd w:id="253"/>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lastRenderedPageBreak/>
        <w:drawing>
          <wp:anchor distT="0" distB="0" distL="114300" distR="114300" simplePos="0" relativeHeight="251662336" behindDoc="0" locked="0" layoutInCell="1" allowOverlap="1" wp14:anchorId="062FA41C" wp14:editId="6CB76E42">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540DBAA2" wp14:editId="2DBDBEFB">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Khẳng định 1 tác vụ.</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Không bao giờ focus đến UI này được.</w:t>
      </w:r>
    </w:p>
    <w:p w:rsidR="00E8598C" w:rsidRDefault="00E8598C" w:rsidP="00155488">
      <w:pPr>
        <w:pStyle w:val="ListParagraph"/>
        <w:numPr>
          <w:ilvl w:val="0"/>
          <w:numId w:val="23"/>
        </w:numPr>
        <w:spacing w:line="26" w:lineRule="atLeast"/>
        <w:rPr>
          <w:rFonts w:cs="Times New Roman"/>
          <w:szCs w:val="26"/>
        </w:rPr>
      </w:pPr>
      <w:bookmarkStart w:id="254" w:name="_Toc444810722"/>
      <w:bookmarkStart w:id="255" w:name="_Toc475801512"/>
      <w:bookmarkStart w:id="256" w:name="_Toc475999842"/>
      <w:r w:rsidRPr="003C0FFF">
        <w:rPr>
          <w:rFonts w:cs="Times New Roman"/>
          <w:szCs w:val="26"/>
        </w:rPr>
        <w:t>Giới thiệu và thiết kế giao diện theo phong cách Material Design</w:t>
      </w:r>
      <w:bookmarkEnd w:id="254"/>
      <w:bookmarkEnd w:id="255"/>
      <w:bookmarkEnd w:id="256"/>
    </w:p>
    <w:p w:rsidR="003C0FFF" w:rsidRPr="003C0FFF" w:rsidRDefault="003C0FFF" w:rsidP="003C0FFF">
      <w:pPr>
        <w:spacing w:line="26" w:lineRule="atLeast"/>
        <w:rPr>
          <w:rFonts w:cs="Times New Roman"/>
          <w:szCs w:val="26"/>
        </w:rPr>
      </w:pPr>
    </w:p>
    <w:p w:rsidR="00E8598C" w:rsidRPr="003C0FFF" w:rsidRDefault="00E8598C" w:rsidP="00155488">
      <w:pPr>
        <w:pStyle w:val="ListParagraph"/>
        <w:numPr>
          <w:ilvl w:val="0"/>
          <w:numId w:val="22"/>
        </w:numPr>
        <w:spacing w:line="26" w:lineRule="atLeast"/>
        <w:rPr>
          <w:rFonts w:cs="Times New Roman"/>
          <w:szCs w:val="26"/>
        </w:rPr>
      </w:pPr>
      <w:bookmarkStart w:id="257" w:name="_Toc444810723"/>
      <w:bookmarkStart w:id="258" w:name="_Toc475801513"/>
      <w:bookmarkStart w:id="259" w:name="_Toc475999843"/>
      <w:r w:rsidRPr="003C0FFF">
        <w:rPr>
          <w:rFonts w:cs="Times New Roman"/>
          <w:szCs w:val="26"/>
        </w:rPr>
        <w:t>Giới thiệu</w:t>
      </w:r>
      <w:bookmarkEnd w:id="257"/>
      <w:bookmarkEnd w:id="258"/>
      <w:bookmarkEnd w:id="259"/>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155488">
      <w:pPr>
        <w:pStyle w:val="ListParagraph"/>
        <w:numPr>
          <w:ilvl w:val="0"/>
          <w:numId w:val="22"/>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Menu, nút nhấn, chữ viết… có nhiều khoảng cách trắng nên trông thoáng đãng</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47EC1">
      <w:pPr>
        <w:spacing w:line="26" w:lineRule="atLeast"/>
        <w:ind w:firstLine="709"/>
        <w:rPr>
          <w:rFonts w:cs="Times New Roman"/>
          <w:szCs w:val="26"/>
        </w:rPr>
      </w:pPr>
    </w:p>
    <w:p w:rsidR="00E8598C" w:rsidRPr="00B552DE" w:rsidRDefault="00B552DE" w:rsidP="00B552DE">
      <w:pPr>
        <w:spacing w:line="26" w:lineRule="atLeast"/>
        <w:rPr>
          <w:rFonts w:cs="Times New Roman"/>
          <w:b/>
          <w:szCs w:val="26"/>
        </w:rPr>
      </w:pPr>
      <w:bookmarkStart w:id="260" w:name="_Toc444810724"/>
      <w:bookmarkStart w:id="261" w:name="_Toc475801514"/>
      <w:bookmarkStart w:id="262" w:name="_Toc475999844"/>
      <w:r w:rsidRPr="00B552DE">
        <w:rPr>
          <w:rFonts w:cs="Times New Roman"/>
          <w:b/>
          <w:szCs w:val="26"/>
        </w:rPr>
        <w:lastRenderedPageBreak/>
        <w:t xml:space="preserve">1.5.11 </w:t>
      </w:r>
      <w:r w:rsidR="00E8598C" w:rsidRPr="00B552DE">
        <w:rPr>
          <w:rFonts w:cs="Times New Roman"/>
          <w:b/>
          <w:szCs w:val="26"/>
        </w:rPr>
        <w:t>Các thành phần được thiết kế trong Material Design</w:t>
      </w:r>
      <w:bookmarkEnd w:id="260"/>
      <w:bookmarkEnd w:id="261"/>
      <w:bookmarkEnd w:id="262"/>
    </w:p>
    <w:p w:rsidR="00E8598C" w:rsidRDefault="00E8598C" w:rsidP="00155488">
      <w:pPr>
        <w:pStyle w:val="ListParagraph"/>
        <w:numPr>
          <w:ilvl w:val="0"/>
          <w:numId w:val="26"/>
        </w:numPr>
        <w:spacing w:line="26" w:lineRule="atLeast"/>
        <w:rPr>
          <w:rFonts w:cs="Times New Roman"/>
          <w:b/>
          <w:szCs w:val="26"/>
        </w:rPr>
      </w:pPr>
      <w:bookmarkStart w:id="263" w:name="_Toc444810725"/>
      <w:bookmarkStart w:id="264" w:name="_Toc475801515"/>
      <w:bookmarkStart w:id="265" w:name="_Toc475999845"/>
      <w:r w:rsidRPr="00B552DE">
        <w:rPr>
          <w:rFonts w:cs="Times New Roman"/>
          <w:b/>
          <w:szCs w:val="26"/>
        </w:rPr>
        <w:t>ActionBar/ToolBar</w:t>
      </w:r>
      <w:bookmarkEnd w:id="263"/>
      <w:bookmarkEnd w:id="264"/>
      <w:bookmarkEnd w:id="265"/>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3546CC3" wp14:editId="38DD5CEA">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155488">
      <w:pPr>
        <w:pStyle w:val="ListParagraph"/>
        <w:numPr>
          <w:ilvl w:val="0"/>
          <w:numId w:val="26"/>
        </w:numPr>
        <w:rPr>
          <w:b/>
        </w:rPr>
      </w:pPr>
      <w:bookmarkStart w:id="266" w:name="_Toc444810726"/>
      <w:bookmarkStart w:id="267" w:name="_Toc475801516"/>
      <w:bookmarkStart w:id="268" w:name="_Toc475999846"/>
      <w:r w:rsidRPr="00435C51">
        <w:rPr>
          <w:b/>
        </w:rPr>
        <w:t>ViewPager</w:t>
      </w:r>
      <w:bookmarkEnd w:id="266"/>
      <w:bookmarkEnd w:id="267"/>
      <w:bookmarkEnd w:id="268"/>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t>ViewPager không phải là một View chuẩn của Android, mà là một thành phần nằm trong gói android.support:design:23.4.0</w:t>
      </w:r>
    </w:p>
    <w:p w:rsidR="00E8598C" w:rsidRPr="00435C51" w:rsidRDefault="00E8598C" w:rsidP="00155488">
      <w:pPr>
        <w:pStyle w:val="ListParagraph"/>
        <w:numPr>
          <w:ilvl w:val="0"/>
          <w:numId w:val="26"/>
        </w:numPr>
        <w:spacing w:line="26" w:lineRule="atLeast"/>
        <w:rPr>
          <w:rFonts w:cs="Times New Roman"/>
          <w:b/>
          <w:szCs w:val="26"/>
        </w:rPr>
      </w:pPr>
      <w:bookmarkStart w:id="269" w:name="_Toc444810727"/>
      <w:bookmarkStart w:id="270" w:name="_Toc475801517"/>
      <w:bookmarkStart w:id="271" w:name="_Toc475999847"/>
      <w:r w:rsidRPr="00435C51">
        <w:rPr>
          <w:rFonts w:cs="Times New Roman"/>
          <w:b/>
          <w:szCs w:val="26"/>
        </w:rPr>
        <w:t>Buttons: Floating Action Button</w:t>
      </w:r>
      <w:bookmarkEnd w:id="269"/>
      <w:bookmarkEnd w:id="270"/>
      <w:bookmarkEnd w:id="271"/>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7"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nó thiết kế cho việc nhấn mạnh cho hành động chính của một màn hình. Đây là một thiết kế phá cách làm nổi bật lên để thu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Có rất nhiều ý kiến xung quanh thiết kế của thành phần này. Điều quan trọng là sử dụng nó trong trường hợp thật sự cần thiết, chẳng hạn như thể hiện các hành động xảy </w:t>
      </w:r>
      <w:r w:rsidRPr="000A6031">
        <w:rPr>
          <w:rFonts w:cs="Times New Roman"/>
          <w:szCs w:val="26"/>
        </w:rPr>
        <w:lastRenderedPageBreak/>
        <w:t xml:space="preserve">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8"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155488">
      <w:pPr>
        <w:pStyle w:val="ListParagraph"/>
        <w:numPr>
          <w:ilvl w:val="0"/>
          <w:numId w:val="26"/>
        </w:numPr>
        <w:spacing w:line="26" w:lineRule="atLeast"/>
        <w:rPr>
          <w:rFonts w:cs="Times New Roman"/>
          <w:b/>
          <w:szCs w:val="26"/>
        </w:rPr>
      </w:pPr>
      <w:bookmarkStart w:id="272" w:name="_Toc444810728"/>
      <w:bookmarkStart w:id="273" w:name="_Toc475801518"/>
      <w:bookmarkStart w:id="274" w:name="_Toc475999848"/>
      <w:r w:rsidRPr="003222A5">
        <w:rPr>
          <w:rFonts w:cs="Times New Roman"/>
          <w:b/>
          <w:szCs w:val="26"/>
        </w:rPr>
        <w:t>Navigation Drawer (Slider menu)</w:t>
      </w:r>
      <w:bookmarkEnd w:id="272"/>
      <w:bookmarkEnd w:id="273"/>
      <w:bookmarkEnd w:id="274"/>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1F426250" wp14:editId="50C260B7">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9F4274" w:rsidP="00547EC1">
      <w:pPr>
        <w:spacing w:line="26" w:lineRule="atLeast"/>
        <w:ind w:firstLine="709"/>
        <w:rPr>
          <w:rStyle w:val="Hyperlink"/>
          <w:rFonts w:cs="Times New Roman"/>
          <w:color w:val="auto"/>
          <w:szCs w:val="26"/>
          <w:u w:val="none"/>
        </w:rPr>
      </w:pPr>
      <w:hyperlink r:id="rId140"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F82BEF">
      <w:pPr>
        <w:pStyle w:val="Heading3"/>
        <w:spacing w:before="120" w:after="120" w:line="26" w:lineRule="atLeast"/>
        <w:ind w:firstLine="0"/>
        <w:rPr>
          <w:rFonts w:cs="Times New Roman"/>
          <w:color w:val="auto"/>
          <w:szCs w:val="26"/>
        </w:rPr>
      </w:pPr>
      <w:bookmarkStart w:id="275" w:name="_Toc444810729"/>
      <w:bookmarkStart w:id="276" w:name="_Toc475801519"/>
      <w:bookmarkStart w:id="277" w:name="_Toc475999849"/>
      <w:bookmarkStart w:id="278" w:name="_Toc511914385"/>
      <w:bookmarkStart w:id="279" w:name="_Toc511914465"/>
      <w:bookmarkStart w:id="280" w:name="_Toc512547394"/>
      <w:r>
        <w:rPr>
          <w:rFonts w:cs="Times New Roman"/>
          <w:color w:val="auto"/>
          <w:szCs w:val="26"/>
        </w:rPr>
        <w:t>1.5.12</w:t>
      </w:r>
      <w:r w:rsidR="00906EEC" w:rsidRPr="000A6031">
        <w:rPr>
          <w:rFonts w:cs="Times New Roman"/>
          <w:color w:val="auto"/>
          <w:szCs w:val="26"/>
        </w:rPr>
        <w:t xml:space="preserve"> </w:t>
      </w:r>
      <w:r w:rsidR="00E8598C" w:rsidRPr="000A6031">
        <w:rPr>
          <w:rFonts w:cs="Times New Roman"/>
          <w:color w:val="auto"/>
          <w:szCs w:val="26"/>
        </w:rPr>
        <w:t>Lưu trữ dữ liệu trong Android</w:t>
      </w:r>
      <w:bookmarkStart w:id="281" w:name="_Toc444810730"/>
      <w:bookmarkStart w:id="282" w:name="_Toc475801520"/>
      <w:bookmarkStart w:id="283" w:name="_Toc475999850"/>
      <w:bookmarkEnd w:id="275"/>
      <w:bookmarkEnd w:id="276"/>
      <w:bookmarkEnd w:id="277"/>
      <w:bookmarkEnd w:id="278"/>
      <w:bookmarkEnd w:id="279"/>
      <w:bookmarkEnd w:id="280"/>
    </w:p>
    <w:p w:rsidR="00E8598C" w:rsidRPr="0004006F" w:rsidRDefault="00E8598C" w:rsidP="00155488">
      <w:pPr>
        <w:pStyle w:val="ListParagraph"/>
        <w:numPr>
          <w:ilvl w:val="0"/>
          <w:numId w:val="28"/>
        </w:numPr>
        <w:spacing w:line="26" w:lineRule="atLeast"/>
        <w:rPr>
          <w:rFonts w:cs="Times New Roman"/>
          <w:b/>
          <w:szCs w:val="26"/>
        </w:rPr>
      </w:pPr>
      <w:r w:rsidRPr="0004006F">
        <w:rPr>
          <w:rFonts w:cs="Times New Roman"/>
          <w:b/>
          <w:szCs w:val="26"/>
        </w:rPr>
        <w:t>Share Preferences</w:t>
      </w:r>
      <w:bookmarkEnd w:id="281"/>
      <w:bookmarkEnd w:id="282"/>
      <w:bookmarkEnd w:id="283"/>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lastRenderedPageBreak/>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getSharedPreferences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getDefaultSharedPreferences</w:t>
      </w:r>
      <w:r w:rsidR="007B4EAB">
        <w:rPr>
          <w:rFonts w:ascii="Consolas" w:hAnsi="Consolas" w:cs="Times New Roman"/>
          <w:szCs w:val="26"/>
        </w:rPr>
        <w:t xml:space="preserve">(): </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 </w:t>
      </w:r>
      <w:r w:rsidRPr="0095552C">
        <w:rPr>
          <w:rFonts w:cs="Times New Roman"/>
          <w:i/>
          <w:iCs/>
          <w:szCs w:val="26"/>
        </w:rPr>
        <w:t xml:space="preserve">Long,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Long, Int, Double, Boolean, String</w:t>
      </w:r>
      <w:r w:rsidRPr="0095552C">
        <w:rPr>
          <w:rFonts w:cs="Times New Roman"/>
          <w:szCs w:val="26"/>
        </w:rPr>
        <w:t xml:space="preserve"> }</w:t>
      </w:r>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F82BEF">
      <w:pPr>
        <w:pStyle w:val="Heading2"/>
        <w:spacing w:before="120" w:after="120" w:line="26" w:lineRule="atLeast"/>
        <w:ind w:firstLine="0"/>
        <w:rPr>
          <w:rFonts w:cs="Times New Roman"/>
          <w:color w:val="auto"/>
        </w:rPr>
      </w:pPr>
      <w:bookmarkStart w:id="284" w:name="_Toc507842841"/>
      <w:bookmarkStart w:id="285" w:name="_Toc511914386"/>
      <w:bookmarkStart w:id="286" w:name="_Toc511914466"/>
      <w:bookmarkStart w:id="287" w:name="_Toc512547395"/>
      <w:r w:rsidRPr="000A6031">
        <w:rPr>
          <w:rFonts w:cs="Times New Roman"/>
          <w:color w:val="auto"/>
        </w:rPr>
        <w:t>1.</w:t>
      </w:r>
      <w:r w:rsidR="0004006F">
        <w:rPr>
          <w:rFonts w:cs="Times New Roman"/>
          <w:color w:val="auto"/>
        </w:rPr>
        <w:t>6</w:t>
      </w:r>
      <w:r w:rsidR="00906EEC" w:rsidRPr="000A6031">
        <w:rPr>
          <w:rFonts w:cs="Times New Roman"/>
          <w:color w:val="auto"/>
        </w:rPr>
        <w:t xml:space="preserve"> </w:t>
      </w:r>
      <w:r w:rsidR="00906EEC" w:rsidRPr="000A6031">
        <w:rPr>
          <w:rFonts w:cs="Times New Roman"/>
          <w:color w:val="auto"/>
          <w:lang w:val="de-DE"/>
        </w:rPr>
        <w:t>Google Map API trên Hệ điều hành Android</w:t>
      </w:r>
      <w:bookmarkEnd w:id="284"/>
      <w:bookmarkEnd w:id="285"/>
      <w:bookmarkEnd w:id="286"/>
      <w:bookmarkEnd w:id="287"/>
    </w:p>
    <w:p w:rsidR="003008C5" w:rsidRPr="000A6031" w:rsidRDefault="00F26E39" w:rsidP="00F82BEF">
      <w:pPr>
        <w:pStyle w:val="Heading3"/>
        <w:spacing w:before="120" w:after="120" w:line="26" w:lineRule="atLeast"/>
        <w:ind w:firstLine="0"/>
        <w:rPr>
          <w:rFonts w:cs="Times New Roman"/>
          <w:b w:val="0"/>
          <w:bCs w:val="0"/>
          <w:color w:val="auto"/>
          <w:szCs w:val="26"/>
        </w:rPr>
      </w:pPr>
      <w:bookmarkStart w:id="288" w:name="_Toc511914387"/>
      <w:bookmarkStart w:id="289" w:name="_Toc511914467"/>
      <w:bookmarkStart w:id="290" w:name="_Toc512547396"/>
      <w:r w:rsidRPr="000A6031">
        <w:rPr>
          <w:rFonts w:cs="Times New Roman"/>
          <w:color w:val="auto"/>
          <w:szCs w:val="26"/>
        </w:rPr>
        <w:t>1.</w:t>
      </w:r>
      <w:r w:rsidR="003008C5" w:rsidRPr="000A6031">
        <w:rPr>
          <w:rFonts w:cs="Times New Roman"/>
          <w:color w:val="auto"/>
          <w:szCs w:val="26"/>
        </w:rPr>
        <w:t>6.1 Google Maps</w:t>
      </w:r>
      <w:bookmarkEnd w:id="288"/>
      <w:bookmarkEnd w:id="289"/>
      <w:bookmarkEnd w:id="290"/>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p>
    <w:p w:rsidR="00F26E39" w:rsidRPr="00101651" w:rsidRDefault="00F26E39" w:rsidP="00F82BEF">
      <w:pPr>
        <w:pStyle w:val="Heading3"/>
        <w:ind w:firstLine="0"/>
        <w:rPr>
          <w:rFonts w:cs="Times New Roman"/>
          <w:b w:val="0"/>
          <w:color w:val="auto"/>
          <w:szCs w:val="26"/>
        </w:rPr>
      </w:pPr>
      <w:bookmarkStart w:id="291" w:name="_Toc511914388"/>
      <w:bookmarkStart w:id="292" w:name="_Toc511914468"/>
      <w:bookmarkStart w:id="293" w:name="_Toc512547397"/>
      <w:r w:rsidRPr="00101651">
        <w:rPr>
          <w:rFonts w:cs="Times New Roman"/>
          <w:color w:val="auto"/>
          <w:szCs w:val="26"/>
        </w:rPr>
        <w:t>1.</w:t>
      </w:r>
      <w:r w:rsidR="003008C5" w:rsidRPr="00101651">
        <w:rPr>
          <w:rFonts w:cs="Times New Roman"/>
          <w:color w:val="auto"/>
          <w:szCs w:val="26"/>
        </w:rPr>
        <w:t>6.2 Các loại bản đồ</w:t>
      </w:r>
      <w:r w:rsidRPr="00101651">
        <w:rPr>
          <w:rFonts w:cs="Times New Roman"/>
          <w:color w:val="auto"/>
          <w:szCs w:val="26"/>
        </w:rPr>
        <w:t xml:space="preserve"> Google Maps</w:t>
      </w:r>
      <w:bookmarkEnd w:id="291"/>
      <w:bookmarkEnd w:id="292"/>
      <w:bookmarkEnd w:id="293"/>
    </w:p>
    <w:p w:rsidR="00535672" w:rsidRPr="00101651" w:rsidRDefault="003008C5" w:rsidP="009D1BE1">
      <w:pPr>
        <w:rPr>
          <w:rFonts w:cs="Times New Roman"/>
          <w:szCs w:val="26"/>
        </w:rPr>
      </w:pPr>
      <w:r w:rsidRPr="00101651">
        <w:rPr>
          <w:rFonts w:cs="Times New Roman"/>
          <w:szCs w:val="26"/>
        </w:rPr>
        <w:t xml:space="preserve">Google Maps cung cấp </w:t>
      </w:r>
      <w:r w:rsidR="005715BF" w:rsidRPr="00101651">
        <w:rPr>
          <w:rFonts w:cs="Times New Roman"/>
          <w:szCs w:val="26"/>
        </w:rPr>
        <w:t>5</w:t>
      </w:r>
      <w:r w:rsidRPr="00101651">
        <w:rPr>
          <w:rFonts w:cs="Times New Roman"/>
          <w:szCs w:val="26"/>
        </w:rPr>
        <w:t xml:space="preserve"> loại bản đồ</w:t>
      </w:r>
      <w:r w:rsidR="00535672" w:rsidRPr="00101651">
        <w:rPr>
          <w:rFonts w:cs="Times New Roman"/>
          <w:szCs w:val="26"/>
        </w:rPr>
        <w:t xml:space="preserve"> như sau:</w:t>
      </w:r>
    </w:p>
    <w:p w:rsidR="005715BF" w:rsidRPr="00101651" w:rsidRDefault="005715BF" w:rsidP="009D1BE1">
      <w:pPr>
        <w:rPr>
          <w:rFonts w:cs="Times New Roman"/>
          <w:b/>
          <w:szCs w:val="26"/>
        </w:rPr>
      </w:pPr>
      <w:r w:rsidRPr="00101651">
        <w:rPr>
          <w:rFonts w:cs="Times New Roman"/>
          <w:szCs w:val="26"/>
        </w:rPr>
        <w:t>int MAP_TYPE_HYBRID Bản đồ vệ tinh với một lớp trong suốt của các đường phố lớn.</w:t>
      </w:r>
    </w:p>
    <w:p w:rsidR="005715BF" w:rsidRPr="00101651" w:rsidRDefault="005715BF" w:rsidP="009D1BE1">
      <w:pPr>
        <w:rPr>
          <w:rFonts w:cs="Times New Roman"/>
          <w:b/>
          <w:szCs w:val="26"/>
        </w:rPr>
      </w:pPr>
      <w:r w:rsidRPr="00101651">
        <w:rPr>
          <w:rFonts w:cs="Times New Roman"/>
          <w:szCs w:val="26"/>
        </w:rPr>
        <w:t>int MAP_TYPE_NONE Không có bản đồ nền.</w:t>
      </w:r>
    </w:p>
    <w:p w:rsidR="005715BF" w:rsidRPr="00101651" w:rsidRDefault="005715BF" w:rsidP="009D1BE1">
      <w:pPr>
        <w:rPr>
          <w:rFonts w:cs="Times New Roman"/>
          <w:b/>
          <w:szCs w:val="26"/>
        </w:rPr>
      </w:pPr>
      <w:r w:rsidRPr="00101651">
        <w:rPr>
          <w:rFonts w:cs="Times New Roman"/>
          <w:szCs w:val="26"/>
        </w:rPr>
        <w:t>int MAP_TYPE_NORMAL Bản đồ cơ bản.</w:t>
      </w:r>
    </w:p>
    <w:p w:rsidR="005715BF" w:rsidRPr="00101651" w:rsidRDefault="005715BF" w:rsidP="009D1BE1">
      <w:pPr>
        <w:rPr>
          <w:rFonts w:cs="Times New Roman"/>
          <w:b/>
          <w:szCs w:val="26"/>
        </w:rPr>
      </w:pPr>
      <w:r w:rsidRPr="00101651">
        <w:rPr>
          <w:rFonts w:cs="Times New Roman"/>
          <w:szCs w:val="26"/>
        </w:rPr>
        <w:t>int MAP_TYPE_SATELLITE Bản đồ vệ tinh không có nhãn.</w:t>
      </w:r>
    </w:p>
    <w:p w:rsidR="005715BF" w:rsidRPr="00101651" w:rsidRDefault="005715BF" w:rsidP="009D1BE1">
      <w:pPr>
        <w:rPr>
          <w:rFonts w:cs="Times New Roman"/>
          <w:b/>
          <w:szCs w:val="26"/>
        </w:rPr>
      </w:pPr>
      <w:r w:rsidRPr="00101651">
        <w:rPr>
          <w:rFonts w:cs="Times New Roman"/>
          <w:szCs w:val="26"/>
        </w:rPr>
        <w:t xml:space="preserve">int MAP_TYPE_TERRAIN Bản đồ địa hình. </w:t>
      </w:r>
    </w:p>
    <w:p w:rsidR="009C2466" w:rsidRPr="00101651" w:rsidRDefault="009C2466" w:rsidP="009D1BE1">
      <w:pPr>
        <w:rPr>
          <w:rFonts w:cs="Times New Roman"/>
        </w:rPr>
      </w:pPr>
    </w:p>
    <w:p w:rsidR="00A73B29" w:rsidRPr="00101651" w:rsidRDefault="00A73B29" w:rsidP="00F82BEF">
      <w:pPr>
        <w:pStyle w:val="Heading3"/>
        <w:ind w:firstLine="0"/>
        <w:rPr>
          <w:rFonts w:cs="Times New Roman"/>
          <w:b w:val="0"/>
          <w:color w:val="auto"/>
          <w:szCs w:val="26"/>
        </w:rPr>
      </w:pPr>
      <w:bookmarkStart w:id="294" w:name="_Toc511914389"/>
      <w:bookmarkStart w:id="295" w:name="_Toc511914469"/>
      <w:bookmarkStart w:id="296" w:name="_Toc512547398"/>
      <w:r w:rsidRPr="00101651">
        <w:rPr>
          <w:rFonts w:cs="Times New Roman"/>
          <w:color w:val="auto"/>
          <w:szCs w:val="26"/>
        </w:rPr>
        <w:t>1.6.</w:t>
      </w:r>
      <w:r w:rsidR="00712E92" w:rsidRPr="00101651">
        <w:rPr>
          <w:rFonts w:cs="Times New Roman"/>
          <w:color w:val="auto"/>
          <w:szCs w:val="26"/>
        </w:rPr>
        <w:t>3</w:t>
      </w:r>
      <w:r w:rsidRPr="00101651">
        <w:rPr>
          <w:rFonts w:cs="Times New Roman"/>
          <w:color w:val="auto"/>
          <w:szCs w:val="26"/>
        </w:rPr>
        <w:t xml:space="preserve"> Ứng dụng Google Maps trên nền tảng Andriod.</w:t>
      </w:r>
      <w:bookmarkEnd w:id="294"/>
      <w:bookmarkEnd w:id="295"/>
      <w:bookmarkEnd w:id="296"/>
    </w:p>
    <w:p w:rsidR="00A73B29" w:rsidRPr="00101651" w:rsidRDefault="00A73B29" w:rsidP="009D1BE1">
      <w:pPr>
        <w:rPr>
          <w:rFonts w:cs="Times New Roman"/>
        </w:rPr>
      </w:pPr>
      <w:r w:rsidRPr="00101651">
        <w:rPr>
          <w:rFonts w:cs="Times New Roman"/>
        </w:rPr>
        <w:t>Không thể tạo ra một đối tượng GoogleMap trực tiếp mà phải bằng cách lấy một từ phương thức getMapAsync () trên MapFragment hoặc MapView mà bạn đã thêm vào ứng dụng của mình.</w:t>
      </w:r>
    </w:p>
    <w:p w:rsidR="00A73B29" w:rsidRPr="00101651" w:rsidRDefault="00A73B29" w:rsidP="009D1BE1">
      <w:pPr>
        <w:rPr>
          <w:rFonts w:cs="Times New Roman"/>
        </w:rPr>
      </w:pPr>
      <w:r w:rsidRPr="00101651">
        <w:rPr>
          <w:rFonts w:cs="Times New Roman"/>
          <w:i/>
          <w:u w:val="single"/>
        </w:rPr>
        <w:lastRenderedPageBreak/>
        <w:t>Lưu ý:</w:t>
      </w:r>
      <w:r w:rsidRPr="00101651">
        <w:rPr>
          <w:rFonts w:cs="Times New Roman"/>
        </w:rPr>
        <w:t xml:space="preserve"> Tương tự đối tượng Xem, GoogleMap chỉ có thể đọc và sửa đổi từ chủ đề Giao diện người dùng Android. Gọi các phương thức GoogleMap từ một chủ đề khác sẽ dẫn đến một ngoại lệ.</w:t>
      </w:r>
    </w:p>
    <w:p w:rsidR="00712E92" w:rsidRPr="00101651" w:rsidRDefault="00A73B29" w:rsidP="009D1BE1">
      <w:pPr>
        <w:rPr>
          <w:rFonts w:cs="Times New Roman"/>
        </w:rPr>
      </w:pPr>
      <w:r w:rsidRPr="00101651">
        <w:rPr>
          <w:rFonts w:cs="Times New Roman"/>
        </w:rPr>
        <w:t xml:space="preserve">Bạn có thể điều chỉnh quan điểm của bản đồ bằng cách thay đổi vị trí xem bản đồ (trái ngược với di chuyển bản đồ). Bạn có thể sử dụng chế độ xem của bản đồ để đặt các thông số như vị trí, mức độ phóng, góc độ nghiêng, và mang. </w:t>
      </w:r>
    </w:p>
    <w:p w:rsidR="00712E92" w:rsidRPr="00101651" w:rsidRDefault="00712E92" w:rsidP="00F82BEF">
      <w:pPr>
        <w:pStyle w:val="Heading3"/>
        <w:ind w:firstLine="0"/>
        <w:rPr>
          <w:rFonts w:cs="Times New Roman"/>
          <w:b w:val="0"/>
          <w:color w:val="auto"/>
          <w:szCs w:val="26"/>
        </w:rPr>
      </w:pPr>
      <w:bookmarkStart w:id="297" w:name="_Toc511914390"/>
      <w:bookmarkStart w:id="298" w:name="_Toc511914470"/>
      <w:bookmarkStart w:id="299" w:name="_Toc512547399"/>
      <w:r w:rsidRPr="00101651">
        <w:rPr>
          <w:rFonts w:cs="Times New Roman"/>
          <w:color w:val="auto"/>
          <w:szCs w:val="26"/>
        </w:rPr>
        <w:t>1.6.4 Các phương thức của Google Maps</w:t>
      </w:r>
      <w:bookmarkEnd w:id="297"/>
      <w:bookmarkEnd w:id="298"/>
      <w:bookmarkEnd w:id="299"/>
    </w:p>
    <w:p w:rsidR="00712E92" w:rsidRPr="00101651" w:rsidRDefault="00712E92" w:rsidP="009D1BE1">
      <w:pPr>
        <w:rPr>
          <w:rFonts w:cs="Times New Roman"/>
        </w:rPr>
      </w:pPr>
      <w:r w:rsidRPr="00101651">
        <w:rPr>
          <w:rFonts w:cs="Times New Roman"/>
        </w:rPr>
        <w:t>final Circle addCircle(CircleOptions options): Thêm một vòng tròn vào bản đồ.</w:t>
      </w:r>
    </w:p>
    <w:p w:rsidR="00712E92" w:rsidRPr="00101651" w:rsidRDefault="00736FBC" w:rsidP="009D1BE1">
      <w:pPr>
        <w:rPr>
          <w:rFonts w:cs="Times New Roman"/>
        </w:rPr>
      </w:pPr>
      <w:r w:rsidRPr="00101651">
        <w:rPr>
          <w:rFonts w:cs="Times New Roman"/>
        </w:rPr>
        <w:t xml:space="preserve">final Marker </w:t>
      </w:r>
      <w:r w:rsidR="00712E92" w:rsidRPr="00101651">
        <w:rPr>
          <w:rFonts w:cs="Times New Roman"/>
        </w:rPr>
        <w:t>addMarker(MarkerOptions options): Thêm điểm đánh dấu vào bản đồ.</w:t>
      </w:r>
    </w:p>
    <w:p w:rsidR="00712E92" w:rsidRPr="00101651" w:rsidRDefault="00736FBC" w:rsidP="009D1BE1">
      <w:pPr>
        <w:rPr>
          <w:rFonts w:cs="Times New Roman"/>
        </w:rPr>
      </w:pPr>
      <w:r w:rsidRPr="00101651">
        <w:rPr>
          <w:rFonts w:cs="Times New Roman"/>
        </w:rPr>
        <w:t>final Polygon</w:t>
      </w:r>
      <w:r w:rsidR="00712E92" w:rsidRPr="00101651">
        <w:rPr>
          <w:rFonts w:cs="Times New Roman"/>
        </w:rPr>
        <w:t xml:space="preserve"> addPolygon(PolygonOptions options): Thêm đa giác vào bản đồ.</w:t>
      </w:r>
    </w:p>
    <w:p w:rsidR="00712E92" w:rsidRPr="00101651" w:rsidRDefault="00736FBC" w:rsidP="009D1BE1">
      <w:pPr>
        <w:rPr>
          <w:rFonts w:cs="Times New Roman"/>
        </w:rPr>
      </w:pPr>
      <w:r w:rsidRPr="00101651">
        <w:rPr>
          <w:rFonts w:cs="Times New Roman"/>
        </w:rPr>
        <w:t xml:space="preserve">Final Polyline </w:t>
      </w:r>
      <w:r w:rsidR="00712E92" w:rsidRPr="00101651">
        <w:rPr>
          <w:rFonts w:cs="Times New Roman"/>
        </w:rPr>
        <w:t>addPolyline(PolylineOptions options): Thêm một polyline vào bản đồ..</w:t>
      </w:r>
    </w:p>
    <w:p w:rsidR="00712E92" w:rsidRPr="00101651" w:rsidRDefault="00712E92" w:rsidP="009D1BE1">
      <w:pPr>
        <w:rPr>
          <w:rFonts w:cs="Times New Roman"/>
        </w:rPr>
      </w:pPr>
      <w:r w:rsidRPr="00101651">
        <w:rPr>
          <w:rFonts w:cs="Times New Roman"/>
        </w:rPr>
        <w:t>final void animateCamera(CameraUpdate update): Hoạt ảnh chuyển động của máy ảnh từ vị trí hiện tại đến vị trí được định nghĩa trong bản cập nhật.</w:t>
      </w:r>
    </w:p>
    <w:p w:rsidR="004B515E" w:rsidRPr="00101651" w:rsidRDefault="00A23856" w:rsidP="009D1BE1">
      <w:pPr>
        <w:rPr>
          <w:rFonts w:cs="Times New Roman"/>
        </w:rPr>
      </w:pPr>
      <w:r w:rsidRPr="00101651">
        <w:rPr>
          <w:rFonts w:cs="Times New Roman"/>
        </w:rPr>
        <w:t>final void clear(): Xóa tất cả các điểm đánh dấu, đa giác, đa giác, lớp phủ, v.v ... khỏi bản đồ.</w:t>
      </w:r>
    </w:p>
    <w:p w:rsidR="004B515E" w:rsidRPr="00101651" w:rsidRDefault="004B515E" w:rsidP="009D1BE1">
      <w:pPr>
        <w:rPr>
          <w:rFonts w:cs="Times New Roman"/>
        </w:rPr>
      </w:pPr>
      <w:r w:rsidRPr="00101651">
        <w:rPr>
          <w:rFonts w:cs="Times New Roman"/>
        </w:rPr>
        <w:t>final int getMapType():Lấy loại bản đồ hiện đang được hiển thị.</w:t>
      </w:r>
    </w:p>
    <w:p w:rsidR="004B515E" w:rsidRPr="00101651" w:rsidRDefault="004B515E" w:rsidP="009D1BE1">
      <w:pPr>
        <w:rPr>
          <w:rFonts w:cs="Times New Roman"/>
        </w:rPr>
      </w:pPr>
      <w:r w:rsidRPr="00101651">
        <w:rPr>
          <w:rFonts w:cs="Times New Roman"/>
        </w:rPr>
        <w:t>float final getMaxZoomLevel (): Trả lại mức thu phóng tối đa cho vị trí hiện tại của máy ảnh.</w:t>
      </w:r>
    </w:p>
    <w:p w:rsidR="004B515E" w:rsidRPr="00101651" w:rsidRDefault="004B515E" w:rsidP="009D1BE1">
      <w:pPr>
        <w:rPr>
          <w:rFonts w:cs="Times New Roman"/>
        </w:rPr>
      </w:pPr>
      <w:r w:rsidRPr="00101651">
        <w:rPr>
          <w:rFonts w:cs="Times New Roman"/>
        </w:rPr>
        <w:t>float final getMinZoomLevel (): Trả lại mức thu phóng tối thiểu.</w:t>
      </w:r>
    </w:p>
    <w:p w:rsidR="004B515E" w:rsidRPr="00101651" w:rsidRDefault="004B515E" w:rsidP="009D1BE1">
      <w:pPr>
        <w:rPr>
          <w:rFonts w:cs="Times New Roman"/>
        </w:rPr>
      </w:pPr>
      <w:r w:rsidRPr="00101651">
        <w:rPr>
          <w:rFonts w:cs="Times New Roman"/>
        </w:rPr>
        <w:t>final Location getMyLocation(): Lấy vị trí của bạn trên bản đồ.</w:t>
      </w:r>
    </w:p>
    <w:p w:rsidR="00823E11" w:rsidRPr="00101651" w:rsidRDefault="00823E11" w:rsidP="009D1BE1">
      <w:pPr>
        <w:rPr>
          <w:rFonts w:cs="Times New Roman"/>
        </w:rPr>
      </w:pPr>
      <w:r w:rsidRPr="00101651">
        <w:rPr>
          <w:rFonts w:cs="Times New Roman"/>
        </w:rPr>
        <w:t>final boolean isMyLocationEnabled()Lấy trạng thái của lớp vị trí của bạn.</w:t>
      </w:r>
    </w:p>
    <w:p w:rsidR="00E401DD" w:rsidRPr="00101651" w:rsidRDefault="00E401DD" w:rsidP="009D1BE1">
      <w:pPr>
        <w:rPr>
          <w:rFonts w:cs="Times New Roman"/>
        </w:rPr>
      </w:pPr>
      <w:r w:rsidRPr="00101651">
        <w:rPr>
          <w:rFonts w:cs="Times New Roman"/>
        </w:rPr>
        <w:t>final void moveCamera(CameraUpdate update): Thay đổi vị trí máy ảnh theo hướng dẫn được định nghĩa trong bản cập nhật.</w:t>
      </w:r>
    </w:p>
    <w:p w:rsidR="00D37403" w:rsidRPr="00101651" w:rsidRDefault="00D37403" w:rsidP="009D1BE1">
      <w:pPr>
        <w:rPr>
          <w:rFonts w:cs="Times New Roman"/>
        </w:rPr>
      </w:pPr>
      <w:r w:rsidRPr="00101651">
        <w:rPr>
          <w:rFonts w:cs="Times New Roman"/>
        </w:rPr>
        <w:t>boolean setMapStyle(MapStyleOptions style): Thiết lập kiểu dáng của bản đồ cơ sở.</w:t>
      </w:r>
    </w:p>
    <w:p w:rsidR="009F50CB" w:rsidRPr="00101651" w:rsidRDefault="009F50CB" w:rsidP="009D1BE1">
      <w:pPr>
        <w:rPr>
          <w:rFonts w:cs="Times New Roman"/>
        </w:rPr>
      </w:pPr>
      <w:r w:rsidRPr="00101651">
        <w:rPr>
          <w:rFonts w:cs="Times New Roman"/>
        </w:rPr>
        <w:t>final void setMapType(int type): Đặt kiểu bản đồ cần được hiển thị.</w:t>
      </w:r>
    </w:p>
    <w:p w:rsidR="003866A2" w:rsidRPr="00101651" w:rsidRDefault="003866A2" w:rsidP="009D1BE1">
      <w:pPr>
        <w:rPr>
          <w:rFonts w:cs="Times New Roman"/>
        </w:rPr>
      </w:pPr>
      <w:r w:rsidRPr="00101651">
        <w:rPr>
          <w:rFonts w:cs="Times New Roman"/>
        </w:rPr>
        <w:t xml:space="preserve">final void stopAnimation(): Ngừng </w:t>
      </w:r>
      <w:r w:rsidR="00A529F1" w:rsidRPr="00101651">
        <w:rPr>
          <w:rFonts w:cs="Times New Roman"/>
        </w:rPr>
        <w:t>hiệu ứng</w:t>
      </w:r>
      <w:r w:rsidRPr="00101651">
        <w:rPr>
          <w:rFonts w:cs="Times New Roman"/>
        </w:rPr>
        <w:t xml:space="preserve"> của ảnh nếu có một trong tiến trình.</w:t>
      </w:r>
    </w:p>
    <w:p w:rsidR="00251B53" w:rsidRPr="00101651" w:rsidRDefault="00251B53" w:rsidP="009D1BE1">
      <w:pPr>
        <w:rPr>
          <w:rFonts w:cs="Times New Roman"/>
        </w:rPr>
      </w:pPr>
      <w:r w:rsidRPr="00101651">
        <w:rPr>
          <w:rFonts w:cs="Times New Roman"/>
        </w:rPr>
        <w:t>…..</w:t>
      </w:r>
    </w:p>
    <w:p w:rsidR="003008C5" w:rsidRDefault="00F26E39" w:rsidP="00F82BEF">
      <w:pPr>
        <w:pStyle w:val="Heading3"/>
        <w:spacing w:before="120" w:after="120" w:line="26" w:lineRule="atLeast"/>
        <w:ind w:firstLine="0"/>
        <w:rPr>
          <w:rFonts w:cs="Times New Roman"/>
          <w:color w:val="auto"/>
          <w:szCs w:val="26"/>
        </w:rPr>
      </w:pPr>
      <w:bookmarkStart w:id="300" w:name="_Toc511914391"/>
      <w:bookmarkStart w:id="301" w:name="_Toc511914471"/>
      <w:bookmarkStart w:id="302" w:name="_Toc512547400"/>
      <w:r w:rsidRPr="000A6031">
        <w:rPr>
          <w:rFonts w:cs="Times New Roman"/>
          <w:color w:val="auto"/>
          <w:szCs w:val="26"/>
        </w:rPr>
        <w:t>1.</w:t>
      </w:r>
      <w:r w:rsidR="003008C5" w:rsidRPr="000A6031">
        <w:rPr>
          <w:rFonts w:cs="Times New Roman"/>
          <w:color w:val="auto"/>
          <w:szCs w:val="26"/>
        </w:rPr>
        <w:t>6.</w:t>
      </w:r>
      <w:r w:rsidR="00712E92">
        <w:rPr>
          <w:rFonts w:cs="Times New Roman"/>
          <w:color w:val="auto"/>
          <w:szCs w:val="26"/>
        </w:rPr>
        <w:t>5</w:t>
      </w:r>
      <w:r w:rsidR="003008C5" w:rsidRPr="000A6031">
        <w:rPr>
          <w:rFonts w:cs="Times New Roman"/>
          <w:b w:val="0"/>
          <w:color w:val="auto"/>
          <w:szCs w:val="26"/>
        </w:rPr>
        <w:t xml:space="preserve"> </w:t>
      </w:r>
      <w:r w:rsidR="003008C5" w:rsidRPr="0031674F">
        <w:rPr>
          <w:rFonts w:cs="Times New Roman"/>
          <w:color w:val="auto"/>
          <w:szCs w:val="26"/>
        </w:rPr>
        <w:t>Marker trong Google Maps.</w:t>
      </w:r>
      <w:bookmarkEnd w:id="300"/>
      <w:bookmarkEnd w:id="301"/>
      <w:bookmarkEnd w:id="302"/>
    </w:p>
    <w:p w:rsidR="00F63E22" w:rsidRPr="00F63E22" w:rsidRDefault="00F63E22" w:rsidP="00155488">
      <w:pPr>
        <w:pStyle w:val="ListParagraph"/>
        <w:numPr>
          <w:ilvl w:val="0"/>
          <w:numId w:val="36"/>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lastRenderedPageBreak/>
        <w:t xml:space="preserve">- </w:t>
      </w:r>
      <w:r w:rsidR="00F63E22">
        <w:rPr>
          <w:rFonts w:cs="Times New Roman"/>
          <w:szCs w:val="26"/>
        </w:rPr>
        <w:t>Vẽ</w:t>
      </w:r>
      <w:r w:rsidRPr="000A6031">
        <w:rPr>
          <w:rFonts w:cs="Times New Roman"/>
          <w:szCs w:val="26"/>
        </w:rPr>
        <w:t xml:space="preserve"> các đối tượng trên bản đồ và gắn chúng vào một vĩ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thành các icon theo ý muốn.</w:t>
      </w:r>
    </w:p>
    <w:p w:rsidR="00F63E22" w:rsidRPr="00F63E22" w:rsidRDefault="00F63E22" w:rsidP="00155488">
      <w:pPr>
        <w:pStyle w:val="ListParagraph"/>
        <w:numPr>
          <w:ilvl w:val="0"/>
          <w:numId w:val="36"/>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t>Điểm trên hình ảnh sẽ được đặt ở vị trí LatLng của điểm đánh dấu. Điều này mặc định là 50% từ bên trái của hình ảnh và ở dưới cùng của hình ảnh.</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t>Giá trị LatLng cho vị trí của điểm đánh dấu trên bản đồ. Bạn có thể thay đổi giá trị này bất kỳ lúc nào nếu bạn muốn di chuyển điểm đánh dấu.</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Vòng quay của điểm đánh dấu theo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zIndex</w:t>
      </w:r>
    </w:p>
    <w:p w:rsidR="00F63E22" w:rsidRPr="00F63E22" w:rsidRDefault="00F63E22" w:rsidP="00F63E22">
      <w:pPr>
        <w:spacing w:line="26" w:lineRule="atLeast"/>
        <w:ind w:firstLine="709"/>
        <w:rPr>
          <w:rFonts w:cs="Times New Roman"/>
          <w:szCs w:val="26"/>
        </w:rPr>
      </w:pPr>
      <w:r w:rsidRPr="00F63E22">
        <w:rPr>
          <w:rFonts w:cs="Times New Roman"/>
          <w:szCs w:val="26"/>
        </w:rPr>
        <w:t>Lệnh vẽ cho điểm đánh dấu. Các dấu được vẽ theo thứ tự của zIndex, với điểm đánh dấu zIndex cao nhất được vẽ trên đầu trang. Bằng cách thiết lập thuộc tính zIndex cho mỗi điểm đánh dấu, bạn có thể kiểm soát xem mục tiêu nào mà người dùng của bạn có nhiều khả năng đạt được.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Add a marker at San Francisco.</w:t>
      </w:r>
    </w:p>
    <w:p w:rsidR="007B4EAB" w:rsidRPr="007B4EAB" w:rsidRDefault="007B4EAB" w:rsidP="007B4EAB">
      <w:pPr>
        <w:pStyle w:val="phongcode"/>
      </w:pPr>
      <w:r w:rsidRPr="007B4EAB">
        <w:t xml:space="preserve"> Marker marker = map.addMarker(new MarkerOptions</w:t>
      </w:r>
      <w:r>
        <w:t xml:space="preserve">(): </w:t>
      </w:r>
    </w:p>
    <w:p w:rsidR="007B4EAB" w:rsidRPr="007B4EAB" w:rsidRDefault="007B4EAB" w:rsidP="007B4EAB">
      <w:pPr>
        <w:pStyle w:val="phongcode"/>
      </w:pPr>
      <w:r w:rsidRPr="007B4EAB">
        <w:t xml:space="preserve">     .position(new LatLng(37.7750, 122.4183))</w:t>
      </w:r>
    </w:p>
    <w:p w:rsidR="007B4EAB" w:rsidRPr="007B4EAB" w:rsidRDefault="007B4EAB" w:rsidP="007B4EAB">
      <w:pPr>
        <w:pStyle w:val="phongcode"/>
      </w:pPr>
      <w:r w:rsidRPr="007B4EAB">
        <w:t xml:space="preserve">     .title("San Francisco")</w:t>
      </w:r>
    </w:p>
    <w:p w:rsidR="007B4EAB" w:rsidRDefault="007B4EAB" w:rsidP="007B4EAB">
      <w:pPr>
        <w:pStyle w:val="phongcode"/>
      </w:pPr>
      <w:r w:rsidRPr="007B4EAB">
        <w:t xml:space="preserve">     .snippet("Population: 776733"));</w:t>
      </w:r>
    </w:p>
    <w:p w:rsidR="007B4EAB" w:rsidRPr="007B4EAB" w:rsidRDefault="007B4EAB" w:rsidP="00155488">
      <w:pPr>
        <w:pStyle w:val="ListParagraph"/>
        <w:numPr>
          <w:ilvl w:val="0"/>
          <w:numId w:val="36"/>
        </w:numPr>
      </w:pPr>
      <w:r w:rsidRPr="007B4EAB">
        <w:t>Các phương thức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getAlpha ():</w:t>
      </w:r>
      <w:r w:rsidRPr="007B4EAB">
        <w:rPr>
          <w:rFonts w:cs="Times New Roman"/>
          <w:szCs w:val="26"/>
        </w:rPr>
        <w:t xml:space="preserve">  Lấy alpha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getPosition ():</w:t>
      </w:r>
      <w:r w:rsidRPr="007B4EAB">
        <w:rPr>
          <w:rFonts w:cs="Times New Roman"/>
          <w:szCs w:val="26"/>
        </w:rPr>
        <w:t xml:space="preserve">  Trả về vị trí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getRotation ():</w:t>
      </w:r>
      <w:r w:rsidRPr="007B4EAB">
        <w:rPr>
          <w:rFonts w:cs="Times New Roman"/>
          <w:szCs w:val="26"/>
        </w:rPr>
        <w:t xml:space="preserve">  Nhận được vòng quay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Object getTag ():</w:t>
      </w:r>
      <w:r w:rsidRPr="007B4EAB">
        <w:rPr>
          <w:rFonts w:cs="Times New Roman"/>
          <w:szCs w:val="26"/>
        </w:rPr>
        <w:t xml:space="preserve">  Lấy thẻ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getZIndex ():</w:t>
      </w:r>
      <w:r w:rsidRPr="007B4EAB">
        <w:rPr>
          <w:rFonts w:cs="Times New Roman"/>
          <w:szCs w:val="26"/>
        </w:rPr>
        <w:t xml:space="preserve">  Trả về zIndex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hideInfoWindow ():</w:t>
      </w:r>
      <w:r w:rsidRPr="007B4EAB">
        <w:rPr>
          <w:rFonts w:cs="Times New Roman"/>
          <w:szCs w:val="26"/>
        </w:rPr>
        <w:t xml:space="preserve">  Ẩn cửa sổ thông tin nếu nó được hiển thị từ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lastRenderedPageBreak/>
        <w:t>boolean isDraggable ():</w:t>
      </w:r>
      <w:r w:rsidRPr="007B4EAB">
        <w:rPr>
          <w:rFonts w:cs="Times New Roman"/>
          <w:szCs w:val="26"/>
        </w:rPr>
        <w:t xml:space="preserve">  Nhận được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isFlat ():</w:t>
      </w:r>
      <w:r w:rsidRPr="007B4EAB">
        <w:rPr>
          <w:rFonts w:cs="Times New Roman"/>
          <w:szCs w:val="26"/>
        </w:rPr>
        <w:t xml:space="preserve">  Lấy vị trí phẳng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isVisible ():</w:t>
      </w:r>
      <w:r w:rsidRPr="007B4EAB">
        <w:rPr>
          <w:rFonts w:cs="Times New Roman"/>
          <w:szCs w:val="26"/>
        </w:rPr>
        <w:t xml:space="preserve">  Lấy cài đặt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remove ():</w:t>
      </w:r>
      <w:r w:rsidRPr="007B4EAB">
        <w:rPr>
          <w:rFonts w:cs="Times New Roman"/>
          <w:szCs w:val="26"/>
        </w:rPr>
        <w:t xml:space="preserve">  Loại bỏ điểm đánh dấu này khỏi bản đồ.</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setAlpha (float alpha)</w:t>
      </w:r>
      <w:r w:rsidRPr="007B4EAB">
        <w:rPr>
          <w:rFonts w:cs="Times New Roman"/>
          <w:szCs w:val="26"/>
        </w:rPr>
        <w:t xml:space="preserve"> Đặt alpha (opacity)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setAnchor (float anchorU, float anchorV)</w:t>
      </w:r>
      <w:r w:rsidRPr="007B4EAB">
        <w:rPr>
          <w:rFonts w:cs="Times New Roman"/>
          <w:szCs w:val="26"/>
        </w:rPr>
        <w:t xml:space="preserve"> Thiết lập điểm neo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setDraggable (boolean draggable)</w:t>
      </w:r>
      <w:r w:rsidRPr="007B4EAB">
        <w:rPr>
          <w:rFonts w:cs="Times New Roman"/>
          <w:szCs w:val="26"/>
        </w:rPr>
        <w:t xml:space="preserve"> Thiết lập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setIcon</w:t>
      </w:r>
      <w:r w:rsidRPr="007B4EAB">
        <w:rPr>
          <w:rFonts w:cs="Times New Roman"/>
          <w:szCs w:val="26"/>
        </w:rPr>
        <w:t xml:space="preserve"> (biểu tượng BitmapDescriptorDescriptor) Thiết lập biểu tượng cho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setPosition (LatLng latlng)</w:t>
      </w:r>
      <w:r w:rsidRPr="007B4EAB">
        <w:rPr>
          <w:rFonts w:cs="Times New Roman"/>
          <w:szCs w:val="26"/>
        </w:rPr>
        <w:t xml:space="preserve"> Đặt vị trí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setSnippet (String snippet)</w:t>
      </w:r>
      <w:r w:rsidRPr="007B4EAB">
        <w:rPr>
          <w:rFonts w:cs="Times New Roman"/>
          <w:szCs w:val="26"/>
        </w:rPr>
        <w:t xml:space="preserve"> Thiết lập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setTag (Object tag)</w:t>
      </w:r>
      <w:r w:rsidRPr="007B4EAB">
        <w:rPr>
          <w:rFonts w:cs="Times New Roman"/>
          <w:szCs w:val="26"/>
        </w:rPr>
        <w:t xml:space="preserve"> Thiết lập tag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setTitle (String title)</w:t>
      </w:r>
      <w:r w:rsidRPr="007B4EAB">
        <w:rPr>
          <w:rFonts w:cs="Times New Roman"/>
          <w:szCs w:val="26"/>
        </w:rPr>
        <w:t xml:space="preserve"> Thiết lập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setVisible (boolean visible)</w:t>
      </w:r>
      <w:r w:rsidRPr="007B4EAB">
        <w:rPr>
          <w:rFonts w:cs="Times New Roman"/>
          <w:szCs w:val="26"/>
        </w:rPr>
        <w:t xml:space="preserve"> Thiết lập khả năng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setZIndex (float zIndex)</w:t>
      </w:r>
      <w:r w:rsidRPr="007B4EAB">
        <w:rPr>
          <w:rFonts w:cs="Times New Roman"/>
          <w:szCs w:val="26"/>
        </w:rPr>
        <w:t xml:space="preserve"> Thiết lập zIndex của marker.</w:t>
      </w:r>
    </w:p>
    <w:p w:rsidR="007B4EAB" w:rsidRDefault="007B4EAB" w:rsidP="00155488">
      <w:pPr>
        <w:pStyle w:val="ListParagraph"/>
        <w:numPr>
          <w:ilvl w:val="0"/>
          <w:numId w:val="37"/>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155488">
      <w:pPr>
        <w:pStyle w:val="ListParagraph"/>
        <w:numPr>
          <w:ilvl w:val="0"/>
          <w:numId w:val="37"/>
        </w:numPr>
        <w:spacing w:line="26" w:lineRule="atLeast"/>
        <w:rPr>
          <w:rFonts w:cs="Times New Roman"/>
          <w:szCs w:val="26"/>
        </w:rPr>
      </w:pPr>
      <w:r>
        <w:rPr>
          <w:rFonts w:cs="Times New Roman"/>
          <w:szCs w:val="26"/>
        </w:rPr>
        <w:t>……</w:t>
      </w:r>
    </w:p>
    <w:p w:rsidR="00187151" w:rsidRPr="000A6031" w:rsidRDefault="00F26E39" w:rsidP="00736A18">
      <w:pPr>
        <w:pStyle w:val="Heading2"/>
        <w:spacing w:before="120" w:after="120" w:line="26" w:lineRule="atLeast"/>
        <w:ind w:firstLine="0"/>
        <w:rPr>
          <w:rFonts w:cs="Times New Roman"/>
          <w:color w:val="auto"/>
        </w:rPr>
      </w:pPr>
      <w:bookmarkStart w:id="303" w:name="_Toc475999856"/>
      <w:bookmarkStart w:id="304" w:name="_Toc507842842"/>
      <w:bookmarkStart w:id="305" w:name="_Toc511914392"/>
      <w:bookmarkStart w:id="306" w:name="_Toc511914472"/>
      <w:bookmarkStart w:id="307" w:name="_Toc512547401"/>
      <w:r w:rsidRPr="000A6031">
        <w:rPr>
          <w:rFonts w:cs="Times New Roman"/>
          <w:color w:val="auto"/>
        </w:rPr>
        <w:t xml:space="preserve">1.7 </w:t>
      </w:r>
      <w:r w:rsidR="003008C5" w:rsidRPr="000A6031">
        <w:rPr>
          <w:rFonts w:cs="Times New Roman"/>
          <w:color w:val="auto"/>
        </w:rPr>
        <w:t xml:space="preserve"> </w:t>
      </w:r>
      <w:r w:rsidR="0031674F">
        <w:rPr>
          <w:rFonts w:cs="Times New Roman"/>
          <w:color w:val="auto"/>
        </w:rPr>
        <w:t xml:space="preserve">Công nghệ </w:t>
      </w:r>
      <w:r w:rsidR="003008C5" w:rsidRPr="000A6031">
        <w:rPr>
          <w:rFonts w:cs="Times New Roman"/>
          <w:color w:val="auto"/>
        </w:rPr>
        <w:t>Node</w:t>
      </w:r>
      <w:r w:rsidR="00187151" w:rsidRPr="000A6031">
        <w:rPr>
          <w:rFonts w:cs="Times New Roman"/>
          <w:color w:val="auto"/>
        </w:rPr>
        <w:t>js</w:t>
      </w:r>
      <w:bookmarkEnd w:id="303"/>
      <w:bookmarkEnd w:id="304"/>
      <w:bookmarkEnd w:id="305"/>
      <w:bookmarkEnd w:id="306"/>
      <w:bookmarkEnd w:id="307"/>
      <w:r w:rsidR="00187151" w:rsidRPr="000A6031">
        <w:rPr>
          <w:rFonts w:cs="Times New Roman"/>
          <w:color w:val="auto"/>
        </w:rPr>
        <w:t xml:space="preserve"> </w:t>
      </w:r>
    </w:p>
    <w:p w:rsidR="00187151" w:rsidRPr="000A6031" w:rsidRDefault="00535672" w:rsidP="00736A18">
      <w:pPr>
        <w:pStyle w:val="Heading3"/>
        <w:spacing w:before="120" w:after="120" w:line="26" w:lineRule="atLeast"/>
        <w:ind w:firstLine="0"/>
        <w:rPr>
          <w:rFonts w:cs="Times New Roman"/>
          <w:b w:val="0"/>
          <w:color w:val="auto"/>
          <w:szCs w:val="26"/>
        </w:rPr>
      </w:pPr>
      <w:bookmarkStart w:id="308" w:name="_Toc511914393"/>
      <w:bookmarkStart w:id="309" w:name="_Toc511914473"/>
      <w:bookmarkStart w:id="310" w:name="_Toc512547402"/>
      <w:r w:rsidRPr="000A6031">
        <w:rPr>
          <w:rFonts w:cs="Times New Roman"/>
          <w:color w:val="auto"/>
          <w:szCs w:val="26"/>
        </w:rPr>
        <w:t>1.</w:t>
      </w:r>
      <w:r w:rsidR="003008C5" w:rsidRPr="000A6031">
        <w:rPr>
          <w:rFonts w:cs="Times New Roman"/>
          <w:color w:val="auto"/>
          <w:szCs w:val="26"/>
        </w:rPr>
        <w:t>7.1</w:t>
      </w:r>
      <w:r w:rsidR="008931FF" w:rsidRPr="000A6031">
        <w:rPr>
          <w:rFonts w:cs="Times New Roman"/>
          <w:color w:val="auto"/>
          <w:szCs w:val="26"/>
        </w:rPr>
        <w:t xml:space="preserve"> Tổng</w:t>
      </w:r>
      <w:r w:rsidR="005C5F4F" w:rsidRPr="000A6031">
        <w:rPr>
          <w:rFonts w:cs="Times New Roman"/>
          <w:color w:val="auto"/>
          <w:szCs w:val="26"/>
        </w:rPr>
        <w:t xml:space="preserve"> quan</w:t>
      </w:r>
      <w:bookmarkEnd w:id="308"/>
      <w:bookmarkEnd w:id="309"/>
      <w:bookmarkEnd w:id="310"/>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736A18">
      <w:pPr>
        <w:pStyle w:val="Heading3"/>
        <w:spacing w:before="120" w:after="120" w:line="26" w:lineRule="atLeast"/>
        <w:ind w:firstLine="0"/>
        <w:rPr>
          <w:rFonts w:cs="Times New Roman"/>
          <w:b w:val="0"/>
          <w:bCs w:val="0"/>
          <w:color w:val="auto"/>
          <w:szCs w:val="26"/>
          <w:shd w:val="clear" w:color="auto" w:fill="FFFFFF"/>
        </w:rPr>
      </w:pPr>
      <w:bookmarkStart w:id="311" w:name="_Toc511914394"/>
      <w:bookmarkStart w:id="312" w:name="_Toc511914474"/>
      <w:bookmarkStart w:id="313" w:name="_Toc512547403"/>
      <w:r w:rsidRPr="000A6031">
        <w:rPr>
          <w:rFonts w:cs="Times New Roman"/>
          <w:color w:val="auto"/>
          <w:szCs w:val="26"/>
        </w:rPr>
        <w:lastRenderedPageBreak/>
        <w:t xml:space="preserve">1.7.2 </w:t>
      </w:r>
      <w:r w:rsidR="003008C5" w:rsidRPr="000A6031">
        <w:rPr>
          <w:rFonts w:cs="Times New Roman"/>
          <w:color w:val="auto"/>
          <w:szCs w:val="26"/>
          <w:shd w:val="clear" w:color="auto" w:fill="FFFFFF"/>
        </w:rPr>
        <w:t>Điểm nổi bật của NodeJS so với các ngôn ngữ lập trình khác</w:t>
      </w:r>
      <w:bookmarkEnd w:id="311"/>
      <w:bookmarkEnd w:id="312"/>
      <w:bookmarkEnd w:id="313"/>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5C5F4F" w:rsidRPr="000A6031" w:rsidRDefault="00535672" w:rsidP="00736A18">
      <w:pPr>
        <w:pStyle w:val="Heading3"/>
        <w:spacing w:before="120" w:after="120" w:line="26" w:lineRule="atLeast"/>
        <w:ind w:firstLine="0"/>
        <w:rPr>
          <w:rFonts w:cs="Times New Roman"/>
          <w:b w:val="0"/>
          <w:color w:val="auto"/>
          <w:szCs w:val="26"/>
        </w:rPr>
      </w:pPr>
      <w:bookmarkStart w:id="314" w:name="_Toc511914395"/>
      <w:bookmarkStart w:id="315" w:name="_Toc511914475"/>
      <w:bookmarkStart w:id="316" w:name="_Toc512547404"/>
      <w:r w:rsidRPr="000A6031">
        <w:rPr>
          <w:rFonts w:cs="Times New Roman"/>
          <w:color w:val="auto"/>
          <w:szCs w:val="26"/>
        </w:rPr>
        <w:t>1.</w:t>
      </w:r>
      <w:r w:rsidR="003008C5" w:rsidRPr="000A6031">
        <w:rPr>
          <w:rFonts w:cs="Times New Roman"/>
          <w:color w:val="auto"/>
          <w:szCs w:val="26"/>
        </w:rPr>
        <w:t xml:space="preserve">7.3 </w:t>
      </w:r>
      <w:r w:rsidR="005C5F4F" w:rsidRPr="000A6031">
        <w:rPr>
          <w:rFonts w:cs="Times New Roman"/>
          <w:color w:val="auto"/>
          <w:szCs w:val="26"/>
          <w:shd w:val="clear" w:color="auto" w:fill="FFFFFF"/>
        </w:rPr>
        <w:t xml:space="preserve">Đặc điểm của </w:t>
      </w:r>
      <w:r w:rsidR="00906EEC" w:rsidRPr="000A6031">
        <w:rPr>
          <w:rFonts w:cs="Times New Roman"/>
          <w:color w:val="auto"/>
          <w:szCs w:val="26"/>
          <w:shd w:val="clear" w:color="auto" w:fill="FFFFFF"/>
        </w:rPr>
        <w:t>N</w:t>
      </w:r>
      <w:r w:rsidR="005C5F4F" w:rsidRPr="000A6031">
        <w:rPr>
          <w:rFonts w:cs="Times New Roman"/>
          <w:color w:val="auto"/>
          <w:szCs w:val="26"/>
          <w:shd w:val="clear" w:color="auto" w:fill="FFFFFF"/>
        </w:rPr>
        <w:t>odejs</w:t>
      </w:r>
      <w:bookmarkEnd w:id="314"/>
      <w:bookmarkEnd w:id="315"/>
      <w:bookmarkEnd w:id="316"/>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Dựa trên V8 Javascript Engine của Google Chrome, thư viện Node.js rất nhanh trong các quá trình thực hiện code.</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17" w:name="_Toc511914396"/>
      <w:bookmarkStart w:id="318" w:name="_Toc511914476"/>
      <w:bookmarkStart w:id="319" w:name="_Toc512547405"/>
      <w:r w:rsidRPr="000A6031">
        <w:rPr>
          <w:rFonts w:cs="Times New Roman"/>
          <w:color w:val="auto"/>
          <w:szCs w:val="26"/>
        </w:rPr>
        <w:t>1.</w:t>
      </w:r>
      <w:r w:rsidR="0047737C" w:rsidRPr="000A6031">
        <w:rPr>
          <w:rFonts w:eastAsia="Times New Roman" w:cs="Times New Roman"/>
          <w:color w:val="auto"/>
          <w:szCs w:val="26"/>
        </w:rPr>
        <w:t>7.4 Ưu điểm</w:t>
      </w:r>
      <w:bookmarkEnd w:id="317"/>
      <w:bookmarkEnd w:id="318"/>
      <w:bookmarkEnd w:id="319"/>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Hiệu năng cao</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0" w:name="_Toc511914397"/>
      <w:bookmarkStart w:id="321" w:name="_Toc511914477"/>
      <w:bookmarkStart w:id="322" w:name="_Toc512547406"/>
      <w:r w:rsidRPr="000A6031">
        <w:rPr>
          <w:rFonts w:cs="Times New Roman"/>
          <w:color w:val="auto"/>
          <w:szCs w:val="26"/>
        </w:rPr>
        <w:t>1.</w:t>
      </w:r>
      <w:r w:rsidR="0047737C" w:rsidRPr="000A6031">
        <w:rPr>
          <w:rFonts w:eastAsia="Times New Roman" w:cs="Times New Roman"/>
          <w:color w:val="auto"/>
          <w:szCs w:val="26"/>
        </w:rPr>
        <w:t>7.5 Nhược điểm</w:t>
      </w:r>
      <w:bookmarkEnd w:id="320"/>
      <w:bookmarkEnd w:id="321"/>
      <w:bookmarkEnd w:id="322"/>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 xml:space="preserve">ó thể dễ dàng viết một đoạn code mà sẽ ngốn của server khá </w:t>
      </w:r>
      <w:r w:rsidRPr="001E1BF5">
        <w:rPr>
          <w:rFonts w:eastAsiaTheme="minorHAnsi" w:cs="Times New Roman"/>
          <w:szCs w:val="26"/>
          <w:lang w:eastAsia="en-US"/>
        </w:rPr>
        <w:lastRenderedPageBreak/>
        <w:t>nhiều thời gian để xử lý xong một vài trường hợp nào đó và có thể dẫn tới lock toàn bộ server.</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3" w:name="_Toc511914398"/>
      <w:bookmarkStart w:id="324" w:name="_Toc511914478"/>
      <w:bookmarkStart w:id="325" w:name="_Toc512547407"/>
      <w:r w:rsidRPr="000A6031">
        <w:rPr>
          <w:rFonts w:cs="Times New Roman"/>
          <w:color w:val="auto"/>
          <w:szCs w:val="26"/>
        </w:rPr>
        <w:t>1.</w:t>
      </w:r>
      <w:r w:rsidR="0047737C" w:rsidRPr="000A6031">
        <w:rPr>
          <w:rFonts w:eastAsia="Times New Roman" w:cs="Times New Roman"/>
          <w:color w:val="auto"/>
          <w:szCs w:val="26"/>
        </w:rPr>
        <w:t>7.6 NodeJS core-module</w:t>
      </w:r>
      <w:bookmarkEnd w:id="323"/>
      <w:bookmarkEnd w:id="324"/>
      <w:bookmarkEnd w:id="325"/>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r w:rsidRPr="000A6031">
        <w:t>var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Khi module được require, Node sẽ tìm module đó trong thư mục core_modules. Sau đó ta có thể sử dụng được các phương thức mà module đó cung cấp.</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6" w:name="_Toc511914399"/>
      <w:bookmarkStart w:id="327" w:name="_Toc511914479"/>
      <w:bookmarkStart w:id="328" w:name="_Toc512547408"/>
      <w:r w:rsidRPr="000A6031">
        <w:rPr>
          <w:rFonts w:cs="Times New Roman"/>
          <w:color w:val="auto"/>
          <w:szCs w:val="26"/>
        </w:rPr>
        <w:t>1.</w:t>
      </w:r>
      <w:r w:rsidR="0047737C" w:rsidRPr="000A6031">
        <w:rPr>
          <w:rFonts w:eastAsia="Times New Roman" w:cs="Times New Roman"/>
          <w:color w:val="auto"/>
          <w:szCs w:val="26"/>
        </w:rPr>
        <w:t>7.7 Node.js third-party modules</w:t>
      </w:r>
      <w:bookmarkEnd w:id="326"/>
      <w:bookmarkEnd w:id="327"/>
      <w:bookmarkEnd w:id="328"/>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r w:rsidRPr="000A6031">
        <w:rPr>
          <w:rFonts w:ascii="Consolas" w:eastAsiaTheme="minorHAnsi" w:hAnsi="Consolas" w:cs="Times New Roman"/>
          <w:szCs w:val="26"/>
          <w:lang w:eastAsia="en-US"/>
        </w:rPr>
        <w:t>npm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Sau đó Node sẽ tải express module vào thư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EF1816">
      <w:pPr>
        <w:pStyle w:val="Heading2"/>
        <w:spacing w:before="120" w:after="120" w:line="26" w:lineRule="atLeast"/>
        <w:ind w:firstLine="0"/>
        <w:rPr>
          <w:rFonts w:eastAsia="Times New Roman" w:cs="Times New Roman"/>
          <w:color w:val="auto"/>
        </w:rPr>
      </w:pPr>
      <w:bookmarkStart w:id="329" w:name="_Toc507842843"/>
      <w:bookmarkStart w:id="330" w:name="_Toc511914400"/>
      <w:bookmarkStart w:id="331" w:name="_Toc511914480"/>
      <w:bookmarkStart w:id="332" w:name="_Toc512547409"/>
      <w:r w:rsidRPr="000A6031">
        <w:rPr>
          <w:rFonts w:cs="Times New Roman"/>
          <w:color w:val="auto"/>
        </w:rPr>
        <w:t>1.</w:t>
      </w:r>
      <w:r w:rsidR="0047737C" w:rsidRPr="000A6031">
        <w:rPr>
          <w:rFonts w:eastAsia="Times New Roman" w:cs="Times New Roman"/>
          <w:color w:val="auto"/>
        </w:rPr>
        <w:t xml:space="preserve">8. Express </w:t>
      </w:r>
      <w:r w:rsidR="001E1BF5">
        <w:rPr>
          <w:rFonts w:eastAsia="Times New Roman" w:cs="Times New Roman"/>
          <w:color w:val="auto"/>
        </w:rPr>
        <w:t>f</w:t>
      </w:r>
      <w:r w:rsidR="0047737C" w:rsidRPr="000A6031">
        <w:rPr>
          <w:rFonts w:eastAsia="Times New Roman" w:cs="Times New Roman"/>
          <w:color w:val="auto"/>
        </w:rPr>
        <w:t xml:space="preserve">ramework </w:t>
      </w:r>
      <w:r w:rsidR="001E1BF5">
        <w:rPr>
          <w:rFonts w:eastAsia="Times New Roman" w:cs="Times New Roman"/>
          <w:color w:val="auto"/>
        </w:rPr>
        <w:t>trên</w:t>
      </w:r>
      <w:r w:rsidR="0047737C" w:rsidRPr="000A6031">
        <w:rPr>
          <w:rFonts w:eastAsia="Times New Roman" w:cs="Times New Roman"/>
          <w:color w:val="auto"/>
        </w:rPr>
        <w:t xml:space="preserve"> NodeJS</w:t>
      </w:r>
      <w:bookmarkEnd w:id="329"/>
      <w:bookmarkEnd w:id="330"/>
      <w:bookmarkEnd w:id="331"/>
      <w:bookmarkEnd w:id="332"/>
    </w:p>
    <w:p w:rsidR="0047737C" w:rsidRPr="000A6031" w:rsidRDefault="00535672" w:rsidP="00EF1816">
      <w:pPr>
        <w:pStyle w:val="Heading3"/>
        <w:spacing w:before="120" w:after="120" w:line="26" w:lineRule="atLeast"/>
        <w:ind w:firstLine="0"/>
        <w:rPr>
          <w:rFonts w:eastAsia="Times New Roman" w:cs="Times New Roman"/>
          <w:b w:val="0"/>
          <w:color w:val="auto"/>
          <w:szCs w:val="26"/>
        </w:rPr>
      </w:pPr>
      <w:bookmarkStart w:id="333" w:name="_Toc511914401"/>
      <w:bookmarkStart w:id="334" w:name="_Toc511914481"/>
      <w:bookmarkStart w:id="335" w:name="_Toc512547410"/>
      <w:r w:rsidRPr="000A6031">
        <w:rPr>
          <w:rFonts w:cs="Times New Roman"/>
          <w:color w:val="auto"/>
          <w:szCs w:val="26"/>
        </w:rPr>
        <w:t>1.</w:t>
      </w:r>
      <w:r w:rsidR="0047737C" w:rsidRPr="000A6031">
        <w:rPr>
          <w:rFonts w:eastAsia="Times New Roman" w:cs="Times New Roman"/>
          <w:color w:val="auto"/>
          <w:szCs w:val="26"/>
        </w:rPr>
        <w:t>8.1 Giới thiệu</w:t>
      </w:r>
      <w:bookmarkEnd w:id="333"/>
      <w:bookmarkEnd w:id="334"/>
      <w:bookmarkEnd w:id="335"/>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 xml:space="preserve">Express là một web application framework for nodejs, nó cung cấp cho chúng những rất nhiều tính năng mạnh mẽ trên nền tảng web. Express rất dễ dàng để phát triển </w:t>
      </w:r>
      <w:r w:rsidRPr="000A6031">
        <w:rPr>
          <w:rFonts w:eastAsia="Times New Roman" w:cs="Times New Roman"/>
          <w:spacing w:val="-1"/>
          <w:szCs w:val="26"/>
          <w:lang w:eastAsia="en-US"/>
        </w:rPr>
        <w:lastRenderedPageBreak/>
        <w:t>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EF1816">
      <w:pPr>
        <w:pStyle w:val="Heading3"/>
        <w:spacing w:before="120" w:after="120" w:line="26" w:lineRule="atLeast"/>
        <w:ind w:firstLine="0"/>
        <w:rPr>
          <w:rFonts w:eastAsia="Times New Roman" w:cs="Times New Roman"/>
          <w:b w:val="0"/>
          <w:color w:val="auto"/>
          <w:szCs w:val="26"/>
          <w:lang w:eastAsia="en-US"/>
        </w:rPr>
      </w:pPr>
      <w:bookmarkStart w:id="336" w:name="_Toc511914402"/>
      <w:bookmarkStart w:id="337" w:name="_Toc511914482"/>
      <w:bookmarkStart w:id="338" w:name="_Toc512547411"/>
      <w:r w:rsidRPr="000A6031">
        <w:rPr>
          <w:rFonts w:cs="Times New Roman"/>
          <w:color w:val="auto"/>
          <w:szCs w:val="26"/>
        </w:rPr>
        <w:t>1.</w:t>
      </w:r>
      <w:r w:rsidR="0047737C" w:rsidRPr="000A6031">
        <w:rPr>
          <w:rFonts w:eastAsia="Times New Roman" w:cs="Times New Roman"/>
          <w:color w:val="auto"/>
          <w:szCs w:val="26"/>
          <w:lang w:eastAsia="en-US"/>
        </w:rPr>
        <w:t>8.2 Cài đặt Express Framework</w:t>
      </w:r>
      <w:bookmarkEnd w:id="336"/>
      <w:bookmarkEnd w:id="337"/>
      <w:bookmarkEnd w:id="338"/>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AF470E" w:rsidRDefault="0047737C" w:rsidP="00547EC1">
      <w:pPr>
        <w:shd w:val="clear" w:color="auto" w:fill="FFFFFF"/>
        <w:spacing w:line="26" w:lineRule="atLeast"/>
        <w:ind w:firstLine="709"/>
        <w:rPr>
          <w:rFonts w:ascii="Courier New" w:eastAsia="Times New Roman" w:hAnsi="Courier New" w:cs="Courier New"/>
          <w:szCs w:val="26"/>
          <w:lang w:eastAsia="en-US"/>
        </w:rPr>
      </w:pPr>
      <w:r w:rsidRPr="00AF470E">
        <w:rPr>
          <w:rFonts w:ascii="Courier New" w:eastAsia="Times New Roman" w:hAnsi="Courier New" w:cs="Courier New"/>
          <w:szCs w:val="26"/>
          <w:lang w:eastAsia="en-US"/>
        </w:rPr>
        <w:t>npm install express –</w:t>
      </w:r>
      <w:r w:rsidR="00676D63" w:rsidRPr="00AF470E">
        <w:rPr>
          <w:rFonts w:ascii="Courier New" w:eastAsia="Times New Roman" w:hAnsi="Courier New" w:cs="Courier New"/>
          <w:szCs w:val="26"/>
          <w:lang w:eastAsia="en-US"/>
        </w:rPr>
        <w:t>-</w:t>
      </w:r>
      <w:r w:rsidRPr="00AF470E">
        <w:rPr>
          <w:rFonts w:ascii="Courier New" w:eastAsia="Times New Roman" w:hAnsi="Courier New" w:cs="Courier New"/>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body-parser</w:t>
      </w:r>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cookie-parser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multer</w:t>
      </w:r>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body-parser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cookie-parser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multer –save</w:t>
      </w:r>
    </w:p>
    <w:p w:rsidR="00A757AD" w:rsidRPr="000A6031" w:rsidRDefault="00535672" w:rsidP="00EF1816">
      <w:pPr>
        <w:pStyle w:val="Heading3"/>
        <w:spacing w:before="120" w:after="120" w:line="26" w:lineRule="atLeast"/>
        <w:ind w:firstLine="0"/>
        <w:rPr>
          <w:rFonts w:cs="Times New Roman"/>
          <w:b w:val="0"/>
          <w:bCs w:val="0"/>
          <w:color w:val="auto"/>
          <w:szCs w:val="26"/>
        </w:rPr>
      </w:pPr>
      <w:bookmarkStart w:id="339" w:name="_Toc511914403"/>
      <w:bookmarkStart w:id="340" w:name="_Toc511914483"/>
      <w:bookmarkStart w:id="341" w:name="_Toc512547412"/>
      <w:r w:rsidRPr="000A6031">
        <w:rPr>
          <w:rFonts w:cs="Times New Roman"/>
          <w:color w:val="auto"/>
          <w:szCs w:val="26"/>
        </w:rPr>
        <w:t>1.</w:t>
      </w:r>
      <w:r w:rsidR="00A757AD" w:rsidRPr="000A6031">
        <w:rPr>
          <w:rFonts w:eastAsia="Times New Roman" w:cs="Times New Roman"/>
          <w:color w:val="auto"/>
          <w:szCs w:val="26"/>
          <w:lang w:eastAsia="en-US"/>
        </w:rPr>
        <w:t xml:space="preserve">8.3 </w:t>
      </w:r>
      <w:r w:rsidR="00A757AD" w:rsidRPr="000A6031">
        <w:rPr>
          <w:rFonts w:cs="Times New Roman"/>
          <w:color w:val="auto"/>
          <w:szCs w:val="26"/>
        </w:rPr>
        <w:t>Express route</w:t>
      </w:r>
      <w:bookmarkEnd w:id="339"/>
      <w:bookmarkEnd w:id="340"/>
      <w:bookmarkEnd w:id="341"/>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GET</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app.get('/',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res.send('Hello World!');</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POST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app.post('/',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POST request');</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lastRenderedPageBreak/>
        <w:t>PUT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app.put('/user',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PUT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DELETE</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app.delete('/user',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DELETE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localhost:3000/user bằng các phương thức GET, POST, PUT, DELETE server sẽ gửi lại một đoạn text tương ứng.</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parameters</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app.get('/user/:id', function(req, res) {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var id = req.params['id'];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res.send('The id is ' + 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localhost:3000/user/6969 thì server sẽ trả lạ</w:t>
      </w:r>
      <w:r w:rsidR="00BC2941" w:rsidRPr="000A6031">
        <w:rPr>
          <w:rFonts w:cs="Times New Roman"/>
          <w:szCs w:val="26"/>
        </w:rPr>
        <w:t xml:space="preserve">i </w:t>
      </w:r>
      <w:r w:rsidRPr="000A6031">
        <w:rPr>
          <w:rFonts w:cs="Times New Roman"/>
          <w:szCs w:val="26"/>
        </w:rPr>
        <w:t>đoạn text: The id is 6969.</w:t>
      </w:r>
      <w:bookmarkStart w:id="342" w:name="_Toc507842844"/>
    </w:p>
    <w:p w:rsidR="00A757AD" w:rsidRPr="00300FD9" w:rsidRDefault="001E1BF5" w:rsidP="00EF1816">
      <w:pPr>
        <w:pStyle w:val="Heading2"/>
        <w:ind w:firstLine="0"/>
        <w:rPr>
          <w:rFonts w:cs="Times New Roman"/>
          <w:b w:val="0"/>
          <w:color w:val="auto"/>
        </w:rPr>
      </w:pPr>
      <w:bookmarkStart w:id="343" w:name="_Toc511914404"/>
      <w:bookmarkStart w:id="344" w:name="_Toc511914484"/>
      <w:bookmarkStart w:id="345" w:name="_Toc512547413"/>
      <w:r w:rsidRPr="00300FD9">
        <w:rPr>
          <w:rFonts w:cs="Times New Roman"/>
          <w:color w:val="auto"/>
        </w:rPr>
        <w:t xml:space="preserve">1.9 </w:t>
      </w:r>
      <w:r w:rsidR="00A757AD" w:rsidRPr="00300FD9">
        <w:rPr>
          <w:rFonts w:cs="Times New Roman"/>
          <w:color w:val="auto"/>
        </w:rPr>
        <w:t>Socket.io framework Real-time trong Nodejs</w:t>
      </w:r>
      <w:bookmarkEnd w:id="342"/>
      <w:bookmarkEnd w:id="343"/>
      <w:bookmarkEnd w:id="344"/>
      <w:bookmarkEnd w:id="345"/>
    </w:p>
    <w:p w:rsidR="00A757AD" w:rsidRPr="000A6031" w:rsidRDefault="00535672" w:rsidP="00EF1816">
      <w:pPr>
        <w:pStyle w:val="Heading3"/>
        <w:spacing w:before="120" w:after="120" w:line="26" w:lineRule="atLeast"/>
        <w:ind w:firstLine="0"/>
        <w:rPr>
          <w:rFonts w:cs="Times New Roman"/>
          <w:color w:val="auto"/>
          <w:szCs w:val="26"/>
        </w:rPr>
      </w:pPr>
      <w:bookmarkStart w:id="346" w:name="_Toc511914405"/>
      <w:bookmarkStart w:id="347" w:name="_Toc511914485"/>
      <w:bookmarkStart w:id="348" w:name="_Toc512547414"/>
      <w:r w:rsidRPr="000A6031">
        <w:rPr>
          <w:rFonts w:cs="Times New Roman"/>
          <w:color w:val="auto"/>
          <w:szCs w:val="26"/>
        </w:rPr>
        <w:t>1.</w:t>
      </w:r>
      <w:r w:rsidR="00A757AD" w:rsidRPr="000A6031">
        <w:rPr>
          <w:rFonts w:cs="Times New Roman"/>
          <w:color w:val="auto"/>
          <w:szCs w:val="26"/>
        </w:rPr>
        <w:t>9.1 Giới thiệu</w:t>
      </w:r>
      <w:bookmarkEnd w:id="346"/>
      <w:bookmarkEnd w:id="347"/>
      <w:bookmarkEnd w:id="348"/>
    </w:p>
    <w:p w:rsidR="00A757AD" w:rsidRPr="000A6031" w:rsidRDefault="00A757AD" w:rsidP="00155488">
      <w:pPr>
        <w:pStyle w:val="ListParagraph"/>
        <w:numPr>
          <w:ilvl w:val="0"/>
          <w:numId w:val="34"/>
        </w:numPr>
        <w:spacing w:line="26" w:lineRule="atLeast"/>
        <w:rPr>
          <w:szCs w:val="26"/>
        </w:rPr>
      </w:pPr>
      <w:r w:rsidRPr="000A6031">
        <w:rPr>
          <w:szCs w:val="26"/>
        </w:rPr>
        <w:t>Là một module của NodeJs</w:t>
      </w:r>
    </w:p>
    <w:p w:rsidR="00A757AD" w:rsidRPr="000A6031" w:rsidRDefault="00A757AD" w:rsidP="00155488">
      <w:pPr>
        <w:pStyle w:val="ListParagraph"/>
        <w:numPr>
          <w:ilvl w:val="0"/>
          <w:numId w:val="34"/>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155488">
      <w:pPr>
        <w:pStyle w:val="ListParagraph"/>
        <w:numPr>
          <w:ilvl w:val="0"/>
          <w:numId w:val="34"/>
        </w:numPr>
        <w:spacing w:line="26" w:lineRule="atLeast"/>
        <w:rPr>
          <w:szCs w:val="26"/>
        </w:rPr>
      </w:pPr>
      <w:r w:rsidRPr="000A6031">
        <w:rPr>
          <w:szCs w:val="26"/>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155488">
      <w:pPr>
        <w:pStyle w:val="ListParagraph"/>
        <w:numPr>
          <w:ilvl w:val="0"/>
          <w:numId w:val="34"/>
        </w:numPr>
        <w:spacing w:line="26" w:lineRule="atLeast"/>
        <w:rPr>
          <w:szCs w:val="26"/>
        </w:rPr>
      </w:pPr>
      <w:r w:rsidRPr="000A6031">
        <w:rPr>
          <w:szCs w:val="26"/>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lastRenderedPageBreak/>
        <w:drawing>
          <wp:inline distT="0" distB="0" distL="0" distR="0" wp14:anchorId="4C053B86" wp14:editId="7FC964DC">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155488">
      <w:pPr>
        <w:pStyle w:val="ListParagraph"/>
        <w:numPr>
          <w:ilvl w:val="0"/>
          <w:numId w:val="34"/>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EF1816">
      <w:pPr>
        <w:pStyle w:val="Heading3"/>
        <w:spacing w:before="120" w:after="120" w:line="26" w:lineRule="atLeast"/>
        <w:ind w:firstLine="0"/>
        <w:rPr>
          <w:rFonts w:cs="Times New Roman"/>
          <w:color w:val="auto"/>
          <w:szCs w:val="26"/>
        </w:rPr>
      </w:pPr>
      <w:bookmarkStart w:id="349" w:name="_Toc511914406"/>
      <w:bookmarkStart w:id="350" w:name="_Toc511914486"/>
      <w:bookmarkStart w:id="351" w:name="_Toc512547415"/>
      <w:r w:rsidRPr="000A6031">
        <w:rPr>
          <w:rFonts w:cs="Times New Roman"/>
          <w:color w:val="auto"/>
          <w:szCs w:val="26"/>
        </w:rPr>
        <w:t>1.</w:t>
      </w:r>
      <w:r w:rsidR="00A757AD" w:rsidRPr="000A6031">
        <w:rPr>
          <w:rFonts w:cs="Times New Roman"/>
          <w:color w:val="auto"/>
          <w:szCs w:val="26"/>
        </w:rPr>
        <w:t>9.2 Cài đặt socket.io</w:t>
      </w:r>
      <w:bookmarkEnd w:id="349"/>
      <w:bookmarkEnd w:id="350"/>
      <w:bookmarkEnd w:id="351"/>
    </w:p>
    <w:p w:rsidR="001E1BF5" w:rsidRPr="001E1BF5" w:rsidRDefault="001E1BF5" w:rsidP="001E1BF5">
      <w:r>
        <w:tab/>
        <w:t>Cài đặt trên giao diện dòng lệnh</w:t>
      </w:r>
    </w:p>
    <w:p w:rsidR="00A757AD" w:rsidRPr="000A6031" w:rsidRDefault="00A757AD" w:rsidP="001E1BF5">
      <w:pPr>
        <w:pStyle w:val="phongcode"/>
      </w:pPr>
      <w:r w:rsidRPr="000A6031">
        <w:t>$ npm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Sau khi cài đặt xong ta có một thư mục awesomechat với cấu trúc như sau</w:t>
      </w:r>
    </w:p>
    <w:p w:rsidR="00676D63" w:rsidRPr="00AF470E" w:rsidRDefault="00676D63" w:rsidP="001E1BF5">
      <w:pPr>
        <w:pStyle w:val="phongcode"/>
        <w:rPr>
          <w:rFonts w:ascii="Courier New" w:hAnsi="Courier New" w:cs="Courier New"/>
        </w:rPr>
      </w:pPr>
      <w:r w:rsidRPr="00AF470E">
        <w:rPr>
          <w:rFonts w:ascii="Courier New" w:hAnsi="Courier New" w:cs="Courier New"/>
        </w:rPr>
        <w:t>.</w:t>
      </w:r>
    </w:p>
    <w:p w:rsidR="00676D63" w:rsidRPr="00AF470E" w:rsidRDefault="00676D63" w:rsidP="001E1BF5">
      <w:pPr>
        <w:pStyle w:val="phongcode"/>
        <w:rPr>
          <w:rFonts w:ascii="Courier New" w:hAnsi="Courier New" w:cs="Courier New"/>
        </w:rPr>
      </w:pPr>
      <w:r w:rsidRPr="00AF470E">
        <w:rPr>
          <w:rFonts w:ascii="Courier New" w:hAnsi="Courier New" w:cs="Courier New"/>
        </w:rPr>
        <w:t>├── app.js</w:t>
      </w:r>
    </w:p>
    <w:p w:rsidR="00676D63" w:rsidRPr="00AF470E" w:rsidRDefault="00676D63" w:rsidP="001E1BF5">
      <w:pPr>
        <w:pStyle w:val="phongcode"/>
        <w:rPr>
          <w:rFonts w:ascii="Courier New" w:hAnsi="Courier New" w:cs="Courier New"/>
        </w:rPr>
      </w:pPr>
      <w:r w:rsidRPr="00AF470E">
        <w:rPr>
          <w:rFonts w:ascii="Courier New" w:hAnsi="Courier New" w:cs="Courier New"/>
        </w:rPr>
        <w:t>├── bin</w:t>
      </w:r>
    </w:p>
    <w:p w:rsidR="00676D63" w:rsidRPr="00AF470E" w:rsidRDefault="00676D63" w:rsidP="001E1BF5">
      <w:pPr>
        <w:pStyle w:val="phongcode"/>
        <w:rPr>
          <w:rFonts w:ascii="Courier New" w:hAnsi="Courier New" w:cs="Courier New"/>
        </w:rPr>
      </w:pPr>
      <w:r w:rsidRPr="00AF470E">
        <w:rPr>
          <w:rFonts w:ascii="Courier New" w:hAnsi="Courier New" w:cs="Courier New"/>
        </w:rPr>
        <w:t>│   └── www</w:t>
      </w:r>
    </w:p>
    <w:p w:rsidR="00676D63" w:rsidRPr="00AF470E" w:rsidRDefault="00676D63" w:rsidP="001E1BF5">
      <w:pPr>
        <w:pStyle w:val="phongcode"/>
        <w:rPr>
          <w:rFonts w:ascii="Courier New" w:hAnsi="Courier New" w:cs="Courier New"/>
        </w:rPr>
      </w:pPr>
      <w:r w:rsidRPr="00AF470E">
        <w:rPr>
          <w:rFonts w:ascii="Courier New" w:hAnsi="Courier New" w:cs="Courier New"/>
        </w:rPr>
        <w:t>├── package.json</w:t>
      </w:r>
    </w:p>
    <w:p w:rsidR="00676D63" w:rsidRPr="00AF470E" w:rsidRDefault="00676D63" w:rsidP="001E1BF5">
      <w:pPr>
        <w:pStyle w:val="phongcode"/>
        <w:rPr>
          <w:rFonts w:ascii="Courier New" w:hAnsi="Courier New" w:cs="Courier New"/>
        </w:rPr>
      </w:pPr>
      <w:r w:rsidRPr="00AF470E">
        <w:rPr>
          <w:rFonts w:ascii="Courier New" w:hAnsi="Courier New" w:cs="Courier New"/>
        </w:rPr>
        <w:t>├── public</w:t>
      </w:r>
    </w:p>
    <w:p w:rsidR="00676D63" w:rsidRPr="00AF470E" w:rsidRDefault="00676D63" w:rsidP="001E1BF5">
      <w:pPr>
        <w:pStyle w:val="phongcode"/>
        <w:rPr>
          <w:rFonts w:ascii="Courier New" w:hAnsi="Courier New" w:cs="Courier New"/>
        </w:rPr>
      </w:pPr>
      <w:r w:rsidRPr="00AF470E">
        <w:rPr>
          <w:rFonts w:ascii="Courier New" w:hAnsi="Courier New" w:cs="Courier New"/>
        </w:rPr>
        <w:t>│   ├── images</w:t>
      </w:r>
    </w:p>
    <w:p w:rsidR="00676D63" w:rsidRPr="00AF470E" w:rsidRDefault="00676D63" w:rsidP="001E1BF5">
      <w:pPr>
        <w:pStyle w:val="phongcode"/>
        <w:rPr>
          <w:rFonts w:ascii="Courier New" w:hAnsi="Courier New" w:cs="Courier New"/>
        </w:rPr>
      </w:pPr>
      <w:r w:rsidRPr="00AF470E">
        <w:rPr>
          <w:rFonts w:ascii="Courier New" w:hAnsi="Courier New" w:cs="Courier New"/>
        </w:rPr>
        <w:t>│   ├── javascripts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stylesheets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style.css</w:t>
      </w:r>
    </w:p>
    <w:p w:rsidR="00676D63" w:rsidRPr="00AF470E" w:rsidRDefault="00676D63" w:rsidP="001E1BF5">
      <w:pPr>
        <w:pStyle w:val="phongcode"/>
        <w:rPr>
          <w:rFonts w:ascii="Courier New" w:hAnsi="Courier New" w:cs="Courier New"/>
        </w:rPr>
      </w:pPr>
      <w:r w:rsidRPr="00AF470E">
        <w:rPr>
          <w:rFonts w:ascii="Courier New" w:hAnsi="Courier New" w:cs="Courier New"/>
        </w:rPr>
        <w:t>├── routes</w:t>
      </w:r>
    </w:p>
    <w:p w:rsidR="00676D63" w:rsidRPr="00AF470E" w:rsidRDefault="00676D63" w:rsidP="001E1BF5">
      <w:pPr>
        <w:pStyle w:val="phongcode"/>
        <w:rPr>
          <w:rFonts w:ascii="Courier New" w:hAnsi="Courier New" w:cs="Courier New"/>
        </w:rPr>
      </w:pPr>
      <w:r w:rsidRPr="00AF470E">
        <w:rPr>
          <w:rFonts w:ascii="Courier New" w:hAnsi="Courier New" w:cs="Courier New"/>
        </w:rPr>
        <w:t>│   ├── index.js</w:t>
      </w:r>
    </w:p>
    <w:p w:rsidR="00676D63" w:rsidRPr="00AF470E" w:rsidRDefault="00676D63" w:rsidP="001E1BF5">
      <w:pPr>
        <w:pStyle w:val="phongcode"/>
        <w:rPr>
          <w:rFonts w:ascii="Courier New" w:hAnsi="Courier New" w:cs="Courier New"/>
        </w:rPr>
      </w:pPr>
      <w:r w:rsidRPr="00AF470E">
        <w:rPr>
          <w:rFonts w:ascii="Courier New" w:hAnsi="Courier New" w:cs="Courier New"/>
        </w:rPr>
        <w:t>│   └── users.js</w:t>
      </w:r>
    </w:p>
    <w:p w:rsidR="00676D63" w:rsidRPr="00AF470E" w:rsidRDefault="00676D63" w:rsidP="001E1BF5">
      <w:pPr>
        <w:pStyle w:val="phongcode"/>
        <w:rPr>
          <w:rFonts w:ascii="Courier New" w:hAnsi="Courier New" w:cs="Courier New"/>
        </w:rPr>
      </w:pPr>
      <w:r w:rsidRPr="00AF470E">
        <w:rPr>
          <w:rFonts w:ascii="Courier New" w:hAnsi="Courier New" w:cs="Courier New"/>
        </w:rPr>
        <w:t>└── views</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error.pug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index.pug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layout.pug</w:t>
      </w:r>
    </w:p>
    <w:p w:rsidR="00676D63" w:rsidRPr="000A6031" w:rsidRDefault="00676D63" w:rsidP="00547EC1">
      <w:pPr>
        <w:spacing w:line="26" w:lineRule="atLeast"/>
        <w:ind w:left="720" w:firstLine="709"/>
        <w:rPr>
          <w:szCs w:val="26"/>
        </w:rPr>
      </w:pPr>
      <w:r w:rsidRPr="000A6031">
        <w:rPr>
          <w:szCs w:val="26"/>
        </w:rPr>
        <w:lastRenderedPageBreak/>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AF470E" w:rsidRDefault="00A73087" w:rsidP="001E1BF5">
      <w:pPr>
        <w:pStyle w:val="phongcode"/>
        <w:rPr>
          <w:rFonts w:ascii="Courier New" w:hAnsi="Courier New" w:cs="Courier New"/>
        </w:rPr>
      </w:pPr>
      <w:r w:rsidRPr="00AF470E">
        <w:rPr>
          <w:rFonts w:ascii="Courier New" w:hAnsi="Courier New" w:cs="Courier New"/>
        </w:rPr>
        <w:t>{</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"name": "driper",</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"version": "0.0.0",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"private": true,</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"scripts":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"start": "node ./bin/www"</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"dependencies":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"cookie-parser": "~1.4.3",</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"debug": "~2.6.9",</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"ejs": "~2.5.7",</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"express": "~4.16.0",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"http-errors": "~1.6.2",</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"morgan": "~1.9.0"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57AD" w:rsidRPr="00AF470E" w:rsidRDefault="00A73087" w:rsidP="001E1BF5">
      <w:pPr>
        <w:pStyle w:val="phongcode"/>
        <w:rPr>
          <w:rFonts w:ascii="Courier New" w:hAnsi="Courier New" w:cs="Courier New"/>
        </w:rPr>
      </w:pPr>
      <w:r w:rsidRPr="00AF470E">
        <w:rPr>
          <w:rFonts w:ascii="Courier New" w:hAnsi="Courier New" w:cs="Courier New"/>
        </w:rPr>
        <w:t>}</w:t>
      </w:r>
    </w:p>
    <w:p w:rsidR="00A757AD" w:rsidRPr="000A6031" w:rsidRDefault="00A757AD" w:rsidP="00547EC1">
      <w:pPr>
        <w:spacing w:line="26" w:lineRule="atLeast"/>
        <w:ind w:firstLine="709"/>
        <w:rPr>
          <w:rFonts w:cs="Times New Roman"/>
          <w:szCs w:val="26"/>
        </w:rPr>
      </w:pPr>
      <w:r w:rsidRPr="000A6031">
        <w:rPr>
          <w:rFonts w:cs="Times New Roman"/>
          <w:szCs w:val="26"/>
        </w:rPr>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và được tải về vào thư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t>$ npm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AF470E" w:rsidRDefault="00A757AD" w:rsidP="001E1BF5">
      <w:pPr>
        <w:pStyle w:val="phongcode"/>
        <w:rPr>
          <w:rFonts w:ascii="Courier New" w:hAnsi="Courier New" w:cs="Courier New"/>
        </w:rPr>
      </w:pPr>
      <w:r w:rsidRPr="00AF470E">
        <w:rPr>
          <w:rFonts w:ascii="Courier New" w:hAnsi="Courier New" w:cs="Courier New"/>
        </w:rPr>
        <w:t>"scripts":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localhost:3000 nếu nhận được kết quả như bên dưới là đã cài đặt thành công một ứng dụng nodejs cơ bản với Nodejs sử dụng Express framework.</w:t>
      </w:r>
    </w:p>
    <w:p w:rsidR="002D4FC0" w:rsidRPr="000A6031" w:rsidRDefault="00A73087" w:rsidP="00EF1816">
      <w:pPr>
        <w:pStyle w:val="Heading2"/>
        <w:spacing w:before="120" w:after="120" w:line="26" w:lineRule="atLeast"/>
        <w:ind w:firstLine="0"/>
        <w:rPr>
          <w:rFonts w:cs="Times New Roman"/>
          <w:color w:val="auto"/>
        </w:rPr>
      </w:pPr>
      <w:bookmarkStart w:id="352" w:name="_Toc507842845"/>
      <w:bookmarkStart w:id="353" w:name="_Toc511914407"/>
      <w:bookmarkStart w:id="354" w:name="_Toc511914487"/>
      <w:bookmarkStart w:id="355" w:name="_Toc512547416"/>
      <w:r w:rsidRPr="000A6031">
        <w:rPr>
          <w:rFonts w:cs="Times New Roman"/>
          <w:color w:val="auto"/>
        </w:rPr>
        <w:t>1.</w:t>
      </w:r>
      <w:r w:rsidR="002D4FC0" w:rsidRPr="000A6031">
        <w:rPr>
          <w:rFonts w:cs="Times New Roman"/>
          <w:color w:val="auto"/>
        </w:rPr>
        <w:t>10. Sử dụng MongoDB với NodeJs</w:t>
      </w:r>
      <w:bookmarkEnd w:id="352"/>
      <w:bookmarkEnd w:id="353"/>
      <w:bookmarkEnd w:id="354"/>
      <w:bookmarkEnd w:id="355"/>
    </w:p>
    <w:p w:rsidR="002D4FC0" w:rsidRPr="000A6031" w:rsidRDefault="00A73087" w:rsidP="00EF1816">
      <w:pPr>
        <w:pStyle w:val="Heading3"/>
        <w:spacing w:before="120" w:after="120" w:line="26" w:lineRule="atLeast"/>
        <w:ind w:firstLine="0"/>
        <w:rPr>
          <w:rFonts w:cs="Times New Roman"/>
          <w:b w:val="0"/>
          <w:color w:val="auto"/>
          <w:szCs w:val="26"/>
        </w:rPr>
      </w:pPr>
      <w:bookmarkStart w:id="356" w:name="_Toc511914408"/>
      <w:bookmarkStart w:id="357" w:name="_Toc511914488"/>
      <w:bookmarkStart w:id="358" w:name="_Toc512547417"/>
      <w:r w:rsidRPr="000A6031">
        <w:rPr>
          <w:rFonts w:cs="Times New Roman"/>
          <w:color w:val="auto"/>
          <w:szCs w:val="26"/>
        </w:rPr>
        <w:t>1.</w:t>
      </w:r>
      <w:r w:rsidR="002D4FC0" w:rsidRPr="000A6031">
        <w:rPr>
          <w:rFonts w:cs="Times New Roman"/>
          <w:color w:val="auto"/>
          <w:szCs w:val="26"/>
        </w:rPr>
        <w:t>10.1 Giới thiệu:</w:t>
      </w:r>
      <w:bookmarkEnd w:id="356"/>
      <w:bookmarkEnd w:id="357"/>
      <w:bookmarkEnd w:id="358"/>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lastRenderedPageBreak/>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EF1816">
      <w:pPr>
        <w:pStyle w:val="Heading3"/>
        <w:spacing w:before="120" w:after="120" w:line="26" w:lineRule="atLeast"/>
        <w:ind w:firstLine="0"/>
        <w:rPr>
          <w:rFonts w:cs="Times New Roman"/>
          <w:b w:val="0"/>
          <w:bCs w:val="0"/>
          <w:color w:val="auto"/>
          <w:szCs w:val="26"/>
        </w:rPr>
      </w:pPr>
      <w:bookmarkStart w:id="359" w:name="_Toc511914409"/>
      <w:bookmarkStart w:id="360" w:name="_Toc511914489"/>
      <w:bookmarkStart w:id="361" w:name="_Toc512547418"/>
      <w:r w:rsidRPr="000A6031">
        <w:rPr>
          <w:rFonts w:cs="Times New Roman"/>
          <w:color w:val="auto"/>
          <w:szCs w:val="26"/>
        </w:rPr>
        <w:t>1.</w:t>
      </w:r>
      <w:r w:rsidR="006A3462" w:rsidRPr="000A6031">
        <w:rPr>
          <w:rFonts w:cs="Times New Roman"/>
          <w:color w:val="auto"/>
          <w:szCs w:val="26"/>
        </w:rPr>
        <w:t>10.2 Nền tảng và ngôn ngữ hỗ trợ</w:t>
      </w:r>
      <w:bookmarkEnd w:id="359"/>
      <w:bookmarkEnd w:id="360"/>
      <w:bookmarkEnd w:id="361"/>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Default="00C67697" w:rsidP="00300FD9">
      <w:pPr>
        <w:pStyle w:val="Heading1"/>
        <w:spacing w:before="120" w:after="120" w:line="26" w:lineRule="atLeast"/>
        <w:ind w:firstLine="709"/>
        <w:jc w:val="center"/>
        <w:rPr>
          <w:rFonts w:cs="Times New Roman"/>
          <w:color w:val="auto"/>
          <w:szCs w:val="32"/>
        </w:rPr>
      </w:pPr>
      <w:bookmarkStart w:id="362" w:name="_Toc507842846"/>
      <w:bookmarkStart w:id="363" w:name="_Toc511914410"/>
      <w:bookmarkStart w:id="364" w:name="_Toc511914490"/>
      <w:bookmarkStart w:id="365" w:name="_Toc512547419"/>
      <w:r w:rsidRPr="00300FD9">
        <w:rPr>
          <w:rFonts w:cs="Times New Roman"/>
          <w:color w:val="auto"/>
          <w:szCs w:val="32"/>
        </w:rPr>
        <w:lastRenderedPageBreak/>
        <w:t xml:space="preserve">CHƯƠNG 2: </w:t>
      </w:r>
      <w:r w:rsidR="00A73087" w:rsidRPr="00300FD9">
        <w:rPr>
          <w:rFonts w:cs="Times New Roman"/>
          <w:color w:val="auto"/>
          <w:szCs w:val="32"/>
        </w:rPr>
        <w:t>XÂY DỰNG ỨNG DỤNG</w:t>
      </w:r>
      <w:bookmarkEnd w:id="362"/>
      <w:bookmarkEnd w:id="363"/>
      <w:bookmarkEnd w:id="364"/>
      <w:bookmarkEnd w:id="365"/>
    </w:p>
    <w:p w:rsidR="005B7277" w:rsidRDefault="005B7277" w:rsidP="00AB3277">
      <w:pPr>
        <w:pStyle w:val="Heading2"/>
        <w:spacing w:before="120" w:after="120" w:line="26" w:lineRule="atLeast"/>
        <w:ind w:firstLine="0"/>
        <w:rPr>
          <w:rFonts w:cs="Times New Roman"/>
          <w:color w:val="auto"/>
        </w:rPr>
      </w:pPr>
      <w:bookmarkStart w:id="366" w:name="_Toc512547420"/>
      <w:r>
        <w:rPr>
          <w:rFonts w:cs="Times New Roman"/>
          <w:color w:val="auto"/>
        </w:rPr>
        <w:t>2.1</w:t>
      </w:r>
      <w:r w:rsidRPr="00300FD9">
        <w:rPr>
          <w:rFonts w:cs="Times New Roman"/>
          <w:color w:val="auto"/>
        </w:rPr>
        <w:t xml:space="preserve"> </w:t>
      </w:r>
      <w:r>
        <w:rPr>
          <w:rFonts w:cs="Times New Roman"/>
          <w:color w:val="auto"/>
        </w:rPr>
        <w:t>Quy trình nghiệp vụ</w:t>
      </w:r>
      <w:bookmarkEnd w:id="366"/>
    </w:p>
    <w:p w:rsidR="005B7277" w:rsidRDefault="005B7277" w:rsidP="00AB3277">
      <w:r>
        <w:t>Ứng dụng Driper được chia thành hai phiên bản một phiên bản là dành cho khách hàng và hai là dành cho tài xế.</w:t>
      </w:r>
    </w:p>
    <w:p w:rsidR="005B7277" w:rsidRPr="005B7277" w:rsidRDefault="005B7277" w:rsidP="00AB3277">
      <w:pPr>
        <w:pStyle w:val="Heading3"/>
        <w:ind w:firstLine="0"/>
      </w:pPr>
      <w:bookmarkStart w:id="367" w:name="_Toc512547421"/>
      <w:r>
        <w:t>2.</w:t>
      </w:r>
      <w:r w:rsidRPr="005B7277">
        <w:t>1.1 Khách hàng</w:t>
      </w:r>
      <w:bookmarkEnd w:id="367"/>
    </w:p>
    <w:p w:rsidR="005B7277" w:rsidRDefault="005B7277" w:rsidP="005B7277">
      <w:r>
        <w:t>Khách hàng đăng ký thông tin cần thiết để có thể tạo một cuốc xe theo mong muốn của mình bằng thông tin về địa điểm đón và địa điểm đến.</w:t>
      </w:r>
    </w:p>
    <w:p w:rsidR="005B7277" w:rsidRDefault="005B7277" w:rsidP="005B7277">
      <w:r>
        <w:t>Khách hàng có thể thấy trên bản đồ những tài xế gần vị trí mình lựa chọn là điểm xuất phát và giá tiền cho cuốc xe do khách hàng yêu cầu.</w:t>
      </w:r>
    </w:p>
    <w:p w:rsidR="005B7277" w:rsidRPr="005B7277" w:rsidRDefault="005B7277" w:rsidP="005B7277">
      <w:r>
        <w:t>Sau khi cuốc xe thành công khách hàng có thể cho điểm và đánh giá về chất lượng phục vụ của tài xế.</w:t>
      </w:r>
    </w:p>
    <w:p w:rsidR="005B7277" w:rsidRPr="005B7277" w:rsidRDefault="005B7277" w:rsidP="00AB3277">
      <w:pPr>
        <w:pStyle w:val="Heading3"/>
        <w:ind w:firstLine="0"/>
      </w:pPr>
      <w:bookmarkStart w:id="368" w:name="_Toc512547422"/>
      <w:r>
        <w:t>2.</w:t>
      </w:r>
      <w:r w:rsidRPr="005B7277">
        <w:t>1.</w:t>
      </w:r>
      <w:r>
        <w:t>2</w:t>
      </w:r>
      <w:r w:rsidRPr="005B7277">
        <w:t xml:space="preserve"> </w:t>
      </w:r>
      <w:r>
        <w:t>Tài xế</w:t>
      </w:r>
      <w:bookmarkEnd w:id="368"/>
    </w:p>
    <w:p w:rsidR="005B7277" w:rsidRDefault="005B7277" w:rsidP="005B7277">
      <w:r>
        <w:t>Tài xế cần đăng ký thông tin cần thiết để trở thành đối tác của Driper và những thông tin có thể cho khách hàng của bạn cần thiết khi thực hiện giao dịch.</w:t>
      </w:r>
    </w:p>
    <w:p w:rsidR="005B7277" w:rsidRDefault="005B7277" w:rsidP="005B7277">
      <w:r>
        <w:t xml:space="preserve">Tài xế có thể nắm bắt được mật độ </w:t>
      </w:r>
      <w:r w:rsidR="00E50C14">
        <w:t>khách hàng đang online</w:t>
      </w:r>
      <w:r>
        <w:t xml:space="preserve"> </w:t>
      </w:r>
      <w:r w:rsidR="00E50C14">
        <w:t>và chưa có</w:t>
      </w:r>
      <w:r>
        <w:t xml:space="preserve"> yêu cầu </w:t>
      </w:r>
      <w:r w:rsidR="00E50C14">
        <w:t xml:space="preserve"> cuốc xe </w:t>
      </w:r>
      <w:r>
        <w:t>trên bản đồ</w:t>
      </w:r>
      <w:r w:rsidR="00A06C54">
        <w:t xml:space="preserve"> để biết được những nơi có nhu cầu di lại nhiều trong phạm vi trên bản đồ.</w:t>
      </w:r>
      <w:r>
        <w:t xml:space="preserve"> </w:t>
      </w:r>
    </w:p>
    <w:p w:rsidR="005B7277" w:rsidRDefault="00A06C54" w:rsidP="005B7277">
      <w:r>
        <w:tab/>
        <w:t>Khi nhận được yêu cầu cuốc xe tài xế có quyển nhận hoặc để trôi cuốc xe đã được yêu cầu từ khách hàng. Sau khi cuốc xe bị trôi yêu cầu cuốc xe đó sẽ được gửi tới một tài xế khác.</w:t>
      </w:r>
    </w:p>
    <w:p w:rsidR="00A06C54" w:rsidRPr="0050639F" w:rsidRDefault="00A06C54" w:rsidP="00AB3277">
      <w:pPr>
        <w:pStyle w:val="Heading2"/>
        <w:ind w:firstLine="0"/>
      </w:pPr>
      <w:bookmarkStart w:id="369" w:name="_Toc512547423"/>
      <w:r w:rsidRPr="0050639F">
        <w:t>2.2 Yêu cầu hệ thống</w:t>
      </w:r>
      <w:bookmarkEnd w:id="369"/>
    </w:p>
    <w:p w:rsidR="005B7277" w:rsidRDefault="00C370D4" w:rsidP="00C370D4">
      <w:r>
        <w:t>Driper là một ứng dụng trung gian thư ba nhằm kết nối giữa khách hàng và tài xế bằng cách tìm và chuyển tới tài xế yêu cầu di chuyển của mình với một quãng đường đã chọn.</w:t>
      </w:r>
    </w:p>
    <w:p w:rsidR="003F5819" w:rsidRDefault="003F5819" w:rsidP="00C370D4"/>
    <w:p w:rsidR="00C370D4" w:rsidRDefault="00C370D4" w:rsidP="00AB3277">
      <w:pPr>
        <w:pStyle w:val="Heading3"/>
        <w:ind w:firstLine="0"/>
      </w:pPr>
      <w:bookmarkStart w:id="370" w:name="_Toc512547424"/>
      <w:bookmarkStart w:id="371" w:name="_Toc507842847"/>
      <w:bookmarkStart w:id="372" w:name="_Toc511914411"/>
      <w:bookmarkStart w:id="373" w:name="_Toc511914491"/>
      <w:r>
        <w:t>2.2</w:t>
      </w:r>
      <w:r w:rsidRPr="005B7277">
        <w:t>.1 Khách hàng</w:t>
      </w:r>
      <w:bookmarkEnd w:id="370"/>
    </w:p>
    <w:p w:rsidR="00C370D4" w:rsidRDefault="00625E45" w:rsidP="00C370D4">
      <w:r>
        <w:rPr>
          <w:b/>
        </w:rPr>
        <w:tab/>
      </w:r>
      <w:r>
        <w:t xml:space="preserve">Khách hàng cần </w:t>
      </w:r>
      <w:r w:rsidR="00337AFD">
        <w:t xml:space="preserve">có một thiết bị di động chạy hệ điều hành Android, </w:t>
      </w:r>
      <w:r>
        <w:t>kết nối với internet, bật vị trí của mình và cung cấp các thông tin cá nhân cơ bản như tên và số điện thoại liên hệ để có thể tạo và gửi một yêu cầu. Hệ thống sẽ thực hiện các công việc sau:</w:t>
      </w:r>
    </w:p>
    <w:p w:rsidR="00625E45" w:rsidRDefault="00625E45" w:rsidP="00155488">
      <w:pPr>
        <w:pStyle w:val="ListParagraph"/>
        <w:numPr>
          <w:ilvl w:val="0"/>
          <w:numId w:val="39"/>
        </w:numPr>
      </w:pPr>
      <w:r>
        <w:t>Hiển thị các tài xế đang ở gần khách hàng trong đường kính 1km.</w:t>
      </w:r>
    </w:p>
    <w:p w:rsidR="00625E45" w:rsidRDefault="00625E45" w:rsidP="00155488">
      <w:pPr>
        <w:pStyle w:val="ListParagraph"/>
        <w:numPr>
          <w:ilvl w:val="0"/>
          <w:numId w:val="39"/>
        </w:numPr>
      </w:pPr>
      <w:r>
        <w:lastRenderedPageBreak/>
        <w:t>Cho biết khoảng cách, giá tiền giữa hai địa điểm xuất phát và kết thúc của quãng đường yêu cầu của khách hàng.</w:t>
      </w:r>
    </w:p>
    <w:p w:rsidR="00625E45" w:rsidRDefault="00625E45" w:rsidP="00155488">
      <w:pPr>
        <w:pStyle w:val="ListParagraph"/>
        <w:numPr>
          <w:ilvl w:val="0"/>
          <w:numId w:val="39"/>
        </w:numPr>
      </w:pPr>
      <w:r>
        <w:t>Tìm kiếm các tài xế ở gần nhất với khách hàng và có trạng thái sẵn sàng nhận cuốc xe.</w:t>
      </w:r>
    </w:p>
    <w:p w:rsidR="00625E45" w:rsidRDefault="00625E45" w:rsidP="00155488">
      <w:pPr>
        <w:pStyle w:val="ListParagraph"/>
        <w:numPr>
          <w:ilvl w:val="0"/>
          <w:numId w:val="39"/>
        </w:numPr>
      </w:pPr>
      <w:r>
        <w:t>Sau khi đã có tài xế nhận cuốc xe của khách hàng hiển thị các thông tin của tài xế và một số tính năng có thể kết nối với tài xế.</w:t>
      </w:r>
    </w:p>
    <w:p w:rsidR="00625E45" w:rsidRDefault="00625E45" w:rsidP="00155488">
      <w:pPr>
        <w:pStyle w:val="ListParagraph"/>
        <w:numPr>
          <w:ilvl w:val="0"/>
          <w:numId w:val="39"/>
        </w:numPr>
      </w:pPr>
      <w:r>
        <w:t>Trước quá trình chấp nhận giao dịch với tài xế khách hàng có thể hủy cuốc xe đã gửi yêu cầu.</w:t>
      </w:r>
    </w:p>
    <w:p w:rsidR="00625E45" w:rsidRDefault="00625E45" w:rsidP="00155488">
      <w:pPr>
        <w:pStyle w:val="ListParagraph"/>
        <w:numPr>
          <w:ilvl w:val="0"/>
          <w:numId w:val="39"/>
        </w:numPr>
      </w:pPr>
      <w:r>
        <w:t>Sau khi cuốc xe thành công hiển thị các thông tin khách hàng có thể đánh giá được chất lượng phúc vụ của tài xế.</w:t>
      </w:r>
    </w:p>
    <w:p w:rsidR="00C370D4" w:rsidRDefault="00C370D4" w:rsidP="00554E6A">
      <w:pPr>
        <w:pStyle w:val="Heading3"/>
        <w:ind w:firstLine="0"/>
      </w:pPr>
      <w:bookmarkStart w:id="374" w:name="_Toc512547425"/>
      <w:r>
        <w:t>2.2</w:t>
      </w:r>
      <w:r w:rsidRPr="005B7277">
        <w:t>.</w:t>
      </w:r>
      <w:r>
        <w:t>2</w:t>
      </w:r>
      <w:r w:rsidRPr="005B7277">
        <w:t xml:space="preserve"> </w:t>
      </w:r>
      <w:r>
        <w:t>Tài xế</w:t>
      </w:r>
      <w:bookmarkEnd w:id="374"/>
    </w:p>
    <w:p w:rsidR="00C370D4" w:rsidRDefault="00337AFD" w:rsidP="00C370D4">
      <w:r>
        <w:t xml:space="preserve">Tài xế cần có một thiết bị di động chạy hệ điều hành Android, kết nối với internet, bật vị trí của mình và cung cấp các thông tin cần thiết để đăng ký trờ thành </w:t>
      </w:r>
      <w:r w:rsidR="00E50C14">
        <w:t>đối tác tài xế của Driper</w:t>
      </w:r>
      <w:r>
        <w:t>.</w:t>
      </w:r>
      <w:r w:rsidR="00E50C14">
        <w:t xml:space="preserve"> Sau khi trờ thành đối tác tài xế của Driper tài xế chỉ cần bật trạng thái sẵn sàng nhận cuốc và bắt đầu nhân các yêu cầu cuốc xe từ phía khách hàng do hệ thống phân phối:</w:t>
      </w:r>
    </w:p>
    <w:p w:rsidR="00E50C14" w:rsidRPr="00E50C14" w:rsidRDefault="00E50C14" w:rsidP="00155488">
      <w:pPr>
        <w:pStyle w:val="ListParagraph"/>
        <w:numPr>
          <w:ilvl w:val="0"/>
          <w:numId w:val="40"/>
        </w:numPr>
        <w:rPr>
          <w:b/>
        </w:rPr>
      </w:pPr>
      <w:r>
        <w:t>Hiển thị mật độ khách hàng đang online và chưa yêu cầu cuốc xe trên bản đồ.</w:t>
      </w:r>
    </w:p>
    <w:p w:rsidR="00E50C14" w:rsidRPr="00E50C14" w:rsidRDefault="00E50C14" w:rsidP="00155488">
      <w:pPr>
        <w:pStyle w:val="ListParagraph"/>
        <w:numPr>
          <w:ilvl w:val="0"/>
          <w:numId w:val="40"/>
        </w:numPr>
        <w:rPr>
          <w:b/>
        </w:rPr>
      </w:pPr>
      <w:r>
        <w:t>Sau khi nhận được yêu cầu từ phía khách hàng hệ thống sẽ phân phối yêu cầu cho tài xế gần nhất với khách hàng trong phạm vi 1km so với khách hàng.</w:t>
      </w:r>
    </w:p>
    <w:p w:rsidR="00E50C14" w:rsidRPr="00E50C14" w:rsidRDefault="00E50C14" w:rsidP="00155488">
      <w:pPr>
        <w:pStyle w:val="ListParagraph"/>
        <w:numPr>
          <w:ilvl w:val="0"/>
          <w:numId w:val="40"/>
        </w:numPr>
        <w:rPr>
          <w:b/>
        </w:rPr>
      </w:pPr>
      <w:r>
        <w:t>Tài xế sẽ nhận được thông tin về cuốc xe và giá tiền từ phía khách hàng. Tài xế có thể chấp nhận hoặc bỏ qua quốc xe đó.</w:t>
      </w:r>
    </w:p>
    <w:p w:rsidR="00E50C14" w:rsidRPr="00E50C14" w:rsidRDefault="00E50C14" w:rsidP="00155488">
      <w:pPr>
        <w:pStyle w:val="ListParagraph"/>
        <w:numPr>
          <w:ilvl w:val="0"/>
          <w:numId w:val="40"/>
        </w:numPr>
        <w:rPr>
          <w:b/>
        </w:rPr>
      </w:pPr>
      <w:r>
        <w:t>Sau khi đã nhận cuốc xe  trạng thái của tài xế sẽ thay đổi sang đã nhận cuốc xe mà cuốc xe chưa được thực hiện tài xế có thể hủy cuốc xe đó.</w:t>
      </w:r>
    </w:p>
    <w:p w:rsidR="001C3BD6" w:rsidRPr="001C3BD6" w:rsidRDefault="00E50C14" w:rsidP="00155488">
      <w:pPr>
        <w:pStyle w:val="ListParagraph"/>
        <w:numPr>
          <w:ilvl w:val="0"/>
          <w:numId w:val="40"/>
        </w:numPr>
        <w:rPr>
          <w:b/>
        </w:rPr>
      </w:pPr>
      <w:r>
        <w:t>Sau khi cuốc xe thành công hóa đơn sẽ được gửi tới tài xế và tài xế tiền hành thanh toán với khách hàng của mình.</w:t>
      </w:r>
    </w:p>
    <w:p w:rsidR="001953E8" w:rsidRDefault="001C3BD6" w:rsidP="007B224D">
      <w:pPr>
        <w:pStyle w:val="Heading2"/>
        <w:ind w:firstLine="0"/>
      </w:pPr>
      <w:bookmarkStart w:id="375" w:name="_Toc512547426"/>
      <w:r>
        <w:t>2.3 Biểu đồ ca sử dụng</w:t>
      </w:r>
      <w:bookmarkEnd w:id="371"/>
      <w:bookmarkEnd w:id="372"/>
      <w:bookmarkEnd w:id="373"/>
      <w:bookmarkEnd w:id="375"/>
    </w:p>
    <w:p w:rsidR="003F5819" w:rsidRDefault="003F5819" w:rsidP="007B224D">
      <w:pPr>
        <w:pStyle w:val="Heading3"/>
        <w:ind w:firstLine="0"/>
      </w:pPr>
      <w:bookmarkStart w:id="376" w:name="_Toc512547427"/>
      <w:r>
        <w:t>2.3.1 Xác định các tác nhân của hệ thống</w:t>
      </w:r>
      <w:bookmarkEnd w:id="376"/>
    </w:p>
    <w:p w:rsidR="003F5819" w:rsidRDefault="003F5819" w:rsidP="003F5819">
      <w:pPr>
        <w:rPr>
          <w:rFonts w:cs="Times New Roman"/>
          <w:szCs w:val="26"/>
          <w:lang w:val="fr-FR"/>
        </w:rPr>
      </w:pPr>
      <w:r w:rsidRPr="004B034F">
        <w:rPr>
          <w:rFonts w:cs="Times New Roman"/>
          <w:szCs w:val="26"/>
          <w:lang w:val="fr-FR"/>
        </w:rPr>
        <w:t>Dựa vào văn bản mô tả bài toán, ta xác định được các tác nhân của hệ thống</w:t>
      </w:r>
      <w:r>
        <w:rPr>
          <w:rFonts w:cs="Times New Roman"/>
          <w:szCs w:val="26"/>
          <w:lang w:val="fr-FR"/>
        </w:rPr>
        <w:t> :</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Khách hàng</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Tài xế</w:t>
      </w:r>
    </w:p>
    <w:p w:rsidR="003F5819" w:rsidRPr="003F5819" w:rsidRDefault="003F5819" w:rsidP="007B224D">
      <w:pPr>
        <w:pStyle w:val="Heading3"/>
        <w:ind w:firstLine="0"/>
      </w:pPr>
      <w:bookmarkStart w:id="377" w:name="_Toc512547428"/>
      <w:r w:rsidRPr="003F5819">
        <w:lastRenderedPageBreak/>
        <w:t>2.3.</w:t>
      </w:r>
      <w:r>
        <w:t>2</w:t>
      </w:r>
      <w:r w:rsidRPr="003F5819">
        <w:t xml:space="preserve"> Xác định các </w:t>
      </w:r>
      <w:bookmarkEnd w:id="377"/>
      <w:r w:rsidR="00EE42E4">
        <w:t>ca sử dụng</w:t>
      </w:r>
    </w:p>
    <w:p w:rsidR="003F5819" w:rsidRDefault="003F5819" w:rsidP="003F5819">
      <w:pPr>
        <w:spacing w:line="360" w:lineRule="auto"/>
        <w:rPr>
          <w:rFonts w:cs="Times New Roman"/>
          <w:szCs w:val="26"/>
        </w:rPr>
      </w:pPr>
      <w:r w:rsidRPr="00DC47B2">
        <w:rPr>
          <w:rFonts w:cs="Times New Roman"/>
          <w:szCs w:val="26"/>
        </w:rPr>
        <w:t>Dựa trên văn bản mô tả bài toán và việc phân tích để</w:t>
      </w:r>
      <w:r>
        <w:rPr>
          <w:rFonts w:cs="Times New Roman"/>
          <w:szCs w:val="26"/>
        </w:rPr>
        <w:t xml:space="preserve"> tìm ra các tác nhân, ta xác</w:t>
      </w:r>
      <w:r w:rsidRPr="00DC47B2">
        <w:rPr>
          <w:rFonts w:cs="Times New Roman"/>
          <w:szCs w:val="26"/>
        </w:rPr>
        <w:t xml:space="preserve"> định được các ca sử dụng như sau:</w:t>
      </w:r>
    </w:p>
    <w:p w:rsidR="003F5819" w:rsidRPr="003F5819" w:rsidRDefault="003F5819" w:rsidP="00155488">
      <w:pPr>
        <w:pStyle w:val="ListParagraph"/>
        <w:numPr>
          <w:ilvl w:val="0"/>
          <w:numId w:val="41"/>
        </w:numPr>
      </w:pPr>
      <w:r w:rsidRPr="003F5819">
        <w:t>Khách hàng</w:t>
      </w:r>
    </w:p>
    <w:p w:rsidR="000A2FB9" w:rsidRDefault="00451899" w:rsidP="00155488">
      <w:pPr>
        <w:pStyle w:val="ListParagraph"/>
        <w:numPr>
          <w:ilvl w:val="0"/>
          <w:numId w:val="43"/>
        </w:numPr>
      </w:pPr>
      <w:r>
        <w:t>Đăng ký</w:t>
      </w:r>
      <w:r w:rsidR="000A2FB9" w:rsidRPr="000A2FB9">
        <w:t xml:space="preserve"> </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2"/>
        </w:numPr>
      </w:pPr>
      <w:r>
        <w:t>Đăng nhập</w:t>
      </w:r>
    </w:p>
    <w:p w:rsidR="00451899" w:rsidRDefault="00451899" w:rsidP="00155488">
      <w:pPr>
        <w:pStyle w:val="ListParagraph"/>
        <w:numPr>
          <w:ilvl w:val="0"/>
          <w:numId w:val="42"/>
        </w:numPr>
      </w:pPr>
      <w:r>
        <w:t>Đăng xuất</w:t>
      </w:r>
    </w:p>
    <w:p w:rsidR="00451899" w:rsidRDefault="00451899" w:rsidP="00155488">
      <w:pPr>
        <w:pStyle w:val="ListParagraph"/>
        <w:numPr>
          <w:ilvl w:val="0"/>
          <w:numId w:val="42"/>
        </w:numPr>
      </w:pPr>
      <w:r>
        <w:t>Xem thông tin tài khoản</w:t>
      </w:r>
    </w:p>
    <w:p w:rsidR="00451899" w:rsidRDefault="00451899" w:rsidP="00155488">
      <w:pPr>
        <w:pStyle w:val="ListParagraph"/>
        <w:numPr>
          <w:ilvl w:val="0"/>
          <w:numId w:val="42"/>
        </w:numPr>
      </w:pPr>
      <w:r>
        <w:t>Cập nhật thông tin</w:t>
      </w:r>
    </w:p>
    <w:p w:rsidR="00451899" w:rsidRDefault="00451899" w:rsidP="00155488">
      <w:pPr>
        <w:pStyle w:val="ListParagraph"/>
        <w:numPr>
          <w:ilvl w:val="0"/>
          <w:numId w:val="42"/>
        </w:numPr>
      </w:pPr>
      <w:r>
        <w:t>Xem các tài xế trên bản đồ</w:t>
      </w:r>
    </w:p>
    <w:p w:rsidR="000A2FB9" w:rsidRDefault="000A2FB9" w:rsidP="00155488">
      <w:pPr>
        <w:pStyle w:val="ListParagraph"/>
        <w:numPr>
          <w:ilvl w:val="0"/>
          <w:numId w:val="42"/>
        </w:numPr>
      </w:pPr>
      <w:r>
        <w:t>Chọn loại hình phương tiện</w:t>
      </w:r>
    </w:p>
    <w:p w:rsidR="000A2FB9" w:rsidRDefault="000A2FB9" w:rsidP="00155488">
      <w:pPr>
        <w:pStyle w:val="ListParagraph"/>
        <w:numPr>
          <w:ilvl w:val="0"/>
          <w:numId w:val="42"/>
        </w:numPr>
      </w:pPr>
      <w:r>
        <w:t>Chọn điểm đi</w:t>
      </w:r>
    </w:p>
    <w:p w:rsidR="000A2FB9" w:rsidRDefault="000A2FB9" w:rsidP="00155488">
      <w:pPr>
        <w:pStyle w:val="ListParagraph"/>
        <w:numPr>
          <w:ilvl w:val="0"/>
          <w:numId w:val="42"/>
        </w:numPr>
      </w:pPr>
      <w:r>
        <w:t>Chọn điểm đến</w:t>
      </w:r>
    </w:p>
    <w:p w:rsidR="00451899" w:rsidRDefault="00451899" w:rsidP="00155488">
      <w:pPr>
        <w:pStyle w:val="ListParagraph"/>
        <w:numPr>
          <w:ilvl w:val="0"/>
          <w:numId w:val="42"/>
        </w:numPr>
      </w:pPr>
      <w:r>
        <w:t>Đặt cuốc xe</w:t>
      </w:r>
    </w:p>
    <w:p w:rsidR="00451899" w:rsidRDefault="00451899" w:rsidP="00155488">
      <w:pPr>
        <w:pStyle w:val="ListParagraph"/>
        <w:numPr>
          <w:ilvl w:val="0"/>
          <w:numId w:val="42"/>
        </w:numPr>
      </w:pPr>
      <w:r>
        <w:t>Hủy cuốc xe</w:t>
      </w:r>
    </w:p>
    <w:p w:rsidR="00451899" w:rsidRPr="003F5819" w:rsidRDefault="00451899" w:rsidP="00155488">
      <w:pPr>
        <w:pStyle w:val="ListParagraph"/>
        <w:numPr>
          <w:ilvl w:val="0"/>
          <w:numId w:val="42"/>
        </w:numPr>
      </w:pPr>
      <w:r>
        <w:t>Đánh giá chất lượng dịch vụ</w:t>
      </w:r>
    </w:p>
    <w:p w:rsidR="003F5819" w:rsidRDefault="003F5819" w:rsidP="00155488">
      <w:pPr>
        <w:pStyle w:val="ListParagraph"/>
        <w:numPr>
          <w:ilvl w:val="0"/>
          <w:numId w:val="41"/>
        </w:numPr>
      </w:pPr>
      <w:r w:rsidRPr="003F5819">
        <w:t>Tài xế</w:t>
      </w:r>
    </w:p>
    <w:p w:rsidR="00451899" w:rsidRDefault="00451899" w:rsidP="00155488">
      <w:pPr>
        <w:pStyle w:val="ListParagraph"/>
        <w:numPr>
          <w:ilvl w:val="0"/>
          <w:numId w:val="43"/>
        </w:numPr>
      </w:pPr>
      <w:r>
        <w:t>Đăng ký</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3"/>
        </w:numPr>
      </w:pPr>
      <w:r>
        <w:t>Đăng nhập</w:t>
      </w:r>
    </w:p>
    <w:p w:rsidR="00451899" w:rsidRDefault="00451899" w:rsidP="00155488">
      <w:pPr>
        <w:pStyle w:val="ListParagraph"/>
        <w:numPr>
          <w:ilvl w:val="0"/>
          <w:numId w:val="43"/>
        </w:numPr>
      </w:pPr>
      <w:r>
        <w:t>Đăng xuất</w:t>
      </w:r>
    </w:p>
    <w:p w:rsidR="00451899" w:rsidRDefault="00451899" w:rsidP="00155488">
      <w:pPr>
        <w:pStyle w:val="ListParagraph"/>
        <w:numPr>
          <w:ilvl w:val="0"/>
          <w:numId w:val="43"/>
        </w:numPr>
      </w:pPr>
      <w:r>
        <w:t>Xem thông tin tài khoản</w:t>
      </w:r>
    </w:p>
    <w:p w:rsidR="00451899" w:rsidRDefault="00451899" w:rsidP="00155488">
      <w:pPr>
        <w:pStyle w:val="ListParagraph"/>
        <w:numPr>
          <w:ilvl w:val="0"/>
          <w:numId w:val="43"/>
        </w:numPr>
      </w:pPr>
      <w:r>
        <w:t>Xem mật độ khách hàng</w:t>
      </w:r>
    </w:p>
    <w:p w:rsidR="00451899" w:rsidRDefault="00451899" w:rsidP="00155488">
      <w:pPr>
        <w:pStyle w:val="ListParagraph"/>
        <w:numPr>
          <w:ilvl w:val="0"/>
          <w:numId w:val="43"/>
        </w:numPr>
      </w:pPr>
      <w:r>
        <w:t>Nhận cuốc xe</w:t>
      </w:r>
    </w:p>
    <w:p w:rsidR="00451899" w:rsidRDefault="00451899" w:rsidP="00155488">
      <w:pPr>
        <w:pStyle w:val="ListParagraph"/>
        <w:numPr>
          <w:ilvl w:val="0"/>
          <w:numId w:val="43"/>
        </w:numPr>
      </w:pPr>
      <w:r>
        <w:t>Hủy cuốc xe</w:t>
      </w:r>
    </w:p>
    <w:p w:rsidR="00750A3C" w:rsidRDefault="00451899" w:rsidP="00155488">
      <w:pPr>
        <w:pStyle w:val="ListParagraph"/>
        <w:numPr>
          <w:ilvl w:val="0"/>
          <w:numId w:val="43"/>
        </w:numPr>
      </w:pPr>
      <w:r>
        <w:t>Thanh toán</w:t>
      </w:r>
    </w:p>
    <w:p w:rsidR="00750A3C" w:rsidRDefault="00750A3C" w:rsidP="00750A3C"/>
    <w:p w:rsidR="00755444" w:rsidRDefault="00755444" w:rsidP="00750A3C"/>
    <w:p w:rsidR="00755444" w:rsidRDefault="00755444" w:rsidP="00750A3C"/>
    <w:p w:rsidR="00755444" w:rsidRDefault="00755444" w:rsidP="00750A3C"/>
    <w:p w:rsidR="00755444" w:rsidRDefault="00755444" w:rsidP="00750A3C"/>
    <w:p w:rsidR="00750A3C" w:rsidRDefault="00B97BBD" w:rsidP="00155488">
      <w:pPr>
        <w:pStyle w:val="Heading3"/>
        <w:numPr>
          <w:ilvl w:val="2"/>
          <w:numId w:val="46"/>
        </w:numPr>
      </w:pPr>
      <w:bookmarkStart w:id="378" w:name="_Toc512547429"/>
      <w:r>
        <w:lastRenderedPageBreak/>
        <w:t>Các b</w:t>
      </w:r>
      <w:r w:rsidR="00451899">
        <w:t xml:space="preserve">iểu đồ </w:t>
      </w:r>
      <w:r w:rsidR="0050639F">
        <w:t>ca sử dụng</w:t>
      </w:r>
      <w:bookmarkEnd w:id="378"/>
    </w:p>
    <w:p w:rsidR="00750A3C" w:rsidRDefault="006E39CD" w:rsidP="006E39CD">
      <w:r>
        <w:t xml:space="preserve">a. </w:t>
      </w:r>
      <w:r w:rsidR="000A2FB9">
        <w:t xml:space="preserve">Biểu đồ </w:t>
      </w:r>
      <w:r w:rsidR="0050639F">
        <w:t xml:space="preserve">ca sử dụng </w:t>
      </w:r>
      <w:r w:rsidR="000A2FB9">
        <w:t>của k</w:t>
      </w:r>
      <w:r w:rsidR="000A2FB9" w:rsidRPr="003F5819">
        <w:t>hách hàng</w:t>
      </w:r>
    </w:p>
    <w:p w:rsidR="00750A3C" w:rsidRDefault="00907D1B" w:rsidP="00755444">
      <w:r>
        <w:rPr>
          <w:noProof/>
          <w:lang w:eastAsia="en-US"/>
        </w:rPr>
        <w:drawing>
          <wp:inline distT="0" distB="0" distL="0" distR="0">
            <wp:extent cx="4912224" cy="29206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achhang.PNG"/>
                    <pic:cNvPicPr/>
                  </pic:nvPicPr>
                  <pic:blipFill>
                    <a:blip r:embed="rId142">
                      <a:extLst>
                        <a:ext uri="{28A0092B-C50C-407E-A947-70E740481C1C}">
                          <a14:useLocalDpi xmlns:a14="http://schemas.microsoft.com/office/drawing/2010/main" val="0"/>
                        </a:ext>
                      </a:extLst>
                    </a:blip>
                    <a:stretch>
                      <a:fillRect/>
                    </a:stretch>
                  </pic:blipFill>
                  <pic:spPr>
                    <a:xfrm>
                      <a:off x="0" y="0"/>
                      <a:ext cx="4957883" cy="2947768"/>
                    </a:xfrm>
                    <a:prstGeom prst="rect">
                      <a:avLst/>
                    </a:prstGeom>
                  </pic:spPr>
                </pic:pic>
              </a:graphicData>
            </a:graphic>
          </wp:inline>
        </w:drawing>
      </w:r>
    </w:p>
    <w:p w:rsidR="00750A3C" w:rsidRDefault="00750A3C" w:rsidP="00755444">
      <w:pPr>
        <w:jc w:val="center"/>
      </w:pPr>
      <w:r>
        <w:t xml:space="preserve">Hình 2.1: Biểu đồ </w:t>
      </w:r>
      <w:r w:rsidR="0050639F">
        <w:t xml:space="preserve">ca sử dụng của </w:t>
      </w:r>
      <w:r w:rsidR="00755444">
        <w:t>Khách hàng</w:t>
      </w:r>
    </w:p>
    <w:p w:rsidR="006E39CD" w:rsidRDefault="006E39CD" w:rsidP="00755444">
      <w:pPr>
        <w:jc w:val="center"/>
      </w:pPr>
    </w:p>
    <w:p w:rsidR="00750A3C" w:rsidRPr="003F5819" w:rsidRDefault="006E39CD" w:rsidP="006E39CD">
      <w:r>
        <w:t xml:space="preserve">b. </w:t>
      </w:r>
      <w:r w:rsidR="000A2FB9">
        <w:t xml:space="preserve">Biểu đồ </w:t>
      </w:r>
      <w:r w:rsidR="0050639F">
        <w:t xml:space="preserve">ca sử dụng </w:t>
      </w:r>
      <w:r w:rsidR="000A2FB9">
        <w:t xml:space="preserve">của </w:t>
      </w:r>
      <w:r w:rsidR="0050639F">
        <w:t>T</w:t>
      </w:r>
      <w:r w:rsidR="000A2FB9">
        <w:t>ài xế</w:t>
      </w:r>
    </w:p>
    <w:p w:rsidR="00750A3C" w:rsidRDefault="00750A3C" w:rsidP="00755444">
      <w:r>
        <w:rPr>
          <w:noProof/>
          <w:lang w:eastAsia="en-US"/>
        </w:rPr>
        <w:drawing>
          <wp:inline distT="0" distB="0" distL="0" distR="0">
            <wp:extent cx="4954137" cy="3626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xe.PNG"/>
                    <pic:cNvPicPr/>
                  </pic:nvPicPr>
                  <pic:blipFill>
                    <a:blip r:embed="rId143">
                      <a:extLst>
                        <a:ext uri="{28A0092B-C50C-407E-A947-70E740481C1C}">
                          <a14:useLocalDpi xmlns:a14="http://schemas.microsoft.com/office/drawing/2010/main" val="0"/>
                        </a:ext>
                      </a:extLst>
                    </a:blip>
                    <a:stretch>
                      <a:fillRect/>
                    </a:stretch>
                  </pic:blipFill>
                  <pic:spPr>
                    <a:xfrm>
                      <a:off x="0" y="0"/>
                      <a:ext cx="5034268" cy="3684693"/>
                    </a:xfrm>
                    <a:prstGeom prst="rect">
                      <a:avLst/>
                    </a:prstGeom>
                  </pic:spPr>
                </pic:pic>
              </a:graphicData>
            </a:graphic>
          </wp:inline>
        </w:drawing>
      </w:r>
    </w:p>
    <w:p w:rsidR="00750A3C" w:rsidRDefault="00750A3C" w:rsidP="00755444">
      <w:pPr>
        <w:ind w:firstLine="0"/>
        <w:jc w:val="center"/>
      </w:pPr>
      <w:r>
        <w:t>Hình 2.1: Biểu đồ usecase Tài xế</w:t>
      </w:r>
    </w:p>
    <w:p w:rsidR="00750A3C" w:rsidRDefault="0050639F" w:rsidP="00646A0A">
      <w:pPr>
        <w:pStyle w:val="Heading2"/>
        <w:ind w:firstLine="0"/>
      </w:pPr>
      <w:bookmarkStart w:id="379" w:name="_Toc512547430"/>
      <w:r>
        <w:lastRenderedPageBreak/>
        <w:t>2.4 Đặc tả các ca sử dụng</w:t>
      </w:r>
      <w:bookmarkEnd w:id="379"/>
    </w:p>
    <w:p w:rsidR="0050639F" w:rsidRDefault="0050639F" w:rsidP="00646A0A">
      <w:pPr>
        <w:pStyle w:val="Heading3"/>
        <w:ind w:firstLine="0"/>
      </w:pPr>
      <w:bookmarkStart w:id="380" w:name="_Toc512547431"/>
      <w:r>
        <w:t>2.4.1 Khách hàng</w:t>
      </w:r>
      <w:bookmarkEnd w:id="380"/>
    </w:p>
    <w:p w:rsidR="00CB15F9" w:rsidRDefault="00CB15F9" w:rsidP="00155488">
      <w:pPr>
        <w:pStyle w:val="ListParagraph"/>
        <w:numPr>
          <w:ilvl w:val="0"/>
          <w:numId w:val="44"/>
        </w:numPr>
      </w:pPr>
      <w:r>
        <w:t>Đặc tả ca sử dụng “Đăng ký”</w:t>
      </w:r>
    </w:p>
    <w:tbl>
      <w:tblPr>
        <w:tblStyle w:val="TableGrid"/>
        <w:tblW w:w="0" w:type="auto"/>
        <w:tblLook w:val="04A0" w:firstRow="1" w:lastRow="0" w:firstColumn="1" w:lastColumn="0" w:noHBand="0" w:noVBand="1"/>
      </w:tblPr>
      <w:tblGrid>
        <w:gridCol w:w="2965"/>
        <w:gridCol w:w="5862"/>
      </w:tblGrid>
      <w:tr w:rsidR="00151C19" w:rsidTr="00151C19">
        <w:tc>
          <w:tcPr>
            <w:tcW w:w="2965" w:type="dxa"/>
            <w:shd w:val="clear" w:color="auto" w:fill="FFF2CC" w:themeFill="accent4" w:themeFillTint="33"/>
            <w:vAlign w:val="center"/>
          </w:tcPr>
          <w:p w:rsidR="00151C19" w:rsidRPr="0068461D" w:rsidRDefault="00151C19" w:rsidP="00151C19">
            <w:pPr>
              <w:jc w:val="center"/>
              <w:rPr>
                <w:b/>
              </w:rPr>
            </w:pPr>
            <w:r w:rsidRPr="0068461D">
              <w:rPr>
                <w:b/>
              </w:rPr>
              <w:t>Tiêu đề</w:t>
            </w:r>
          </w:p>
        </w:tc>
        <w:tc>
          <w:tcPr>
            <w:tcW w:w="5862" w:type="dxa"/>
            <w:shd w:val="clear" w:color="auto" w:fill="FFF2CC" w:themeFill="accent4" w:themeFillTint="33"/>
            <w:vAlign w:val="center"/>
          </w:tcPr>
          <w:p w:rsidR="00151C19" w:rsidRPr="0068461D" w:rsidRDefault="00151C19" w:rsidP="00151C19">
            <w:pPr>
              <w:jc w:val="center"/>
              <w:rPr>
                <w:b/>
              </w:rPr>
            </w:pPr>
            <w:r w:rsidRPr="0068461D">
              <w:rPr>
                <w:b/>
              </w:rPr>
              <w:t>Nội dung</w:t>
            </w:r>
          </w:p>
        </w:tc>
      </w:tr>
      <w:tr w:rsidR="00151C19" w:rsidTr="00151C19">
        <w:tc>
          <w:tcPr>
            <w:tcW w:w="2965" w:type="dxa"/>
            <w:shd w:val="clear" w:color="auto" w:fill="FFFFFF" w:themeFill="background1"/>
            <w:vAlign w:val="center"/>
          </w:tcPr>
          <w:p w:rsidR="00151C19" w:rsidRPr="00151C19" w:rsidRDefault="00151C19" w:rsidP="00501B78">
            <w:pPr>
              <w:ind w:firstLine="0"/>
              <w:jc w:val="left"/>
            </w:pPr>
            <w:r>
              <w:t>Tên ca sử dụng</w:t>
            </w:r>
          </w:p>
        </w:tc>
        <w:tc>
          <w:tcPr>
            <w:tcW w:w="5862" w:type="dxa"/>
            <w:shd w:val="clear" w:color="auto" w:fill="FFFFFF" w:themeFill="background1"/>
            <w:vAlign w:val="center"/>
          </w:tcPr>
          <w:p w:rsidR="00151C19" w:rsidRPr="00151C19" w:rsidRDefault="00501B78" w:rsidP="00501B78">
            <w:pPr>
              <w:ind w:firstLine="0"/>
              <w:jc w:val="left"/>
            </w:pPr>
            <w:r>
              <w:t>Đăng ký</w:t>
            </w:r>
          </w:p>
        </w:tc>
      </w:tr>
      <w:tr w:rsidR="00151C19" w:rsidTr="00151C19">
        <w:tc>
          <w:tcPr>
            <w:tcW w:w="2965" w:type="dxa"/>
            <w:shd w:val="clear" w:color="auto" w:fill="FFFFFF" w:themeFill="background1"/>
            <w:vAlign w:val="center"/>
          </w:tcPr>
          <w:p w:rsidR="00151C19" w:rsidRDefault="00151C19" w:rsidP="00501B78">
            <w:pPr>
              <w:ind w:firstLine="0"/>
              <w:jc w:val="left"/>
            </w:pPr>
            <w:r>
              <w:t>Mô tả</w:t>
            </w:r>
          </w:p>
        </w:tc>
        <w:tc>
          <w:tcPr>
            <w:tcW w:w="5862" w:type="dxa"/>
            <w:shd w:val="clear" w:color="auto" w:fill="FFFFFF" w:themeFill="background1"/>
            <w:vAlign w:val="center"/>
          </w:tcPr>
          <w:p w:rsidR="00151C19" w:rsidRDefault="00501B78" w:rsidP="00501B78">
            <w:pPr>
              <w:ind w:firstLine="0"/>
              <w:jc w:val="left"/>
            </w:pPr>
            <w:r>
              <w:t>Khi người dùng muốn đặt một cuốc xe người dùng cần phải đăng ký một số thông tin cơ bản để tài xế lái xe có thể liên hệ và giao dịch</w:t>
            </w:r>
          </w:p>
        </w:tc>
      </w:tr>
      <w:tr w:rsidR="00151C19" w:rsidTr="00151C19">
        <w:tc>
          <w:tcPr>
            <w:tcW w:w="2965" w:type="dxa"/>
            <w:shd w:val="clear" w:color="auto" w:fill="FFFFFF" w:themeFill="background1"/>
            <w:vAlign w:val="center"/>
          </w:tcPr>
          <w:p w:rsidR="00151C19" w:rsidRDefault="00B90650" w:rsidP="00501B78">
            <w:pPr>
              <w:ind w:firstLine="0"/>
              <w:jc w:val="left"/>
            </w:pPr>
            <w:r>
              <w:t>Điều</w:t>
            </w:r>
            <w:r w:rsidR="00151C19">
              <w:t xml:space="preserve"> kiện kích hoạt</w:t>
            </w:r>
          </w:p>
        </w:tc>
        <w:tc>
          <w:tcPr>
            <w:tcW w:w="5862" w:type="dxa"/>
            <w:shd w:val="clear" w:color="auto" w:fill="FFFFFF" w:themeFill="background1"/>
            <w:vAlign w:val="center"/>
          </w:tcPr>
          <w:p w:rsidR="00151C19" w:rsidRDefault="00501B78" w:rsidP="00501B78">
            <w:pPr>
              <w:ind w:firstLine="0"/>
              <w:jc w:val="left"/>
            </w:pPr>
            <w:r>
              <w:t>Khi bắt đầu vào chương trình</w:t>
            </w:r>
          </w:p>
        </w:tc>
      </w:tr>
      <w:tr w:rsidR="00151C19" w:rsidTr="00151C19">
        <w:tc>
          <w:tcPr>
            <w:tcW w:w="2965" w:type="dxa"/>
            <w:shd w:val="clear" w:color="auto" w:fill="FFFFFF" w:themeFill="background1"/>
            <w:vAlign w:val="center"/>
          </w:tcPr>
          <w:p w:rsidR="00151C19" w:rsidRDefault="00151C19" w:rsidP="00501B78">
            <w:pPr>
              <w:ind w:firstLine="0"/>
              <w:jc w:val="left"/>
            </w:pPr>
            <w:r>
              <w:t>Tác nhân</w:t>
            </w:r>
          </w:p>
        </w:tc>
        <w:tc>
          <w:tcPr>
            <w:tcW w:w="5862" w:type="dxa"/>
            <w:shd w:val="clear" w:color="auto" w:fill="FFFFFF" w:themeFill="background1"/>
            <w:vAlign w:val="center"/>
          </w:tcPr>
          <w:p w:rsidR="00151C19" w:rsidRDefault="00501B78" w:rsidP="00501B78">
            <w:pPr>
              <w:ind w:firstLine="0"/>
              <w:jc w:val="left"/>
            </w:pPr>
            <w:r>
              <w:t>Khách hàng</w:t>
            </w:r>
          </w:p>
        </w:tc>
      </w:tr>
      <w:tr w:rsidR="00151C19" w:rsidTr="00151C19">
        <w:tc>
          <w:tcPr>
            <w:tcW w:w="2965" w:type="dxa"/>
            <w:shd w:val="clear" w:color="auto" w:fill="FFFFFF" w:themeFill="background1"/>
            <w:vAlign w:val="center"/>
          </w:tcPr>
          <w:p w:rsidR="00151C19" w:rsidRDefault="00151C19" w:rsidP="00501B78">
            <w:pPr>
              <w:ind w:firstLine="0"/>
              <w:jc w:val="left"/>
            </w:pPr>
            <w:r>
              <w:t>Ca sử dụng liên quan</w:t>
            </w:r>
          </w:p>
        </w:tc>
        <w:tc>
          <w:tcPr>
            <w:tcW w:w="5862" w:type="dxa"/>
            <w:shd w:val="clear" w:color="auto" w:fill="FFFFFF" w:themeFill="background1"/>
            <w:vAlign w:val="center"/>
          </w:tcPr>
          <w:p w:rsidR="00151C19" w:rsidRDefault="00501B78" w:rsidP="00501B78">
            <w:pPr>
              <w:ind w:firstLine="0"/>
            </w:pPr>
            <w:r>
              <w:t>Xác thực số điện thoại</w:t>
            </w:r>
          </w:p>
        </w:tc>
      </w:tr>
      <w:tr w:rsidR="00151C19" w:rsidTr="00151C19">
        <w:tc>
          <w:tcPr>
            <w:tcW w:w="2965" w:type="dxa"/>
            <w:shd w:val="clear" w:color="auto" w:fill="FFFFFF" w:themeFill="background1"/>
            <w:vAlign w:val="center"/>
          </w:tcPr>
          <w:p w:rsidR="00151C19" w:rsidRDefault="00151C19" w:rsidP="00501B78">
            <w:pPr>
              <w:ind w:firstLine="0"/>
              <w:jc w:val="left"/>
            </w:pPr>
            <w:r>
              <w:t>Tiền điều kiện</w:t>
            </w:r>
          </w:p>
        </w:tc>
        <w:tc>
          <w:tcPr>
            <w:tcW w:w="5862" w:type="dxa"/>
            <w:shd w:val="clear" w:color="auto" w:fill="FFFFFF" w:themeFill="background1"/>
            <w:vAlign w:val="center"/>
          </w:tcPr>
          <w:p w:rsidR="00151C19" w:rsidRDefault="00501B78" w:rsidP="00501B78">
            <w:pPr>
              <w:ind w:firstLine="0"/>
            </w:pPr>
            <w:r>
              <w:t>Cần phải xác thực số điện thoại của khách hàng là số điện thoại vẫn đang hoạt động và là của khách hàng sử dụng.</w:t>
            </w:r>
          </w:p>
        </w:tc>
      </w:tr>
      <w:tr w:rsidR="00151C19" w:rsidTr="00151C19">
        <w:tc>
          <w:tcPr>
            <w:tcW w:w="2965" w:type="dxa"/>
            <w:shd w:val="clear" w:color="auto" w:fill="FFFFFF" w:themeFill="background1"/>
            <w:vAlign w:val="center"/>
          </w:tcPr>
          <w:p w:rsidR="00151C19" w:rsidRDefault="00151C19" w:rsidP="00501B78">
            <w:pPr>
              <w:ind w:firstLine="0"/>
              <w:jc w:val="left"/>
            </w:pPr>
            <w:r>
              <w:t>Hậu điều kiện</w:t>
            </w:r>
          </w:p>
        </w:tc>
        <w:tc>
          <w:tcPr>
            <w:tcW w:w="5862" w:type="dxa"/>
            <w:shd w:val="clear" w:color="auto" w:fill="FFFFFF" w:themeFill="background1"/>
            <w:vAlign w:val="center"/>
          </w:tcPr>
          <w:p w:rsidR="00151C19" w:rsidRDefault="00501B78" w:rsidP="00501B78">
            <w:pPr>
              <w:ind w:firstLine="0"/>
            </w:pPr>
            <w:r>
              <w:t>Tự động đăng nhập vào chương trình khi đã đăng ký thành công</w:t>
            </w:r>
          </w:p>
        </w:tc>
      </w:tr>
      <w:tr w:rsidR="00151C19" w:rsidTr="00151C19">
        <w:tc>
          <w:tcPr>
            <w:tcW w:w="2965" w:type="dxa"/>
            <w:shd w:val="clear" w:color="auto" w:fill="FFFFFF" w:themeFill="background1"/>
            <w:vAlign w:val="center"/>
          </w:tcPr>
          <w:p w:rsidR="00151C19" w:rsidRDefault="00151C19" w:rsidP="00501B78">
            <w:pPr>
              <w:ind w:firstLine="0"/>
              <w:jc w:val="left"/>
            </w:pPr>
            <w:r>
              <w:t>Biến thể</w:t>
            </w:r>
          </w:p>
        </w:tc>
        <w:tc>
          <w:tcPr>
            <w:tcW w:w="5862" w:type="dxa"/>
            <w:shd w:val="clear" w:color="auto" w:fill="FFFFFF" w:themeFill="background1"/>
            <w:vAlign w:val="center"/>
          </w:tcPr>
          <w:p w:rsidR="00151C19" w:rsidRDefault="00AF470E" w:rsidP="00501B78">
            <w:pPr>
              <w:ind w:firstLine="0"/>
            </w:pPr>
            <w:r>
              <w:t>Nếu không xác thực đúng số điện thoại khách hàng không thể đăng nhập được vào chương trình.</w:t>
            </w:r>
          </w:p>
        </w:tc>
      </w:tr>
      <w:tr w:rsidR="003A5C78" w:rsidTr="00151C19">
        <w:tc>
          <w:tcPr>
            <w:tcW w:w="2965" w:type="dxa"/>
            <w:shd w:val="clear" w:color="auto" w:fill="FFFFFF" w:themeFill="background1"/>
            <w:vAlign w:val="center"/>
          </w:tcPr>
          <w:p w:rsidR="003A5C78" w:rsidRDefault="003A5C78" w:rsidP="00501B78">
            <w:pPr>
              <w:ind w:firstLine="0"/>
              <w:jc w:val="left"/>
            </w:pPr>
            <w:r>
              <w:t>Ngoại lệ</w:t>
            </w:r>
          </w:p>
        </w:tc>
        <w:tc>
          <w:tcPr>
            <w:tcW w:w="5862" w:type="dxa"/>
            <w:shd w:val="clear" w:color="auto" w:fill="FFFFFF" w:themeFill="background1"/>
            <w:vAlign w:val="center"/>
          </w:tcPr>
          <w:p w:rsidR="003A5C78" w:rsidRDefault="003A5C78" w:rsidP="00501B78">
            <w:pPr>
              <w:ind w:firstLine="0"/>
            </w:pPr>
            <w:r>
              <w:t>Người dùng không bật thông tin GPS và kết nối mạng.</w:t>
            </w:r>
          </w:p>
        </w:tc>
      </w:tr>
    </w:tbl>
    <w:p w:rsidR="00151C19" w:rsidRDefault="00151C19" w:rsidP="00151C19"/>
    <w:p w:rsidR="00CB15F9" w:rsidRDefault="00CB15F9" w:rsidP="00155488">
      <w:pPr>
        <w:pStyle w:val="ListParagraph"/>
        <w:numPr>
          <w:ilvl w:val="0"/>
          <w:numId w:val="44"/>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501B78" w:rsidRPr="00151C19" w:rsidTr="00AF470E">
        <w:tc>
          <w:tcPr>
            <w:tcW w:w="2965" w:type="dxa"/>
            <w:shd w:val="clear" w:color="auto" w:fill="FFF2CC" w:themeFill="accent4" w:themeFillTint="33"/>
            <w:vAlign w:val="center"/>
          </w:tcPr>
          <w:p w:rsidR="00501B78" w:rsidRPr="0068461D" w:rsidRDefault="00501B78" w:rsidP="00AF470E">
            <w:pPr>
              <w:jc w:val="center"/>
              <w:rPr>
                <w:b/>
              </w:rPr>
            </w:pPr>
            <w:r w:rsidRPr="0068461D">
              <w:rPr>
                <w:b/>
              </w:rPr>
              <w:t>Tiêu đề</w:t>
            </w:r>
          </w:p>
        </w:tc>
        <w:tc>
          <w:tcPr>
            <w:tcW w:w="5862" w:type="dxa"/>
            <w:shd w:val="clear" w:color="auto" w:fill="FFF2CC" w:themeFill="accent4" w:themeFillTint="33"/>
            <w:vAlign w:val="center"/>
          </w:tcPr>
          <w:p w:rsidR="00501B78" w:rsidRPr="0068461D" w:rsidRDefault="00501B78" w:rsidP="00AF470E">
            <w:pPr>
              <w:jc w:val="center"/>
              <w:rPr>
                <w:b/>
              </w:rPr>
            </w:pPr>
            <w:r w:rsidRPr="0068461D">
              <w:rPr>
                <w:b/>
              </w:rPr>
              <w:t>Nội dung</w:t>
            </w:r>
          </w:p>
        </w:tc>
      </w:tr>
      <w:tr w:rsidR="00501B78" w:rsidRPr="00151C19" w:rsidTr="00AF470E">
        <w:tc>
          <w:tcPr>
            <w:tcW w:w="2965" w:type="dxa"/>
            <w:shd w:val="clear" w:color="auto" w:fill="FFFFFF" w:themeFill="background1"/>
            <w:vAlign w:val="center"/>
          </w:tcPr>
          <w:p w:rsidR="00501B78" w:rsidRPr="00151C19" w:rsidRDefault="00501B78" w:rsidP="00AF470E">
            <w:pPr>
              <w:ind w:firstLine="0"/>
              <w:jc w:val="left"/>
            </w:pPr>
            <w:r>
              <w:t>Tên ca sử dụng</w:t>
            </w:r>
          </w:p>
        </w:tc>
        <w:tc>
          <w:tcPr>
            <w:tcW w:w="5862" w:type="dxa"/>
            <w:shd w:val="clear" w:color="auto" w:fill="FFFFFF" w:themeFill="background1"/>
            <w:vAlign w:val="center"/>
          </w:tcPr>
          <w:p w:rsidR="00501B78" w:rsidRPr="00151C19" w:rsidRDefault="00AF470E" w:rsidP="00AF470E">
            <w:pPr>
              <w:ind w:firstLine="0"/>
              <w:jc w:val="left"/>
            </w:pPr>
            <w:r>
              <w:t>Xác thực số điện thoại</w:t>
            </w:r>
          </w:p>
        </w:tc>
      </w:tr>
      <w:tr w:rsidR="00501B78" w:rsidTr="00AF470E">
        <w:tc>
          <w:tcPr>
            <w:tcW w:w="2965" w:type="dxa"/>
            <w:shd w:val="clear" w:color="auto" w:fill="FFFFFF" w:themeFill="background1"/>
            <w:vAlign w:val="center"/>
          </w:tcPr>
          <w:p w:rsidR="00501B78" w:rsidRDefault="00501B78" w:rsidP="00AF470E">
            <w:pPr>
              <w:ind w:firstLine="0"/>
              <w:jc w:val="left"/>
            </w:pPr>
            <w:r>
              <w:t>Mô tả</w:t>
            </w:r>
          </w:p>
        </w:tc>
        <w:tc>
          <w:tcPr>
            <w:tcW w:w="5862" w:type="dxa"/>
            <w:shd w:val="clear" w:color="auto" w:fill="FFFFFF" w:themeFill="background1"/>
            <w:vAlign w:val="center"/>
          </w:tcPr>
          <w:p w:rsidR="00501B78" w:rsidRDefault="00AF470E" w:rsidP="00AF470E">
            <w:pPr>
              <w:ind w:firstLine="0"/>
              <w:jc w:val="left"/>
            </w:pPr>
            <w:r>
              <w:t>Xác thực số điện thoại của khách hàng là số điện thoại vẫn đang hoạt động và là của khách hàng sử dụng.</w:t>
            </w:r>
          </w:p>
        </w:tc>
      </w:tr>
      <w:tr w:rsidR="00501B78" w:rsidTr="00AF470E">
        <w:tc>
          <w:tcPr>
            <w:tcW w:w="2965" w:type="dxa"/>
            <w:shd w:val="clear" w:color="auto" w:fill="FFFFFF" w:themeFill="background1"/>
            <w:vAlign w:val="center"/>
          </w:tcPr>
          <w:p w:rsidR="00501B78" w:rsidRDefault="00501B78" w:rsidP="00AF470E">
            <w:pPr>
              <w:ind w:firstLine="0"/>
              <w:jc w:val="left"/>
            </w:pPr>
            <w:r>
              <w:t>Điều kiện kích hoạt</w:t>
            </w:r>
          </w:p>
        </w:tc>
        <w:tc>
          <w:tcPr>
            <w:tcW w:w="5862" w:type="dxa"/>
            <w:shd w:val="clear" w:color="auto" w:fill="FFFFFF" w:themeFill="background1"/>
            <w:vAlign w:val="center"/>
          </w:tcPr>
          <w:p w:rsidR="00501B78" w:rsidRDefault="00AF470E" w:rsidP="00AF470E">
            <w:pPr>
              <w:ind w:firstLine="0"/>
              <w:jc w:val="left"/>
            </w:pPr>
            <w:r>
              <w:t>Sau khi đã nhập các thông tin đăng ký.</w:t>
            </w:r>
          </w:p>
        </w:tc>
      </w:tr>
      <w:tr w:rsidR="00501B78" w:rsidTr="00AF470E">
        <w:tc>
          <w:tcPr>
            <w:tcW w:w="2965" w:type="dxa"/>
            <w:shd w:val="clear" w:color="auto" w:fill="FFFFFF" w:themeFill="background1"/>
            <w:vAlign w:val="center"/>
          </w:tcPr>
          <w:p w:rsidR="00501B78" w:rsidRDefault="00501B78" w:rsidP="00AF470E">
            <w:pPr>
              <w:ind w:firstLine="0"/>
              <w:jc w:val="left"/>
            </w:pPr>
            <w:r>
              <w:t>Tác nhân</w:t>
            </w:r>
          </w:p>
        </w:tc>
        <w:tc>
          <w:tcPr>
            <w:tcW w:w="5862" w:type="dxa"/>
            <w:shd w:val="clear" w:color="auto" w:fill="FFFFFF" w:themeFill="background1"/>
            <w:vAlign w:val="center"/>
          </w:tcPr>
          <w:p w:rsidR="00501B78" w:rsidRDefault="00AF470E" w:rsidP="00AF470E">
            <w:pPr>
              <w:ind w:firstLine="0"/>
              <w:jc w:val="left"/>
            </w:pPr>
            <w:r>
              <w:t>Khách hàng</w:t>
            </w:r>
          </w:p>
        </w:tc>
      </w:tr>
      <w:tr w:rsidR="00501B78" w:rsidTr="00AF470E">
        <w:tc>
          <w:tcPr>
            <w:tcW w:w="2965" w:type="dxa"/>
            <w:shd w:val="clear" w:color="auto" w:fill="FFFFFF" w:themeFill="background1"/>
            <w:vAlign w:val="center"/>
          </w:tcPr>
          <w:p w:rsidR="00501B78" w:rsidRDefault="00501B78" w:rsidP="00AF470E">
            <w:pPr>
              <w:ind w:firstLine="0"/>
              <w:jc w:val="left"/>
            </w:pPr>
            <w:r>
              <w:t>Ca sử dụng liên quan</w:t>
            </w:r>
          </w:p>
        </w:tc>
        <w:tc>
          <w:tcPr>
            <w:tcW w:w="5862" w:type="dxa"/>
            <w:shd w:val="clear" w:color="auto" w:fill="FFFFFF" w:themeFill="background1"/>
            <w:vAlign w:val="center"/>
          </w:tcPr>
          <w:p w:rsidR="00501B78" w:rsidRDefault="00AF470E" w:rsidP="00AF470E">
            <w:pPr>
              <w:ind w:firstLine="0"/>
            </w:pPr>
            <w:r>
              <w:t>Đăng ký</w:t>
            </w:r>
          </w:p>
        </w:tc>
      </w:tr>
      <w:tr w:rsidR="00501B78" w:rsidTr="00AF470E">
        <w:tc>
          <w:tcPr>
            <w:tcW w:w="2965" w:type="dxa"/>
            <w:shd w:val="clear" w:color="auto" w:fill="FFFFFF" w:themeFill="background1"/>
            <w:vAlign w:val="center"/>
          </w:tcPr>
          <w:p w:rsidR="00501B78" w:rsidRDefault="00501B78" w:rsidP="00AF470E">
            <w:pPr>
              <w:ind w:firstLine="0"/>
              <w:jc w:val="left"/>
            </w:pPr>
            <w:r>
              <w:t>Tiền điều kiện</w:t>
            </w:r>
          </w:p>
        </w:tc>
        <w:tc>
          <w:tcPr>
            <w:tcW w:w="5862" w:type="dxa"/>
            <w:shd w:val="clear" w:color="auto" w:fill="FFFFFF" w:themeFill="background1"/>
            <w:vAlign w:val="center"/>
          </w:tcPr>
          <w:p w:rsidR="00501B78" w:rsidRDefault="00AF470E" w:rsidP="00AF470E">
            <w:pPr>
              <w:ind w:firstLine="0"/>
            </w:pPr>
            <w:r>
              <w:t>Đã nhập đầy đủ các thông tin đăng ký là tên và số điện thoại liên hệ.</w:t>
            </w:r>
          </w:p>
        </w:tc>
      </w:tr>
      <w:tr w:rsidR="00501B78" w:rsidTr="00AF470E">
        <w:tc>
          <w:tcPr>
            <w:tcW w:w="2965" w:type="dxa"/>
            <w:shd w:val="clear" w:color="auto" w:fill="FFFFFF" w:themeFill="background1"/>
            <w:vAlign w:val="center"/>
          </w:tcPr>
          <w:p w:rsidR="00501B78" w:rsidRDefault="00501B78" w:rsidP="00AF470E">
            <w:pPr>
              <w:ind w:firstLine="0"/>
              <w:jc w:val="left"/>
            </w:pPr>
            <w:r>
              <w:t>Hậu điều kiện</w:t>
            </w:r>
          </w:p>
        </w:tc>
        <w:tc>
          <w:tcPr>
            <w:tcW w:w="5862" w:type="dxa"/>
            <w:shd w:val="clear" w:color="auto" w:fill="FFFFFF" w:themeFill="background1"/>
            <w:vAlign w:val="center"/>
          </w:tcPr>
          <w:p w:rsidR="00501B78" w:rsidRDefault="00AF470E" w:rsidP="00AF470E">
            <w:pPr>
              <w:ind w:firstLine="0"/>
            </w:pPr>
            <w:r>
              <w:t>Tự động đăng nhập vào chương trình khi đã đăng ký thành công</w:t>
            </w:r>
          </w:p>
        </w:tc>
      </w:tr>
      <w:tr w:rsidR="00501B78" w:rsidTr="00AF470E">
        <w:tc>
          <w:tcPr>
            <w:tcW w:w="2965" w:type="dxa"/>
            <w:shd w:val="clear" w:color="auto" w:fill="FFFFFF" w:themeFill="background1"/>
            <w:vAlign w:val="center"/>
          </w:tcPr>
          <w:p w:rsidR="00501B78" w:rsidRDefault="00501B78" w:rsidP="00AF470E">
            <w:pPr>
              <w:ind w:firstLine="0"/>
              <w:jc w:val="left"/>
            </w:pPr>
            <w:r>
              <w:t>Biến thể</w:t>
            </w:r>
          </w:p>
        </w:tc>
        <w:tc>
          <w:tcPr>
            <w:tcW w:w="5862" w:type="dxa"/>
            <w:shd w:val="clear" w:color="auto" w:fill="FFFFFF" w:themeFill="background1"/>
            <w:vAlign w:val="center"/>
          </w:tcPr>
          <w:p w:rsidR="00501B78" w:rsidRDefault="00AF470E" w:rsidP="00AF470E">
            <w:pPr>
              <w:ind w:firstLine="0"/>
            </w:pPr>
            <w:r>
              <w:t>Nếu không xác thực đúng số điện thoại khách hàng không thể đăng nhập được vào chương trình.</w:t>
            </w:r>
          </w:p>
        </w:tc>
      </w:tr>
      <w:tr w:rsidR="003A5C78" w:rsidTr="00AF470E">
        <w:tc>
          <w:tcPr>
            <w:tcW w:w="2965" w:type="dxa"/>
            <w:shd w:val="clear" w:color="auto" w:fill="FFFFFF" w:themeFill="background1"/>
            <w:vAlign w:val="center"/>
          </w:tcPr>
          <w:p w:rsidR="003A5C78" w:rsidRDefault="003A5C78" w:rsidP="00AF470E">
            <w:pPr>
              <w:ind w:firstLine="0"/>
              <w:jc w:val="left"/>
            </w:pPr>
            <w:r>
              <w:lastRenderedPageBreak/>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501B78" w:rsidRDefault="00501B78" w:rsidP="00501B78">
      <w:pPr>
        <w:ind w:firstLine="0"/>
      </w:pPr>
    </w:p>
    <w:p w:rsidR="00CB15F9" w:rsidRDefault="00CB15F9" w:rsidP="00155488">
      <w:pPr>
        <w:pStyle w:val="ListParagraph"/>
        <w:numPr>
          <w:ilvl w:val="0"/>
          <w:numId w:val="44"/>
        </w:numPr>
      </w:pPr>
      <w:r>
        <w:t>Đặc tả ca sử dụng “</w:t>
      </w:r>
      <w:r w:rsidR="00AF470E">
        <w:t>Đăng nhập</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Tự động đăng nhập vào chương trình khi đã đăng ký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AF470E" w:rsidP="00AF470E">
            <w:pPr>
              <w:ind w:firstLine="0"/>
              <w:jc w:val="left"/>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xuất, Xem thông tin tài khoản, Xem các tài xế trên bản đồ,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AF470E" w:rsidP="00AF470E">
            <w:pPr>
              <w:ind w:firstLine="0"/>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AF470E" w:rsidP="00AF470E">
            <w:pPr>
              <w:ind w:firstLine="0"/>
            </w:pPr>
            <w:r>
              <w:t>Vào chương trình chính.</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Đăng xuất ra khỏi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đăng xuất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Người dùng đã đăng xuất thành công</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68461D">
            <w:pPr>
              <w:ind w:firstLine="0"/>
              <w:jc w:val="left"/>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xem thông tin tài khoản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68461D" w:rsidP="00AF470E">
            <w:pPr>
              <w:ind w:firstLine="0"/>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68461D" w:rsidP="00AF470E">
            <w:pPr>
              <w:ind w:firstLine="0"/>
            </w:pPr>
            <w:r>
              <w:t>Khi tải dữ liệu bị lỗi thông báo lỗi lên màn hình</w:t>
            </w:r>
          </w:p>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“Cập nhật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Cập nhật thông tin tài khoản của khách hàng đã đăng ký</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68461D">
            <w:pPr>
              <w:ind w:firstLine="0"/>
              <w:jc w:val="left"/>
            </w:pPr>
            <w:r>
              <w:t>Sau khi khách hàng chọn chức năng 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68461D" w:rsidP="00AF470E">
            <w:pPr>
              <w:ind w:firstLine="0"/>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Khi đã đăng ký và 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Hiển thị trạng thái đã cập nhật thành công thông tin tài khoản</w:t>
            </w:r>
          </w:p>
        </w:tc>
      </w:tr>
    </w:tbl>
    <w:p w:rsidR="00AF470E" w:rsidRDefault="00AF470E" w:rsidP="00AF470E"/>
    <w:p w:rsidR="00CB15F9" w:rsidRDefault="00CB15F9" w:rsidP="00155488">
      <w:pPr>
        <w:pStyle w:val="ListParagraph"/>
        <w:numPr>
          <w:ilvl w:val="0"/>
          <w:numId w:val="44"/>
        </w:numPr>
      </w:pPr>
      <w:r>
        <w:t>Đặc tả ca sử dụng “Xem các tài xế trên bản đồ”</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các tài xế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Hiển thị các tài xế lái xe theo phương tiện đã chọn</w:t>
            </w:r>
            <w:r w:rsidR="000C34F7">
              <w:t xml:space="preserve"> xung quang vị trí đón của khách hàng với bán kính là 1km</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C34F7" w:rsidP="000C34F7">
            <w:pPr>
              <w:ind w:firstLine="0"/>
              <w:jc w:val="left"/>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C34F7"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C34F7"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C34F7" w:rsidP="00AF470E">
            <w:pPr>
              <w:ind w:firstLine="0"/>
            </w:pPr>
            <w:r>
              <w:t>Hiển thị các tài xế lái xe theo phương tiện đã chọn xung quang vị trí đón của khách hàng với bán kính là 1km.</w:t>
            </w:r>
          </w:p>
        </w:tc>
      </w:tr>
    </w:tbl>
    <w:p w:rsidR="00AF470E" w:rsidRDefault="00AF470E" w:rsidP="00AF470E"/>
    <w:p w:rsidR="00CB15F9" w:rsidRDefault="00CB15F9" w:rsidP="00155488">
      <w:pPr>
        <w:pStyle w:val="ListParagraph"/>
        <w:numPr>
          <w:ilvl w:val="0"/>
          <w:numId w:val="44"/>
        </w:numPr>
      </w:pPr>
      <w:r>
        <w:t>Đặc tả ca sử dụng “</w:t>
      </w:r>
      <w:r w:rsidR="000C34F7">
        <w:t>Đặt cuốc xe</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0C34F7" w:rsidP="00AF470E">
            <w:pPr>
              <w:ind w:firstLine="0"/>
              <w:jc w:val="left"/>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Khách hàng lựa chọn phương tiện di chuyển , điểm đi và điểm đến và tiến hành đặt cuốc xe theo yêu cầu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274889" w:rsidP="00AF470E">
            <w:pPr>
              <w:ind w:firstLine="0"/>
            </w:pPr>
            <w:r>
              <w:t>Tìm tài xế, Xem các tài xế trên bản đồ, Chọn phương tiện, chọn điểm đi, Chọn điểm đến, Hủy cuốc xe</w:t>
            </w:r>
            <w:r w:rsidR="003A5C78">
              <w: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Sau khi đã chọn điểm đi, điểm đến và chọn phương tiện vận chuyển và tiến hành chọn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Hiển thị đang tìm tài xế cho cuốc xe đã đặt</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3A5C78" w:rsidP="00AF470E">
            <w:pPr>
              <w:ind w:firstLine="0"/>
            </w:pPr>
            <w:r>
              <w:t>Không tìm thấy tài xế nào thì thông báo lên màn hình là không tìm thấy tài xế</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w:t>
      </w:r>
      <w:r w:rsidR="003A5C78">
        <w:t>Chọn điểm đi</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Chọn điểm đi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Hành khách lựa chọn điểm xuất phát của mình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Khách hàng lựa chọn chức năng tìm điểm đi của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A5C78"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A5C78" w:rsidP="00AF470E">
            <w:pPr>
              <w:ind w:firstLine="0"/>
            </w:pPr>
            <w:r>
              <w:t>Người dùng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Chọn điểm xuất phát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điểm đến”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điểm đến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Hành khách lựa chọn điểm đến của mình trên bản đồ</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 lựa chọn chức năng tìm điểm đến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lastRenderedPageBreak/>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Chọn điểm đến của 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phương tiện”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phương tiện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Giúp hành khách lựa chọn phương triên di chuyển của mình trên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 lựa chọn chức năng tìm điểm đến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Hiển thị thông tin giá tiền về phương tiện di chuyển và hiển thị các tài xế xung quang vị trí xuât phát của khách hàng với phương tiện đã chọn</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đã đặt cuốc xe hành khách có thể hủy cuốc xe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50F9C" w:rsidP="00AF470E">
            <w:pPr>
              <w:ind w:firstLine="0"/>
              <w:jc w:val="left"/>
            </w:pPr>
            <w:r>
              <w:t>Đã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50F9C" w:rsidP="00AF470E">
            <w:pPr>
              <w:ind w:firstLine="0"/>
            </w:pPr>
            <w:r>
              <w:t>Khách hàng lựa chọn chức năng hủy cuốc xe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50F9C" w:rsidP="00AF470E">
            <w:pPr>
              <w:ind w:firstLine="0"/>
            </w:pPr>
            <w:r>
              <w:t>Thông báo hủy cuốc xe thành công</w:t>
            </w:r>
          </w:p>
        </w:tc>
      </w:tr>
    </w:tbl>
    <w:p w:rsidR="00AF470E" w:rsidRDefault="00AF470E" w:rsidP="00AF470E"/>
    <w:p w:rsidR="00CB15F9" w:rsidRDefault="00CB15F9" w:rsidP="00155488">
      <w:pPr>
        <w:pStyle w:val="ListParagraph"/>
        <w:numPr>
          <w:ilvl w:val="0"/>
          <w:numId w:val="44"/>
        </w:numPr>
      </w:pPr>
      <w:r>
        <w:t>Đặc tả ca sử dụng “</w:t>
      </w:r>
      <w:r w:rsidR="00350F9C">
        <w:t>Đánh giá chất lượng dịch vụ</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350F9C" w:rsidP="00AF470E">
            <w:pPr>
              <w:ind w:firstLine="0"/>
              <w:jc w:val="left"/>
            </w:pPr>
            <w:r>
              <w:t>Đánh giá chất lượng dịch vụ</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cuốc xe của khách hàng thành công, khách hàng có thể đánh giá, phản hồi lại chất lượng dịch vụ của tài xế lái xe.</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jc w:val="left"/>
            </w:pPr>
            <w:r>
              <w:t>Sau khi cuốc xe đã hoàn thành và hành khách xuống xe</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Hiển thị lời cảm ơn hành khách đã sử dụng dịch vụ</w:t>
            </w:r>
          </w:p>
        </w:tc>
      </w:tr>
    </w:tbl>
    <w:p w:rsidR="00AF470E" w:rsidRDefault="00AF470E" w:rsidP="00AF470E"/>
    <w:p w:rsidR="0050639F" w:rsidRPr="0050639F" w:rsidRDefault="0050639F" w:rsidP="00CB15F9">
      <w:pPr>
        <w:pStyle w:val="Heading3"/>
      </w:pPr>
      <w:bookmarkStart w:id="381" w:name="_Toc512547432"/>
      <w:r>
        <w:t>2.4.2 Tài xế</w:t>
      </w:r>
      <w:bookmarkEnd w:id="381"/>
    </w:p>
    <w:p w:rsidR="00CB15F9" w:rsidRDefault="00CB15F9" w:rsidP="00155488">
      <w:pPr>
        <w:pStyle w:val="ListParagraph"/>
        <w:numPr>
          <w:ilvl w:val="0"/>
          <w:numId w:val="45"/>
        </w:numPr>
      </w:pPr>
      <w:r>
        <w:t>Đặc tả ca sử dụng “Đăng ký”</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Khi người dùng muốn trở thành đối tác tài xế của Driper</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Khi bắt đầu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t>Ca sử dụng liên quan</w:t>
            </w:r>
          </w:p>
        </w:tc>
        <w:tc>
          <w:tcPr>
            <w:tcW w:w="5862" w:type="dxa"/>
            <w:shd w:val="clear" w:color="auto" w:fill="FFFFFF" w:themeFill="background1"/>
            <w:vAlign w:val="center"/>
          </w:tcPr>
          <w:p w:rsidR="00350F9C" w:rsidRDefault="00350F9C" w:rsidP="00350F9C">
            <w:pPr>
              <w:ind w:firstLine="0"/>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Cần phải xác thực số điện thoại của tài xế là số điện thoại vẫn đang hoạt động và là của tài xế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Nếu không xác thực đúng số điện thoại tài xế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Xác thực số điện thoại của tài xế là số điện thoại vẫn đang hoạt động và là của tài xế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tài xế đã nhập các thông tin đăng ký.</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lastRenderedPageBreak/>
              <w:t>Ca sử dụng liên quan</w:t>
            </w:r>
          </w:p>
        </w:tc>
        <w:tc>
          <w:tcPr>
            <w:tcW w:w="5862" w:type="dxa"/>
            <w:shd w:val="clear" w:color="auto" w:fill="FFFFFF" w:themeFill="background1"/>
            <w:vAlign w:val="center"/>
          </w:tcPr>
          <w:p w:rsidR="00350F9C" w:rsidRDefault="00350F9C" w:rsidP="00350F9C">
            <w:pPr>
              <w:ind w:firstLine="0"/>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Đã nhập đầy đủ các thông tin đăng ký là tên và số điện thoại liên hệ.</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Nếu không xác thực đúng số điện thoại tài xế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FD4F3C" w:rsidRDefault="00FD4F3C" w:rsidP="00AF470E"/>
    <w:p w:rsidR="00FD4F3C" w:rsidRDefault="00FD4F3C" w:rsidP="00AF470E"/>
    <w:p w:rsidR="00CB15F9" w:rsidRDefault="00CB15F9" w:rsidP="00155488">
      <w:pPr>
        <w:pStyle w:val="ListParagraph"/>
        <w:numPr>
          <w:ilvl w:val="0"/>
          <w:numId w:val="45"/>
        </w:numPr>
      </w:pPr>
      <w:r>
        <w:t>Đặc tả ca sử dụng “Đăng nhập”</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Tự động đăng nhập vào chương trình khi đã đăng ký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xuất, Xem thông tin tài khoản, Xem các tài xế trên bản đồ, Đặt cuốc xe</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Vào chương trình chính.</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xuất</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Đăng xuất ra khỏi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Khi tài xế chọn chức năng đăng xuất từ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Đã đăng nhập vào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Tài xế đã đăng xuất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8362E5" w:rsidRPr="00151C19" w:rsidTr="00AF470E">
        <w:tc>
          <w:tcPr>
            <w:tcW w:w="2965" w:type="dxa"/>
            <w:shd w:val="clear" w:color="auto" w:fill="FFFFFF" w:themeFill="background1"/>
            <w:vAlign w:val="center"/>
          </w:tcPr>
          <w:p w:rsidR="008362E5" w:rsidRPr="00151C19" w:rsidRDefault="008362E5" w:rsidP="008362E5">
            <w:pPr>
              <w:ind w:firstLine="0"/>
              <w:jc w:val="left"/>
            </w:pPr>
            <w:r>
              <w:t>Tên ca sử dụng</w:t>
            </w:r>
          </w:p>
        </w:tc>
        <w:tc>
          <w:tcPr>
            <w:tcW w:w="5862" w:type="dxa"/>
            <w:shd w:val="clear" w:color="auto" w:fill="FFFFFF" w:themeFill="background1"/>
            <w:vAlign w:val="center"/>
          </w:tcPr>
          <w:p w:rsidR="008362E5" w:rsidRPr="00151C19" w:rsidRDefault="008362E5" w:rsidP="008362E5">
            <w:pPr>
              <w:ind w:firstLine="0"/>
              <w:jc w:val="left"/>
            </w:pPr>
            <w:r>
              <w:t>Xem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Mô tả</w:t>
            </w:r>
          </w:p>
        </w:tc>
        <w:tc>
          <w:tcPr>
            <w:tcW w:w="5862" w:type="dxa"/>
            <w:shd w:val="clear" w:color="auto" w:fill="FFFFFF" w:themeFill="background1"/>
            <w:vAlign w:val="center"/>
          </w:tcPr>
          <w:p w:rsidR="008362E5" w:rsidRDefault="008362E5" w:rsidP="008362E5">
            <w:pPr>
              <w:ind w:firstLine="0"/>
              <w:jc w:val="left"/>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Điều kiện kích hoạt</w:t>
            </w:r>
          </w:p>
        </w:tc>
        <w:tc>
          <w:tcPr>
            <w:tcW w:w="5862" w:type="dxa"/>
            <w:shd w:val="clear" w:color="auto" w:fill="FFFFFF" w:themeFill="background1"/>
            <w:vAlign w:val="center"/>
          </w:tcPr>
          <w:p w:rsidR="008362E5" w:rsidRDefault="008362E5" w:rsidP="008362E5">
            <w:pPr>
              <w:ind w:firstLine="0"/>
              <w:jc w:val="left"/>
            </w:pPr>
            <w:r>
              <w:t>Khi người dùng chọn chức năng xem thông tin tài khoản từ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Tác nhân</w:t>
            </w:r>
          </w:p>
        </w:tc>
        <w:tc>
          <w:tcPr>
            <w:tcW w:w="5862" w:type="dxa"/>
            <w:shd w:val="clear" w:color="auto" w:fill="FFFFFF" w:themeFill="background1"/>
            <w:vAlign w:val="center"/>
          </w:tcPr>
          <w:p w:rsidR="008362E5" w:rsidRDefault="008362E5" w:rsidP="008362E5">
            <w:pPr>
              <w:ind w:firstLine="0"/>
              <w:jc w:val="left"/>
            </w:pPr>
            <w:r>
              <w:t>Tài xế</w:t>
            </w:r>
          </w:p>
        </w:tc>
      </w:tr>
      <w:tr w:rsidR="008362E5" w:rsidTr="00AF470E">
        <w:tc>
          <w:tcPr>
            <w:tcW w:w="2965" w:type="dxa"/>
            <w:shd w:val="clear" w:color="auto" w:fill="FFFFFF" w:themeFill="background1"/>
            <w:vAlign w:val="center"/>
          </w:tcPr>
          <w:p w:rsidR="008362E5" w:rsidRDefault="008362E5" w:rsidP="008362E5">
            <w:pPr>
              <w:ind w:firstLine="0"/>
              <w:jc w:val="left"/>
            </w:pPr>
            <w:r>
              <w:t>Ca sử dụng liên quan</w:t>
            </w:r>
          </w:p>
        </w:tc>
        <w:tc>
          <w:tcPr>
            <w:tcW w:w="5862" w:type="dxa"/>
            <w:shd w:val="clear" w:color="auto" w:fill="FFFFFF" w:themeFill="background1"/>
            <w:vAlign w:val="center"/>
          </w:tcPr>
          <w:p w:rsidR="008362E5" w:rsidRDefault="008362E5" w:rsidP="008362E5">
            <w:pPr>
              <w:ind w:firstLine="0"/>
            </w:pPr>
            <w:r>
              <w:t>Cập nhật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Tiền điều kiện</w:t>
            </w:r>
          </w:p>
        </w:tc>
        <w:tc>
          <w:tcPr>
            <w:tcW w:w="5862" w:type="dxa"/>
            <w:shd w:val="clear" w:color="auto" w:fill="FFFFFF" w:themeFill="background1"/>
            <w:vAlign w:val="center"/>
          </w:tcPr>
          <w:p w:rsidR="008362E5" w:rsidRDefault="008362E5" w:rsidP="008362E5">
            <w:pPr>
              <w:ind w:firstLine="0"/>
            </w:pPr>
            <w:r>
              <w:t>Đã đăng nhập vào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Hậu điều kiện</w:t>
            </w:r>
          </w:p>
        </w:tc>
        <w:tc>
          <w:tcPr>
            <w:tcW w:w="5862" w:type="dxa"/>
            <w:shd w:val="clear" w:color="auto" w:fill="FFFFFF" w:themeFill="background1"/>
            <w:vAlign w:val="center"/>
          </w:tcPr>
          <w:p w:rsidR="008362E5" w:rsidRDefault="008362E5" w:rsidP="008362E5">
            <w:pPr>
              <w:ind w:firstLine="0"/>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Ngoại lệ</w:t>
            </w:r>
          </w:p>
        </w:tc>
        <w:tc>
          <w:tcPr>
            <w:tcW w:w="5862" w:type="dxa"/>
            <w:shd w:val="clear" w:color="auto" w:fill="FFFFFF" w:themeFill="background1"/>
            <w:vAlign w:val="center"/>
          </w:tcPr>
          <w:p w:rsidR="008362E5" w:rsidRDefault="008362E5" w:rsidP="008362E5">
            <w:pPr>
              <w:ind w:firstLine="0"/>
            </w:pPr>
            <w:r>
              <w:t>Khi tải dữ liệu bị lỗi thông báo lỗi lên màn hình</w:t>
            </w:r>
          </w:p>
          <w:p w:rsidR="008362E5" w:rsidRDefault="008362E5" w:rsidP="008362E5">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mật độ khách hàng”</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F21CB" w:rsidP="00AF470E">
            <w:pPr>
              <w:ind w:firstLine="0"/>
              <w:jc w:val="left"/>
            </w:pPr>
            <w:r>
              <w:t>Xem mật độ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F21CB" w:rsidP="00AF470E">
            <w:pPr>
              <w:ind w:firstLine="0"/>
              <w:jc w:val="left"/>
            </w:pPr>
            <w:r>
              <w:t xml:space="preserve">Hiển bị biểu đồ </w:t>
            </w:r>
            <w:r w:rsidRPr="00FF21CB">
              <w:t>Heatmaps</w:t>
            </w:r>
            <w:r>
              <w:t xml:space="preserve"> trên bản đồ của tài xế lái xe về khách hàng đang trực tuyển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F21CB" w:rsidP="00AF470E">
            <w:pPr>
              <w:ind w:firstLine="0"/>
              <w:jc w:val="left"/>
            </w:pPr>
            <w:r>
              <w:t>Sau khi tài xế đã đăng nhập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5711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51FA3" w:rsidP="00AF470E">
            <w:pPr>
              <w:ind w:firstLine="0"/>
            </w:pPr>
            <w:r>
              <w:t>Đăng nhập</w:t>
            </w:r>
          </w:p>
        </w:tc>
      </w:tr>
      <w:tr w:rsidR="00051FA3" w:rsidTr="00AF470E">
        <w:tc>
          <w:tcPr>
            <w:tcW w:w="2965" w:type="dxa"/>
            <w:shd w:val="clear" w:color="auto" w:fill="FFFFFF" w:themeFill="background1"/>
            <w:vAlign w:val="center"/>
          </w:tcPr>
          <w:p w:rsidR="00051FA3" w:rsidRDefault="00051FA3" w:rsidP="00051FA3">
            <w:pPr>
              <w:ind w:firstLine="0"/>
              <w:jc w:val="left"/>
            </w:pPr>
            <w:r>
              <w:t>Tiền điều kiện</w:t>
            </w:r>
          </w:p>
        </w:tc>
        <w:tc>
          <w:tcPr>
            <w:tcW w:w="5862" w:type="dxa"/>
            <w:shd w:val="clear" w:color="auto" w:fill="FFFFFF" w:themeFill="background1"/>
            <w:vAlign w:val="center"/>
          </w:tcPr>
          <w:p w:rsidR="00051FA3" w:rsidRDefault="00051FA3" w:rsidP="00051FA3">
            <w:pPr>
              <w:ind w:firstLine="0"/>
            </w:pPr>
            <w:r>
              <w:t>Đã đăng nhập vào chương trình</w:t>
            </w:r>
          </w:p>
        </w:tc>
      </w:tr>
      <w:tr w:rsidR="00051FA3" w:rsidTr="00AF470E">
        <w:tc>
          <w:tcPr>
            <w:tcW w:w="2965" w:type="dxa"/>
            <w:shd w:val="clear" w:color="auto" w:fill="FFFFFF" w:themeFill="background1"/>
            <w:vAlign w:val="center"/>
          </w:tcPr>
          <w:p w:rsidR="00051FA3" w:rsidRDefault="00051FA3" w:rsidP="00051FA3">
            <w:pPr>
              <w:ind w:firstLine="0"/>
              <w:jc w:val="left"/>
            </w:pPr>
            <w:r>
              <w:t>Hậu điều kiện</w:t>
            </w:r>
          </w:p>
        </w:tc>
        <w:tc>
          <w:tcPr>
            <w:tcW w:w="5862" w:type="dxa"/>
            <w:shd w:val="clear" w:color="auto" w:fill="FFFFFF" w:themeFill="background1"/>
            <w:vAlign w:val="center"/>
          </w:tcPr>
          <w:p w:rsidR="00051FA3" w:rsidRDefault="00051FA3" w:rsidP="00051FA3">
            <w:pPr>
              <w:ind w:firstLine="0"/>
            </w:pPr>
            <w:r>
              <w:t xml:space="preserve">Hiển bị biểu đồ </w:t>
            </w:r>
            <w:r w:rsidRPr="00FF21CB">
              <w:t>Heatmaps</w:t>
            </w:r>
            <w:r>
              <w:t xml:space="preserve"> trên bản đồ của tài xế lái xe về khách hàng đang trực tuyển trên hệ thống</w:t>
            </w:r>
          </w:p>
        </w:tc>
      </w:tr>
    </w:tbl>
    <w:p w:rsidR="00AF470E" w:rsidRDefault="00AF470E" w:rsidP="00AF470E"/>
    <w:p w:rsidR="00CB15F9" w:rsidRDefault="00CB15F9" w:rsidP="00155488">
      <w:pPr>
        <w:pStyle w:val="ListParagraph"/>
        <w:numPr>
          <w:ilvl w:val="0"/>
          <w:numId w:val="45"/>
        </w:numPr>
      </w:pPr>
      <w:r>
        <w:t>Đặc tả ca sử dụng “Nhận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051FA3" w:rsidP="00AF470E">
            <w:pPr>
              <w:ind w:firstLine="0"/>
              <w:jc w:val="left"/>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051FA3" w:rsidP="00AF470E">
            <w:pPr>
              <w:ind w:firstLine="0"/>
              <w:jc w:val="left"/>
            </w:pPr>
            <w:r>
              <w:t>Sau khi tài xế đã thay đổi trạng thái sẵn sàng nhận cuốc xe, khi có yêu cầu cuốc xe cửa khách hàng được phân phối tới tài xế, tài xế có thể nhận hoặc bỏ qua cuốc xe đó</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51FA3" w:rsidP="00AF470E">
            <w:pPr>
              <w:ind w:firstLine="0"/>
              <w:jc w:val="left"/>
            </w:pPr>
            <w:r>
              <w:t>Khi tài tế đã bật trạng thái sẵn sàng nhận quốc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51FA3"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051FA3" w:rsidP="00051FA3">
            <w:pPr>
              <w:ind w:firstLine="0"/>
            </w:pPr>
            <w:r>
              <w:t>Đăng nhập, Hủy cuốc xe, Cập nhật trạng thái,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51FA3" w:rsidP="00AF470E">
            <w:pPr>
              <w:ind w:firstLine="0"/>
            </w:pPr>
            <w:r>
              <w:t>Khi tài tế đã bật trạng thái sẵn sàng nhận quốc xe, tài xế  gần nhất trong trong bán kính 1km so với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51FA3" w:rsidP="00AF470E">
            <w:pPr>
              <w:ind w:firstLine="0"/>
            </w:pPr>
            <w:r>
              <w:t>Hiển thị thông tin cuốc xe và giá tiền cuốc xe yêu cầu từ khách hàng</w:t>
            </w:r>
          </w:p>
        </w:tc>
      </w:tr>
    </w:tbl>
    <w:p w:rsidR="00AF470E" w:rsidRDefault="00AF470E" w:rsidP="00AF470E"/>
    <w:p w:rsidR="00CB15F9" w:rsidRDefault="00CB15F9" w:rsidP="00155488">
      <w:pPr>
        <w:pStyle w:val="ListParagraph"/>
        <w:numPr>
          <w:ilvl w:val="0"/>
          <w:numId w:val="45"/>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C5DA6"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C5DA6" w:rsidP="00AF470E">
            <w:pPr>
              <w:ind w:firstLine="0"/>
              <w:jc w:val="left"/>
            </w:pPr>
            <w:r>
              <w:t>Vì một lý do nào đó tài xế có thể hủy cuốc xe do khách hàng yêu cầu.</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C5DA6" w:rsidP="00AF470E">
            <w:pPr>
              <w:ind w:firstLine="0"/>
              <w:jc w:val="left"/>
            </w:pPr>
            <w:r>
              <w:t>Tài xế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C5DA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C5DA6" w:rsidP="00AF470E">
            <w:pPr>
              <w:ind w:firstLine="0"/>
            </w:pPr>
            <w:r>
              <w:t>Nhận cuốc xe, 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C5DA6" w:rsidP="00AF470E">
            <w:pPr>
              <w:ind w:firstLine="0"/>
            </w:pPr>
            <w:r>
              <w:t>Tài xế chọn chức năng hủy cuốc xe sau khi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C5DA6" w:rsidP="00AF470E">
            <w:pPr>
              <w:ind w:firstLine="0"/>
            </w:pPr>
            <w:r>
              <w:t>Thông báo hủy thành công và gửi thông báo đến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AF470E" w:rsidRDefault="00AF470E" w:rsidP="00AF470E"/>
    <w:p w:rsidR="00CB15F9" w:rsidRDefault="00CB15F9" w:rsidP="00155488">
      <w:pPr>
        <w:pStyle w:val="ListParagraph"/>
        <w:numPr>
          <w:ilvl w:val="0"/>
          <w:numId w:val="45"/>
        </w:numPr>
      </w:pPr>
      <w:r>
        <w:t>Đặc tả ca sử dụng “Cập nhật trạng thái”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C413D" w:rsidP="00AF470E">
            <w:pPr>
              <w:ind w:firstLine="0"/>
              <w:jc w:val="left"/>
            </w:pPr>
            <w:r>
              <w:t>Cập nhật trạng thái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C413D" w:rsidP="00AF470E">
            <w:pPr>
              <w:ind w:firstLine="0"/>
              <w:jc w:val="left"/>
            </w:pPr>
            <w:r>
              <w:t>Tài xế có thể thay đổi trạng thái sẵn sàng nhận cuốc xe hoặc không sẵn sàng nhận cuốc xe của mình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C413D" w:rsidP="00AF470E">
            <w:pPr>
              <w:ind w:firstLine="0"/>
              <w:jc w:val="left"/>
            </w:pPr>
            <w:r>
              <w:t>Tài xế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C413D"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9C4A16"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9C4A16" w:rsidP="00AF470E">
            <w:pPr>
              <w:ind w:firstLine="0"/>
            </w:pPr>
            <w:r>
              <w:t>Tài xế bật tắt trạng trái sẵn sàng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9C4A16" w:rsidP="00AF470E">
            <w:pPr>
              <w:ind w:firstLine="0"/>
            </w:pPr>
            <w:r>
              <w:t>Thông báo lên màn hình trạng thái của tài xế</w:t>
            </w:r>
          </w:p>
        </w:tc>
      </w:tr>
    </w:tbl>
    <w:p w:rsidR="00AF470E" w:rsidRDefault="00AF470E" w:rsidP="00AF470E"/>
    <w:p w:rsidR="00750A3C" w:rsidRDefault="00CB15F9" w:rsidP="00155488">
      <w:pPr>
        <w:pStyle w:val="ListParagraph"/>
        <w:numPr>
          <w:ilvl w:val="0"/>
          <w:numId w:val="45"/>
        </w:numPr>
      </w:pPr>
      <w:r>
        <w:lastRenderedPageBreak/>
        <w:t>Đặc tả ca sử dụng “Thanh toán”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F6A7C" w:rsidP="00AF470E">
            <w:pPr>
              <w:ind w:firstLine="0"/>
              <w:jc w:val="left"/>
            </w:pPr>
            <w:r>
              <w:t>Sau khi đã tới địa điểm đến theo yêu cầu của hành khách. Tài xế sẽ nhận được thồng thanh toán từ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F6A7C" w:rsidP="00AF470E">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F6A7C" w:rsidP="00AF470E">
            <w:pPr>
              <w:ind w:firstLine="0"/>
              <w:jc w:val="left"/>
            </w:pPr>
            <w:r>
              <w:t>Tà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F6A7C" w:rsidP="00AF470E">
            <w:pPr>
              <w:ind w:firstLine="0"/>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F6A7C" w:rsidP="00AF470E">
            <w:pPr>
              <w:ind w:firstLine="0"/>
            </w:pPr>
            <w:r>
              <w:t>Chọn chức năng khách xuống xe trên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F6A7C" w:rsidP="00AF470E">
            <w:pPr>
              <w:ind w:firstLine="0"/>
            </w:pPr>
            <w:r>
              <w:t>Hiển thị thông tin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142964" w:rsidRPr="009F4274" w:rsidRDefault="009F4274" w:rsidP="009F4274">
      <w:pPr>
        <w:pStyle w:val="Heading2"/>
        <w:ind w:firstLine="0"/>
      </w:pPr>
      <w:bookmarkStart w:id="382" w:name="_Toc512547433"/>
      <w:bookmarkStart w:id="383" w:name="_Toc511914424"/>
      <w:bookmarkStart w:id="384" w:name="_Toc511914504"/>
      <w:r w:rsidRPr="009F4274">
        <w:t>2.5 Biểu đồ hoạt động</w:t>
      </w:r>
    </w:p>
    <w:p w:rsidR="009F4274" w:rsidRDefault="009F4274" w:rsidP="009F4274">
      <w:pPr>
        <w:pStyle w:val="Heading2"/>
        <w:ind w:firstLine="0"/>
      </w:pPr>
      <w:r w:rsidRPr="009F4274">
        <w:t>2.6 Giao diện chương trình</w:t>
      </w:r>
    </w:p>
    <w:p w:rsidR="00672DC8" w:rsidRDefault="009F4274" w:rsidP="00672DC8">
      <w:pPr>
        <w:pStyle w:val="Heading3"/>
        <w:ind w:firstLine="0"/>
      </w:pPr>
      <w:r w:rsidRPr="009F4274">
        <w:t>2.6</w:t>
      </w:r>
      <w:r>
        <w:t>.1 Giao diện của phần mềm dành cho khách hàng</w:t>
      </w:r>
    </w:p>
    <w:p w:rsidR="00672DC8" w:rsidRPr="00672DC8" w:rsidRDefault="00672DC8" w:rsidP="00672DC8">
      <w:pPr>
        <w:tabs>
          <w:tab w:val="left" w:pos="1276"/>
          <w:tab w:val="left" w:pos="5812"/>
        </w:tabs>
        <w:ind w:firstLine="0"/>
      </w:pPr>
      <w:r>
        <w:tab/>
        <w:t xml:space="preserve">Giao diện đăng nhập </w:t>
      </w:r>
      <w:r>
        <w:tab/>
        <w:t>Giao diện chính</w:t>
      </w:r>
    </w:p>
    <w:p w:rsidR="00672DC8" w:rsidRDefault="00672DC8" w:rsidP="00672DC8">
      <w:pPr>
        <w:tabs>
          <w:tab w:val="left" w:pos="709"/>
          <w:tab w:val="left" w:pos="5103"/>
        </w:tabs>
        <w:ind w:firstLine="0"/>
        <w:jc w:val="left"/>
      </w:pPr>
      <w:r>
        <w:tab/>
        <w:t xml:space="preserve"> </w:t>
      </w:r>
      <w:r>
        <w:rPr>
          <w:noProof/>
          <w:lang w:eastAsia="en-US"/>
        </w:rPr>
        <w:drawing>
          <wp:inline distT="0" distB="0" distL="0" distR="0">
            <wp:extent cx="2143125" cy="38110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427-070728.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153575" cy="3829605"/>
                    </a:xfrm>
                    <a:prstGeom prst="rect">
                      <a:avLst/>
                    </a:prstGeom>
                  </pic:spPr>
                </pic:pic>
              </a:graphicData>
            </a:graphic>
          </wp:inline>
        </w:drawing>
      </w:r>
      <w:r>
        <w:tab/>
      </w:r>
      <w:r>
        <w:rPr>
          <w:noProof/>
          <w:lang w:eastAsia="en-US"/>
        </w:rPr>
        <w:drawing>
          <wp:inline distT="0" distB="0" distL="0" distR="0">
            <wp:extent cx="2143125" cy="380987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0427-070308.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2168109" cy="3854285"/>
                    </a:xfrm>
                    <a:prstGeom prst="rect">
                      <a:avLst/>
                    </a:prstGeom>
                  </pic:spPr>
                </pic:pic>
              </a:graphicData>
            </a:graphic>
          </wp:inline>
        </w:drawing>
      </w:r>
    </w:p>
    <w:p w:rsidR="00CE2670" w:rsidRDefault="00CE2670" w:rsidP="00CE2670">
      <w:pPr>
        <w:tabs>
          <w:tab w:val="left" w:pos="567"/>
          <w:tab w:val="left" w:pos="709"/>
          <w:tab w:val="left" w:pos="5103"/>
          <w:tab w:val="left" w:pos="5529"/>
        </w:tabs>
        <w:ind w:firstLine="0"/>
        <w:jc w:val="left"/>
      </w:pPr>
      <w:r>
        <w:lastRenderedPageBreak/>
        <w:tab/>
      </w:r>
      <w:r>
        <w:tab/>
        <w:t xml:space="preserve">Giao diện xác thực số điện thoại </w:t>
      </w:r>
      <w:r>
        <w:tab/>
      </w:r>
      <w:r>
        <w:tab/>
      </w:r>
      <w:r>
        <w:t>Giao diện</w:t>
      </w:r>
      <w:r>
        <w:t xml:space="preserve"> đặt cuốc xe</w:t>
      </w:r>
    </w:p>
    <w:p w:rsidR="00672DC8" w:rsidRDefault="00CE2670" w:rsidP="00CE2670">
      <w:pPr>
        <w:tabs>
          <w:tab w:val="left" w:pos="709"/>
          <w:tab w:val="left" w:pos="5103"/>
        </w:tabs>
        <w:ind w:firstLine="0"/>
        <w:jc w:val="left"/>
      </w:pPr>
      <w:r>
        <w:tab/>
      </w:r>
      <w:r w:rsidR="00672DC8">
        <w:rPr>
          <w:noProof/>
          <w:lang w:eastAsia="en-US"/>
        </w:rPr>
        <w:drawing>
          <wp:inline distT="0" distB="0" distL="0" distR="0">
            <wp:extent cx="2019300" cy="35897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427-071014.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035716" cy="3618927"/>
                    </a:xfrm>
                    <a:prstGeom prst="rect">
                      <a:avLst/>
                    </a:prstGeom>
                  </pic:spPr>
                </pic:pic>
              </a:graphicData>
            </a:graphic>
          </wp:inline>
        </w:drawing>
      </w:r>
      <w:r>
        <w:tab/>
      </w:r>
      <w:r>
        <w:rPr>
          <w:noProof/>
          <w:lang w:eastAsia="en-US"/>
        </w:rPr>
        <w:drawing>
          <wp:inline distT="0" distB="0" distL="0" distR="0">
            <wp:extent cx="2009775" cy="357281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427-071509.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031964" cy="3612256"/>
                    </a:xfrm>
                    <a:prstGeom prst="rect">
                      <a:avLst/>
                    </a:prstGeom>
                  </pic:spPr>
                </pic:pic>
              </a:graphicData>
            </a:graphic>
          </wp:inline>
        </w:drawing>
      </w:r>
    </w:p>
    <w:p w:rsidR="00CE2670" w:rsidRDefault="00CE2670" w:rsidP="00CE2670">
      <w:pPr>
        <w:tabs>
          <w:tab w:val="left" w:pos="709"/>
          <w:tab w:val="left" w:pos="5103"/>
        </w:tabs>
        <w:ind w:firstLine="0"/>
        <w:jc w:val="left"/>
      </w:pPr>
    </w:p>
    <w:p w:rsidR="00CE2670" w:rsidRDefault="00CE2670" w:rsidP="00E86222">
      <w:pPr>
        <w:tabs>
          <w:tab w:val="left" w:pos="426"/>
          <w:tab w:val="left" w:pos="4820"/>
        </w:tabs>
        <w:ind w:firstLine="0"/>
        <w:jc w:val="left"/>
      </w:pPr>
      <w:r>
        <w:tab/>
        <w:t xml:space="preserve">Giao diện thông tin tài xế nhận cuốc </w:t>
      </w:r>
      <w:r>
        <w:tab/>
        <w:t>Giao diện thông báo tài xế nhận cuốc</w:t>
      </w:r>
    </w:p>
    <w:p w:rsidR="00CE2670" w:rsidRPr="009F4274" w:rsidRDefault="00CE2670" w:rsidP="00CE2670">
      <w:pPr>
        <w:tabs>
          <w:tab w:val="left" w:pos="709"/>
          <w:tab w:val="left" w:pos="5103"/>
        </w:tabs>
        <w:ind w:firstLine="0"/>
        <w:jc w:val="left"/>
      </w:pPr>
      <w:r>
        <w:tab/>
      </w:r>
      <w:r>
        <w:rPr>
          <w:noProof/>
          <w:lang w:eastAsia="en-US"/>
        </w:rPr>
        <w:drawing>
          <wp:inline distT="0" distB="0" distL="0" distR="0">
            <wp:extent cx="2055846" cy="3654713"/>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80427-071925.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077503" cy="3693212"/>
                    </a:xfrm>
                    <a:prstGeom prst="rect">
                      <a:avLst/>
                    </a:prstGeom>
                  </pic:spPr>
                </pic:pic>
              </a:graphicData>
            </a:graphic>
          </wp:inline>
        </w:drawing>
      </w:r>
      <w:bookmarkStart w:id="385" w:name="_GoBack"/>
      <w:bookmarkEnd w:id="385"/>
      <w:r>
        <w:tab/>
      </w:r>
      <w:r>
        <w:rPr>
          <w:noProof/>
          <w:lang w:eastAsia="en-US"/>
        </w:rPr>
        <w:drawing>
          <wp:inline distT="0" distB="0" distL="0" distR="0">
            <wp:extent cx="2056510" cy="3655893"/>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427-071739.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066585" cy="3673803"/>
                    </a:xfrm>
                    <a:prstGeom prst="rect">
                      <a:avLst/>
                    </a:prstGeom>
                  </pic:spPr>
                </pic:pic>
              </a:graphicData>
            </a:graphic>
          </wp:inline>
        </w:drawing>
      </w:r>
    </w:p>
    <w:p w:rsidR="009F4274" w:rsidRDefault="009F4274" w:rsidP="009F4274">
      <w:pPr>
        <w:pStyle w:val="Heading3"/>
        <w:ind w:firstLine="0"/>
      </w:pPr>
      <w:r w:rsidRPr="009F4274">
        <w:lastRenderedPageBreak/>
        <w:t>2.6</w:t>
      </w:r>
      <w:r>
        <w:t>.2 Giao diện của phần mềm dành cho tài xế</w:t>
      </w:r>
    </w:p>
    <w:p w:rsidR="009F4274" w:rsidRPr="009F4274" w:rsidRDefault="009F4274" w:rsidP="009F4274">
      <w:pPr>
        <w:ind w:firstLine="0"/>
      </w:pPr>
    </w:p>
    <w:p w:rsidR="009F4274" w:rsidRDefault="009F4274" w:rsidP="009F4274">
      <w:pPr>
        <w:ind w:firstLine="0"/>
      </w:pPr>
    </w:p>
    <w:p w:rsidR="009F4274" w:rsidRDefault="009F4274" w:rsidP="00672DC8">
      <w:pPr>
        <w:ind w:firstLine="0"/>
        <w:rPr>
          <w:rFonts w:eastAsiaTheme="majorEastAsia" w:cs="Times New Roman"/>
          <w:b/>
          <w:bCs/>
          <w:sz w:val="32"/>
          <w:szCs w:val="32"/>
        </w:rPr>
      </w:pPr>
    </w:p>
    <w:p w:rsidR="00EB1427" w:rsidRPr="00A835CC" w:rsidRDefault="001953E8" w:rsidP="00A835CC">
      <w:pPr>
        <w:pStyle w:val="Heading1"/>
        <w:rPr>
          <w:rFonts w:cs="Times New Roman"/>
          <w:color w:val="auto"/>
          <w:szCs w:val="32"/>
        </w:rPr>
      </w:pPr>
      <w:r w:rsidRPr="00A835CC">
        <w:rPr>
          <w:rFonts w:cs="Times New Roman"/>
          <w:color w:val="auto"/>
          <w:szCs w:val="32"/>
        </w:rPr>
        <w:t>CHƯƠNG 3: CÀI ĐẶT VÀ CHẠY CHƯƠNG TRÌNH</w:t>
      </w:r>
      <w:bookmarkEnd w:id="382"/>
      <w:del w:id="386" w:author="D" w:date="2018-04-19T15:11:00Z">
        <w:r w:rsidRPr="00A835CC" w:rsidDel="008D7B7D">
          <w:rPr>
            <w:rFonts w:cs="Times New Roman"/>
            <w:color w:val="auto"/>
            <w:szCs w:val="32"/>
          </w:rPr>
          <w:delText xml:space="preserve"> ỨNG DỤNG</w:delText>
        </w:r>
      </w:del>
      <w:bookmarkEnd w:id="383"/>
      <w:bookmarkEnd w:id="384"/>
    </w:p>
    <w:p w:rsidR="005C4549" w:rsidRDefault="005C4549" w:rsidP="00672DC8">
      <w:pPr>
        <w:ind w:firstLine="0"/>
        <w:rPr>
          <w:rFonts w:cs="Times New Roman"/>
          <w:b/>
          <w:szCs w:val="26"/>
        </w:rPr>
      </w:pPr>
    </w:p>
    <w:p w:rsidR="00672DC8" w:rsidRDefault="00672DC8" w:rsidP="00672DC8">
      <w:pPr>
        <w:ind w:firstLine="0"/>
        <w:rPr>
          <w:rFonts w:cs="Times New Roman"/>
          <w:b/>
          <w:szCs w:val="26"/>
        </w:rPr>
      </w:pPr>
    </w:p>
    <w:p w:rsidR="00672DC8" w:rsidRDefault="00672DC8" w:rsidP="00672DC8">
      <w:pPr>
        <w:ind w:firstLine="0"/>
        <w:rPr>
          <w:rFonts w:cs="Times New Roman"/>
          <w:b/>
          <w:szCs w:val="26"/>
        </w:rPr>
      </w:pPr>
    </w:p>
    <w:p w:rsidR="00672DC8" w:rsidRDefault="00672DC8" w:rsidP="00672DC8">
      <w:pPr>
        <w:ind w:firstLine="0"/>
        <w:rPr>
          <w:rFonts w:cs="Times New Roman"/>
          <w:b/>
          <w:szCs w:val="26"/>
        </w:rPr>
      </w:pPr>
    </w:p>
    <w:p w:rsidR="00EF477A" w:rsidRPr="00EF477A" w:rsidRDefault="00EF477A" w:rsidP="000354BA">
      <w:pPr>
        <w:pStyle w:val="Heading1"/>
        <w:jc w:val="center"/>
        <w:rPr>
          <w:noProof/>
          <w:lang w:eastAsia="en-US"/>
        </w:rPr>
      </w:pPr>
      <w:r w:rsidRPr="00EF477A">
        <w:rPr>
          <w:noProof/>
          <w:lang w:val="vi-VN" w:eastAsia="en-US"/>
        </w:rPr>
        <w:t>Kết luận</w:t>
      </w:r>
    </w:p>
    <w:p w:rsidR="00EF477A" w:rsidRPr="00EF477A" w:rsidRDefault="00EF477A" w:rsidP="00EF477A">
      <w:r w:rsidRPr="00EF477A">
        <w:t>Sau một thời gian tìm hiểu và nghiên cứu đề tài “</w:t>
      </w:r>
      <w:r w:rsidR="000354BA">
        <w:t>Giả</w:t>
      </w:r>
      <w:r w:rsidR="00142964">
        <w:t>i</w:t>
      </w:r>
      <w:r w:rsidR="000354BA">
        <w:t xml:space="preserve"> pháp vận tải Driper</w:t>
      </w:r>
      <w:r w:rsidRPr="00EF477A">
        <w:t>” em đã hoàn thành và phát triển về cơ bản theo đúng những yêu cầu về nội dung và thời gian đã định. Trong quá trình nghiên cứu và thực hiện đề tài với quyết tâm cao nhưng do hạn chế về kinh nghiệm và kiến thức nên đề tài của em chắc chắn sẽ không thể tránh khỏi những thiếu xót. Em rất mong nhận được ý kiến đóng góp từ quý thầy cô và các bạn để đề tài được hoàn thiện hơn.</w:t>
      </w:r>
    </w:p>
    <w:p w:rsidR="00EF477A" w:rsidRPr="000354BA" w:rsidRDefault="00EF477A" w:rsidP="000354BA">
      <w:pPr>
        <w:rPr>
          <w:b/>
          <w:noProof/>
          <w:lang w:val="vi-VN" w:eastAsia="en-US"/>
        </w:rPr>
      </w:pPr>
      <w:r w:rsidRPr="000354BA">
        <w:rPr>
          <w:b/>
          <w:noProof/>
          <w:lang w:val="vi-VN" w:eastAsia="en-US"/>
        </w:rPr>
        <w:t>Kết quả đạt được</w:t>
      </w:r>
    </w:p>
    <w:p w:rsidR="00EF477A" w:rsidRPr="00EF477A" w:rsidRDefault="00EF477A" w:rsidP="00EF477A">
      <w:r w:rsidRPr="00EF477A">
        <w:t xml:space="preserve">Về mặt công nghệ, em đã tìm hiểu và nắm bắt quy trình để xây dựng một </w:t>
      </w:r>
      <w:r w:rsidR="000354BA">
        <w:t>chương trình phần mềm chạy trên thiết bị di động chạy hệ điều hành Android bằng ngôn ngữ lập trình Java</w:t>
      </w:r>
      <w:r w:rsidRPr="00EF477A">
        <w:t xml:space="preserve">, áp dụng được </w:t>
      </w:r>
      <w:r w:rsidR="000354BA">
        <w:t>công nghệ</w:t>
      </w:r>
      <w:r w:rsidRPr="00EF477A">
        <w:t xml:space="preserve"> </w:t>
      </w:r>
      <w:r w:rsidR="000354BA">
        <w:t>N</w:t>
      </w:r>
      <w:r w:rsidRPr="00EF477A">
        <w:t xml:space="preserve">odejs </w:t>
      </w:r>
      <w:r w:rsidR="000354BA">
        <w:t xml:space="preserve">và </w:t>
      </w:r>
      <w:r w:rsidRPr="00EF477A">
        <w:t xml:space="preserve"> </w:t>
      </w:r>
      <w:r w:rsidR="000354BA">
        <w:t>M</w:t>
      </w:r>
      <w:r w:rsidRPr="00EF477A">
        <w:t xml:space="preserve">ongoDB vào </w:t>
      </w:r>
      <w:r w:rsidR="000354BA">
        <w:t>chương trình c</w:t>
      </w:r>
      <w:r w:rsidR="0048750C">
        <w:t>ủa</w:t>
      </w:r>
      <w:r w:rsidR="000354BA">
        <w:t xml:space="preserve"> mình</w:t>
      </w:r>
      <w:r w:rsidRPr="00EF477A">
        <w:t>. Sau đây là các công việc đã đạt được:</w:t>
      </w:r>
    </w:p>
    <w:p w:rsidR="00EF477A" w:rsidRPr="00EF477A" w:rsidRDefault="000354BA" w:rsidP="00EF477A">
      <w:pPr>
        <w:ind w:left="720" w:firstLine="0"/>
      </w:pPr>
      <w:r>
        <w:t xml:space="preserve"> </w:t>
      </w:r>
    </w:p>
    <w:p w:rsidR="00EF477A" w:rsidRPr="000354BA" w:rsidRDefault="00EF477A" w:rsidP="000354BA">
      <w:pPr>
        <w:rPr>
          <w:b/>
          <w:noProof/>
          <w:lang w:val="vi-VN" w:eastAsia="en-US"/>
        </w:rPr>
      </w:pPr>
      <w:r w:rsidRPr="000354BA">
        <w:rPr>
          <w:b/>
          <w:noProof/>
          <w:lang w:val="vi-VN" w:eastAsia="en-US"/>
        </w:rPr>
        <w:t>Hạn chế của đề tài</w:t>
      </w:r>
    </w:p>
    <w:p w:rsidR="00EF477A" w:rsidRPr="00EF477A" w:rsidRDefault="000354BA" w:rsidP="00EF477A">
      <w:r>
        <w:t xml:space="preserve"> </w:t>
      </w:r>
    </w:p>
    <w:p w:rsidR="00EF477A" w:rsidRPr="000354BA" w:rsidRDefault="00EF477A" w:rsidP="000354BA">
      <w:pPr>
        <w:rPr>
          <w:b/>
          <w:noProof/>
          <w:lang w:val="vi-VN" w:eastAsia="en-US"/>
        </w:rPr>
      </w:pPr>
      <w:r w:rsidRPr="000354BA">
        <w:rPr>
          <w:b/>
          <w:noProof/>
          <w:lang w:val="vi-VN" w:eastAsia="en-US"/>
        </w:rPr>
        <w:t>Hướng phát triển</w:t>
      </w:r>
    </w:p>
    <w:p w:rsidR="00EF477A" w:rsidRPr="00EF477A" w:rsidRDefault="00EF477A" w:rsidP="000354BA"/>
    <w:p w:rsidR="00ED60D3" w:rsidRPr="000A6031" w:rsidRDefault="00ED60D3" w:rsidP="00300FD9">
      <w:pPr>
        <w:spacing w:line="26" w:lineRule="atLeast"/>
        <w:ind w:firstLine="709"/>
        <w:rPr>
          <w:rFonts w:cs="Times New Roman"/>
          <w:b/>
          <w:szCs w:val="26"/>
        </w:rPr>
      </w:pPr>
    </w:p>
    <w:p w:rsidR="00ED60D3" w:rsidRPr="000A6031" w:rsidRDefault="00ED60D3" w:rsidP="00EF477A">
      <w:pPr>
        <w:spacing w:line="26" w:lineRule="atLeast"/>
        <w:ind w:firstLine="0"/>
        <w:rPr>
          <w:rFonts w:cs="Times New Roman"/>
          <w:szCs w:val="26"/>
          <w:lang w:val="vi-VN"/>
        </w:rPr>
      </w:pPr>
    </w:p>
    <w:p w:rsidR="00E727D0" w:rsidRPr="00A835CC" w:rsidRDefault="00ED60D3">
      <w:pPr>
        <w:pStyle w:val="Heading1"/>
        <w:jc w:val="center"/>
        <w:rPr>
          <w:ins w:id="387" w:author="D" w:date="2018-04-19T15:07:00Z"/>
          <w:rFonts w:cs="Times New Roman"/>
          <w:szCs w:val="32"/>
        </w:rPr>
        <w:pPrChange w:id="388" w:author="D" w:date="2018-04-19T15:11:00Z">
          <w:pPr>
            <w:spacing w:line="26" w:lineRule="atLeast"/>
            <w:ind w:firstLine="709"/>
          </w:pPr>
        </w:pPrChange>
      </w:pPr>
      <w:r w:rsidRPr="000A6031">
        <w:rPr>
          <w:lang w:val="vi-VN"/>
        </w:rPr>
        <w:br w:type="page"/>
      </w:r>
      <w:bookmarkStart w:id="389" w:name="_Toc511914425"/>
      <w:bookmarkStart w:id="390" w:name="_Toc511914505"/>
      <w:del w:id="391" w:author="D" w:date="2018-04-19T15:07:00Z">
        <w:r w:rsidR="001951E5" w:rsidRPr="00827F65" w:rsidDel="001951E5">
          <w:rPr>
            <w:b w:val="0"/>
            <w:szCs w:val="32"/>
          </w:rPr>
          <w:lastRenderedPageBreak/>
          <w:delText>CHƯƠNG 3:</w:delText>
        </w:r>
      </w:del>
      <w:r w:rsidR="001951E5" w:rsidRPr="00827F65">
        <w:rPr>
          <w:b w:val="0"/>
          <w:szCs w:val="32"/>
        </w:rPr>
        <w:t xml:space="preserve"> </w:t>
      </w:r>
      <w:bookmarkStart w:id="392" w:name="_Toc512547435"/>
      <w:r w:rsidR="001951E5" w:rsidRPr="00A835CC">
        <w:rPr>
          <w:rFonts w:cs="Times New Roman"/>
          <w:color w:val="auto"/>
          <w:szCs w:val="32"/>
        </w:rPr>
        <w:t xml:space="preserve">Tài </w:t>
      </w:r>
      <w:del w:id="393" w:author="D" w:date="2018-04-19T15:07:00Z">
        <w:r w:rsidR="001951E5" w:rsidRPr="00A835CC" w:rsidDel="001951E5">
          <w:rPr>
            <w:rFonts w:cs="Times New Roman"/>
            <w:color w:val="auto"/>
            <w:szCs w:val="32"/>
          </w:rPr>
          <w:delText xml:space="preserve">Liệu </w:delText>
        </w:r>
      </w:del>
      <w:ins w:id="394" w:author="D" w:date="2018-04-19T15:07:00Z">
        <w:r w:rsidR="001951E5" w:rsidRPr="00A835CC">
          <w:rPr>
            <w:rFonts w:cs="Times New Roman"/>
            <w:color w:val="auto"/>
            <w:szCs w:val="32"/>
          </w:rPr>
          <w:t xml:space="preserve">liệu </w:t>
        </w:r>
      </w:ins>
      <w:del w:id="395" w:author="D" w:date="2018-04-19T15:07:00Z">
        <w:r w:rsidR="001951E5" w:rsidRPr="00A835CC" w:rsidDel="001951E5">
          <w:rPr>
            <w:rFonts w:cs="Times New Roman"/>
            <w:color w:val="auto"/>
            <w:szCs w:val="32"/>
          </w:rPr>
          <w:delText xml:space="preserve">Tham </w:delText>
        </w:r>
      </w:del>
      <w:ins w:id="396" w:author="D" w:date="2018-04-19T15:07:00Z">
        <w:r w:rsidR="001951E5" w:rsidRPr="00A835CC">
          <w:rPr>
            <w:rFonts w:cs="Times New Roman"/>
            <w:color w:val="auto"/>
            <w:szCs w:val="32"/>
          </w:rPr>
          <w:t xml:space="preserve">tham </w:t>
        </w:r>
      </w:ins>
      <w:del w:id="397" w:author="D" w:date="2018-04-19T15:07:00Z">
        <w:r w:rsidR="001951E5" w:rsidRPr="00A835CC" w:rsidDel="001951E5">
          <w:rPr>
            <w:rFonts w:cs="Times New Roman"/>
            <w:color w:val="auto"/>
            <w:szCs w:val="32"/>
          </w:rPr>
          <w:delText>Khảo</w:delText>
        </w:r>
      </w:del>
      <w:ins w:id="398" w:author="D" w:date="2018-04-19T15:07:00Z">
        <w:r w:rsidR="001951E5" w:rsidRPr="00A835CC">
          <w:rPr>
            <w:rFonts w:cs="Times New Roman"/>
            <w:color w:val="auto"/>
            <w:szCs w:val="32"/>
          </w:rPr>
          <w:t>khảo</w:t>
        </w:r>
        <w:bookmarkEnd w:id="389"/>
        <w:bookmarkEnd w:id="390"/>
        <w:bookmarkEnd w:id="392"/>
      </w:ins>
    </w:p>
    <w:p w:rsidR="001951E5" w:rsidRPr="001951E5" w:rsidRDefault="001951E5">
      <w:pPr>
        <w:spacing w:line="26" w:lineRule="atLeast"/>
        <w:ind w:firstLine="709"/>
        <w:jc w:val="center"/>
        <w:rPr>
          <w:rFonts w:cs="Times New Roman"/>
          <w:sz w:val="32"/>
          <w:szCs w:val="32"/>
          <w:rPrChange w:id="399" w:author="D" w:date="2018-04-19T15:06:00Z">
            <w:rPr>
              <w:rFonts w:cs="Times New Roman"/>
              <w:szCs w:val="26"/>
            </w:rPr>
          </w:rPrChange>
        </w:rPr>
        <w:pPrChange w:id="400" w:author="D" w:date="2018-04-19T15:07:00Z">
          <w:pPr>
            <w:spacing w:line="26" w:lineRule="atLeast"/>
            <w:ind w:firstLine="709"/>
          </w:pPr>
        </w:pPrChange>
      </w:pPr>
    </w:p>
    <w:p w:rsidR="00EB1427" w:rsidRPr="000A6031" w:rsidRDefault="00EB1427" w:rsidP="00300FD9">
      <w:pPr>
        <w:rPr>
          <w:szCs w:val="26"/>
        </w:rPr>
      </w:pPr>
      <w:r w:rsidRPr="000A6031">
        <w:rPr>
          <w:szCs w:val="26"/>
        </w:rPr>
        <w:t>- Maps Android API:</w:t>
      </w:r>
    </w:p>
    <w:p w:rsidR="00E727D0" w:rsidRPr="000A6031" w:rsidRDefault="009F4274" w:rsidP="00300FD9">
      <w:pPr>
        <w:rPr>
          <w:rFonts w:cs="Times New Roman"/>
          <w:szCs w:val="26"/>
        </w:rPr>
      </w:pPr>
      <w:hyperlink r:id="rId150" w:history="1">
        <w:r w:rsidR="00EB1427" w:rsidRPr="000A6031">
          <w:rPr>
            <w:rStyle w:val="Hyperlink"/>
            <w:rFonts w:cs="Times New Roman"/>
            <w:szCs w:val="26"/>
            <w:u w:val="none"/>
          </w:rPr>
          <w:t>https://developers.google.com/maps/documentation/android-api/</w:t>
        </w:r>
      </w:hyperlink>
    </w:p>
    <w:p w:rsidR="00EB1427" w:rsidRPr="000A6031" w:rsidRDefault="00EB1427" w:rsidP="00300FD9">
      <w:pPr>
        <w:rPr>
          <w:szCs w:val="26"/>
        </w:rPr>
      </w:pPr>
      <w:r w:rsidRPr="000A6031">
        <w:rPr>
          <w:szCs w:val="26"/>
        </w:rPr>
        <w:t>- Sử dụng NodeJS</w:t>
      </w:r>
    </w:p>
    <w:p w:rsidR="00EB1427" w:rsidRPr="000A6031" w:rsidRDefault="009F4274" w:rsidP="00300FD9">
      <w:pPr>
        <w:rPr>
          <w:szCs w:val="26"/>
        </w:rPr>
      </w:pPr>
      <w:hyperlink r:id="rId151" w:history="1">
        <w:r w:rsidR="00EB1427" w:rsidRPr="000A6031">
          <w:rPr>
            <w:rStyle w:val="Hyperlink"/>
            <w:szCs w:val="26"/>
            <w:u w:val="none"/>
          </w:rPr>
          <w:t>https://viblo.asia/p/nodejs-tutorial-phan-1-gioi-thieu-va-cai-dat-ung-dung-dau-tien-gVQvlwdykZJ</w:t>
        </w:r>
      </w:hyperlink>
    </w:p>
    <w:p w:rsidR="00EB1427" w:rsidRPr="000A6031" w:rsidRDefault="00EB1427" w:rsidP="00300FD9">
      <w:pPr>
        <w:rPr>
          <w:szCs w:val="26"/>
        </w:rPr>
      </w:pPr>
      <w:r w:rsidRPr="000A6031">
        <w:rPr>
          <w:szCs w:val="26"/>
        </w:rPr>
        <w:t>- Express trong NodeJS</w:t>
      </w:r>
    </w:p>
    <w:p w:rsidR="00EB1427" w:rsidRPr="000A6031" w:rsidRDefault="009F4274" w:rsidP="00300FD9">
      <w:pPr>
        <w:rPr>
          <w:szCs w:val="26"/>
        </w:rPr>
      </w:pPr>
      <w:hyperlink r:id="rId152" w:history="1">
        <w:r w:rsidR="00EB1427" w:rsidRPr="000A6031">
          <w:rPr>
            <w:rStyle w:val="Hyperlink"/>
            <w:szCs w:val="26"/>
            <w:u w:val="none"/>
          </w:rPr>
          <w:t>https://viblo.asia/p/nodejs-voi-express-framework-rQOvPKVgkYj</w:t>
        </w:r>
      </w:hyperlink>
    </w:p>
    <w:p w:rsidR="00EB1427" w:rsidRPr="000A6031" w:rsidRDefault="00EB1427" w:rsidP="00300FD9">
      <w:pPr>
        <w:rPr>
          <w:szCs w:val="26"/>
        </w:rPr>
      </w:pPr>
      <w:r w:rsidRPr="000A6031">
        <w:rPr>
          <w:szCs w:val="26"/>
        </w:rPr>
        <w:t>-MongoDB:</w:t>
      </w:r>
    </w:p>
    <w:p w:rsidR="00EB1427" w:rsidRPr="000A6031" w:rsidRDefault="009F4274" w:rsidP="00300FD9">
      <w:pPr>
        <w:rPr>
          <w:szCs w:val="26"/>
        </w:rPr>
      </w:pPr>
      <w:hyperlink r:id="rId153" w:history="1">
        <w:r w:rsidR="00EB1427" w:rsidRPr="000A6031">
          <w:rPr>
            <w:rStyle w:val="Hyperlink"/>
            <w:szCs w:val="26"/>
            <w:u w:val="none"/>
          </w:rPr>
          <w:t>https://kipalog.com/posts/Hoc-MongoDB--Bai-1--MongoDB-la-gi</w:t>
        </w:r>
      </w:hyperlink>
    </w:p>
    <w:p w:rsidR="00EB1427" w:rsidRPr="000A6031" w:rsidRDefault="00EB1427" w:rsidP="00300FD9">
      <w:pPr>
        <w:rPr>
          <w:szCs w:val="26"/>
        </w:rPr>
      </w:pPr>
      <w:r w:rsidRPr="000A6031">
        <w:rPr>
          <w:szCs w:val="26"/>
        </w:rPr>
        <w:t>- SocketIO:</w:t>
      </w:r>
    </w:p>
    <w:p w:rsidR="00EB1427" w:rsidRPr="000A6031" w:rsidRDefault="009F4274" w:rsidP="00300FD9">
      <w:pPr>
        <w:rPr>
          <w:szCs w:val="26"/>
        </w:rPr>
      </w:pPr>
      <w:hyperlink r:id="rId154" w:history="1">
        <w:r w:rsidR="00EB1427" w:rsidRPr="000A6031">
          <w:rPr>
            <w:rStyle w:val="Hyperlink"/>
            <w:szCs w:val="26"/>
            <w:u w:val="none"/>
          </w:rPr>
          <w:t>https://viblo.asia/p/nodejs-va-socketio-can-ban-jlA7GKxdvKZQ</w:t>
        </w:r>
      </w:hyperlink>
    </w:p>
    <w:p w:rsidR="00EB1427" w:rsidRPr="000A6031" w:rsidRDefault="00EB1427" w:rsidP="00300FD9">
      <w:pPr>
        <w:rPr>
          <w:szCs w:val="26"/>
        </w:rPr>
      </w:pPr>
      <w:r w:rsidRPr="000A6031">
        <w:rPr>
          <w:szCs w:val="26"/>
        </w:rPr>
        <w:t>https://viblo.asia/p/buoc-dau-lam-quen-voi-nodejs-va-socketio-MJyGjQrWvPB</w:t>
      </w:r>
    </w:p>
    <w:p w:rsidR="00EB1427" w:rsidRPr="000A6031" w:rsidRDefault="00EB1427" w:rsidP="00300FD9">
      <w:pPr>
        <w:rPr>
          <w:szCs w:val="26"/>
        </w:rPr>
      </w:pPr>
    </w:p>
    <w:sectPr w:rsidR="00EB1427" w:rsidRPr="000A6031" w:rsidSect="00CE2670">
      <w:headerReference w:type="default" r:id="rId155"/>
      <w:footerReference w:type="default" r:id="rId156"/>
      <w:pgSz w:w="12240" w:h="15840" w:code="1"/>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926" w:rsidRDefault="006A1926" w:rsidP="009C7267">
      <w:pPr>
        <w:spacing w:after="0" w:line="240" w:lineRule="auto"/>
      </w:pPr>
      <w:r>
        <w:separator/>
      </w:r>
    </w:p>
  </w:endnote>
  <w:endnote w:type="continuationSeparator" w:id="0">
    <w:p w:rsidR="006A1926" w:rsidRDefault="006A1926"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7022692"/>
      <w:docPartObj>
        <w:docPartGallery w:val="Page Numbers (Bottom of Page)"/>
        <w:docPartUnique/>
      </w:docPartObj>
    </w:sdtPr>
    <w:sdtEndPr>
      <w:rPr>
        <w:noProof/>
      </w:rPr>
    </w:sdtEndPr>
    <w:sdtContent>
      <w:p w:rsidR="009F4274" w:rsidRDefault="009F42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F4274" w:rsidRDefault="009F42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pPr>
      <w:pStyle w:val="Footer"/>
      <w:jc w:val="right"/>
    </w:pPr>
  </w:p>
  <w:p w:rsidR="009F4274" w:rsidRDefault="009F42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9127451"/>
      <w:docPartObj>
        <w:docPartGallery w:val="Page Numbers (Bottom of Page)"/>
        <w:docPartUnique/>
      </w:docPartObj>
    </w:sdtPr>
    <w:sdtEndPr>
      <w:rPr>
        <w:noProof/>
      </w:rPr>
    </w:sdtEndPr>
    <w:sdtContent>
      <w:p w:rsidR="009F4274" w:rsidRDefault="009F4274">
        <w:pPr>
          <w:pStyle w:val="Footer"/>
          <w:jc w:val="right"/>
        </w:pPr>
        <w:r>
          <w:fldChar w:fldCharType="begin"/>
        </w:r>
        <w:r>
          <w:instrText xml:space="preserve"> PAGE   \* MERGEFORMAT </w:instrText>
        </w:r>
        <w:r>
          <w:fldChar w:fldCharType="separate"/>
        </w:r>
        <w:r w:rsidR="00E86222">
          <w:rPr>
            <w:noProof/>
          </w:rPr>
          <w:t>68</w:t>
        </w:r>
        <w:r>
          <w:rPr>
            <w:noProof/>
          </w:rPr>
          <w:fldChar w:fldCharType="end"/>
        </w:r>
      </w:p>
    </w:sdtContent>
  </w:sdt>
  <w:p w:rsidR="009F4274" w:rsidRDefault="009F4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926" w:rsidRDefault="006A1926" w:rsidP="009C7267">
      <w:pPr>
        <w:spacing w:after="0" w:line="240" w:lineRule="auto"/>
      </w:pPr>
      <w:r>
        <w:separator/>
      </w:r>
    </w:p>
  </w:footnote>
  <w:footnote w:type="continuationSeparator" w:id="0">
    <w:p w:rsidR="006A1926" w:rsidRDefault="006A1926"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00BA4"/>
    <w:multiLevelType w:val="hybridMultilevel"/>
    <w:tmpl w:val="4AA6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31118"/>
    <w:multiLevelType w:val="hybridMultilevel"/>
    <w:tmpl w:val="4B0A4EFA"/>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7C07C46"/>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33624"/>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C6B051B"/>
    <w:multiLevelType w:val="hybridMultilevel"/>
    <w:tmpl w:val="14740D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7C08D0"/>
    <w:multiLevelType w:val="hybridMultilevel"/>
    <w:tmpl w:val="7160DA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DB00EC2"/>
    <w:multiLevelType w:val="hybridMultilevel"/>
    <w:tmpl w:val="318C32C8"/>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38F016CC"/>
    <w:multiLevelType w:val="hybridMultilevel"/>
    <w:tmpl w:val="8F7034DE"/>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1587BF4"/>
    <w:multiLevelType w:val="hybridMultilevel"/>
    <w:tmpl w:val="07CC83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1A0EBC"/>
    <w:multiLevelType w:val="hybridMultilevel"/>
    <w:tmpl w:val="F46EA7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700F0B"/>
    <w:multiLevelType w:val="multilevel"/>
    <w:tmpl w:val="B2F4A6E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900213D"/>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6128E"/>
    <w:multiLevelType w:val="multilevel"/>
    <w:tmpl w:val="4E64A00E"/>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7"/>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8" w15:restartNumberingAfterBreak="0">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3"/>
  </w:num>
  <w:num w:numId="4">
    <w:abstractNumId w:val="28"/>
  </w:num>
  <w:num w:numId="5">
    <w:abstractNumId w:val="32"/>
  </w:num>
  <w:num w:numId="6">
    <w:abstractNumId w:val="34"/>
  </w:num>
  <w:num w:numId="7">
    <w:abstractNumId w:val="9"/>
  </w:num>
  <w:num w:numId="8">
    <w:abstractNumId w:val="45"/>
  </w:num>
  <w:num w:numId="9">
    <w:abstractNumId w:val="29"/>
  </w:num>
  <w:num w:numId="10">
    <w:abstractNumId w:val="10"/>
  </w:num>
  <w:num w:numId="11">
    <w:abstractNumId w:val="20"/>
  </w:num>
  <w:num w:numId="12">
    <w:abstractNumId w:val="23"/>
  </w:num>
  <w:num w:numId="13">
    <w:abstractNumId w:val="15"/>
  </w:num>
  <w:num w:numId="14">
    <w:abstractNumId w:val="12"/>
  </w:num>
  <w:num w:numId="15">
    <w:abstractNumId w:val="44"/>
  </w:num>
  <w:num w:numId="16">
    <w:abstractNumId w:val="24"/>
  </w:num>
  <w:num w:numId="17">
    <w:abstractNumId w:val="21"/>
  </w:num>
  <w:num w:numId="18">
    <w:abstractNumId w:val="6"/>
  </w:num>
  <w:num w:numId="19">
    <w:abstractNumId w:val="18"/>
  </w:num>
  <w:num w:numId="20">
    <w:abstractNumId w:val="22"/>
  </w:num>
  <w:num w:numId="21">
    <w:abstractNumId w:val="16"/>
  </w:num>
  <w:num w:numId="22">
    <w:abstractNumId w:val="41"/>
  </w:num>
  <w:num w:numId="23">
    <w:abstractNumId w:val="2"/>
  </w:num>
  <w:num w:numId="24">
    <w:abstractNumId w:val="27"/>
  </w:num>
  <w:num w:numId="25">
    <w:abstractNumId w:val="17"/>
  </w:num>
  <w:num w:numId="26">
    <w:abstractNumId w:val="3"/>
  </w:num>
  <w:num w:numId="27">
    <w:abstractNumId w:val="14"/>
  </w:num>
  <w:num w:numId="28">
    <w:abstractNumId w:val="30"/>
  </w:num>
  <w:num w:numId="29">
    <w:abstractNumId w:val="19"/>
  </w:num>
  <w:num w:numId="30">
    <w:abstractNumId w:val="43"/>
  </w:num>
  <w:num w:numId="31">
    <w:abstractNumId w:val="42"/>
  </w:num>
  <w:num w:numId="32">
    <w:abstractNumId w:val="31"/>
  </w:num>
  <w:num w:numId="33">
    <w:abstractNumId w:val="39"/>
  </w:num>
  <w:num w:numId="34">
    <w:abstractNumId w:val="1"/>
  </w:num>
  <w:num w:numId="35">
    <w:abstractNumId w:val="40"/>
  </w:num>
  <w:num w:numId="36">
    <w:abstractNumId w:val="38"/>
  </w:num>
  <w:num w:numId="37">
    <w:abstractNumId w:val="13"/>
  </w:num>
  <w:num w:numId="38">
    <w:abstractNumId w:val="37"/>
  </w:num>
  <w:num w:numId="39">
    <w:abstractNumId w:val="8"/>
  </w:num>
  <w:num w:numId="40">
    <w:abstractNumId w:val="25"/>
  </w:num>
  <w:num w:numId="41">
    <w:abstractNumId w:val="36"/>
  </w:num>
  <w:num w:numId="42">
    <w:abstractNumId w:val="7"/>
  </w:num>
  <w:num w:numId="43">
    <w:abstractNumId w:val="26"/>
  </w:num>
  <w:num w:numId="44">
    <w:abstractNumId w:val="5"/>
  </w:num>
  <w:num w:numId="45">
    <w:abstractNumId w:val="4"/>
  </w:num>
  <w:num w:numId="46">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54BA"/>
    <w:rsid w:val="00036510"/>
    <w:rsid w:val="0004006F"/>
    <w:rsid w:val="00045ED3"/>
    <w:rsid w:val="00051FA3"/>
    <w:rsid w:val="00052BE1"/>
    <w:rsid w:val="00062A40"/>
    <w:rsid w:val="00084962"/>
    <w:rsid w:val="000A0088"/>
    <w:rsid w:val="000A136D"/>
    <w:rsid w:val="000A2FB9"/>
    <w:rsid w:val="000A6031"/>
    <w:rsid w:val="000C1C99"/>
    <w:rsid w:val="000C34F7"/>
    <w:rsid w:val="000E34B7"/>
    <w:rsid w:val="000F0B6C"/>
    <w:rsid w:val="000F36EC"/>
    <w:rsid w:val="00101651"/>
    <w:rsid w:val="00103B3F"/>
    <w:rsid w:val="00115835"/>
    <w:rsid w:val="00117F25"/>
    <w:rsid w:val="00142964"/>
    <w:rsid w:val="00147AD8"/>
    <w:rsid w:val="00151C19"/>
    <w:rsid w:val="00155488"/>
    <w:rsid w:val="00155A27"/>
    <w:rsid w:val="0017670C"/>
    <w:rsid w:val="001778C7"/>
    <w:rsid w:val="00187151"/>
    <w:rsid w:val="001951E5"/>
    <w:rsid w:val="001953E8"/>
    <w:rsid w:val="001B6C9B"/>
    <w:rsid w:val="001C3BD6"/>
    <w:rsid w:val="001D56F0"/>
    <w:rsid w:val="001E1BF5"/>
    <w:rsid w:val="00203ACA"/>
    <w:rsid w:val="00224F0B"/>
    <w:rsid w:val="00233248"/>
    <w:rsid w:val="0023573F"/>
    <w:rsid w:val="002370A6"/>
    <w:rsid w:val="00245AFD"/>
    <w:rsid w:val="0025068A"/>
    <w:rsid w:val="00251B53"/>
    <w:rsid w:val="00274889"/>
    <w:rsid w:val="00275014"/>
    <w:rsid w:val="002B0824"/>
    <w:rsid w:val="002C42E6"/>
    <w:rsid w:val="002D374F"/>
    <w:rsid w:val="002D4FC0"/>
    <w:rsid w:val="00300159"/>
    <w:rsid w:val="00300675"/>
    <w:rsid w:val="003008C5"/>
    <w:rsid w:val="00300FD9"/>
    <w:rsid w:val="0031674F"/>
    <w:rsid w:val="003222A5"/>
    <w:rsid w:val="00331814"/>
    <w:rsid w:val="00331D9B"/>
    <w:rsid w:val="0033494C"/>
    <w:rsid w:val="00337AFD"/>
    <w:rsid w:val="00350F9C"/>
    <w:rsid w:val="00353465"/>
    <w:rsid w:val="0035652E"/>
    <w:rsid w:val="003774B9"/>
    <w:rsid w:val="00382C76"/>
    <w:rsid w:val="003866A2"/>
    <w:rsid w:val="00395C6E"/>
    <w:rsid w:val="003A115F"/>
    <w:rsid w:val="003A5C78"/>
    <w:rsid w:val="003A63EA"/>
    <w:rsid w:val="003A7705"/>
    <w:rsid w:val="003A79C8"/>
    <w:rsid w:val="003B2EDA"/>
    <w:rsid w:val="003C0FFF"/>
    <w:rsid w:val="003C18AB"/>
    <w:rsid w:val="003C5DA6"/>
    <w:rsid w:val="003E1187"/>
    <w:rsid w:val="003E3051"/>
    <w:rsid w:val="003E5A12"/>
    <w:rsid w:val="003F0B99"/>
    <w:rsid w:val="003F43D6"/>
    <w:rsid w:val="003F5819"/>
    <w:rsid w:val="003F6A7C"/>
    <w:rsid w:val="004155FC"/>
    <w:rsid w:val="00423A8D"/>
    <w:rsid w:val="00427BEE"/>
    <w:rsid w:val="00435C51"/>
    <w:rsid w:val="00441F4F"/>
    <w:rsid w:val="0044386D"/>
    <w:rsid w:val="00451899"/>
    <w:rsid w:val="0046697E"/>
    <w:rsid w:val="0047737C"/>
    <w:rsid w:val="00485394"/>
    <w:rsid w:val="004869B8"/>
    <w:rsid w:val="0048750C"/>
    <w:rsid w:val="00490E61"/>
    <w:rsid w:val="004A404B"/>
    <w:rsid w:val="004A4A32"/>
    <w:rsid w:val="004B515E"/>
    <w:rsid w:val="004C08DC"/>
    <w:rsid w:val="004C1075"/>
    <w:rsid w:val="004C6D94"/>
    <w:rsid w:val="004F7BB2"/>
    <w:rsid w:val="00501B78"/>
    <w:rsid w:val="0050639F"/>
    <w:rsid w:val="005307A3"/>
    <w:rsid w:val="00535672"/>
    <w:rsid w:val="00547EC1"/>
    <w:rsid w:val="00553076"/>
    <w:rsid w:val="00554E6A"/>
    <w:rsid w:val="005615DA"/>
    <w:rsid w:val="00562C29"/>
    <w:rsid w:val="00563E72"/>
    <w:rsid w:val="005715BF"/>
    <w:rsid w:val="005730C2"/>
    <w:rsid w:val="005775DA"/>
    <w:rsid w:val="00591CE4"/>
    <w:rsid w:val="005A0582"/>
    <w:rsid w:val="005A38AA"/>
    <w:rsid w:val="005A4F33"/>
    <w:rsid w:val="005B0366"/>
    <w:rsid w:val="005B16C5"/>
    <w:rsid w:val="005B7277"/>
    <w:rsid w:val="005C1B27"/>
    <w:rsid w:val="005C4549"/>
    <w:rsid w:val="005C5F4F"/>
    <w:rsid w:val="005E31EA"/>
    <w:rsid w:val="005E63D2"/>
    <w:rsid w:val="005E6CB9"/>
    <w:rsid w:val="005F73C5"/>
    <w:rsid w:val="00603199"/>
    <w:rsid w:val="0062265A"/>
    <w:rsid w:val="00625E45"/>
    <w:rsid w:val="00635015"/>
    <w:rsid w:val="00640FD2"/>
    <w:rsid w:val="00646A0A"/>
    <w:rsid w:val="006529FE"/>
    <w:rsid w:val="006624B4"/>
    <w:rsid w:val="00667E0D"/>
    <w:rsid w:val="00672DC8"/>
    <w:rsid w:val="00676D63"/>
    <w:rsid w:val="0068461D"/>
    <w:rsid w:val="006A121C"/>
    <w:rsid w:val="006A1926"/>
    <w:rsid w:val="006A3462"/>
    <w:rsid w:val="006A7B88"/>
    <w:rsid w:val="006B1C5D"/>
    <w:rsid w:val="006B202C"/>
    <w:rsid w:val="006B4A05"/>
    <w:rsid w:val="006C5884"/>
    <w:rsid w:val="006E033C"/>
    <w:rsid w:val="006E1A24"/>
    <w:rsid w:val="006E2A14"/>
    <w:rsid w:val="006E39CD"/>
    <w:rsid w:val="00712E92"/>
    <w:rsid w:val="0071524F"/>
    <w:rsid w:val="0072342D"/>
    <w:rsid w:val="00730DE8"/>
    <w:rsid w:val="00733BEA"/>
    <w:rsid w:val="00736A18"/>
    <w:rsid w:val="00736FBC"/>
    <w:rsid w:val="00746A63"/>
    <w:rsid w:val="00750A3C"/>
    <w:rsid w:val="00755444"/>
    <w:rsid w:val="00756683"/>
    <w:rsid w:val="00774812"/>
    <w:rsid w:val="00780F64"/>
    <w:rsid w:val="00785FBF"/>
    <w:rsid w:val="007B224D"/>
    <w:rsid w:val="007B4EAB"/>
    <w:rsid w:val="007E1F02"/>
    <w:rsid w:val="007E4F7E"/>
    <w:rsid w:val="007F5757"/>
    <w:rsid w:val="008223F5"/>
    <w:rsid w:val="0082270D"/>
    <w:rsid w:val="00823E11"/>
    <w:rsid w:val="00824434"/>
    <w:rsid w:val="00827F65"/>
    <w:rsid w:val="00835184"/>
    <w:rsid w:val="008362E5"/>
    <w:rsid w:val="00845339"/>
    <w:rsid w:val="00851A18"/>
    <w:rsid w:val="00853332"/>
    <w:rsid w:val="00873DAB"/>
    <w:rsid w:val="008931FF"/>
    <w:rsid w:val="008A21D8"/>
    <w:rsid w:val="008C7C5E"/>
    <w:rsid w:val="008D1EEE"/>
    <w:rsid w:val="008D47E7"/>
    <w:rsid w:val="008D7B7D"/>
    <w:rsid w:val="008F0F59"/>
    <w:rsid w:val="008F2A78"/>
    <w:rsid w:val="008F3934"/>
    <w:rsid w:val="008F5A49"/>
    <w:rsid w:val="00906EEC"/>
    <w:rsid w:val="00907D1B"/>
    <w:rsid w:val="009163A4"/>
    <w:rsid w:val="009262BA"/>
    <w:rsid w:val="00935095"/>
    <w:rsid w:val="00936B29"/>
    <w:rsid w:val="0095552C"/>
    <w:rsid w:val="00972F09"/>
    <w:rsid w:val="009803F1"/>
    <w:rsid w:val="009858FB"/>
    <w:rsid w:val="00985F4B"/>
    <w:rsid w:val="00987798"/>
    <w:rsid w:val="00994C01"/>
    <w:rsid w:val="009C09D6"/>
    <w:rsid w:val="009C2466"/>
    <w:rsid w:val="009C4A16"/>
    <w:rsid w:val="009C7267"/>
    <w:rsid w:val="009D1BE1"/>
    <w:rsid w:val="009D7AB6"/>
    <w:rsid w:val="009E0327"/>
    <w:rsid w:val="009F4274"/>
    <w:rsid w:val="009F50CB"/>
    <w:rsid w:val="00A01087"/>
    <w:rsid w:val="00A02BA1"/>
    <w:rsid w:val="00A06C54"/>
    <w:rsid w:val="00A10052"/>
    <w:rsid w:val="00A2286C"/>
    <w:rsid w:val="00A23856"/>
    <w:rsid w:val="00A529F1"/>
    <w:rsid w:val="00A5442C"/>
    <w:rsid w:val="00A63467"/>
    <w:rsid w:val="00A67684"/>
    <w:rsid w:val="00A73087"/>
    <w:rsid w:val="00A73B29"/>
    <w:rsid w:val="00A757AD"/>
    <w:rsid w:val="00A808A4"/>
    <w:rsid w:val="00A835CC"/>
    <w:rsid w:val="00A94D7A"/>
    <w:rsid w:val="00AB3277"/>
    <w:rsid w:val="00AD1A04"/>
    <w:rsid w:val="00AD3A6E"/>
    <w:rsid w:val="00AF470E"/>
    <w:rsid w:val="00B00F15"/>
    <w:rsid w:val="00B024FC"/>
    <w:rsid w:val="00B03ECB"/>
    <w:rsid w:val="00B041E5"/>
    <w:rsid w:val="00B07DBF"/>
    <w:rsid w:val="00B2336A"/>
    <w:rsid w:val="00B43442"/>
    <w:rsid w:val="00B552DE"/>
    <w:rsid w:val="00B57E8C"/>
    <w:rsid w:val="00B90650"/>
    <w:rsid w:val="00B91515"/>
    <w:rsid w:val="00B97B73"/>
    <w:rsid w:val="00B97BBD"/>
    <w:rsid w:val="00BA2FB6"/>
    <w:rsid w:val="00BA6DB3"/>
    <w:rsid w:val="00BC2941"/>
    <w:rsid w:val="00BD300F"/>
    <w:rsid w:val="00BF748C"/>
    <w:rsid w:val="00C20F57"/>
    <w:rsid w:val="00C254C3"/>
    <w:rsid w:val="00C370D4"/>
    <w:rsid w:val="00C42860"/>
    <w:rsid w:val="00C47AB2"/>
    <w:rsid w:val="00C649BA"/>
    <w:rsid w:val="00C67697"/>
    <w:rsid w:val="00C71CD0"/>
    <w:rsid w:val="00C7793C"/>
    <w:rsid w:val="00C829F5"/>
    <w:rsid w:val="00C83E6E"/>
    <w:rsid w:val="00CB15F9"/>
    <w:rsid w:val="00CE2670"/>
    <w:rsid w:val="00CE272D"/>
    <w:rsid w:val="00CE6E81"/>
    <w:rsid w:val="00CF1A4E"/>
    <w:rsid w:val="00D0315B"/>
    <w:rsid w:val="00D07B25"/>
    <w:rsid w:val="00D24530"/>
    <w:rsid w:val="00D37403"/>
    <w:rsid w:val="00D4100B"/>
    <w:rsid w:val="00D43C73"/>
    <w:rsid w:val="00D46C45"/>
    <w:rsid w:val="00D5233C"/>
    <w:rsid w:val="00D716A8"/>
    <w:rsid w:val="00DA18F3"/>
    <w:rsid w:val="00DE5B47"/>
    <w:rsid w:val="00E401DD"/>
    <w:rsid w:val="00E41D2A"/>
    <w:rsid w:val="00E50C14"/>
    <w:rsid w:val="00E5470E"/>
    <w:rsid w:val="00E67A81"/>
    <w:rsid w:val="00E721C5"/>
    <w:rsid w:val="00E727D0"/>
    <w:rsid w:val="00E8598C"/>
    <w:rsid w:val="00E86222"/>
    <w:rsid w:val="00EA2225"/>
    <w:rsid w:val="00EA4D68"/>
    <w:rsid w:val="00EB1427"/>
    <w:rsid w:val="00EC065C"/>
    <w:rsid w:val="00EC5264"/>
    <w:rsid w:val="00ED60D3"/>
    <w:rsid w:val="00EE2C07"/>
    <w:rsid w:val="00EE42E4"/>
    <w:rsid w:val="00EF1816"/>
    <w:rsid w:val="00EF477A"/>
    <w:rsid w:val="00F13E8D"/>
    <w:rsid w:val="00F142FA"/>
    <w:rsid w:val="00F234A6"/>
    <w:rsid w:val="00F26E39"/>
    <w:rsid w:val="00F37FDE"/>
    <w:rsid w:val="00F4632D"/>
    <w:rsid w:val="00F464DF"/>
    <w:rsid w:val="00F46D1D"/>
    <w:rsid w:val="00F5088C"/>
    <w:rsid w:val="00F55B39"/>
    <w:rsid w:val="00F57116"/>
    <w:rsid w:val="00F63A75"/>
    <w:rsid w:val="00F63E22"/>
    <w:rsid w:val="00F82BEF"/>
    <w:rsid w:val="00F92DAC"/>
    <w:rsid w:val="00F9427A"/>
    <w:rsid w:val="00FA5E79"/>
    <w:rsid w:val="00FC413D"/>
    <w:rsid w:val="00FC5F0B"/>
    <w:rsid w:val="00FD3932"/>
    <w:rsid w:val="00FD4F3C"/>
    <w:rsid w:val="00FF21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35FC7B-3974-4EE8-9F77-778F0A39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60" w:after="60" w:line="288"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B024FC"/>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024FC"/>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B024FC"/>
    <w:pPr>
      <w:keepNext/>
      <w:keepLines/>
      <w:spacing w:before="200" w:after="0"/>
      <w:outlineLvl w:val="2"/>
    </w:pPr>
    <w:rPr>
      <w:rFonts w:eastAsiaTheme="majorEastAsia" w:cstheme="majorBidi"/>
      <w:b/>
      <w:bCs/>
      <w:color w:val="000000" w:themeColor="tex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4FC"/>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B024F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B024F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FC5F0B"/>
    <w:pPr>
      <w:tabs>
        <w:tab w:val="right" w:leader="dot" w:pos="8827"/>
      </w:tabs>
      <w:spacing w:after="100"/>
    </w:pPr>
    <w:rPr>
      <w:rFonts w:cs="Times New Roman"/>
      <w:b/>
      <w:noProof/>
    </w:r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 w:type="table" w:styleId="GridTable1Light-Accent2">
    <w:name w:val="Grid Table 1 Light Accent 2"/>
    <w:basedOn w:val="TableNormal"/>
    <w:uiPriority w:val="46"/>
    <w:rsid w:val="00151C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51C1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51C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44478274">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4.png" TargetMode="External"/><Relationship Id="rId21" Type="http://schemas.openxmlformats.org/officeDocument/2006/relationships/hyperlink" Target="https://vi.wikipedia.org/w/index.php?title=C%C6%A1_s%E1%BB%9F_d%E1%BB%AF_li%E1%BB%87u_quan_h%E1%BB%87&amp;action=edit&amp;redlink=1" TargetMode="External"/><Relationship Id="rId42" Type="http://schemas.openxmlformats.org/officeDocument/2006/relationships/hyperlink" Target="https://vi.wikipedia.org/wiki/C%2B%2B" TargetMode="External"/><Relationship Id="rId63" Type="http://schemas.openxmlformats.org/officeDocument/2006/relationships/hyperlink" Target="https://vi.wikipedia.org/wiki/Ph%E1%BA%A7n_m%E1%BB%81m" TargetMode="External"/><Relationship Id="rId84" Type="http://schemas.openxmlformats.org/officeDocument/2006/relationships/hyperlink" Target="http://schemas.android.com/apk/res/android" TargetMode="External"/><Relationship Id="rId138" Type="http://schemas.openxmlformats.org/officeDocument/2006/relationships/hyperlink" Target="https://medium.com/tech-in-asia/material-design-why-the-floating-action-button-is-bad-ux-design-acd5b32c5ef" TargetMode="External"/><Relationship Id="rId107" Type="http://schemas.openxmlformats.org/officeDocument/2006/relationships/hyperlink" Target="https://duythanhcse.files.wordpress.com/2013/04/7_layout_21.png" TargetMode="External"/><Relationship Id="rId11" Type="http://schemas.openxmlformats.org/officeDocument/2006/relationships/header" Target="header2.xml"/><Relationship Id="rId32" Type="http://schemas.openxmlformats.org/officeDocument/2006/relationships/hyperlink" Target="https://vi.wikipedia.org/wiki/Ph%E1%BA%A7n_m%E1%BB%81m_t%E1%BB%B1_do" TargetMode="External"/><Relationship Id="rId53" Type="http://schemas.openxmlformats.org/officeDocument/2006/relationships/hyperlink" Target="http://java.sun.com/javase/6/" TargetMode="External"/><Relationship Id="rId74" Type="http://schemas.openxmlformats.org/officeDocument/2006/relationships/hyperlink" Target="https://en.wikipedia.org/wiki/Android_KitKat" TargetMode="External"/><Relationship Id="rId128" Type="http://schemas.openxmlformats.org/officeDocument/2006/relationships/image" Target="media/image26.png"/><Relationship Id="rId149" Type="http://schemas.openxmlformats.org/officeDocument/2006/relationships/image" Target="media/image44.png"/><Relationship Id="rId5" Type="http://schemas.openxmlformats.org/officeDocument/2006/relationships/webSettings" Target="webSettings.xml"/><Relationship Id="rId95" Type="http://schemas.openxmlformats.org/officeDocument/2006/relationships/hyperlink" Target="https://duythanhcse.files.wordpress.com/2013/04/7_layout_14.png" TargetMode="External"/><Relationship Id="rId22" Type="http://schemas.openxmlformats.org/officeDocument/2006/relationships/hyperlink" Target="https://vi.wikipedia.org/w/index.php?title=Tr%C3%ACnh_%E1%BB%A9ng_d%E1%BB%A5ng&amp;action=edit&amp;redlink=1" TargetMode="External"/><Relationship Id="rId43" Type="http://schemas.openxmlformats.org/officeDocument/2006/relationships/hyperlink" Target="https://vi.wikipedia.org/wiki/Python" TargetMode="External"/><Relationship Id="rId64" Type="http://schemas.openxmlformats.org/officeDocument/2006/relationships/hyperlink" Target="https://vi.wikipedia.org/wiki/Vi%E1%BB%85n_th%C3%B4ng" TargetMode="External"/><Relationship Id="rId118" Type="http://schemas.openxmlformats.org/officeDocument/2006/relationships/image" Target="media/image20.png"/><Relationship Id="rId139" Type="http://schemas.openxmlformats.org/officeDocument/2006/relationships/image" Target="media/image35.png"/><Relationship Id="rId80" Type="http://schemas.openxmlformats.org/officeDocument/2006/relationships/hyperlink" Target="https://developer.android.com/studio/index.html" TargetMode="External"/><Relationship Id="rId85" Type="http://schemas.openxmlformats.org/officeDocument/2006/relationships/hyperlink" Target="http://schemas.android.com/tools" TargetMode="External"/><Relationship Id="rId150" Type="http://schemas.openxmlformats.org/officeDocument/2006/relationships/hyperlink" Target="https://developers.google.com/maps/documentation/android-api/" TargetMode="External"/><Relationship Id="rId155" Type="http://schemas.openxmlformats.org/officeDocument/2006/relationships/header" Target="header3.xml"/><Relationship Id="rId12" Type="http://schemas.openxmlformats.org/officeDocument/2006/relationships/footer" Target="footer2.xml"/><Relationship Id="rId17" Type="http://schemas.openxmlformats.org/officeDocument/2006/relationships/hyperlink" Target="https://vi.wikipedia.org/w/index.php?title=SQL_server&amp;action=edit&amp;redlink=1" TargetMode="External"/><Relationship Id="rId33" Type="http://schemas.openxmlformats.org/officeDocument/2006/relationships/hyperlink" Target="https://vi.wikipedia.org/wiki/M%C3%A3_ngu%E1%BB%93n" TargetMode="External"/><Relationship Id="rId38" Type="http://schemas.openxmlformats.org/officeDocument/2006/relationships/hyperlink" Target="https://vi.wikipedia.org/wiki/M%C3%A3_ngu%E1%BB%93n" TargetMode="External"/><Relationship Id="rId59" Type="http://schemas.openxmlformats.org/officeDocument/2006/relationships/hyperlink" Target="https://vi.wikipedia.org/wiki/M%C3%A1y_t%C3%ADnh_b%E1%BA%A3ng" TargetMode="External"/><Relationship Id="rId103" Type="http://schemas.openxmlformats.org/officeDocument/2006/relationships/hyperlink" Target="https://duythanhcse.files.wordpress.com/2013/04/7_layout_19.png" TargetMode="External"/><Relationship Id="rId108" Type="http://schemas.openxmlformats.org/officeDocument/2006/relationships/image" Target="media/image15.png"/><Relationship Id="rId124" Type="http://schemas.openxmlformats.org/officeDocument/2006/relationships/image" Target="media/image23.png"/><Relationship Id="rId129" Type="http://schemas.openxmlformats.org/officeDocument/2006/relationships/image" Target="media/image27.png"/><Relationship Id="rId54" Type="http://schemas.openxmlformats.org/officeDocument/2006/relationships/hyperlink" Target="https://vi.wiktionary.org/wiki/android" TargetMode="External"/><Relationship Id="rId70" Type="http://schemas.openxmlformats.org/officeDocument/2006/relationships/hyperlink" Target="https://en.wikipedia.org/wiki/Android_Gingerbread" TargetMode="External"/><Relationship Id="rId75" Type="http://schemas.openxmlformats.org/officeDocument/2006/relationships/hyperlink" Target="https://en.wikipedia.org/wiki/Android_Lollipop" TargetMode="External"/><Relationship Id="rId91" Type="http://schemas.openxmlformats.org/officeDocument/2006/relationships/hyperlink" Target="https://duythanhcse.files.wordpress.com/2013/04/7_layout_12.png" TargetMode="External"/><Relationship Id="rId96" Type="http://schemas.openxmlformats.org/officeDocument/2006/relationships/image" Target="media/image9.png"/><Relationship Id="rId140" Type="http://schemas.openxmlformats.org/officeDocument/2006/relationships/hyperlink" Target="https://www.google.com/design/spec/patterns/navigation-drawer.html" TargetMode="External"/><Relationship Id="rId14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h%C6%B0_vi%E1%BB%87n" TargetMode="External"/><Relationship Id="rId28" Type="http://schemas.openxmlformats.org/officeDocument/2006/relationships/hyperlink" Target="https://vi.wikipedia.org/w/index.php?title=SQL92&amp;action=edit&amp;redlink=1" TargetMode="External"/><Relationship Id="rId49" Type="http://schemas.openxmlformats.org/officeDocument/2006/relationships/hyperlink" Target="https://vi.wikipedia.org/wiki/C%2B%2B" TargetMode="External"/><Relationship Id="rId114" Type="http://schemas.openxmlformats.org/officeDocument/2006/relationships/image" Target="media/image18.png"/><Relationship Id="rId119" Type="http://schemas.openxmlformats.org/officeDocument/2006/relationships/hyperlink" Target="https://duythanhcse.files.wordpress.com/2013/04/10_common_control_6.png"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Google" TargetMode="External"/><Relationship Id="rId65" Type="http://schemas.openxmlformats.org/officeDocument/2006/relationships/hyperlink" Target="https://vi.wikipedia.org/w/index.php?title=Ti%C3%AAu_chu%E1%BA%A9n_m%E1%BB%9F&amp;action=edit&amp;redlink=1" TargetMode="External"/><Relationship Id="rId81" Type="http://schemas.openxmlformats.org/officeDocument/2006/relationships/hyperlink" Target="https://developer.android.com/studio/install.html" TargetMode="External"/><Relationship Id="rId86" Type="http://schemas.openxmlformats.org/officeDocument/2006/relationships/hyperlink" Target="http://schemas.android.com/apk/res/android%E2%80%9D&amp;gt" TargetMode="External"/><Relationship Id="rId130" Type="http://schemas.openxmlformats.org/officeDocument/2006/relationships/image" Target="media/image28.png"/><Relationship Id="rId135" Type="http://schemas.openxmlformats.org/officeDocument/2006/relationships/image" Target="media/image33.png"/><Relationship Id="rId151" Type="http://schemas.openxmlformats.org/officeDocument/2006/relationships/hyperlink" Target="https://viblo.asia/p/nodejs-tutorial-phan-1-gioi-thieu-va-cai-dat-ung-dung-dau-tien-gVQvlwdykZJ" TargetMode="External"/><Relationship Id="rId156" Type="http://schemas.openxmlformats.org/officeDocument/2006/relationships/footer" Target="footer3.xml"/><Relationship Id="rId13" Type="http://schemas.openxmlformats.org/officeDocument/2006/relationships/hyperlink" Target="https://vi.wikipedia.org/wiki/ASCII" TargetMode="External"/><Relationship Id="rId18" Type="http://schemas.openxmlformats.org/officeDocument/2006/relationships/hyperlink" Target="https://vi.wikipedia.org/wiki/Oracle" TargetMode="External"/><Relationship Id="rId39" Type="http://schemas.openxmlformats.org/officeDocument/2006/relationships/hyperlink" Target="https://vi.wikipedia.org/wiki/Ng%C3%B4n_ng%E1%BB%AF_m%C3%A1y" TargetMode="External"/><Relationship Id="rId109" Type="http://schemas.openxmlformats.org/officeDocument/2006/relationships/hyperlink" Target="https://duythanhcse.files.wordpress.com/2013/04/7_layout_22.png" TargetMode="External"/><Relationship Id="rId34" Type="http://schemas.openxmlformats.org/officeDocument/2006/relationships/image" Target="media/image2.jpeg"/><Relationship Id="rId50" Type="http://schemas.openxmlformats.org/officeDocument/2006/relationships/hyperlink" Target="http://java.sun.com/" TargetMode="External"/><Relationship Id="rId55" Type="http://schemas.openxmlformats.org/officeDocument/2006/relationships/hyperlink" Target="https://vi.wikipedia.org/w/index.php?title=H%E1%BB%87_%C4%91i%E1%BB%81u_h%C3%A0nh_di_%C4%91%E1%BB%99ng&amp;action=edit&amp;redlink=1" TargetMode="External"/><Relationship Id="rId76" Type="http://schemas.openxmlformats.org/officeDocument/2006/relationships/hyperlink" Target="https://en.wikipedia.org/wiki/Android_Marshmallow" TargetMode="External"/><Relationship Id="rId97" Type="http://schemas.openxmlformats.org/officeDocument/2006/relationships/hyperlink" Target="https://duythanhcse.files.wordpress.com/2013/04/7_layout_15.png" TargetMode="External"/><Relationship Id="rId104" Type="http://schemas.openxmlformats.org/officeDocument/2006/relationships/image" Target="media/image13.png"/><Relationship Id="rId120" Type="http://schemas.openxmlformats.org/officeDocument/2006/relationships/image" Target="media/image21.png"/><Relationship Id="rId125" Type="http://schemas.openxmlformats.org/officeDocument/2006/relationships/hyperlink" Target="https://duythanhcse.files.wordpress.com/2013/04/11_chk_rad_61.png" TargetMode="External"/><Relationship Id="rId141" Type="http://schemas.openxmlformats.org/officeDocument/2006/relationships/image" Target="media/image36.png"/><Relationship Id="rId14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en.wikipedia.org/wiki/Android_Honeycomb" TargetMode="External"/><Relationship Id="rId92"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vi.wikipedia.org/wiki/Kilobyte" TargetMode="External"/><Relationship Id="rId24" Type="http://schemas.openxmlformats.org/officeDocument/2006/relationships/hyperlink" Target="https://vi.wikipedia.org/wiki/C" TargetMode="External"/><Relationship Id="rId40" Type="http://schemas.openxmlformats.org/officeDocument/2006/relationships/hyperlink" Target="https://vi.wikipedia.org/wiki/Tr%C3%ACnh_th%C3%B4ng_d%E1%BB%8Bch" TargetMode="External"/><Relationship Id="rId45" Type="http://schemas.openxmlformats.org/officeDocument/2006/relationships/hyperlink" Target="https://vi.wikipedia.org/wiki/PHP" TargetMode="External"/><Relationship Id="rId66" Type="http://schemas.openxmlformats.org/officeDocument/2006/relationships/hyperlink" Target="https://en.wikipedia.org/wiki/Android_Cupcake" TargetMode="External"/><Relationship Id="rId87" Type="http://schemas.openxmlformats.org/officeDocument/2006/relationships/hyperlink" Target="https://duythanhcse.files.wordpress.com/2013/04/7_layout_10.png" TargetMode="External"/><Relationship Id="rId110" Type="http://schemas.openxmlformats.org/officeDocument/2006/relationships/image" Target="media/image16.png"/><Relationship Id="rId115" Type="http://schemas.openxmlformats.org/officeDocument/2006/relationships/hyperlink" Target="https://duythanhcse.files.wordpress.com/2013/04/10_common_control_0.png" TargetMode="External"/><Relationship Id="rId131" Type="http://schemas.openxmlformats.org/officeDocument/2006/relationships/image" Target="media/image29.png"/><Relationship Id="rId136" Type="http://schemas.openxmlformats.org/officeDocument/2006/relationships/image" Target="media/image34.png"/><Relationship Id="rId157" Type="http://schemas.openxmlformats.org/officeDocument/2006/relationships/fontTable" Target="fontTable.xml"/><Relationship Id="rId61" Type="http://schemas.openxmlformats.org/officeDocument/2006/relationships/hyperlink" Target="https://vi.wikipedia.org/wiki/Li%C3%AAn_minh_thi%E1%BA%BFt_b%E1%BB%8B_c%E1%BA%A7m_tay_m%E1%BB%9F" TargetMode="External"/><Relationship Id="rId82" Type="http://schemas.openxmlformats.org/officeDocument/2006/relationships/image" Target="media/image3.jpeg"/><Relationship Id="rId152" Type="http://schemas.openxmlformats.org/officeDocument/2006/relationships/hyperlink" Target="https://viblo.asia/p/nodejs-voi-express-framework-rQOvPKVgkYj" TargetMode="External"/><Relationship Id="rId19" Type="http://schemas.openxmlformats.org/officeDocument/2006/relationships/hyperlink" Target="https://vi.wikipedia.org/wiki/MySQL" TargetMode="External"/><Relationship Id="rId14" Type="http://schemas.openxmlformats.org/officeDocument/2006/relationships/hyperlink" Target="https://vi.wikipedia.org/wiki/Visual_FoxPro" TargetMode="External"/><Relationship Id="rId30" Type="http://schemas.openxmlformats.org/officeDocument/2006/relationships/hyperlink" Target="https://vi.wikipedia.org/w/index.php?title=Kh%C3%A1ch/ch%E1%BB%A7&amp;action=edit&amp;redlink=1" TargetMode="External"/><Relationship Id="rId35" Type="http://schemas.openxmlformats.org/officeDocument/2006/relationships/hyperlink" Target="https://vi.wikipedia.org/wiki/Ng%C3%B4n_ng%E1%BB%AF_l%E1%BA%ADp_tr%C3%ACnh" TargetMode="External"/><Relationship Id="rId56" Type="http://schemas.openxmlformats.org/officeDocument/2006/relationships/hyperlink" Target="https://vi.wikipedia.org/wiki/Linux" TargetMode="External"/><Relationship Id="rId77" Type="http://schemas.openxmlformats.org/officeDocument/2006/relationships/hyperlink" Target="https://en.wikipedia.org/wiki/Android_Nougat" TargetMode="External"/><Relationship Id="rId100" Type="http://schemas.openxmlformats.org/officeDocument/2006/relationships/image" Target="media/image11.png"/><Relationship Id="rId105" Type="http://schemas.openxmlformats.org/officeDocument/2006/relationships/hyperlink" Target="https://duythanhcse.files.wordpress.com/2013/04/7_layout_20.png" TargetMode="External"/><Relationship Id="rId126" Type="http://schemas.openxmlformats.org/officeDocument/2006/relationships/image" Target="media/image24.png"/><Relationship Id="rId14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hyperlink" Target="https://vi.wikipedia.org/wiki/11_th%C3%A1ng_12" TargetMode="External"/><Relationship Id="rId72" Type="http://schemas.openxmlformats.org/officeDocument/2006/relationships/hyperlink" Target="https://en.wikipedia.org/wiki/Android_Ice_Cream_Sandwich" TargetMode="External"/><Relationship Id="rId93" Type="http://schemas.openxmlformats.org/officeDocument/2006/relationships/hyperlink" Target="https://duythanhcse.files.wordpress.com/2013/04/7_layout_13.png" TargetMode="External"/><Relationship Id="rId98" Type="http://schemas.openxmlformats.org/officeDocument/2006/relationships/image" Target="media/image10.png"/><Relationship Id="rId121" Type="http://schemas.openxmlformats.org/officeDocument/2006/relationships/hyperlink" Target="https://duythanhcse.files.wordpress.com/2013/04/11_chk_rad_3.png" TargetMode="External"/><Relationship Id="rId142"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s://vi.wikipedia.org/wiki/C%C6%A1_s%E1%BB%9F_d%E1%BB%AF_li%E1%BB%87u" TargetMode="External"/><Relationship Id="rId46" Type="http://schemas.openxmlformats.org/officeDocument/2006/relationships/hyperlink" Target="https://vi.wikipedia.org/wiki/C_th%C4%83ng" TargetMode="External"/><Relationship Id="rId67" Type="http://schemas.openxmlformats.org/officeDocument/2006/relationships/hyperlink" Target="https://en.wikipedia.org/wiki/Android_Donut" TargetMode="External"/><Relationship Id="rId116" Type="http://schemas.openxmlformats.org/officeDocument/2006/relationships/image" Target="media/image19.png"/><Relationship Id="rId137" Type="http://schemas.openxmlformats.org/officeDocument/2006/relationships/hyperlink" Target="http://www.google.com/design/spec/components/buttons-floating-action-button.html" TargetMode="External"/><Relationship Id="rId158" Type="http://schemas.openxmlformats.org/officeDocument/2006/relationships/theme" Target="theme/theme1.xml"/><Relationship Id="rId20" Type="http://schemas.openxmlformats.org/officeDocument/2006/relationships/hyperlink" Target="https://vi.wikipedia.org/wiki/Tag" TargetMode="External"/><Relationship Id="rId41" Type="http://schemas.openxmlformats.org/officeDocument/2006/relationships/hyperlink" Target="https://vi.wikipedia.org/wiki/Bytecode" TargetMode="External"/><Relationship Id="rId62" Type="http://schemas.openxmlformats.org/officeDocument/2006/relationships/hyperlink" Target="https://vi.wikipedia.org/wiki/Ph%E1%BA%A7n_c%E1%BB%A9ng" TargetMode="External"/><Relationship Id="rId83" Type="http://schemas.openxmlformats.org/officeDocument/2006/relationships/image" Target="media/image4.png"/><Relationship Id="rId88" Type="http://schemas.openxmlformats.org/officeDocument/2006/relationships/image" Target="media/image5.png"/><Relationship Id="rId111" Type="http://schemas.openxmlformats.org/officeDocument/2006/relationships/hyperlink" Target="https://duythanhcse.files.wordpress.com/2013/04/7_layout_23.png" TargetMode="External"/><Relationship Id="rId132" Type="http://schemas.openxmlformats.org/officeDocument/2006/relationships/image" Target="media/image30.png"/><Relationship Id="rId153" Type="http://schemas.openxmlformats.org/officeDocument/2006/relationships/hyperlink" Target="https://kipalog.com/posts/Hoc-MongoDB--Bai-1--MongoDB-la-gi" TargetMode="External"/><Relationship Id="rId15" Type="http://schemas.openxmlformats.org/officeDocument/2006/relationships/hyperlink" Target="https://vi.wikipedia.org/wiki/Quan_h%E1%BB%87" TargetMode="External"/><Relationship Id="rId36" Type="http://schemas.openxmlformats.org/officeDocument/2006/relationships/hyperlink" Target="https://vi.wikipedia.org/wiki/L%E1%BA%ADp_tr%C3%ACnh_h%C6%B0%E1%BB%9Bng_%C4%91%E1%BB%91i_t%C6%B0%E1%BB%A3ng" TargetMode="External"/><Relationship Id="rId57" Type="http://schemas.openxmlformats.org/officeDocument/2006/relationships/hyperlink" Target="https://vi.wikipedia.org/wiki/M%C3%A0n_h%C3%ACnh_c%E1%BA%A3m_%E1%BB%A9ng" TargetMode="External"/><Relationship Id="rId106" Type="http://schemas.openxmlformats.org/officeDocument/2006/relationships/image" Target="media/image14.png"/><Relationship Id="rId12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52" Type="http://schemas.openxmlformats.org/officeDocument/2006/relationships/hyperlink" Target="https://vi.wikipedia.org/wiki/2006" TargetMode="External"/><Relationship Id="rId73" Type="http://schemas.openxmlformats.org/officeDocument/2006/relationships/hyperlink" Target="https://en.wikipedia.org/wiki/Android_Jelly_Bean" TargetMode="External"/><Relationship Id="rId78" Type="http://schemas.openxmlformats.org/officeDocument/2006/relationships/hyperlink" Target="http://www.oracle.com/technetwork/java/javase/downloads/index.html" TargetMode="External"/><Relationship Id="rId94" Type="http://schemas.openxmlformats.org/officeDocument/2006/relationships/image" Target="media/image8.png"/><Relationship Id="rId99" Type="http://schemas.openxmlformats.org/officeDocument/2006/relationships/hyperlink" Target="https://duythanhcse.files.wordpress.com/2013/04/7_layout_16.png" TargetMode="External"/><Relationship Id="rId101" Type="http://schemas.openxmlformats.org/officeDocument/2006/relationships/hyperlink" Target="https://duythanhcse.files.wordpress.com/2013/04/7_layout_17.png" TargetMode="External"/><Relationship Id="rId122" Type="http://schemas.openxmlformats.org/officeDocument/2006/relationships/image" Target="media/image22.png"/><Relationship Id="rId143" Type="http://schemas.openxmlformats.org/officeDocument/2006/relationships/image" Target="media/image38.PNG"/><Relationship Id="rId148"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ndex.php?title=T%C3%ADnh_to%C3%A0n_v%E1%BA%B9n_(giao_d%E1%BB%8Bch)&amp;action=edit&amp;redlink=1" TargetMode="External"/><Relationship Id="rId47" Type="http://schemas.openxmlformats.org/officeDocument/2006/relationships/hyperlink" Target="https://vi.wikipedia.org/wiki/C%C3%BA_ph%C3%A1p_h%E1%BB%8Dc" TargetMode="External"/><Relationship Id="rId68" Type="http://schemas.openxmlformats.org/officeDocument/2006/relationships/hyperlink" Target="https://en.wikipedia.org/wiki/Android_Eclair" TargetMode="External"/><Relationship Id="rId89" Type="http://schemas.openxmlformats.org/officeDocument/2006/relationships/hyperlink" Target="https://duythanhcse.files.wordpress.com/2013/04/7_layout_11.png" TargetMode="External"/><Relationship Id="rId112" Type="http://schemas.openxmlformats.org/officeDocument/2006/relationships/image" Target="media/image17.png"/><Relationship Id="rId133" Type="http://schemas.openxmlformats.org/officeDocument/2006/relationships/image" Target="media/image31.png"/><Relationship Id="rId154" Type="http://schemas.openxmlformats.org/officeDocument/2006/relationships/hyperlink" Target="https://viblo.asia/p/nodejs-va-socketio-can-ban-jlA7GKxdvKZQ" TargetMode="External"/><Relationship Id="rId16" Type="http://schemas.openxmlformats.org/officeDocument/2006/relationships/hyperlink" Target="https://vi.wikipedia.org/wiki/Kh%C3%B3a_ch%C3%ADnh" TargetMode="External"/><Relationship Id="rId37" Type="http://schemas.openxmlformats.org/officeDocument/2006/relationships/hyperlink" Target="https://vi.wikipedia.org/wiki/Tr%C3%ACnh_bi%C3%AAn_d%E1%BB%8Bch" TargetMode="External"/><Relationship Id="rId58" Type="http://schemas.openxmlformats.org/officeDocument/2006/relationships/hyperlink" Target="https://vi.wikipedia.org/wiki/%C4%90i%E1%BB%87n_tho%E1%BA%A1i_th%C3%B4ng_minh" TargetMode="External"/><Relationship Id="rId79" Type="http://schemas.openxmlformats.org/officeDocument/2006/relationships/hyperlink" Target="http://windybook.com/java-bai-2-thiet-lap-bien-moi-truong-java-va-cai-dat-ide-netbean/" TargetMode="External"/><Relationship Id="rId102" Type="http://schemas.openxmlformats.org/officeDocument/2006/relationships/image" Target="media/image12.png"/><Relationship Id="rId123" Type="http://schemas.openxmlformats.org/officeDocument/2006/relationships/hyperlink" Target="https://duythanhcse.files.wordpress.com/2013/04/11_chk_rad_5.png" TargetMode="External"/><Relationship Id="rId144" Type="http://schemas.openxmlformats.org/officeDocument/2006/relationships/image" Target="media/image39.png"/><Relationship Id="rId90" Type="http://schemas.openxmlformats.org/officeDocument/2006/relationships/image" Target="media/image6.png"/><Relationship Id="rId27" Type="http://schemas.openxmlformats.org/officeDocument/2006/relationships/hyperlink" Target="https://vi.wikipedia.org/wiki/Ph%E1%BA%A7n_c%E1%BB%A9ng" TargetMode="External"/><Relationship Id="rId48" Type="http://schemas.openxmlformats.org/officeDocument/2006/relationships/hyperlink" Target="https://vi.wikipedia.org/wiki/C_(ng%C3%B4n_ng%E1%BB%AF_l%E1%BA%ADp_tr%C3%ACnh)" TargetMode="External"/><Relationship Id="rId69" Type="http://schemas.openxmlformats.org/officeDocument/2006/relationships/hyperlink" Target="https://en.wikipedia.org/wiki/Android_Froyo" TargetMode="External"/><Relationship Id="rId113" Type="http://schemas.openxmlformats.org/officeDocument/2006/relationships/hyperlink" Target="https://duythanhcse.files.wordpress.com/2013/04/7_layout_24.png" TargetMode="External"/><Relationship Id="rId134"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AD341-9172-4F68-9000-FA1DC66FD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74</Pages>
  <Words>14762</Words>
  <Characters>84148</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40</cp:revision>
  <dcterms:created xsi:type="dcterms:W3CDTF">2018-03-03T07:39:00Z</dcterms:created>
  <dcterms:modified xsi:type="dcterms:W3CDTF">2018-04-27T00:54:00Z</dcterms:modified>
</cp:coreProperties>
</file>