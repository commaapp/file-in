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C5884" w:rsidRDefault="006C5884" w:rsidP="00547EC1">
      <w:pPr>
        <w:spacing w:line="26" w:lineRule="atLeast"/>
        <w:ind w:firstLine="709"/>
        <w:jc w:val="center"/>
        <w:rPr>
          <w:rFonts w:cs="Times New Roman"/>
          <w:b/>
          <w:szCs w:val="28"/>
        </w:rPr>
      </w:pPr>
      <w:bookmarkStart w:id="0" w:name="_Toc475801466"/>
    </w:p>
    <w:p w:rsidR="00D716A8" w:rsidRPr="000A136D" w:rsidRDefault="00D716A8" w:rsidP="00547EC1">
      <w:pPr>
        <w:spacing w:line="26" w:lineRule="atLeast"/>
        <w:ind w:firstLine="709"/>
        <w:jc w:val="center"/>
        <w:rPr>
          <w:rFonts w:cs="Times New Roman"/>
          <w:b/>
          <w:szCs w:val="28"/>
        </w:rPr>
      </w:pPr>
      <w:r w:rsidRPr="000A136D">
        <w:rPr>
          <w:rFonts w:cs="Times New Roman"/>
          <w:b/>
          <w:noProof/>
          <w:szCs w:val="28"/>
          <w:lang w:eastAsia="en-US"/>
        </w:rPr>
        <mc:AlternateContent>
          <mc:Choice Requires="wpg">
            <w:drawing>
              <wp:anchor distT="0" distB="0" distL="114300" distR="114300" simplePos="0" relativeHeight="251665408" behindDoc="0" locked="0" layoutInCell="1" allowOverlap="1" wp14:anchorId="59FB708A" wp14:editId="1E195280">
                <wp:simplePos x="0" y="0"/>
                <wp:positionH relativeFrom="column">
                  <wp:posOffset>-224287</wp:posOffset>
                </wp:positionH>
                <wp:positionV relativeFrom="paragraph">
                  <wp:posOffset>-612475</wp:posOffset>
                </wp:positionV>
                <wp:extent cx="6248400" cy="9099877"/>
                <wp:effectExtent l="0" t="0" r="19050" b="25400"/>
                <wp:wrapNone/>
                <wp:docPr id="762" name="Group 7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48400" cy="9099877"/>
                          <a:chOff x="1625" y="1003"/>
                          <a:chExt cx="9158" cy="14683"/>
                        </a:xfrm>
                      </wpg:grpSpPr>
                      <wps:wsp>
                        <wps:cNvPr id="763" name="Freeform 72"/>
                        <wps:cNvSpPr>
                          <a:spLocks/>
                        </wps:cNvSpPr>
                        <wps:spPr bwMode="auto">
                          <a:xfrm>
                            <a:off x="9329" y="1003"/>
                            <a:ext cx="821" cy="854"/>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764" name="Freeform 73"/>
                        <wps:cNvSpPr>
                          <a:spLocks/>
                        </wps:cNvSpPr>
                        <wps:spPr bwMode="auto">
                          <a:xfrm>
                            <a:off x="9780" y="1478"/>
                            <a:ext cx="77" cy="182"/>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765" name="Freeform 74"/>
                        <wps:cNvSpPr>
                          <a:spLocks/>
                        </wps:cNvSpPr>
                        <wps:spPr bwMode="auto">
                          <a:xfrm>
                            <a:off x="9857" y="1655"/>
                            <a:ext cx="62" cy="87"/>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766" name="Freeform 75"/>
                        <wps:cNvSpPr>
                          <a:spLocks/>
                        </wps:cNvSpPr>
                        <wps:spPr bwMode="auto">
                          <a:xfrm>
                            <a:off x="8513" y="1046"/>
                            <a:ext cx="1190" cy="614"/>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767" name="Freeform 76"/>
                        <wps:cNvSpPr>
                          <a:spLocks/>
                        </wps:cNvSpPr>
                        <wps:spPr bwMode="auto">
                          <a:xfrm>
                            <a:off x="10106" y="1012"/>
                            <a:ext cx="648" cy="317"/>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768" name="Freeform 77"/>
                        <wps:cNvSpPr>
                          <a:spLocks/>
                        </wps:cNvSpPr>
                        <wps:spPr bwMode="auto">
                          <a:xfrm>
                            <a:off x="10073" y="1171"/>
                            <a:ext cx="566" cy="652"/>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769" name="Freeform 78"/>
                        <wps:cNvSpPr>
                          <a:spLocks/>
                        </wps:cNvSpPr>
                        <wps:spPr bwMode="auto">
                          <a:xfrm>
                            <a:off x="10126" y="1185"/>
                            <a:ext cx="523" cy="706"/>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0 w 523"/>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0" y="638"/>
                                </a:lnTo>
                                <a:lnTo>
                                  <a:pt x="513" y="0"/>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770" name="Freeform 79"/>
                        <wps:cNvSpPr>
                          <a:spLocks/>
                        </wps:cNvSpPr>
                        <wps:spPr bwMode="auto">
                          <a:xfrm>
                            <a:off x="9914" y="1843"/>
                            <a:ext cx="159" cy="192"/>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771" name="Freeform 80"/>
                        <wps:cNvSpPr>
                          <a:spLocks/>
                        </wps:cNvSpPr>
                        <wps:spPr bwMode="auto">
                          <a:xfrm>
                            <a:off x="9958" y="1891"/>
                            <a:ext cx="153" cy="196"/>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772" name="Freeform 81"/>
                        <wps:cNvSpPr>
                          <a:spLocks/>
                        </wps:cNvSpPr>
                        <wps:spPr bwMode="auto">
                          <a:xfrm>
                            <a:off x="10082" y="1843"/>
                            <a:ext cx="140" cy="182"/>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773" name="Freeform 82"/>
                        <wps:cNvSpPr>
                          <a:spLocks/>
                        </wps:cNvSpPr>
                        <wps:spPr bwMode="auto">
                          <a:xfrm>
                            <a:off x="10097" y="1790"/>
                            <a:ext cx="686" cy="1027"/>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774" name="Freeform 83"/>
                        <wps:cNvSpPr>
                          <a:spLocks/>
                        </wps:cNvSpPr>
                        <wps:spPr bwMode="auto">
                          <a:xfrm>
                            <a:off x="10255" y="2155"/>
                            <a:ext cx="149" cy="96"/>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775" name="Freeform 84"/>
                        <wps:cNvSpPr>
                          <a:spLocks/>
                        </wps:cNvSpPr>
                        <wps:spPr bwMode="auto">
                          <a:xfrm>
                            <a:off x="10193" y="2083"/>
                            <a:ext cx="67" cy="76"/>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776" name="Freeform 85"/>
                        <wps:cNvSpPr>
                          <a:spLocks/>
                        </wps:cNvSpPr>
                        <wps:spPr bwMode="auto">
                          <a:xfrm>
                            <a:off x="10260" y="2351"/>
                            <a:ext cx="490" cy="1488"/>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777" name="Freeform 86"/>
                        <wps:cNvSpPr>
                          <a:spLocks/>
                        </wps:cNvSpPr>
                        <wps:spPr bwMode="auto">
                          <a:xfrm>
                            <a:off x="10524" y="1041"/>
                            <a:ext cx="250" cy="806"/>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778" name="Freeform 87"/>
                        <wps:cNvSpPr>
                          <a:spLocks/>
                        </wps:cNvSpPr>
                        <wps:spPr bwMode="auto">
                          <a:xfrm>
                            <a:off x="9948" y="14812"/>
                            <a:ext cx="149" cy="173"/>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779" name="Freeform 88"/>
                        <wps:cNvSpPr>
                          <a:spLocks/>
                        </wps:cNvSpPr>
                        <wps:spPr bwMode="auto">
                          <a:xfrm>
                            <a:off x="9314" y="14831"/>
                            <a:ext cx="821" cy="855"/>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780" name="Freeform 89"/>
                        <wps:cNvSpPr>
                          <a:spLocks/>
                        </wps:cNvSpPr>
                        <wps:spPr bwMode="auto">
                          <a:xfrm>
                            <a:off x="9766" y="15028"/>
                            <a:ext cx="76" cy="183"/>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781" name="Freeform 90"/>
                        <wps:cNvSpPr>
                          <a:spLocks/>
                        </wps:cNvSpPr>
                        <wps:spPr bwMode="auto">
                          <a:xfrm>
                            <a:off x="9842" y="14947"/>
                            <a:ext cx="63" cy="86"/>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782" name="Freeform 91"/>
                        <wps:cNvSpPr>
                          <a:spLocks/>
                        </wps:cNvSpPr>
                        <wps:spPr bwMode="auto">
                          <a:xfrm>
                            <a:off x="8498" y="15028"/>
                            <a:ext cx="1191" cy="615"/>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783" name="Freeform 92"/>
                        <wps:cNvSpPr>
                          <a:spLocks/>
                        </wps:cNvSpPr>
                        <wps:spPr bwMode="auto">
                          <a:xfrm>
                            <a:off x="10092" y="15359"/>
                            <a:ext cx="648" cy="317"/>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784" name="Freeform 93"/>
                        <wps:cNvSpPr>
                          <a:spLocks/>
                        </wps:cNvSpPr>
                        <wps:spPr bwMode="auto">
                          <a:xfrm>
                            <a:off x="10058" y="14865"/>
                            <a:ext cx="567" cy="653"/>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785" name="Freeform 94"/>
                        <wps:cNvSpPr>
                          <a:spLocks/>
                        </wps:cNvSpPr>
                        <wps:spPr bwMode="auto">
                          <a:xfrm>
                            <a:off x="10111" y="14798"/>
                            <a:ext cx="523" cy="705"/>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39" y="9"/>
                                </a:lnTo>
                                <a:lnTo>
                                  <a:pt x="0" y="67"/>
                                </a:lnTo>
                                <a:lnTo>
                                  <a:pt x="514" y="705"/>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786" name="Freeform 95"/>
                        <wps:cNvSpPr>
                          <a:spLocks/>
                        </wps:cNvSpPr>
                        <wps:spPr bwMode="auto">
                          <a:xfrm>
                            <a:off x="9900" y="14654"/>
                            <a:ext cx="158" cy="187"/>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787" name="Freeform 96"/>
                        <wps:cNvSpPr>
                          <a:spLocks/>
                        </wps:cNvSpPr>
                        <wps:spPr bwMode="auto">
                          <a:xfrm>
                            <a:off x="9943" y="14601"/>
                            <a:ext cx="154" cy="197"/>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788" name="Freeform 97"/>
                        <wps:cNvSpPr>
                          <a:spLocks/>
                        </wps:cNvSpPr>
                        <wps:spPr bwMode="auto">
                          <a:xfrm>
                            <a:off x="10068" y="14663"/>
                            <a:ext cx="139" cy="183"/>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789" name="Freeform 98"/>
                        <wps:cNvSpPr>
                          <a:spLocks/>
                        </wps:cNvSpPr>
                        <wps:spPr bwMode="auto">
                          <a:xfrm>
                            <a:off x="10082" y="13871"/>
                            <a:ext cx="687" cy="1028"/>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790" name="Freeform 99"/>
                        <wps:cNvSpPr>
                          <a:spLocks/>
                        </wps:cNvSpPr>
                        <wps:spPr bwMode="auto">
                          <a:xfrm>
                            <a:off x="10241" y="14433"/>
                            <a:ext cx="144" cy="96"/>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791" name="Freeform 100"/>
                        <wps:cNvSpPr>
                          <a:spLocks/>
                        </wps:cNvSpPr>
                        <wps:spPr bwMode="auto">
                          <a:xfrm>
                            <a:off x="10178" y="14529"/>
                            <a:ext cx="68" cy="77"/>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792" name="Freeform 101"/>
                        <wps:cNvSpPr>
                          <a:spLocks/>
                        </wps:cNvSpPr>
                        <wps:spPr bwMode="auto">
                          <a:xfrm>
                            <a:off x="10241" y="12849"/>
                            <a:ext cx="494" cy="1488"/>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793" name="Freeform 102"/>
                        <wps:cNvSpPr>
                          <a:spLocks/>
                        </wps:cNvSpPr>
                        <wps:spPr bwMode="auto">
                          <a:xfrm>
                            <a:off x="10505" y="14841"/>
                            <a:ext cx="254" cy="811"/>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794" name="Freeform 103"/>
                        <wps:cNvSpPr>
                          <a:spLocks/>
                        </wps:cNvSpPr>
                        <wps:spPr bwMode="auto">
                          <a:xfrm>
                            <a:off x="2292" y="1703"/>
                            <a:ext cx="149" cy="173"/>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795" name="Freeform 104"/>
                        <wps:cNvSpPr>
                          <a:spLocks/>
                        </wps:cNvSpPr>
                        <wps:spPr bwMode="auto">
                          <a:xfrm>
                            <a:off x="2258" y="1003"/>
                            <a:ext cx="816" cy="854"/>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796" name="Freeform 105"/>
                        <wps:cNvSpPr>
                          <a:spLocks/>
                        </wps:cNvSpPr>
                        <wps:spPr bwMode="auto">
                          <a:xfrm>
                            <a:off x="2546" y="1478"/>
                            <a:ext cx="77" cy="182"/>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797" name="Freeform 106"/>
                        <wps:cNvSpPr>
                          <a:spLocks/>
                        </wps:cNvSpPr>
                        <wps:spPr bwMode="auto">
                          <a:xfrm>
                            <a:off x="2484" y="1655"/>
                            <a:ext cx="62" cy="87"/>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798" name="Freeform 107"/>
                        <wps:cNvSpPr>
                          <a:spLocks/>
                        </wps:cNvSpPr>
                        <wps:spPr bwMode="auto">
                          <a:xfrm>
                            <a:off x="2700" y="1046"/>
                            <a:ext cx="1190" cy="614"/>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799" name="Freeform 108"/>
                        <wps:cNvSpPr>
                          <a:spLocks/>
                        </wps:cNvSpPr>
                        <wps:spPr bwMode="auto">
                          <a:xfrm>
                            <a:off x="1654" y="1012"/>
                            <a:ext cx="643" cy="317"/>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800" name="Freeform 109"/>
                        <wps:cNvSpPr>
                          <a:spLocks/>
                        </wps:cNvSpPr>
                        <wps:spPr bwMode="auto">
                          <a:xfrm>
                            <a:off x="1769" y="1171"/>
                            <a:ext cx="561" cy="652"/>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801" name="Freeform 110"/>
                        <wps:cNvSpPr>
                          <a:spLocks/>
                        </wps:cNvSpPr>
                        <wps:spPr bwMode="auto">
                          <a:xfrm>
                            <a:off x="1754" y="1185"/>
                            <a:ext cx="524" cy="706"/>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524" y="638"/>
                                </a:lnTo>
                                <a:lnTo>
                                  <a:pt x="15" y="0"/>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802" name="Freeform 111"/>
                        <wps:cNvSpPr>
                          <a:spLocks/>
                        </wps:cNvSpPr>
                        <wps:spPr bwMode="auto">
                          <a:xfrm>
                            <a:off x="2330" y="1843"/>
                            <a:ext cx="164" cy="192"/>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803" name="Freeform 112"/>
                        <wps:cNvSpPr>
                          <a:spLocks/>
                        </wps:cNvSpPr>
                        <wps:spPr bwMode="auto">
                          <a:xfrm>
                            <a:off x="2297" y="1891"/>
                            <a:ext cx="149" cy="196"/>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804" name="Freeform 113"/>
                        <wps:cNvSpPr>
                          <a:spLocks/>
                        </wps:cNvSpPr>
                        <wps:spPr bwMode="auto">
                          <a:xfrm>
                            <a:off x="2182" y="1843"/>
                            <a:ext cx="139" cy="182"/>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805" name="Freeform 114"/>
                        <wps:cNvSpPr>
                          <a:spLocks/>
                        </wps:cNvSpPr>
                        <wps:spPr bwMode="auto">
                          <a:xfrm>
                            <a:off x="1625" y="1790"/>
                            <a:ext cx="681" cy="1027"/>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806" name="Freeform 115"/>
                        <wps:cNvSpPr>
                          <a:spLocks/>
                        </wps:cNvSpPr>
                        <wps:spPr bwMode="auto">
                          <a:xfrm>
                            <a:off x="2004" y="2155"/>
                            <a:ext cx="149" cy="96"/>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807" name="Freeform 116"/>
                        <wps:cNvSpPr>
                          <a:spLocks/>
                        </wps:cNvSpPr>
                        <wps:spPr bwMode="auto">
                          <a:xfrm>
                            <a:off x="2143" y="2083"/>
                            <a:ext cx="72" cy="76"/>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808" name="Freeform 117"/>
                        <wps:cNvSpPr>
                          <a:spLocks/>
                        </wps:cNvSpPr>
                        <wps:spPr bwMode="auto">
                          <a:xfrm>
                            <a:off x="1654" y="2351"/>
                            <a:ext cx="494" cy="1488"/>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809" name="Freeform 118"/>
                        <wps:cNvSpPr>
                          <a:spLocks/>
                        </wps:cNvSpPr>
                        <wps:spPr bwMode="auto">
                          <a:xfrm>
                            <a:off x="1630" y="1041"/>
                            <a:ext cx="254" cy="806"/>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810" name="Rectangle 119"/>
                        <wps:cNvSpPr>
                          <a:spLocks noChangeArrowheads="1"/>
                        </wps:cNvSpPr>
                        <wps:spPr bwMode="auto">
                          <a:xfrm>
                            <a:off x="1759" y="4055"/>
                            <a:ext cx="82" cy="8506"/>
                          </a:xfrm>
                          <a:prstGeom prst="rect">
                            <a:avLst/>
                          </a:prstGeom>
                          <a:gradFill rotWithShape="0">
                            <a:gsLst>
                              <a:gs pos="0">
                                <a:srgbClr val="7F7F7F"/>
                              </a:gs>
                              <a:gs pos="100000">
                                <a:srgbClr val="000000"/>
                              </a:gs>
                            </a:gsLst>
                            <a:lin ang="2700000" scaled="1"/>
                          </a:gradFill>
                          <a:ln w="12700">
                            <a:solidFill>
                              <a:srgbClr val="F2F2F2"/>
                            </a:solidFill>
                            <a:miter lim="800000"/>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811" name="Rectangle 120"/>
                        <wps:cNvSpPr>
                          <a:spLocks noChangeArrowheads="1"/>
                        </wps:cNvSpPr>
                        <wps:spPr bwMode="auto">
                          <a:xfrm>
                            <a:off x="4087" y="1166"/>
                            <a:ext cx="4253" cy="86"/>
                          </a:xfrm>
                          <a:prstGeom prst="rect">
                            <a:avLst/>
                          </a:prstGeom>
                          <a:gradFill rotWithShape="0">
                            <a:gsLst>
                              <a:gs pos="0">
                                <a:srgbClr val="7F7F7F"/>
                              </a:gs>
                              <a:gs pos="100000">
                                <a:srgbClr val="000000"/>
                              </a:gs>
                            </a:gsLst>
                            <a:lin ang="2700000" scaled="1"/>
                          </a:gradFill>
                          <a:ln w="12700">
                            <a:solidFill>
                              <a:srgbClr val="F2F2F2"/>
                            </a:solidFill>
                            <a:miter lim="800000"/>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812" name="Freeform 121"/>
                        <wps:cNvSpPr>
                          <a:spLocks/>
                        </wps:cNvSpPr>
                        <wps:spPr bwMode="auto">
                          <a:xfrm>
                            <a:off x="2326" y="14812"/>
                            <a:ext cx="144" cy="173"/>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813" name="Freeform 122"/>
                        <wps:cNvSpPr>
                          <a:spLocks/>
                        </wps:cNvSpPr>
                        <wps:spPr bwMode="auto">
                          <a:xfrm>
                            <a:off x="2287" y="14831"/>
                            <a:ext cx="816" cy="855"/>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814" name="Freeform 123"/>
                        <wps:cNvSpPr>
                          <a:spLocks/>
                        </wps:cNvSpPr>
                        <wps:spPr bwMode="auto">
                          <a:xfrm>
                            <a:off x="2575" y="15028"/>
                            <a:ext cx="77" cy="183"/>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815" name="Freeform 124"/>
                        <wps:cNvSpPr>
                          <a:spLocks/>
                        </wps:cNvSpPr>
                        <wps:spPr bwMode="auto">
                          <a:xfrm>
                            <a:off x="2518" y="14947"/>
                            <a:ext cx="57" cy="86"/>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816" name="Freeform 125"/>
                        <wps:cNvSpPr>
                          <a:spLocks/>
                        </wps:cNvSpPr>
                        <wps:spPr bwMode="auto">
                          <a:xfrm>
                            <a:off x="2729" y="15028"/>
                            <a:ext cx="1195" cy="615"/>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817" name="Freeform 126"/>
                        <wps:cNvSpPr>
                          <a:spLocks/>
                        </wps:cNvSpPr>
                        <wps:spPr bwMode="auto">
                          <a:xfrm>
                            <a:off x="1682" y="15359"/>
                            <a:ext cx="648" cy="317"/>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818" name="Freeform 127"/>
                        <wps:cNvSpPr>
                          <a:spLocks/>
                        </wps:cNvSpPr>
                        <wps:spPr bwMode="auto">
                          <a:xfrm>
                            <a:off x="1798" y="14865"/>
                            <a:ext cx="566" cy="653"/>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08" y="0"/>
                                </a:lnTo>
                                <a:lnTo>
                                  <a:pt x="0" y="638"/>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819" name="Freeform 128"/>
                        <wps:cNvSpPr>
                          <a:spLocks/>
                        </wps:cNvSpPr>
                        <wps:spPr bwMode="auto">
                          <a:xfrm>
                            <a:off x="1788" y="14798"/>
                            <a:ext cx="518" cy="705"/>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518" y="67"/>
                                </a:lnTo>
                                <a:lnTo>
                                  <a:pt x="10" y="705"/>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820" name="Freeform 129"/>
                        <wps:cNvSpPr>
                          <a:spLocks/>
                        </wps:cNvSpPr>
                        <wps:spPr bwMode="auto">
                          <a:xfrm>
                            <a:off x="2364" y="14654"/>
                            <a:ext cx="158" cy="187"/>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821" name="Freeform 130"/>
                        <wps:cNvSpPr>
                          <a:spLocks/>
                        </wps:cNvSpPr>
                        <wps:spPr bwMode="auto">
                          <a:xfrm>
                            <a:off x="2326" y="14601"/>
                            <a:ext cx="153" cy="197"/>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822" name="Freeform 131"/>
                        <wps:cNvSpPr>
                          <a:spLocks/>
                        </wps:cNvSpPr>
                        <wps:spPr bwMode="auto">
                          <a:xfrm>
                            <a:off x="2215" y="14663"/>
                            <a:ext cx="139" cy="183"/>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823" name="Freeform 132"/>
                        <wps:cNvSpPr>
                          <a:spLocks/>
                        </wps:cNvSpPr>
                        <wps:spPr bwMode="auto">
                          <a:xfrm>
                            <a:off x="1654" y="13871"/>
                            <a:ext cx="681" cy="1028"/>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824" name="Freeform 133"/>
                        <wps:cNvSpPr>
                          <a:spLocks/>
                        </wps:cNvSpPr>
                        <wps:spPr bwMode="auto">
                          <a:xfrm>
                            <a:off x="2033" y="14433"/>
                            <a:ext cx="149" cy="96"/>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825" name="Freeform 134"/>
                        <wps:cNvSpPr>
                          <a:spLocks/>
                        </wps:cNvSpPr>
                        <wps:spPr bwMode="auto">
                          <a:xfrm>
                            <a:off x="2177" y="14529"/>
                            <a:ext cx="67" cy="77"/>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826" name="Freeform 135"/>
                        <wps:cNvSpPr>
                          <a:spLocks/>
                        </wps:cNvSpPr>
                        <wps:spPr bwMode="auto">
                          <a:xfrm>
                            <a:off x="1687" y="12849"/>
                            <a:ext cx="490" cy="1488"/>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827" name="Freeform 136"/>
                        <wps:cNvSpPr>
                          <a:spLocks/>
                        </wps:cNvSpPr>
                        <wps:spPr bwMode="auto">
                          <a:xfrm>
                            <a:off x="1663" y="14841"/>
                            <a:ext cx="250" cy="811"/>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828" name="Rectangle 137"/>
                        <wps:cNvSpPr>
                          <a:spLocks noChangeArrowheads="1"/>
                        </wps:cNvSpPr>
                        <wps:spPr bwMode="auto">
                          <a:xfrm>
                            <a:off x="4087" y="15470"/>
                            <a:ext cx="4253" cy="86"/>
                          </a:xfrm>
                          <a:prstGeom prst="rect">
                            <a:avLst/>
                          </a:prstGeom>
                          <a:gradFill rotWithShape="0">
                            <a:gsLst>
                              <a:gs pos="0">
                                <a:srgbClr val="7F7F7F"/>
                              </a:gs>
                              <a:gs pos="100000">
                                <a:srgbClr val="000000"/>
                              </a:gs>
                            </a:gsLst>
                            <a:lin ang="2700000" scaled="1"/>
                          </a:gradFill>
                          <a:ln w="12700">
                            <a:solidFill>
                              <a:srgbClr val="F2F2F2"/>
                            </a:solidFill>
                            <a:miter lim="800000"/>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829" name="Rectangle 138"/>
                        <wps:cNvSpPr>
                          <a:spLocks noChangeArrowheads="1"/>
                        </wps:cNvSpPr>
                        <wps:spPr bwMode="auto">
                          <a:xfrm>
                            <a:off x="10558" y="4118"/>
                            <a:ext cx="86" cy="8505"/>
                          </a:xfrm>
                          <a:prstGeom prst="rect">
                            <a:avLst/>
                          </a:prstGeom>
                          <a:gradFill rotWithShape="0">
                            <a:gsLst>
                              <a:gs pos="0">
                                <a:srgbClr val="7F7F7F"/>
                              </a:gs>
                              <a:gs pos="100000">
                                <a:srgbClr val="000000"/>
                              </a:gs>
                            </a:gsLst>
                            <a:lin ang="2700000" scaled="1"/>
                          </a:gradFill>
                          <a:ln w="12700">
                            <a:solidFill>
                              <a:srgbClr val="F2F2F2"/>
                            </a:solidFill>
                            <a:miter lim="800000"/>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96BD3FE" id="Group 762" o:spid="_x0000_s1026" style="position:absolute;margin-left:-17.65pt;margin-top:-48.25pt;width:492pt;height:716.55pt;z-index:251665408" coordorigin="1625,1003" coordsize="9158,1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">
                <v:shape id="Freeform 72" o:spid="_x0000_s1027" style="position:absolute;left:9329;top:1003;width:821;height:854;visibility:visible;mso-wrap-style:square;v-text-anchor:top" coordsize="821,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zDF8YA&#10;AADcAAAADwAAAGRycy9kb3ducmV2LnhtbESPT4vCMBTE78J+h/AW9iKaugtVqlFEFF3w4h/Q47N5&#10;tsXmpTRRu356syB4HGbmN8xo0phS3Kh2hWUFvW4Egji1uuBMwX636AxAOI+ssbRMCv7IwWT80Rph&#10;ou2dN3Tb+kwECLsEFeTeV4mULs3JoOvaijh4Z1sb9EHWmdQ13gPclPI7imJpsOCwkGNFs5zSy/Zq&#10;FKzt76a9i6fHuYkej8Olfzhdl6zU12czHYLw1Ph3+NVeaQX9+Af+z4QjIMd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uzDF8YAAADcAAAADwAAAAAAAAAAAAAAAACYAgAAZHJz&#10;L2Rvd25yZXYueG1sUEsFBgAAAAAEAAQA9QAAAIsDA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5,-10l278,532r15,-9l312,518r19,-5l350,513r19,l384,518r19,14l422,547r15,19l461,609r14,48l485,705r9,48l513,796r20,29l566,844r43,10l648,844r29,-14l701,801r24,-33l739,720r10,-58l753,600r,-72l749,504r-5,-34l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7f7f7f" strokecolor="#f2f2f2" strokeweight="1pt">
                  <v:fill color2="black" angle="45" focus="100%" type="gradient"/>
                  <v:shadow type="perspective" color="#999" opacity=".5" origin=",.5" offset="0,0" matrix=",-56756f,,.5"/>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shape>
                <v:shape id="Freeform 73" o:spid="_x0000_s1028" style="position:absolute;left:9780;top:1478;width:77;height:182;visibility:visible;mso-wrap-style:square;v-text-anchor:top" coordsize="77,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I2CcYA&#10;AADcAAAADwAAAGRycy9kb3ducmV2LnhtbESPQWvCQBSE7wX/w/KEXopuUoqV6CrSIi29NdGDt2f2&#10;uQlm34bs1qT59d1CocdhZr5h1tvBNuJGna8dK0jnCQji0umajYJDsZ8tQfiArLFxTAq+ycN2M7lb&#10;Y6Zdz590y4MREcI+QwVVCG0mpS8rsujnriWO3sV1FkOUnZG6wz7CbSMfk2QhLdYcFyps6aWi8pp/&#10;WQWFeUjNW56O7jwWff5xet0f01Gp++mwW4EINIT/8F/7XSt4XjzB75l4BOTm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I2CcYAAADcAAAADwAAAAAAAAAAAAAAAACYAgAAZHJz&#10;L2Rvd25yZXYueG1sUEsFBgAAAAAEAAQA9QAAAIsDAAAAAA==&#10;" path="m38,182r10,-9l58,153r9,-19l77,105r,-24l77,53r,-24l72,,67,19,62,43,58,57,53,77,43,86,34,96r-15,l,91r38,91xe" fillcolor="#7f7f7f" strokecolor="#f2f2f2" strokeweight="1pt">
                  <v:fill color2="black" angle="45" focus="100%" type="gradient"/>
                  <v:shadow type="perspective" color="#999" opacity=".5" origin=",.5" offset="0,0" matrix=",-56756f,,.5"/>
                  <v:path arrowok="t" o:connecttype="custom" o:connectlocs="38,182;48,173;58,153;67,134;77,105;77,81;77,53;77,29;72,0;67,19;62,43;58,57;53,77;43,86;34,96;19,96;0,91;38,182" o:connectangles="0,0,0,0,0,0,0,0,0,0,0,0,0,0,0,0,0,0"/>
                </v:shape>
                <v:shape id="Freeform 74" o:spid="_x0000_s1029" style="position:absolute;left:9857;top:1655;width:62;height:87;visibility:visible;mso-wrap-style:square;v-text-anchor:top" coordsize="62,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VNc8YA&#10;AADcAAAADwAAAGRycy9kb3ducmV2LnhtbESPW2sCMRSE34X+h3AE3zRrxdtqlCJKlQrFy4OPx81x&#10;N3RzsmxS3f77Rij0cZiZb5j5srGluFPtjWMF/V4Cgjhz2nCu4HzadCcgfEDWWDomBT/kYbl4ac0x&#10;1e7BB7ofQy4ihH2KCooQqlRKnxVk0fdcRRy9m6sthijrXOoaHxFuS/maJCNp0XBcKLCiVUHZ1/Hb&#10;Rsr7h9X9/W63v0zXn9f1wIyzrVGq027eZiACNeE//NfeagXj0RCeZ+IRkI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ZVNc8YAAADcAAAADwAAAAAAAAAAAAAAAACYAgAAZHJz&#10;L2Rvd25yZXYueG1sUEsFBgAAAAAEAAQA9QAAAIsDAAAAAA==&#10;" path="m53,77l57,53,62,39,57,20,53,5,43,5,38,,33,,29,5r-5,l19,10r-5,5l9,20,,29,,48,5,63,9,77r10,5l29,87,43,82,53,77xe" fillcolor="#7f7f7f" strokecolor="#f2f2f2" strokeweight="1pt">
                  <v:fill color2="black" angle="45" focus="100%" type="gradient"/>
                  <v:shadow type="perspective" color="#999" opacity=".5" origin=",.5" offset="0,0" matrix=",-56756f,,.5"/>
                  <v:path arrowok="t" o:connecttype="custom" o:connectlocs="53,77;57,53;62,39;57,20;53,5;43,5;38,0;33,0;29,5;24,5;19,10;14,15;9,20;0,29;0,48;5,63;9,77;19,82;29,87;43,82;53,77" o:connectangles="0,0,0,0,0,0,0,0,0,0,0,0,0,0,0,0,0,0,0,0,0"/>
                </v:shape>
                <v:shape id="Freeform 75" o:spid="_x0000_s1030" style="position:absolute;left:8513;top:1046;width:1190;height:614;visibility:visible;mso-wrap-style:square;v-text-anchor:top" coordsize="1190,6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jg4O8QA&#10;AADcAAAADwAAAGRycy9kb3ducmV2LnhtbESPQWvCQBSE7wX/w/IKXkrd6GFto6tIQdB60njp7ZF9&#10;JqHZt0t2m8R/3y0UPA4z8w2z3o62FT11oXGsYT7LQBCXzjRcabgW+9c3ECEiG2wdk4Y7BdhuJk9r&#10;zI0b+Ez9JVYiQTjkqKGO0edShrImi2HmPHHybq6zGJPsKmk6HBLctnKRZUpabDgt1Ojpo6by+/Jj&#10;NXySeimCfy+u85NCN/KxH/yX1tPncbcCEWmMj/B/+2A0LJWCvzPpCMjN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Y4ODvEAAAA3AAAAA8AAAAAAAAAAAAAAAAAmAIAAGRycy9k&#10;b3ducmV2LnhtbFBLBQYAAAAABAAEAPUAAACJAw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7f7f7f" strokecolor="#f2f2f2" strokeweight="1pt">
                  <v:fill color2="black" angle="45" focus="100%" type="gradient"/>
                  <v:shadow type="perspective" color="#999" opacity=".5" origin=",.5" offset="0,0" matrix=",-56756f,,.5"/>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shape>
                <v:shape id="Freeform 76" o:spid="_x0000_s1031" style="position:absolute;left:10106;top:1012;width:648;height:317;visibility:visible;mso-wrap-style:square;v-text-anchor:top" coordsize="648,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dD9ccA&#10;AADcAAAADwAAAGRycy9kb3ducmV2LnhtbESPS2vDMBCE74X8B7GF3hq5zcPBiRJCH1BID3mRXDfW&#10;xja2VkZSE7e/vioUchxm5htmtuhMIy7kfGVZwVM/AUGcW11xoWC/e3+cgPABWWNjmRR8k4fFvHc3&#10;w0zbK2/osg2FiBD2GSooQ2gzKX1ekkHfty1x9M7WGQxRukJqh9cIN418TpKxNFhxXCixpZeS8nr7&#10;ZRTIQW5Gw9Xpc/KzPhxfh/WbSwe1Ug/33XIKIlAXbuH/9odWkI5T+DsTj4Cc/w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q3Q/XHAAAA3AAAAA8AAAAAAAAAAAAAAAAAmAIAAGRy&#10;cy9kb3ducmV2LnhtbFBLBQYAAAAABAAEAPUAAACMAwAAAAA=&#10;" path="m44,317l68,288,92,264r28,-29l149,216r34,-24l212,178r33,-19l279,144r33,-9l346,125r38,-10l418,111r38,l495,111r38,9l572,125,648,29,615,19,581,10,548,5,509,,471,,432,,394,5r-43,5l312,19,274,29,231,39,192,53,154,72,120,91,82,115,48,139r,10l48,159r,14l44,187r-5,15l29,211r-9,15l5,240,,250r,9l5,269r10,5l24,283r5,15l39,307r5,10xe" fillcolor="#7f7f7f" strokecolor="#f2f2f2" strokeweight="1pt">
                  <v:fill color2="black" angle="45" focus="100%" type="gradient"/>
                  <v:shadow type="perspective" color="#999" opacity=".5" origin=",.5" offset="0,0" matrix=",-56756f,,.5"/>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shape>
                <v:shape id="Freeform 77" o:spid="_x0000_s1032" style="position:absolute;left:10073;top:1171;width:566;height:652;visibility:visible;mso-wrap-style:square;v-text-anchor:top" coordsize="566,6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Kd28EA&#10;AADcAAAADwAAAGRycy9kb3ducmV2LnhtbERP3WrCMBS+F3yHcITdaaqISte0SFFwGxtMfYBDc9Z2&#10;a05qE9vu7ZeLgZcf33+SjaYRPXWutqxguYhAEBdW11wquF6O8x0I55E1NpZJwS85yNLpJMFY24E/&#10;qT/7UoQQdjEqqLxvYyldUZFBt7AtceC+bGfQB9iVUnc4hHDTyFUUbaTBmkNDhS3lFRU/57tRcFt/&#10;aPfWvHwf7m3+jq+IY3RFpZ5m4/4ZhKfRP8T/7pNWsN2EteFMOAIy/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oCndvBAAAA3AAAAA8AAAAAAAAAAAAAAAAAmAIAAGRycy9kb3du&#10;cmV2LnhtbFBLBQYAAAAABAAEAPUAAACGAw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7f7f7f" strokecolor="#f2f2f2" strokeweight="1pt">
                  <v:fill color2="black" angle="45" focus="100%" type="gradient"/>
                  <v:shadow type="perspective" color="#999" opacity=".5" origin=",.5" offset="0,0" matrix=",-56756f,,.5"/>
                  <v:path arrowok="t" o:connecttype="custom" o:connectlocs="537,4;485,0;451,19;432,48;417,76;413,67;408,33;369,43;317,76;278,134;264,192;249,206;245,177;230,153;206,148;173,177;139,235;125,302;115,384;120,465;134,513;115,523;105,508;96,494;86,480;72,494;57,532;38,566;19,585;0,595;5,600;53,652" o:connectangles="0,0,0,0,0,0,0,0,0,0,0,0,0,0,0,0,0,0,0,0,0,0,0,0,0,0,0,0,0,0,0,0"/>
                </v:shape>
                <v:shape id="Freeform 78" o:spid="_x0000_s1033" style="position:absolute;left:10126;top:1185;width:523;height:706;visibility:visible;mso-wrap-style:square;v-text-anchor:top" coordsize="523,7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UWxlcIA&#10;AADcAAAADwAAAGRycy9kb3ducmV2LnhtbESPT4vCMBTE74LfITxhb5rqobpdo4ig7Enwz97fNs8m&#10;2LyUJtbut98IgsdhZn7DLNe9q0VHbbCeFUwnGQji0mvLlYLLeTdegAgRWWPtmRT8UYD1ajhYYqH9&#10;g4/UnWIlEoRDgQpMjE0hZSgNOQwT3xAn7+pbhzHJtpK6xUeCu1rOsiyXDi2nBYMNbQ2Vt9PdKZj9&#10;7M1m39991h0Wvzaf26surVIfo37zBSJSH9/hV/tbK5jnn/A8k46AXP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RRbGVwgAAANwAAAAPAAAAAAAAAAAAAAAAAJgCAABkcnMvZG93&#10;bnJldi54bWxQSwUGAAAAAAQABAD1AAAAhwM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638,513,xe" fillcolor="#7f7f7f" strokecolor="#f2f2f2" strokeweight="1pt">
                  <v:fill color2="black" angle="45" focus="100%" type="gradient"/>
                  <v:shadow type="perspective" color="#999" opacity=".5" origin=",.5" offset="0,0" matrix=",-56756f,,.5"/>
                  <v:path arrowok="t" o:connecttype="custom" o:connectlocs="523,34;523,96;504,139;484,168;460,182;470,187;494,197;489,240;460,307;417,360;369,374;360,389;379,403;398,418;403,446;379,490;336,528;283,547;216,562;153,552;115,538;105,562;120,571;129,586;139,600;124,614;96,634;72,658;52,682;43,706;43,696;0,638" o:connectangles="0,0,0,0,0,0,0,0,0,0,0,0,0,0,0,0,0,0,0,0,0,0,0,0,0,0,0,0,0,0,0,0"/>
                </v:shape>
                <v:shape id="Freeform 79" o:spid="_x0000_s1034" style="position:absolute;left:9914;top:1843;width:159;height:192;visibility:visible;mso-wrap-style:square;v-text-anchor:top" coordsize="159,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0fsFcAA&#10;AADcAAAADwAAAGRycy9kb3ducmV2LnhtbERPTYvCMBC9C/sfwizsTVNlsUs1irsgCHppFdzj0IxN&#10;sZmUJtb6781B8Ph438v1YBvRU+drxwqmkwQEcel0zZWC03E7/gHhA7LGxjEpeJCH9epjtMRMuzvn&#10;1BehEjGEfYYKTAhtJqUvDVn0E9cSR+7iOoshwq6SusN7DLeNnCXJXFqsOTYYbOnPUHktblbBv0nb&#10;w+x7U3h73p+L/jeXh12u1NfnsFmACDSEt/jl3mkFaRrnxzPxCMjV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60fsFcAAAADcAAAADwAAAAAAAAAAAAAAAACYAgAAZHJzL2Rvd25y&#10;ZXYueG1sUEsFBgAAAAAEAAQA9QAAAIUDAAAAAA==&#10;" path="m116,l101,14,87,24,72,33,58,43,39,48r-15,l10,52,,48,5,62,15,72r9,9l34,91r10,9l53,110r5,5l68,115r-10,5l53,129r-9,5l39,144r-5,14l34,168r,14l44,192,159,48,116,xe" fillcolor="#7f7f7f" strokecolor="#f2f2f2" strokeweight="1pt">
                  <v:fill color2="black" angle="45" focus="100%" type="gradient"/>
                  <v:shadow type="perspective" color="#999" opacity=".5" origin=",.5" offset="0,0" matrix=",-56756f,,.5"/>
                  <v:path arrowok="t" o:connecttype="custom" o:connectlocs="116,0;101,14;87,24;72,33;58,43;39,48;24,48;10,52;0,48;5,62;15,72;24,81;34,91;44,100;53,110;58,115;68,115;58,120;53,129;44,134;39,144;34,158;34,168;34,182;44,192;159,48;116,0" o:connectangles="0,0,0,0,0,0,0,0,0,0,0,0,0,0,0,0,0,0,0,0,0,0,0,0,0,0,0"/>
                </v:shape>
                <v:shape id="Freeform 80" o:spid="_x0000_s1035" style="position:absolute;left:9958;top:1891;width:153;height:196;visibility:visible;mso-wrap-style:square;v-text-anchor:top" coordsize="153,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ElPMQA&#10;AADcAAAADwAAAGRycy9kb3ducmV2LnhtbESPT4vCMBTE7wt+h/AEb2tadVW6RimK4MXD+ufg7W3z&#10;ti3bvJQm2vrtjSB4HGZ+M8xi1ZlK3KhxpWUF8TACQZxZXXKu4HTcfs5BOI+ssbJMCu7kYLXsfSww&#10;0bblH7odfC5CCbsEFRTe14mULivIoBvamjh4f7Yx6INscqkbbEO5qeQoiqbSYMlhocCa1gVl/4er&#10;UTCbxJeUv37H6bna57tNa68lWaUG/S79BuGp8+/wi97pwM1ieJ4JR0Au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3BJTzEAAAA3AAAAA8AAAAAAAAAAAAAAAAAmAIAAGRycy9k&#10;b3ducmV2LnhtbFBLBQYAAAAABAAEAPUAAACJAwAAAAA=&#10;" path="m153,52r-9,20l134,86r-10,24l120,129r-5,15l115,168r-5,14l115,196r-10,-9l96,177,86,168,81,153r-9,-9l67,134,62,124r,-9l57,124r-5,10l43,144r-5,9l28,158r-9,l9,153,,144,115,r38,52xe" fillcolor="#7f7f7f" strokecolor="#f2f2f2" strokeweight="1pt">
                  <v:fill color2="black" angle="45" focus="100%" type="gradient"/>
                  <v:shadow type="perspective" color="#999" opacity=".5" origin=",.5" offset="0,0" matrix=",-56756f,,.5"/>
                  <v:path arrowok="t" o:connecttype="custom" o:connectlocs="153,52;144,72;134,86;124,110;120,129;115,144;115,168;110,182;115,196;105,187;96,177;86,168;81,153;72,144;67,134;62,124;62,115;57,124;52,134;43,144;38,153;28,158;19,158;9,153;0,144;115,0;153,52" o:connectangles="0,0,0,0,0,0,0,0,0,0,0,0,0,0,0,0,0,0,0,0,0,0,0,0,0,0,0"/>
                </v:shape>
                <v:shape id="Freeform 81" o:spid="_x0000_s1036" style="position:absolute;left:10082;top:1843;width:140;height:182;visibility:visible;mso-wrap-style:square;v-text-anchor:top" coordsize="140,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tzo+sYA&#10;AADcAAAADwAAAGRycy9kb3ducmV2LnhtbESPT2sCMRTE74V+h/AEbzXrH6puzUopiB56UQvV22Pz&#10;ull28xI2qa5++qZQ6HGYmd8wq3VvW3GhLtSOFYxHGQji0umaKwUfx83TAkSIyBpbx6TgRgHWxePD&#10;CnPtrrynyyFWIkE45KjAxOhzKUNpyGIYOU+cvC/XWYxJdpXUHV4T3LZykmXP0mLNacGgpzdDZXP4&#10;tgqc99Nm694/zX1zzPr97LSszjOlhoP+9QVEpD7+h//aO61gPp/A75l0BGTx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tzo+sYAAADcAAAADwAAAAAAAAAAAAAAAACYAgAAZHJz&#10;L2Rvd25yZXYueG1sUEsFBgAAAAAEAAQA9QAAAIsDAAAAAA==&#10;" path="m29,l44,19,63,43,77,62,96,81r15,19l120,115r10,14l135,134r5,5l140,148r,15l135,172r-5,5l120,182r-4,l106,172,92,158,77,139,58,115,44,91,29,67,15,52,5,38,,33,29,xe" fillcolor="#7f7f7f" strokecolor="#f2f2f2" strokeweight="1pt">
                  <v:fill color2="black" angle="45" focus="100%" type="gradient"/>
                  <v:shadow type="perspective" color="#999" opacity=".5" origin=",.5" offset="0,0" matrix=",-56756f,,.5"/>
                  <v:path arrowok="t" o:connecttype="custom" o:connectlocs="29,0;44,19;63,43;77,62;96,81;111,100;120,115;130,129;135,134;140,139;140,148;140,163;135,172;130,177;120,182;116,182;106,172;92,158;77,139;58,115;44,91;29,67;15,52;5,38;0,33;29,0" o:connectangles="0,0,0,0,0,0,0,0,0,0,0,0,0,0,0,0,0,0,0,0,0,0,0,0,0,0"/>
                </v:shape>
                <v:shape id="Freeform 82" o:spid="_x0000_s1037" style="position:absolute;left:10097;top:1790;width:686;height:1027;visibility:visible;mso-wrap-style:square;v-text-anchor:top" coordsize="686,10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88WsMA&#10;AADcAAAADwAAAGRycy9kb3ducmV2LnhtbESPQYvCMBSE74L/ITxhb5qqZSvVKCoIu+xeqoLXR/Ns&#10;i81LaaKt/36zIHgcZuYbZrXpTS0e1LrKsoLpJAJBnFtdcaHgfDqMFyCcR9ZYWyYFT3KwWQ8HK0y1&#10;7Tijx9EXIkDYpaig9L5JpXR5SQbdxDbEwbva1qAPsi2kbrELcFPLWRR9SoMVh4USG9qXlN+Od6Ng&#10;a2+/u0X3pOQb44v56WODWazUx6jfLkF46v07/Gp/aQVJMof/M+EIyP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u88WsMAAADcAAAADwAAAAAAAAAAAAAAAACYAgAAZHJzL2Rv&#10;d25yZXYueG1sUEsFBgAAAAAEAAQA9QAAAIgDA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7f7f7f" strokecolor="#f2f2f2" strokeweight="1pt">
                  <v:fill color2="black" angle="45" focus="100%" type="gradient"/>
                  <v:shadow type="perspective" color="#999" opacity=".5" origin=",.5" offset="0,0" matrix=",-56756f,,.5"/>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shape>
                <v:shape id="Freeform 83" o:spid="_x0000_s1038" style="position:absolute;left:10255;top:2155;width:149;height:96;visibility:visible;mso-wrap-style:square;v-text-anchor:top" coordsize="14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cJZFcMA&#10;AADcAAAADwAAAGRycy9kb3ducmV2LnhtbESPT4vCMBTE78J+h/AW9qZpl0WlGmXZXbE38Q96fTTP&#10;ptq8lCar9dsbQfA4zMxvmOm8s7W4UOsrxwrSQQKCuHC64lLBbrvoj0H4gKyxdkwKbuRhPnvrTTHT&#10;7sprumxCKSKEfYYKTAhNJqUvDFn0A9cQR+/oWoshyraUusVrhNtafibJUFqsOC4YbOjHUHHe/FsF&#10;HTWrxfJ3fwrn+uA5TXPzt8+V+njvvicgAnXhFX62c61gNPqCx5l4BOTs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cJZFcMAAADcAAAADwAAAAAAAAAAAAAAAACYAgAAZHJzL2Rv&#10;d25yZXYueG1sUEsFBgAAAAAEAAQA9QAAAIgDAAAAAA==&#10;" path="m,52l10,38,24,24,43,14,63,9,82,4,106,r19,4l149,9,130,19r-15,5l101,28,87,38,77,48,72,62,67,76r5,20l,52xe" fillcolor="#7f7f7f" strokecolor="#f2f2f2" strokeweight="1pt">
                  <v:fill color2="black" angle="45" focus="100%" type="gradient"/>
                  <v:shadow type="perspective" color="#999" opacity=".5" origin=",.5" offset="0,0" matrix=",-56756f,,.5"/>
                  <v:path arrowok="t" o:connecttype="custom" o:connectlocs="0,52;10,38;24,24;43,14;63,9;82,4;106,0;125,4;149,9;130,19;115,24;101,28;87,38;77,48;72,62;67,76;72,96;0,52" o:connectangles="0,0,0,0,0,0,0,0,0,0,0,0,0,0,0,0,0,0"/>
                </v:shape>
                <v:shape id="Freeform 84" o:spid="_x0000_s1039" style="position:absolute;left:10193;top:2083;width:67;height:76;visibility:visible;mso-wrap-style:square;v-text-anchor:top" coordsize="67,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LsZsQA&#10;AADcAAAADwAAAGRycy9kb3ducmV2LnhtbESPzYoCMRCE78K+Q+gFb5pRXJVZo6ggePDizwM0k97J&#10;6KQzJlFHn34jLOyxqKqvqNmitbW4kw+VYwWDfgaCuHC64lLB6bjpTUGEiKyxdkwKnhRgMf/ozDDX&#10;7sF7uh9iKRKEQ44KTIxNLmUoDFkMfdcQJ+/HeYsxSV9K7fGR4LaWwywbS4sVpwWDDa0NFZfDzSpY&#10;+dd1vTvvVu6p/fll2mtxG42V6n62y28Qkdr4H/5rb7WCyeQL3mfSEZDz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i7GbEAAAA3AAAAA8AAAAAAAAAAAAAAAAAmAIAAGRycy9k&#10;b3ducmV2LnhtbFBLBQYAAAAABAAEAPUAAACJAwAAAAA=&#10;" path="m9,14l14,4r10,l33,r5,l43,,53,4r4,l62,14r5,14l67,38,57,52,53,67r-5,5l43,76r-10,l29,76,24,72r-10,l9,67r,-5l5,52,,38,,24,9,14xe" fillcolor="#7f7f7f" strokecolor="#f2f2f2" strokeweight="1pt">
                  <v:fill color2="black" angle="45" focus="100%" type="gradient"/>
                  <v:shadow type="perspective" color="#999" opacity=".5" origin=",.5" offset="0,0" matrix=",-56756f,,.5"/>
                  <v:path arrowok="t" o:connecttype="custom" o:connectlocs="9,14;14,4;24,4;33,0;38,0;43,0;53,4;57,4;62,14;67,28;67,38;57,52;53,67;48,72;43,76;33,76;29,76;24,72;14,72;9,67;9,62;5,52;0,38;0,24;9,14" o:connectangles="0,0,0,0,0,0,0,0,0,0,0,0,0,0,0,0,0,0,0,0,0,0,0,0,0"/>
                </v:shape>
                <v:shape id="Freeform 85" o:spid="_x0000_s1040" style="position:absolute;left:10260;top:2351;width:490;height:1488;visibility:visible;mso-wrap-style:square;v-text-anchor:top" coordsize="490,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q/XsMA&#10;AADcAAAADwAAAGRycy9kb3ducmV2LnhtbESPQYvCMBSE7wv+h/AEb2vaRXSpRtEF0YsHdRGPj+bZ&#10;FpuX0qS1+uuNIHgcZuYbZrboTClaql1hWUE8jEAQp1YXnCn4P66/f0E4j6yxtEwK7uRgMe99zTDR&#10;9sZ7ag8+EwHCLkEFufdVIqVLczLohrYiDt7F1gZ9kHUmdY23ADel/ImisTRYcFjIsaK/nNLroTEK&#10;ePVYt5ujic+beDei5mqxOY2UGvS75RSEp85/wu/2ViuYTMbwOhOOgJw/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Nq/XsMAAADcAAAADwAAAAAAAAAAAAAAAACYAgAAZHJzL2Rv&#10;d25yZXYueG1sUEsFBgAAAAAEAAQA9QAAAIgDA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7f7f7f" strokecolor="#f2f2f2" strokeweight="1pt">
                  <v:fill color2="black" angle="45" focus="100%" type="gradient"/>
                  <v:shadow type="perspective" color="#999" opacity=".5" origin=",.5" offset="0,0" matrix=",-56756f,,.5"/>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shape>
                <v:shape id="Freeform 86" o:spid="_x0000_s1041" style="position:absolute;left:10524;top:1041;width:250;height:806;visibility:visible;mso-wrap-style:square;v-text-anchor:top" coordsize="250,8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4xHFMMA&#10;AADcAAAADwAAAGRycy9kb3ducmV2LnhtbESPQWsCMRSE7wX/Q3hCbzWrha6sRlFBkLaXquD1uXnu&#10;RjcvYRN1/fdNoeBxmJlvmOm8s424URuMYwXDQQaCuHTacKVgv1u/jUGEiKyxcUwKHhRgPuu9TLHQ&#10;7s4/dNvGSiQIhwIV1DH6QspQ1mQxDJwnTt7JtRZjkm0ldYv3BLeNHGXZh7RoOC3U6GlVU3nZXq2C&#10;w3E5Mt9eevM5rrovOjze+WyUeu13iwmISF18hv/bG60gz3P4O5OOgJz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4xHFMMAAADcAAAADwAAAAAAAAAAAAAAAACYAgAAZHJzL2Rv&#10;d25yZXYueG1sUEsFBgAAAAAEAAQA9QAAAIgDAAAAAA==&#10;" path="m,754l43,691,82,619r28,-77l134,461r20,-91l163,278r,-91l149,96,230,r15,82l250,173r,96l245,365,230,466,211,566r-33,92l144,744r-10,l125,744r-15,5l101,754r-10,4l82,768,72,782,58,802r-5,4l43,806r-5,-4l29,792,24,778,14,768,5,758,,754xe" fillcolor="#7f7f7f" strokecolor="#f2f2f2" strokeweight="1pt">
                  <v:fill color2="black" angle="45" focus="100%" type="gradient"/>
                  <v:shadow type="perspective" color="#999" opacity=".5" origin=",.5" offset="0,0" matrix=",-56756f,,.5"/>
                  <v:path arrowok="t" o:connecttype="custom" o:connectlocs="0,754;43,691;82,619;110,542;134,461;154,370;163,278;163,187;149,96;230,0;245,82;250,173;250,269;245,365;230,466;211,566;178,658;144,744;134,744;125,744;110,749;101,754;91,758;82,768;72,782;58,802;53,806;43,806;38,802;29,792;24,778;14,768;5,758;0,754" o:connectangles="0,0,0,0,0,0,0,0,0,0,0,0,0,0,0,0,0,0,0,0,0,0,0,0,0,0,0,0,0,0,0,0,0,0"/>
                </v:shape>
                <v:shape id="Freeform 87" o:spid="_x0000_s1042" style="position:absolute;left:9948;top:14812;width:149;height:173;visibility:visible;mso-wrap-style:square;v-text-anchor:top" coordsize="149,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fVSpr0A&#10;AADcAAAADwAAAGRycy9kb3ducmV2LnhtbERPvQrCMBDeBd8hnOAimuqgUo0iguImVhHdjuZsi82l&#10;NLHWtzeD4Pjx/S/XrSlFQ7UrLCsYjyIQxKnVBWcKLufdcA7CeWSNpWVS8CEH61W3s8RY2zefqEl8&#10;JkIIuxgV5N5XsZQuzcmgG9mKOHAPWxv0AdaZ1DW+Q7gp5SSKptJgwaEhx4q2OaXP5GUU0K5p3fxB&#10;5bFJ3HVCgz3fb0apfq/dLEB4av1f/HMftILZLKwNZ8IRkKsv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4fVSpr0AAADcAAAADwAAAAAAAAAAAAAAAACYAgAAZHJzL2Rvd25yZXYu&#10;eG1sUEsFBgAAAAAEAAQA9QAAAIIDAAAAAA==&#10;" path="m149,34l130,53,115,77,96,96,82,115,67,135r-9,14l43,163r-5,5l34,173r-5,l19,168r-9,l5,159,,149,,139,10,125,24,111,38,91,58,72,77,53,91,29,106,15,115,r5,l149,34xe" fillcolor="#7f7f7f" strokecolor="#f2f2f2" strokeweight="1pt">
                  <v:fill color2="black" angle="45" focus="100%" type="gradient"/>
                  <v:shadow type="perspective" color="#999" opacity=".5" origin=",.5" offset="0,0" matrix=",-56756f,,.5"/>
                  <v:path arrowok="t" o:connecttype="custom" o:connectlocs="149,34;130,53;115,77;96,96;82,115;67,135;58,149;43,163;38,168;34,173;29,173;19,168;10,168;5,159;0,149;0,139;10,125;24,111;38,91;58,72;77,53;91,29;106,15;115,0;120,0;149,34" o:connectangles="0,0,0,0,0,0,0,0,0,0,0,0,0,0,0,0,0,0,0,0,0,0,0,0,0,0"/>
                </v:shape>
                <v:shape id="Freeform 88" o:spid="_x0000_s1043" style="position:absolute;left:9314;top:14831;width:821;height:855;visibility:visible;mso-wrap-style:square;v-text-anchor:top" coordsize="821,8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2GMaMYA&#10;AADcAAAADwAAAGRycy9kb3ducmV2LnhtbESPQWvCQBSE74L/YXmCN93YQ2PTbKQIQqki1QrS2yP7&#10;mqTNvg3ZVRN/vVsQPA4z8w2TLjpTizO1rrKsYDaNQBDnVldcKDh8rSZzEM4ja6wtk4KeHCyy4SDF&#10;RNsL7+i894UIEHYJKii9bxIpXV6SQTe1DXHwfmxr0AfZFlK3eAlwU8unKHqWBisOCyU2tCwp/9uf&#10;jILj9rNff1y7oo9XZns8/G4Yv3OlxqPu7RWEp84/wvf2u1YQxy/wfyYcAZn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2GMaMYAAADcAAAADwAAAAAAAAAAAAAAAACYAgAAZHJz&#10;L2Rvd25yZXYueG1sUEsFBgAAAAAEAAQA9QAAAIsDA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5,9l279,322r14,10l312,336r20,5l351,341r19,l384,332r20,-10l423,308r14,-20l461,240r15,-48l485,144,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7f7f7f" strokecolor="#f2f2f2" strokeweight="1pt">
                  <v:fill color2="black" angle="45" focus="100%" type="gradient"/>
                  <v:shadow type="perspective" color="#999" opacity=".5" origin=",.5" offset="0,0" matrix=",-56756f,,.5"/>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shape>
                <v:shape id="Freeform 89" o:spid="_x0000_s1044" style="position:absolute;left:9766;top:15028;width:76;height:183;visibility:visible;mso-wrap-style:square;v-text-anchor:top" coordsize="76,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Mi2o8MA&#10;AADcAAAADwAAAGRycy9kb3ducmV2LnhtbERP3WrCMBS+H/gO4Qi7kZkqoqUzihQdmyho5wMcmrO2&#10;2JzUJtO6pzcXwi4/vv/5sjO1uFLrKssKRsMIBHFudcWFgtP35i0G4TyyxtoyKbiTg+Wi9zLHRNsb&#10;H+ma+UKEEHYJKii9bxIpXV6SQTe0DXHgfmxr0AfYFlK3eAvhppbjKJpKgxWHhhIbSkvKz9mvUVBv&#10;08l68HWJ08P+tBv9fQwa60mp1363egfhqfP/4qf7UyuYxWF+OBOOgFw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Mi2o8MAAADcAAAADwAAAAAAAAAAAAAAAACYAgAAZHJzL2Rv&#10;d25yZXYueG1sUEsFBgAAAAAEAAQA9QAAAIgDAAAAAA==&#10;" path="m33,l48,10r9,19l67,48r5,29l76,101r,29l76,154r-4,29l67,159,62,144,57,125,52,106,43,91,33,87r-14,l,87,33,xe" fillcolor="#7f7f7f" strokecolor="#f2f2f2" strokeweight="1pt">
                  <v:fill color2="black" angle="45" focus="100%" type="gradient"/>
                  <v:shadow type="perspective" color="#999" opacity=".5" origin=",.5" offset="0,0" matrix=",-56756f,,.5"/>
                  <v:path arrowok="t" o:connecttype="custom" o:connectlocs="33,0;48,10;57,29;67,48;72,77;76,101;76,130;76,154;72,183;67,159;62,144;57,125;52,106;43,91;33,87;19,87;0,87;33,0" o:connectangles="0,0,0,0,0,0,0,0,0,0,0,0,0,0,0,0,0,0"/>
                </v:shape>
                <v:shape id="Freeform 90" o:spid="_x0000_s1045" style="position:absolute;left:9842;top:14947;width:63;height:86;visibility:visible;mso-wrap-style:square;v-text-anchor:top" coordsize="63,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FCkcMA&#10;AADcAAAADwAAAGRycy9kb3ducmV2LnhtbESPT4vCMBTE78J+h/AWvGnaHrRUY5EVxfXmn4PHR/Ns&#10;q81LabK1++3NwoLHYWZ+wyzzwTSip87VlhXE0wgEcWF1zaWCy3k7SUE4j6yxsUwKfslBvvoYLTHT&#10;9slH6k++FAHCLkMFlfdtJqUrKjLoprYlDt7NdgZ9kF0pdYfPADeNTKJoJg3WHBYqbOmrouJx+jEK&#10;9Ga2oWu6O9v7dn+QLk0O332i1PhzWC9AeBr8O/zf3msF8zSGvzPhCMjV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FCkcMAAADcAAAADwAAAAAAAAAAAAAAAACYAgAAZHJzL2Rv&#10;d25yZXYueG1sUEsFBgAAAAAEAAQA9QAAAIgDAAAAAA==&#10;" path="m53,9r5,19l63,48,58,67,53,81r-9,l39,86r-5,l29,81r-5,l20,76,15,72,5,67,,52,,38,5,24,10,9,20,4,29,,44,r9,9xe" fillcolor="#7f7f7f" strokecolor="#f2f2f2" strokeweight="1pt">
                  <v:fill color2="black" angle="45" focus="100%" type="gradient"/>
                  <v:shadow type="perspective" color="#999" opacity=".5" origin=",.5" offset="0,0" matrix=",-56756f,,.5"/>
                  <v:path arrowok="t" o:connecttype="custom" o:connectlocs="53,9;58,28;63,48;58,67;53,81;44,81;39,86;34,86;29,81;24,81;20,76;15,72;5,67;0,52;0,38;5,24;10,9;20,4;29,0;44,0;53,9" o:connectangles="0,0,0,0,0,0,0,0,0,0,0,0,0,0,0,0,0,0,0,0,0"/>
                </v:shape>
                <v:shape id="Freeform 91" o:spid="_x0000_s1046" style="position:absolute;left:8498;top:15028;width:1191;height:615;visibility:visible;mso-wrap-style:square;v-text-anchor:top" coordsize="1191,6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MVZMQA&#10;AADcAAAADwAAAGRycy9kb3ducmV2LnhtbESPT4vCMBTE7wt+h/AEb2uqBy3VKCIK4p/DuooeH82z&#10;LTYvtYm2++03wsIeh5n5DTOdt6YUL6pdYVnBoB+BIE6tLjhTcPpef8YgnEfWWFomBT/kYD7rfEwx&#10;0bbhL3odfSYChF2CCnLvq0RKl+Zk0PVtRRy8m60N+iDrTOoamwA3pRxG0UgaLDgs5FjRMqf0fnwa&#10;BdSMzof4FMnLlZsHy9Vuy/uxUr1uu5iA8NT6//Bfe6MVjOMhvM+EIyBn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zjFWTEAAAA3AAAAA8AAAAAAAAAAAAAAAAAmAIAAGRycy9k&#10;b3ducmV2LnhtbFBLBQYAAAAABAAEAPUAAACJAw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7f7f7f" strokecolor="#f2f2f2" strokeweight="1pt">
                  <v:fill color2="black" angle="45" focus="100%" type="gradient"/>
                  <v:shadow type="perspective" color="#999" opacity=".5" origin=",.5" offset="0,0" matrix=",-56756f,,.5"/>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shape>
                <v:shape id="Freeform 92" o:spid="_x0000_s1047" style="position:absolute;left:10092;top:15359;width:648;height:317;visibility:visible;mso-wrap-style:square;v-text-anchor:top" coordsize="648,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YCjDMcA&#10;AADcAAAADwAAAGRycy9kb3ducmV2LnhtbESPT2vCQBTE74LfYXlCb7qpsRpSV5H+AaEerC3t9TX7&#10;moRk34bdrUY/vVso9DjMzG+Y5bo3rTiS87VlBbeTBARxYXXNpYL3t+dxBsIHZI2tZVJwJg/r1XCw&#10;xFzbE7/S8RBKESHsc1RQhdDlUvqiIoN+Yjvi6H1bZzBE6UqpHZ4i3LRymiRzabDmuFBhRw8VFc3h&#10;xyiQaWHuZi9fu+yy//h8nDVPbpE2St2M+s09iEB9+A//tbdawSJL4fdMPAJydQ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WAowzHAAAA3AAAAA8AAAAAAAAAAAAAAAAAmAIAAGRy&#10;cy9kb3ducmV2LnhtbFBLBQYAAAAABAAEAPUAAACMAwAAAAA=&#10;" path="m38,l67,29,91,53r29,29l149,101r29,24l211,144r34,15l278,173r34,10l346,192r38,10l418,202r38,5l494,202r39,-5l566,192r82,96l614,298r-33,10l547,312r-38,5l470,317r-38,l394,312r-44,-4l312,298,269,288r-39,-9l192,264,154,245,120,226,82,202,48,178r,-10l48,159r,-15l43,130,38,120,29,106,19,92,5,77,,68,,58,5,48r9,-9l19,29,29,24,38,10,38,xe" fillcolor="#7f7f7f" strokecolor="#f2f2f2" strokeweight="1pt">
                  <v:fill color2="black" angle="45" focus="100%" type="gradient"/>
                  <v:shadow type="perspective" color="#999" opacity=".5" origin=",.5" offset="0,0" matrix=",-56756f,,.5"/>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shape>
                <v:shape id="Freeform 93" o:spid="_x0000_s1048" style="position:absolute;left:10058;top:14865;width:567;height:653;visibility:visible;mso-wrap-style:square;v-text-anchor:top" coordsize="567,6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Pu5CsYA&#10;AADcAAAADwAAAGRycy9kb3ducmV2LnhtbESPQWvCQBSE7wX/w/IK3uqmWmpIXSUpCBa9qD20t0f2&#10;mUSzb7fZVeO/7xYKHoeZ+YaZLXrTigt1vrGs4HmUgCAurW64UvC5Xz6lIHxA1thaJgU38rCYDx5m&#10;mGl75S1ddqESEcI+QwV1CC6T0pc1GfQj64ijd7CdwRBlV0nd4TXCTSvHSfIqDTYcF2p09F5Tedqd&#10;jYKiLfINntecVt9fP5vj1E1O7kOp4WOfv4EI1Id7+L+90gqm6Qv8nYlHQM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Pu5CsYAAADcAAAADwAAAAAAAAAAAAAAAACYAgAAZHJz&#10;L2Rvd25yZXYueG1sUEsFBgAAAAAEAAQA9QAAAIsDA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7f7f7f" strokecolor="#f2f2f2" strokeweight="1pt">
                  <v:fill color2="black" angle="45" focus="100%" type="gradient"/>
                  <v:shadow type="perspective" color="#999" opacity=".5" origin=",.5" offset="0,0" matrix=",-56756f,,.5"/>
                  <v:path arrowok="t" o:connecttype="custom" o:connectlocs="538,648;485,653;452,629;432,605;418,576;413,586;404,619;370,610;317,576;279,518;264,461;250,446;240,475;231,499;207,504;173,475;140,422;125,350;116,269;120,192;135,139;116,130;106,144;96,158;87,173;72,158;58,120;34,86;20,67;0,58;5,53;53,0" o:connectangles="0,0,0,0,0,0,0,0,0,0,0,0,0,0,0,0,0,0,0,0,0,0,0,0,0,0,0,0,0,0,0,0"/>
                </v:shape>
                <v:shape id="Freeform 94" o:spid="_x0000_s1049" style="position:absolute;left:10111;top:14798;width:523;height:705;visibility:visible;mso-wrap-style:square;v-text-anchor:top" coordsize="523,7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KcEsYA&#10;AADcAAAADwAAAGRycy9kb3ducmV2LnhtbESPzWrCQBSF94LvMFyhm6KTVkxC6ig2oHXRRY12f8nc&#10;JqGZOyEzxvTtO4WCy8P5+Tjr7WhaMVDvGssKnhYRCOLS6oYrBZfzfp6CcB5ZY2uZFPyQg+1mOllj&#10;pu2NTzQUvhJhhF2GCmrvu0xKV9Zk0C1sRxy8L9sb9EH2ldQ93sK4aeVzFMXSYMOBUGNHeU3ld3E1&#10;gTumr8njsfmID+/LZLV823f57lOph9m4ewHhafT38H/7qBUk6Qr+zoQjID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YKcEsYAAADcAAAADwAAAAAAAAAAAAAAAACYAgAAZHJz&#10;L2Rvd25yZXYueG1sUEsFBgAAAAAEAAQA9QAAAIsDA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39,9,,67,514,705xe" fillcolor="#7f7f7f" strokecolor="#f2f2f2" strokeweight="1pt">
                  <v:fill color2="black" angle="45" focus="100%" type="gradient"/>
                  <v:shadow type="perspective" color="#999" opacity=".5" origin=",.5" offset="0,0" matrix=",-56756f,,.5"/>
                  <v:path arrowok="t" o:connecttype="custom" o:connectlocs="523,667;523,609;504,561;485,537;461,523;471,513;495,509;490,461;461,398;413,345;370,331;360,312;379,302;399,288;403,259;379,216;336,177;283,158;211,144;154,149;115,168;106,149;115,134;130,120;135,105;125,91;96,72;72,43;53,24;43,0;39,9;0,67" o:connectangles="0,0,0,0,0,0,0,0,0,0,0,0,0,0,0,0,0,0,0,0,0,0,0,0,0,0,0,0,0,0,0,0"/>
                </v:shape>
                <v:shape id="Freeform 95" o:spid="_x0000_s1050" style="position:absolute;left:9900;top:14654;width:158;height:187;visibility:visible;mso-wrap-style:square;v-text-anchor:top" coordsize="158,1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agB48IA&#10;AADcAAAADwAAAGRycy9kb3ducmV2LnhtbESPzYrCMBSF98K8Q7gD7jRVRy3VKCIIrtSpo+tLc22L&#10;zU1pYq1vPxkYcHk4Px9nue5MJVpqXGlZwWgYgSDOrC45V/Bz3g1iEM4ja6wsk4IXOVivPnpLTLR9&#10;8je1qc9FGGGXoILC+zqR0mUFGXRDWxMH72Ybgz7IJpe6wWcYN5UcR9FMGiw5EAqsaVtQdk8fJkDi&#10;61Ffjpkz5/wkp18H1u1tolT/s9ssQHjq/Dv8395rBfN4Bn9nwhGQq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FqAHjwgAAANwAAAAPAAAAAAAAAAAAAAAAAJgCAABkcnMvZG93&#10;bnJldi54bWxQSwUGAAAAAAQABAD1AAAAhwMAAAAA&#10;" path="m115,187l101,177,86,163,72,158,58,149,38,144r-14,l10,139,,144,5,129r9,-9l24,110r10,-9l43,91,53,86r5,-9l67,77,58,72,48,62,43,57,38,48,34,33,29,24,34,9,43,,158,144r-43,43xe" fillcolor="#7f7f7f" strokecolor="#f2f2f2" strokeweight="1pt">
                  <v:fill color2="black" angle="45" focus="100%" type="gradient"/>
                  <v:shadow type="perspective" color="#999" opacity=".5" origin=",.5" offset="0,0" matrix=",-56756f,,.5"/>
                  <v:path arrowok="t" o:connecttype="custom" o:connectlocs="115,187;101,177;86,163;72,158;58,149;38,144;24,144;10,139;0,144;5,129;14,120;24,110;34,101;43,91;53,86;58,77;67,77;58,72;48,62;43,57;38,48;34,33;29,24;34,9;43,0;158,144;115,187" o:connectangles="0,0,0,0,0,0,0,0,0,0,0,0,0,0,0,0,0,0,0,0,0,0,0,0,0,0,0"/>
                </v:shape>
                <v:shape id="Freeform 96" o:spid="_x0000_s1051" style="position:absolute;left:9943;top:14601;width:154;height:197;visibility:visible;mso-wrap-style:square;v-text-anchor:top" coordsize="154,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V4JEMMA&#10;AADcAAAADwAAAGRycy9kb3ducmV2LnhtbESPQWsCMRSE7wX/Q3hCbzWxgspqlFpYsN7UQvH2SJ67&#10;azcvyybq6q83QqHHYWa+YebLztXiQm2oPGsYDhQIYuNtxYWG733+NgURIrLF2jNpuFGA5aL3MsfM&#10;+itv6bKLhUgQDhlqKGNsMimDKclhGPiGOHlH3zqMSbaFtC1eE9zV8l2psXRYcVoosaHPkszv7uw0&#10;nM3XSP14PG1UuOdM29UhN53Wr/3uYwYiUhf/w3/ttdUwmU7geSYdAbl4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V4JEMMAAADcAAAADwAAAAAAAAAAAAAAAACYAgAAZHJzL2Rv&#10;d25yZXYueG1sUEsFBgAAAAAEAAQA9QAAAIgDAAAAAA==&#10;" path="m154,149l144,130r-9,-20l125,91,120,67,115,53r,-24l111,14,115,r-9,10l96,19,87,29,82,43,72,53r-5,9l63,72r,10l58,72,53,62,43,53,39,43,29,38r-10,l10,43,,53,115,197r39,-48xe" fillcolor="#7f7f7f" strokecolor="#f2f2f2" strokeweight="1pt">
                  <v:fill color2="black" angle="45" focus="100%" type="gradient"/>
                  <v:shadow type="perspective" color="#999" opacity=".5" origin=",.5" offset="0,0" matrix=",-56756f,,.5"/>
                  <v:path arrowok="t" o:connecttype="custom" o:connectlocs="154,149;144,130;135,110;125,91;120,67;115,53;115,29;111,14;115,0;106,10;96,19;87,29;82,43;72,53;67,62;63,72;63,82;58,72;53,62;43,53;39,43;29,38;19,38;10,43;0,53;115,197;154,149" o:connectangles="0,0,0,0,0,0,0,0,0,0,0,0,0,0,0,0,0,0,0,0,0,0,0,0,0,0,0"/>
                </v:shape>
                <v:shape id="Freeform 97" o:spid="_x0000_s1052" style="position:absolute;left:10068;top:14663;width:139;height:183;visibility:visible;mso-wrap-style:square;v-text-anchor:top" coordsize="139,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hFW9MQA&#10;AADcAAAADwAAAGRycy9kb3ducmV2LnhtbERPTWvCQBC9C/6HZYRepG5aaCupqxTR0ouHRlF6G7LT&#10;bEh2NmRXjf31nUOhx8f7XqwG36oL9bEObOBhloEiLoOtuTJw2G/v56BiQrbYBiYDN4qwWo5HC8xt&#10;uPInXYpUKQnhmKMBl1KXax1LRx7jLHTEwn2H3mMS2Ffa9niVcN/qxyx71h5rlgaHHa0dlU1x9lLy&#10;87WbNrvTvoknt34qbsdNdX435m4yvL2CSjSkf/Gf+8MaeJnLWjkjR0Av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4RVvTEAAAA3AAAAA8AAAAAAAAAAAAAAAAAmAIAAGRycy9k&#10;b3ducmV2LnhtbFBLBQYAAAAABAAEAPUAAACJAwAAAAA=&#10;" path="m29,183l43,164,62,144,77,120,96,101,110,82,120,68,130,53r4,-5l139,39r,-10l139,20,134,10,130,5,120,,110,r-9,10l91,24,77,44,58,68,43,92,24,111,14,130,5,144,,149r29,34xe" fillcolor="#7f7f7f" strokecolor="#f2f2f2" strokeweight="1pt">
                  <v:fill color2="black" angle="45" focus="100%" type="gradient"/>
                  <v:shadow type="perspective" color="#999" opacity=".5" origin=",.5" offset="0,0" matrix=",-56756f,,.5"/>
                  <v:path arrowok="t" o:connecttype="custom" o:connectlocs="29,183;43,164;62,144;77,120;96,101;110,82;120,68;130,53;134,48;139,39;139,29;139,20;134,10;130,5;120,0;110,0;101,10;91,24;77,44;58,68;43,92;24,111;14,130;5,144;0,149;29,183" o:connectangles="0,0,0,0,0,0,0,0,0,0,0,0,0,0,0,0,0,0,0,0,0,0,0,0,0,0"/>
                </v:shape>
                <v:shape id="Freeform 98" o:spid="_x0000_s1053" style="position:absolute;left:10082;top:13871;width:687;height:1028;visibility:visible;mso-wrap-style:square;v-text-anchor:top" coordsize="687,10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bbr8UA&#10;AADcAAAADwAAAGRycy9kb3ducmV2LnhtbESPzW7CMBCE75V4B2uReisOSG0hYBBCoLaHHhJ4gCVe&#10;koh4HdkmP29fV6rU42hmvtFsdoNpREfO15YVzGcJCOLC6ppLBZfz6WUJwgdkjY1lUjCSh9128rTB&#10;VNueM+ryUIoIYZ+igiqENpXSFxUZ9DPbEkfvZp3BEKUrpXbYR7hp5CJJ3qTBmuNChS0dKiru+cMo&#10;+P7oD/vs0ZXZ6L56ez2O4dXkSj1Ph/0aRKAh/If/2p9awftyBb9n4hGQ2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dtuvxQAAANwAAAAPAAAAAAAAAAAAAAAAAJgCAABkcnMv&#10;ZG93bnJldi54bWxQSwUGAAAAAAQABAD1AAAAigM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7f7f7f" strokecolor="#f2f2f2" strokeweight="1pt">
                  <v:fill color2="black" angle="45" focus="100%" type="gradient"/>
                  <v:shadow type="perspective" color="#999" opacity=".5" origin=",.5" offset="0,0" matrix=",-56756f,,.5"/>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shape>
                <v:shape id="Freeform 99" o:spid="_x0000_s1054" style="position:absolute;left:10241;top:14433;width:144;height:96;visibility:visible;mso-wrap-style:square;v-text-anchor:top" coordsize="144,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r5K58EA&#10;AADcAAAADwAAAGRycy9kb3ducmV2LnhtbERPy4rCMBTdD/gP4QruxtSKM2M1iihCd44PcHttrm1p&#10;c1OaqPXvzUJweTjv+bIztbhT60rLCkbDCARxZnXJuYLTcfv9B8J5ZI21ZVLwJAfLRe9rjom2D97T&#10;/eBzEULYJaig8L5JpHRZQQbd0DbEgbva1qAPsM2lbvERwk0t4yj6kQZLDg0FNrQuKKsON6NgvNnk&#10;8ag6VruUuvMp3v9f0slKqUG/W81AeOr8R/x2p1rB7zTMD2fCEZCL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K+SufBAAAA3AAAAA8AAAAAAAAAAAAAAAAAmAIAAGRycy9kb3du&#10;cmV2LnhtbFBLBQYAAAAABAAEAPUAAACGAwAAAAA=&#10;" path="m,43l9,62,24,72,43,86r19,5l81,96r24,l125,96r19,-5l129,82,115,77,101,67,86,62,77,53,72,38,67,24,72,,,43xe" fillcolor="#7f7f7f" strokecolor="#f2f2f2" strokeweight="1pt">
                  <v:fill color2="black" angle="45" focus="100%" type="gradient"/>
                  <v:shadow type="perspective" color="#999" opacity=".5" origin=",.5" offset="0,0" matrix=",-56756f,,.5"/>
                  <v:path arrowok="t" o:connecttype="custom" o:connectlocs="0,43;9,62;24,72;43,86;62,91;81,96;105,96;125,96;144,91;129,82;115,77;101,67;86,62;77,53;72,38;67,24;72,0;0,43" o:connectangles="0,0,0,0,0,0,0,0,0,0,0,0,0,0,0,0,0,0"/>
                </v:shape>
                <v:shape id="Freeform 100" o:spid="_x0000_s1055" style="position:absolute;left:10178;top:14529;width:68;height:77;visibility:visible;mso-wrap-style:square;v-text-anchor:top" coordsize="68,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Dol2sUA&#10;AADcAAAADwAAAGRycy9kb3ducmV2LnhtbESPQWvCQBSE7wX/w/IEL6VutFCb1FWCIAo9mYrg7ZF9&#10;JqHZt3F3NfHfdwuFHoeZ+YZZrgfTijs531hWMJsmIIhLqxuuFBy/ti/vIHxA1thaJgUP8rBejZ6W&#10;mGnb84HuRahEhLDPUEEdQpdJ6cuaDPqp7Yijd7HOYIjSVVI77CPctHKeJG/SYMNxocaONjWV38XN&#10;KOjbXbgeXHFOn/PutUlvySn/PCo1GQ/5B4hAQ/gP/7X3WsEincHvmXgE5Oo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OiXaxQAAANwAAAAPAAAAAAAAAAAAAAAAAJgCAABkcnMv&#10;ZG93bnJldi54bWxQSwUGAAAAAAQABAD1AAAAigMAAAAA&#10;" path="m5,62l15,72r9,l34,77r5,l44,77r9,-5l58,72,63,62,68,48r,-10l58,24,53,10,48,5,44,,34,,29,,20,5r-5,l10,10,5,14,,24,,38,,53r5,9xe" fillcolor="#7f7f7f" strokecolor="#f2f2f2" strokeweight="1pt">
                  <v:fill color2="black" angle="45" focus="100%" type="gradient"/>
                  <v:shadow type="perspective" color="#999" opacity=".5" origin=",.5" offset="0,0" matrix=",-56756f,,.5"/>
                  <v:path arrowok="t" o:connecttype="custom" o:connectlocs="5,62;15,72;24,72;34,77;39,77;44,77;53,72;58,72;63,62;68,48;68,38;58,24;53,10;48,5;44,0;34,0;29,0;20,5;15,5;10,10;5,14;0,24;0,38;0,53;5,62" o:connectangles="0,0,0,0,0,0,0,0,0,0,0,0,0,0,0,0,0,0,0,0,0,0,0,0,0"/>
                </v:shape>
                <v:shape id="Freeform 101" o:spid="_x0000_s1056" style="position:absolute;left:10241;top:12849;width:494;height:1488;visibility:visible;mso-wrap-style:square;v-text-anchor:top" coordsize="494,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Ss8UA&#10;AADcAAAADwAAAGRycy9kb3ducmV2LnhtbESPQWvCQBSE74X+h+UJvdWNOdQmuglS0BYvRS2lx0f2&#10;mY1m34bsGuO/dwuFHoeZ+YZZlqNtxUC9bxwrmE0TEMSV0w3XCr4O6+dXED4ga2wdk4IbeSiLx4cl&#10;5tpdeUfDPtQiQtjnqMCE0OVS+sqQRT91HXH0jq63GKLsa6l7vEa4bWWaJC/SYsNxwWBHb4aq8/5i&#10;FQzZ6rCmzfb9ePqeNeHn0+5MapV6moyrBYhAY/gP/7U/tIJ5lsLvmXgEZHE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6AFKzxQAAANwAAAAPAAAAAAAAAAAAAAAAAJgCAABkcnMv&#10;ZG93bnJldi54bWxQSwUGAAAAAAQABAD1AAAAigM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7f7f7f" strokecolor="#f2f2f2" strokeweight="1pt">
                  <v:fill color2="black" angle="45" focus="100%" type="gradient"/>
                  <v:shadow type="perspective" color="#999" opacity=".5" origin=",.5" offset="0,0" matrix=",-56756f,,.5"/>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shape>
                <v:shape id="Freeform 102" o:spid="_x0000_s1057" style="position:absolute;left:10505;top:14841;width:254;height:811;visibility:visible;mso-wrap-style:square;v-text-anchor:top" coordsize="254,8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7yrIsQA&#10;AADcAAAADwAAAGRycy9kb3ducmV2LnhtbESPT4vCMBTE7wt+h/AEb2vqCq1Wo4ggrLsX/4HXR/Ns&#10;is1LbaLWb79ZWNjjMDO/YebLztbiQa2vHCsYDRMQxIXTFZcKTsfN+wSED8gaa8ek4EUelove2xxz&#10;7Z68p8chlCJC2OeowITQ5FL6wpBFP3QNcfQurrUYomxLqVt8Rrit5UeSpNJixXHBYENrQ8X1cLcK&#10;bGfN7pxmmzKrdtvv2nyld31TatDvVjMQgbrwH/5rf2oF2XQMv2fiEZCL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8qyLEAAAA3AAAAA8AAAAAAAAAAAAAAAAAmAIAAGRycy9k&#10;b3ducmV2LnhtbFBLBQYAAAAABAAEAPUAAACJAwAAAAA=&#10;" path="m,53r48,62l81,187r34,77l139,346r19,86l163,523r,96l153,710r82,101l249,730r5,-92l254,542,249,442,235,341,211,240,182,149,144,62r-5,l129,62,115,58,105,53,96,48,86,34,77,24,62,5,57,,48,,43,5,33,14,29,29,19,38,9,48,,53xe" fillcolor="#7f7f7f" strokecolor="#f2f2f2" strokeweight="1pt">
                  <v:fill color2="black" angle="45" focus="100%" type="gradient"/>
                  <v:shadow type="perspective" color="#999" opacity=".5" origin=",.5" offset="0,0" matrix=",-56756f,,.5"/>
                  <v:path arrowok="t" o:connecttype="custom" o:connectlocs="0,53;48,115;81,187;115,264;139,346;158,432;163,523;163,619;153,710;235,811;249,730;254,638;254,542;249,442;235,341;211,240;182,149;144,62;139,62;129,62;115,58;105,53;96,48;86,34;77,24;62,5;57,0;48,0;43,5;33,14;29,29;19,38;9,48;0,53" o:connectangles="0,0,0,0,0,0,0,0,0,0,0,0,0,0,0,0,0,0,0,0,0,0,0,0,0,0,0,0,0,0,0,0,0,0"/>
                </v:shape>
                <v:shape id="Freeform 103" o:spid="_x0000_s1058" style="position:absolute;left:2292;top:1703;width:149;height:173;visibility:visible;mso-wrap-style:square;v-text-anchor:top" coordsize="149,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LS+WcMA&#10;AADcAAAADwAAAGRycy9kb3ducmV2LnhtbESPT4vCMBTE74LfITxhL6LpivinGkUWXLyJVURvj+bZ&#10;FpuX0mRr99sbQfA4zMxvmOW6NaVoqHaFZQXfwwgEcWp1wZmC03E7mIFwHlljaZkU/JOD9arbWWKs&#10;7YMP1CQ+EwHCLkYFufdVLKVLczLohrYiDt7N1gZ9kHUmdY2PADelHEXRRBosOCzkWNFPTuk9+TMK&#10;aNu0bnajct8k7jyi/i9fL0apr167WYDw1PpP+N3eaQXT+RheZ8IRkK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LS+WcMAAADcAAAADwAAAAAAAAAAAAAAAACYAgAAZHJzL2Rv&#10;d25yZXYueG1sUEsFBgAAAAAEAAQA9QAAAIgDAAAAAA==&#10;" path="m,140l19,120,34,96,53,77,67,58,82,39,96,24,106,10r4,-5l115,r10,l134,r5,5l149,15r,9l149,34,139,44r-9,19l110,82,96,101,77,125,58,144,43,159r-9,14l29,173,,140xe" fillcolor="#7f7f7f" strokecolor="#f2f2f2" strokeweight="1pt">
                  <v:fill color2="black" angle="45" focus="100%" type="gradient"/>
                  <v:shadow type="perspective" color="#999" opacity=".5" origin=",.5" offset="0,0" matrix=",-56756f,,.5"/>
                  <v:path arrowok="t" o:connecttype="custom" o:connectlocs="0,140;19,120;34,96;53,77;67,58;82,39;96,24;106,10;110,5;115,0;125,0;134,0;139,5;149,15;149,24;149,34;139,44;130,63;110,82;96,101;77,125;58,144;43,159;34,173;29,173;0,140" o:connectangles="0,0,0,0,0,0,0,0,0,0,0,0,0,0,0,0,0,0,0,0,0,0,0,0,0,0"/>
                </v:shape>
                <v:shape id="Freeform 104" o:spid="_x0000_s1059" style="position:absolute;left:2258;top:1003;width:816;height:854;visibility:visible;mso-wrap-style:square;v-text-anchor:top" coordsize="816,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QETG8QA&#10;AADcAAAADwAAAGRycy9kb3ducmV2LnhtbESP3YrCMBSE7xd8h3AEb5Y11WX9qUYRQZDuVXUf4NAc&#10;22JzUpKo1ac3C4KXw8x8wyzXnWnElZyvLSsYDRMQxIXVNZcK/o67rxkIH5A1NpZJwZ08rFe9jyWm&#10;2t44p+shlCJC2KeooAqhTaX0RUUG/dC2xNE7WWcwROlKqR3eItw0cpwkE2mw5rhQYUvbiorz4WIU&#10;fP5OqMmmj9zON1l2/E5m+84VSg363WYBIlAX3uFXe68VTOc/8H8mHgG5e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EBExvEAAAA3AAAAA8AAAAAAAAAAAAAAAAAmAIAAGRycy9k&#10;b3ducmV2LnhtbFBLBQYAAAAABAAEAPUAAACJAw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4,-10l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7f7f7f" strokecolor="#f2f2f2" strokeweight="1pt">
                  <v:fill color2="black" angle="45" focus="100%" type="gradient"/>
                  <v:shadow type="perspective" color="#999" opacity=".5" origin=",.5" offset="0,0" matrix=",-56756f,,.5"/>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shape>
                <v:shape id="Freeform 105" o:spid="_x0000_s1060" style="position:absolute;left:2546;top:1478;width:77;height:182;visibility:visible;mso-wrap-style:square;v-text-anchor:top" coordsize="77,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tl9wscA&#10;AADcAAAADwAAAGRycy9kb3ducmV2LnhtbESPQWvCQBSE74L/YXkFL1I36UHb1FWkRZTemuiht9fs&#10;6yY0+zZktybm13cLQo/DzHzDrLeDbcSFOl87VpAuEhDEpdM1GwWnYn//CMIHZI2NY1JwJQ/bzXSy&#10;xky7nt/pkgcjIoR9hgqqENpMSl9WZNEvXEscvS/XWQxRdkbqDvsIt418SJKltFhzXKiwpZeKyu/8&#10;xyoozDw1hzwd3edY9Pnbx+v+nI5Kze6G3TOIQEP4D9/aR61g9bSEvzPxCMjN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LZfcLHAAAA3AAAAA8AAAAAAAAAAAAAAAAAmAIAAGRy&#10;cy9kb3ducmV2LnhtbFBLBQYAAAAABAAEAPUAAACMAwAAAAA=&#10;" path="m39,182l29,173,20,153,10,134,5,105,,81,,53,,29,5,r5,19l20,43r4,14l29,77r5,9l44,96r14,l77,91,39,182xe" fillcolor="#7f7f7f" strokecolor="#f2f2f2" strokeweight="1pt">
                  <v:fill color2="black" angle="45" focus="100%" type="gradient"/>
                  <v:shadow type="perspective" color="#999" opacity=".5" origin=",.5" offset="0,0" matrix=",-56756f,,.5"/>
                  <v:path arrowok="t" o:connecttype="custom" o:connectlocs="39,182;29,173;20,153;10,134;5,105;0,81;0,53;0,29;5,0;10,19;20,43;24,57;29,77;34,86;44,96;58,96;77,91;39,182" o:connectangles="0,0,0,0,0,0,0,0,0,0,0,0,0,0,0,0,0,0"/>
                </v:shape>
                <v:shape id="Freeform 106" o:spid="_x0000_s1061" style="position:absolute;left:2484;top:1655;width:62;height:87;visibility:visible;mso-wrap-style:square;v-text-anchor:top" coordsize="62,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94GuMUA&#10;AADcAAAADwAAAGRycy9kb3ducmV2LnhtbESPT2sCMRTE74V+h/AK3jRrBbdujSJiUVEo/jl4fN28&#10;7oZuXpZN1PXbG0HocZiZ3zDjaWsrcaHGG8cK+r0EBHHutOFCwfHw1f0A4QOyxsoxKbiRh+nk9WWM&#10;mXZX3tFlHwoRIewzVFCGUGdS+rwki77nauLo/brGYoiyKaRu8BrhtpLvSTKUFg3HhRJrmpeU/+3P&#10;NlKWG6v72/V6exotvn8WA5PmK6NU562dfYII1Ib/8LO90grSUQqPM/EIyM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3ga4xQAAANwAAAAPAAAAAAAAAAAAAAAAAJgCAABkcnMv&#10;ZG93bnJldi54bWxQSwUGAAAAAAQABAD1AAAAigMAAAAA&#10;" path="m14,77l5,53,,39,5,20,14,5,24,,34,5r14,5l58,20r4,9l62,48,58,63,53,77,43,82r-9,5l24,82,14,77xe" fillcolor="#7f7f7f" strokecolor="#f2f2f2" strokeweight="1pt">
                  <v:fill color2="black" angle="45" focus="100%" type="gradient"/>
                  <v:shadow type="perspective" color="#999" opacity=".5" origin=",.5" offset="0,0" matrix=",-56756f,,.5"/>
                  <v:path arrowok="t" o:connecttype="custom" o:connectlocs="14,77;5,53;0,39;5,20;14,5;24,0;34,5;48,10;58,20;62,29;62,48;58,63;53,77;43,82;34,87;24,82;14,77" o:connectangles="0,0,0,0,0,0,0,0,0,0,0,0,0,0,0,0,0"/>
                </v:shape>
                <v:shape id="Freeform 107" o:spid="_x0000_s1062" style="position:absolute;left:2700;top:1046;width:1190;height:614;visibility:visible;mso-wrap-style:square;v-text-anchor:top" coordsize="1190,6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559cAA&#10;AADcAAAADwAAAGRycy9kb3ducmV2LnhtbERPTYvCMBC9C/sfwix4kTV1D1W7RlkWhFVPWi/ehmZs&#10;i80kNLGt/94cBI+P973aDKYRHbW+tqxgNk1AEBdW11wqOOfbrwUIH5A1NpZJwYM8bNYfoxVm2vZ8&#10;pO4UShFD2GeooArBZVL6oiKDfmodceSutjUYImxLqVvsY7hp5HeSpNJgzbGhQkd/FRW3090o2FM6&#10;yb1b5ufZIUU78K7r3UWp8efw+wMi0BDe4pf7XyuYL+PaeCYeAbl+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559cAAAADcAAAADwAAAAAAAAAAAAAAAACYAgAAZHJzL2Rvd25y&#10;ZXYueG1sUEsFBgAAAAAEAAQA9QAAAIUDA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7f7f7f" strokecolor="#f2f2f2" strokeweight="1pt">
                  <v:fill color2="black" angle="45" focus="100%" type="gradient"/>
                  <v:shadow type="perspective" color="#999" opacity=".5" origin=",.5" offset="0,0" matrix=",-56756f,,.5"/>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shape>
                <v:shape id="Freeform 108" o:spid="_x0000_s1063" style="position:absolute;left:1654;top:1012;width:643;height:317;visibility:visible;mso-wrap-style:square;v-text-anchor:top" coordsize="643,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A0V8MA&#10;AADcAAAADwAAAGRycy9kb3ducmV2LnhtbESPQWvCQBSE70L/w/IKvemmFmoTXcUKxeJNk96f2WcS&#10;zb4N2TVJ/70rCB6HmfmGWawGU4uOWldZVvA+iUAQ51ZXXCjI0p/xFwjnkTXWlknBPzlYLV9GC0y0&#10;7XlP3cEXIkDYJaig9L5JpHR5SQbdxDbEwTvZ1qAPsi2kbrEPcFPLaRR9SoMVh4USG9qUlF8OV6Mg&#10;zfj4sbVu26+/U7u7dtkfny9Kvb0O6zkIT4N/hh/tX61gFsdwPxOOgFz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KA0V8MAAADcAAAADwAAAAAAAAAAAAAAAACYAgAAZHJzL2Rv&#10;d25yZXYueG1sUEsFBgAAAAAEAAQA9QAAAIgDA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7f7f7f" strokecolor="#f2f2f2" strokeweight="1pt">
                  <v:fill color2="black" angle="45" focus="100%" type="gradient"/>
                  <v:shadow type="perspective" color="#999" opacity=".5" origin=",.5" offset="0,0" matrix=",-56756f,,.5"/>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shape>
                <v:shape id="Freeform 109" o:spid="_x0000_s1064" style="position:absolute;left:1769;top:1171;width:561;height:652;visibility:visible;mso-wrap-style:square;v-text-anchor:top" coordsize="561,6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8TkzsIA&#10;AADcAAAADwAAAGRycy9kb3ducmV2LnhtbERPTYvCMBC9C/sfwix407SyLFKNIsKqeNlVC3ocm7Gt&#10;NpPSpFr//eYgeHy87+m8M5W4U+NKywriYQSCOLO65FxBevgZjEE4j6yxskwKnuRgPvvoTTHR9sE7&#10;uu99LkIIuwQVFN7XiZQuK8igG9qaOHAX2xj0ATa51A0+Qrip5CiKvqXBkkNDgTUtC8pu+9Yo+PrL&#10;4nV1Slfn62aU0u9zvWq3R6X6n91iAsJT59/il3ujFYyjMD+cCUdAzv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xOTOwgAAANwAAAAPAAAAAAAAAAAAAAAAAJgCAABkcnMvZG93&#10;bnJldi54bWxQSwUGAAAAAAQABAD1AAAAhwM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7f7f7f" strokecolor="#f2f2f2" strokeweight="1pt">
                  <v:fill color2="black" angle="45" focus="100%" type="gradient"/>
                  <v:shadow type="perspective" color="#999" opacity=".5" origin=",.5" offset="0,0" matrix=",-56756f,,.5"/>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shape>
                <v:shape id="Freeform 110" o:spid="_x0000_s1065" style="position:absolute;left:1754;top:1185;width:524;height:706;visibility:visible;mso-wrap-style:square;v-text-anchor:top" coordsize="524,7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HMpcQA&#10;AADcAAAADwAAAGRycy9kb3ducmV2LnhtbESPwWrDMBBE74X8g9hALqWRnIMxrpXQpCQ0t9buByzW&#10;1ja1VsZSbffvq0Igx2Fm3jDFYbG9mGj0nWMNyVaBIK6d6bjR8FmdnzIQPiAb7B2Thl/ycNivHgrM&#10;jZv5g6YyNCJC2OeooQ1hyKX0dUsW/dYNxNH7cqPFEOXYSDPiHOG2lzulUmmx47jQ4kCnlurv8sdq&#10;mB7V+3y5Nmliquvrcdj1JZqz1pv18vIMItAS7uFb+81oyFQC/2fiEZD7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XxzKXEAAAA3AAAAA8AAAAAAAAAAAAAAAAAmAIAAGRycy9k&#10;b3ducmV2LnhtbFBLBQYAAAAABAAEAPUAAACJAw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39,-58l15,xe" fillcolor="#7f7f7f" strokecolor="#f2f2f2" strokeweight="1pt">
                  <v:fill color2="black" angle="45" focus="100%" type="gradient"/>
                  <v:shadow type="perspective" color="#999" opacity=".5" origin=",.5" offset="0,0" matrix=",-56756f,,.5"/>
                  <v:path arrowok="t" o:connecttype="custom" o:connectlocs="5,34;5,96;20,139;39,168;63,182;58,187;29,197;34,240;63,307;111,360;159,374;164,389;144,403;125,418;120,446;144,490;188,528;240,547;312,562;375,552;413,538;423,562;408,571;399,586;389,600;399,614;428,634;456,658;471,682;480,706;485,696;524,638" o:connectangles="0,0,0,0,0,0,0,0,0,0,0,0,0,0,0,0,0,0,0,0,0,0,0,0,0,0,0,0,0,0,0,0"/>
                </v:shape>
                <v:shape id="Freeform 111" o:spid="_x0000_s1066" style="position:absolute;left:2330;top:1843;width:164;height:192;visibility:visible;mso-wrap-style:square;v-text-anchor:top" coordsize="164,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fydOsMA&#10;AADcAAAADwAAAGRycy9kb3ducmV2LnhtbESPQWsCMRSE70L/Q3iF3jSph+JujaJCQTzVtT/gkbxu&#10;lm5e1k3U1V9vCoLHYWa+YebLwbfiTH1sAmt4nygQxCbYhmsNP4ev8QxETMgW28Ck4UoRlouX0RxL&#10;Gy68p3OVapEhHEvU4FLqSimjceQxTkJHnL3f0HtMWfa1tD1eMty3cqrUh/TYcF5w2NHGkfmrTl5D&#10;QWuzNcXhhCv1Xdz21a5xm6PWb6/D6hNEoiE9w4/21mqYqSn8n8lHQC7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fydOsMAAADcAAAADwAAAAAAAAAAAAAAAACYAgAAZHJzL2Rv&#10;d25yZXYueG1sUEsFBgAAAAAEAAQA9QAAAIgDAAAAAA==&#10;" path="m44,l58,14,72,24r15,9l106,43r14,5l135,48r14,4l164,48,154,62,144,72r-9,9l125,91r-9,9l106,110r-5,5l92,115r9,5l111,129r9,5l125,144r5,14l130,168r-5,14l120,192,,48,44,xe" fillcolor="#7f7f7f" strokecolor="#f2f2f2" strokeweight="1pt">
                  <v:fill color2="black" angle="45" focus="100%" type="gradient"/>
                  <v:shadow type="perspective" color="#999" opacity=".5" origin=",.5" offset="0,0" matrix=",-56756f,,.5"/>
                  <v:path arrowok="t" o:connecttype="custom" o:connectlocs="44,0;58,14;72,24;87,33;106,43;120,48;135,48;149,52;164,48;154,62;144,72;135,81;125,91;116,100;106,110;101,115;92,115;101,120;111,129;120,134;125,144;130,158;130,168;125,182;120,192;0,48;44,0" o:connectangles="0,0,0,0,0,0,0,0,0,0,0,0,0,0,0,0,0,0,0,0,0,0,0,0,0,0,0"/>
                </v:shape>
                <v:shape id="Freeform 112" o:spid="_x0000_s1067" style="position:absolute;left:2297;top:1891;width:149;height:196;visibility:visible;mso-wrap-style:square;v-text-anchor:top" coordsize="149,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C8IA&#10;AADcAAAADwAAAGRycy9kb3ducmV2LnhtbESPQYvCMBSE78L+h/AWvMiaqqBuNcqyrOLV1ou3R/Ns&#10;yzYvpYk1/nsjCB6HmfmGWW+DaURPnastK5iMExDEhdU1lwpO+e5rCcJ5ZI2NZVJwJwfbzcdgjam2&#10;Nz5Sn/lSRAi7FBVU3replK6oyKAb25Y4ehfbGfRRdqXUHd4i3DRymiRzabDmuFBhS78VFf/Z1Siw&#10;OB1lxcn+fbf7mVss8nAO/VGp4Wf4WYHwFPw7/GoftIJlMoPnmXgE5OY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7Fj8LwgAAANwAAAAPAAAAAAAAAAAAAAAAAJgCAABkcnMvZG93&#10;bnJldi54bWxQSwUGAAAAAAQABAD1AAAAhwMAAAAA&#10;" path="m,52l9,72,19,86r5,24l29,129r4,15l38,168r,14l38,196r5,-9l53,177r9,-9l72,153r5,-9l86,134r5,-10l91,115r,9l101,134r4,10l115,153r5,5l129,158r10,-5l149,144,33,,,52xe" fillcolor="#7f7f7f" strokecolor="#f2f2f2" strokeweight="1pt">
                  <v:fill color2="black" angle="45" focus="100%" type="gradient"/>
                  <v:shadow type="perspective" color="#999" opacity=".5" origin=",.5" offset="0,0" matrix=",-56756f,,.5"/>
                  <v:path arrowok="t" o:connecttype="custom" o:connectlocs="0,52;9,72;19,86;24,110;29,129;33,144;38,168;38,182;38,196;43,187;53,177;62,168;72,153;77,144;86,134;91,124;91,115;91,124;101,134;105,144;115,153;120,158;129,158;139,153;149,144;33,0;0,52" o:connectangles="0,0,0,0,0,0,0,0,0,0,0,0,0,0,0,0,0,0,0,0,0,0,0,0,0,0,0"/>
                </v:shape>
                <v:shape id="Freeform 113" o:spid="_x0000_s1068" style="position:absolute;left:2182;top:1843;width:139;height:182;visibility:visible;mso-wrap-style:square;v-text-anchor:top" coordsize="139,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330ksQA&#10;AADcAAAADwAAAGRycy9kb3ducmV2LnhtbESPQWvCQBSE7wX/w/IEb3WjlhKjq4SAIEoPtb14e2af&#10;STD7NuyuMf77bqHQ4zAz3zDr7WBa0ZPzjWUFs2kCgri0uuFKwffX7jUF4QOyxtYyKXiSh+1m9LLG&#10;TNsHf1J/CpWIEPYZKqhD6DIpfVmTQT+1HXH0rtYZDFG6SmqHjwg3rZwnybs02HBcqLGjoqbydrob&#10;BQuTXnd9vixc8YHnY7649Ad9VGoyHvIViEBD+A//tfdaQZq8we+ZeATk5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d99JLEAAAA3AAAAA8AAAAAAAAAAAAAAAAAmAIAAGRycy9k&#10;b3ducmV2LnhtbFBLBQYAAAAABAAEAPUAAACJAwAAAAA=&#10;" path="m110,l96,19,81,43,62,62,48,81,33,100,19,115,9,129r-5,5l,139r,9l4,163r,9l14,177r5,5l28,182,38,172,52,158,67,139,81,115,100,91,115,67,129,52,139,38r,-5l110,xe" fillcolor="#7f7f7f" strokecolor="#f2f2f2" strokeweight="1pt">
                  <v:fill color2="black" angle="45" focus="100%" type="gradient"/>
                  <v:shadow type="perspective" color="#999" opacity=".5" origin=",.5" offset="0,0" matrix=",-56756f,,.5"/>
                  <v:path arrowok="t" o:connecttype="custom" o:connectlocs="110,0;96,19;81,43;62,62;48,81;33,100;19,115;9,129;4,134;0,139;0,148;4,163;4,172;14,177;19,182;28,182;38,172;52,158;67,139;81,115;100,91;115,67;129,52;139,38;139,33;110,0" o:connectangles="0,0,0,0,0,0,0,0,0,0,0,0,0,0,0,0,0,0,0,0,0,0,0,0,0,0"/>
                </v:shape>
                <v:shape id="Freeform 114" o:spid="_x0000_s1069" style="position:absolute;left:1625;top:1790;width:681;height:1027;visibility:visible;mso-wrap-style:square;v-text-anchor:top" coordsize="681,10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AADscUA&#10;AADcAAAADwAAAGRycy9kb3ducmV2LnhtbESPQWvCQBSE7wX/w/KEXkrdbSASUlcpgmB7skY9P7LP&#10;JDb7NmTXJP333UKhx2FmvmFWm8m2YqDeN441vCwUCOLSmYYrDadi95yB8AHZYOuYNHyTh8169rDC&#10;3LiRP2k4hkpECPscNdQhdLmUvqzJol+4jjh6V9dbDFH2lTQ9jhFuW5kotZQWG44LNXa0ran8Ot6t&#10;hnOqbkM73Q/Fx74xy/Rgn5L3i9aP8+ntFUSgKfyH/9p7oyFTKfyeiUdAr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AAOxxQAAANwAAAAPAAAAAAAAAAAAAAAAAJgCAABkcnMv&#10;ZG93bnJldi54bWxQSwUGAAAAAAQABAD1AAAAigM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7f7f7f" strokecolor="#f2f2f2" strokeweight="1pt">
                  <v:fill color2="black" angle="45" focus="100%" type="gradient"/>
                  <v:shadow type="perspective" color="#999" opacity=".5" origin=",.5" offset="0,0" matrix=",-56756f,,.5"/>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shape>
                <v:shape id="Freeform 115" o:spid="_x0000_s1070" style="position:absolute;left:2004;top:2155;width:149;height:96;visibility:visible;mso-wrap-style:square;v-text-anchor:top" coordsize="14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O6F0sIA&#10;AADcAAAADwAAAGRycy9kb3ducmV2LnhtbESPT4vCMBTE78J+h/CEvWlaDyJdo4iubG+Lf+heH82z&#10;qTYvpYna/fZGEDwOM/MbZr7sbSNu1PnasYJ0nIAgLp2uuVJwPGxHMxA+IGtsHJOCf/KwXHwM5php&#10;d+cd3fahEhHCPkMFJoQ2k9KXhiz6sWuJo3dyncUQZVdJ3eE9wm0jJ0kylRZrjgsGW1obKi/7q1XQ&#10;U/u7/dkU53Bp/jynaW6+i1ypz2G/+gIRqA/v8KudawWzZArPM/EIyM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7oXSwgAAANwAAAAPAAAAAAAAAAAAAAAAAJgCAABkcnMvZG93&#10;bnJldi54bWxQSwUGAAAAAAQABAD1AAAAhwMAAAAA&#10;" path="m149,52l134,38,120,24,106,14,86,9,62,4,43,,19,4,,9,14,19r15,5l43,28,58,38r9,10l72,62r5,14l72,96,149,52xe" fillcolor="#7f7f7f" strokecolor="#f2f2f2" strokeweight="1pt">
                  <v:fill color2="black" angle="45" focus="100%" type="gradient"/>
                  <v:shadow type="perspective" color="#999" opacity=".5" origin=",.5" offset="0,0" matrix=",-56756f,,.5"/>
                  <v:path arrowok="t" o:connecttype="custom" o:connectlocs="149,52;134,38;120,24;106,14;86,9;62,4;43,0;19,4;0,9;14,19;29,24;43,28;58,38;67,48;72,62;77,76;72,96;149,52" o:connectangles="0,0,0,0,0,0,0,0,0,0,0,0,0,0,0,0,0,0"/>
                </v:shape>
                <v:shape id="Freeform 116" o:spid="_x0000_s1071" style="position:absolute;left:2143;top:2083;width:72;height:76;visibility:visible;mso-wrap-style:square;v-text-anchor:top" coordsize="72,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1m9dMMA&#10;AADcAAAADwAAAGRycy9kb3ducmV2LnhtbESPW2vCQBSE3wv+h+UUfCnNxiJVYlYRS9E3qdr3Q/bk&#10;YrNnQ3aby793BcHHYWa+YdLNYGrRUesqywpmUQyCOLO64kLB5fz9vgThPLLG2jIpGMnBZj15STHR&#10;tucf6k6+EAHCLkEFpfdNIqXLSjLoItsQBy+3rUEfZFtI3WIf4KaWH3H8KQ1WHBZKbGhXUvZ3+jcK&#10;rl/0Ns/lHo9j0Yx2b+wh/50rNX0dtisQngb/DD/aB61gGS/gfiYcAbm+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1m9dMMAAADcAAAADwAAAAAAAAAAAAAAAACYAgAAZHJzL2Rv&#10;d25yZXYueG1sUEsFBgAAAAAEAAQA9QAAAIgDAAAAAA==&#10;" path="m63,14l53,4,43,4,39,,29,,24,,19,4r-9,l10,14,,28,5,38r5,14l19,67r5,5l29,76r5,l39,76r9,-4l53,72r5,-5l63,62,67,52,72,38r,-14l63,14xe" fillcolor="#7f7f7f" strokecolor="#f2f2f2" strokeweight="1pt">
                  <v:fill color2="black" angle="45" focus="100%" type="gradient"/>
                  <v:shadow type="perspective" color="#999" opacity=".5" origin=",.5" offset="0,0" matrix=",-56756f,,.5"/>
                  <v:path arrowok="t" o:connecttype="custom" o:connectlocs="63,14;53,4;43,4;39,0;29,0;24,0;19,4;10,4;10,14;0,28;5,38;10,52;19,67;24,72;29,76;34,76;39,76;48,72;53,72;58,67;63,62;67,52;72,38;72,24;63,14" o:connectangles="0,0,0,0,0,0,0,0,0,0,0,0,0,0,0,0,0,0,0,0,0,0,0,0,0"/>
                </v:shape>
                <v:shape id="Freeform 117" o:spid="_x0000_s1072" style="position:absolute;left:1654;top:2351;width:494;height:1488;visibility:visible;mso-wrap-style:square;v-text-anchor:top" coordsize="494,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ZkiMEA&#10;AADcAAAADwAAAGRycy9kb3ducmV2LnhtbERPy4rCMBTdC/5DuII7TXUhTse0iOADN4MPZJaX5tp0&#10;prkpTaz1781iYJaH817lva1FR62vHCuYTRMQxIXTFZcKrpftZAnCB2SNtWNS8CIPeTYcrDDV7skn&#10;6s6hFDGEfYoKTAhNKqUvDFn0U9cQR+7uWoshwraUusVnDLe1nCfJQlqsODYYbGhjqPg9P6yC7mN9&#10;2dLuuL//3GZV+P6yJzO3So1H/foTRKA+/Iv/3AetYJnEtfFMPAIye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VWZIjBAAAA3AAAAA8AAAAAAAAAAAAAAAAAmAIAAGRycy9kb3du&#10;cmV2LnhtbFBLBQYAAAAABAAEAPUAAACGAw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7f7f7f" strokecolor="#f2f2f2" strokeweight="1pt">
                  <v:fill color2="black" angle="45" focus="100%" type="gradient"/>
                  <v:shadow type="perspective" color="#999" opacity=".5" origin=",.5" offset="0,0" matrix=",-56756f,,.5"/>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shape>
                <v:shape id="Freeform 118" o:spid="_x0000_s1073" style="position:absolute;left:1630;top:1041;width:254;height:806;visibility:visible;mso-wrap-style:square;v-text-anchor:top" coordsize="254,8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VMlM8IA&#10;AADcAAAADwAAAGRycy9kb3ducmV2LnhtbESPQWsCMRSE7wX/Q3hCL6UmbUG2q1FaQfCqFb0+Nm83&#10;i5uXJUnX9d8bodDjMDPfMMv16DoxUIitZw1vMwWCuPKm5UbD8Wf7WoCICdlg55k03CjCejV5WmJp&#10;/JX3NBxSIzKEY4kabEp9KWWsLDmMM98TZ6/2wWHKMjTSBLxmuOvku1Jz6bDlvGCxp42l6nL4dRrC&#10;y26w6lR/1zjvT47O9YcvBq2fp+PXAkSiMf2H/9o7o6FQn/A4k4+AXN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FUyUzwgAAANwAAAAPAAAAAAAAAAAAAAAAAJgCAABkcnMvZG93&#10;bnJldi54bWxQSwUGAAAAAAQABAD1AAAAhwMAAAAA&#10;" path="m254,754l211,691,172,619,139,542,115,461,100,370,91,278r,-91l100,96,24,,9,82,,173r,96l9,365,24,466,43,566r29,92l110,744r10,l129,744r10,5l148,754r10,4l172,768r10,14l192,802r9,4l206,806r10,-4l220,792r10,-14l235,768r9,-10l254,754xe" fillcolor="#7f7f7f" strokecolor="#f2f2f2" strokeweight="1pt">
                  <v:fill color2="black" angle="45" focus="100%" type="gradient"/>
                  <v:shadow type="perspective" color="#999" opacity=".5" origin=",.5" offset="0,0" matrix=",-56756f,,.5"/>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v:shape>
                <v:rect id="Rectangle 119" o:spid="_x0000_s1074" style="position:absolute;left:1759;top:4055;width:82;height:85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xc4sMA&#10;AADcAAAADwAAAGRycy9kb3ducmV2LnhtbERPy2rCQBTdC/7DcIVupE4sIjZ1lFYQ3LgwPtrlbeY2&#10;CZ25EzJjjH69sxBcHs57vuysES01vnKsYDxKQBDnTldcKDjs168zED4gazSOScGVPCwX/d4cU+0u&#10;vKM2C4WIIexTVFCGUKdS+rwki37kauLI/bnGYoiwKaRu8BLDrZFvSTKVFiuODSXWtCop/8/OVsHX&#10;j8GrqXhy/L79vm+zzrbt8KTUy6D7/AARqAtP8cO90Qpm4zg/nolHQC7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Lxc4sMAAADcAAAADwAAAAAAAAAAAAAAAACYAgAAZHJzL2Rv&#10;d25yZXYueG1sUEsFBgAAAAAEAAQA9QAAAIgDAAAAAA==&#10;" fillcolor="#7f7f7f" strokecolor="#f2f2f2" strokeweight="1pt">
                  <v:fill color2="black" angle="45" focus="100%" type="gradient"/>
                  <v:shadow type="perspective" color="#999" opacity=".5" origin=",.5" offset="0,0" matrix=",-56756f,,.5"/>
                </v:rect>
                <v:rect id="Rectangle 120" o:spid="_x0000_s1075" style="position:absolute;left:4087;top:1166;width:4253;height: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5ecYA&#10;AADcAAAADwAAAGRycy9kb3ducmV2LnhtbESPT2vCQBTE70K/w/IKXqRuIkVs6iqtIHjpwVj/HF+z&#10;r0no7tuQXWP003cLQo/DzPyGmS97a0RHra8dK0jHCQjiwumaSwWfu/XTDIQPyBqNY1JwJQ/LxcNg&#10;jpl2F95Sl4dSRAj7DBVUITSZlL6oyKIfu4Y4et+utRiibEupW7xEuDVykiRTabHmuFBhQ6uKip/8&#10;bBW8nwxeTc3P++Pt6+Uj723XjQ5KDR/7t1cQgfrwH763N1rBLE3h70w8AnLx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D5ecYAAADcAAAADwAAAAAAAAAAAAAAAACYAgAAZHJz&#10;L2Rvd25yZXYueG1sUEsFBgAAAAAEAAQA9QAAAIsDAAAAAA==&#10;" fillcolor="#7f7f7f" strokecolor="#f2f2f2" strokeweight="1pt">
                  <v:fill color2="black" angle="45" focus="100%" type="gradient"/>
                  <v:shadow type="perspective" color="#999" opacity=".5" origin=",.5" offset="0,0" matrix=",-56756f,,.5"/>
                </v:rect>
                <v:shape id="Freeform 121" o:spid="_x0000_s1076" style="position:absolute;left:2326;top:14812;width:144;height:173;visibility:visible;mso-wrap-style:square;v-text-anchor:top" coordsize="144,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sBJhcYA&#10;AADcAAAADwAAAGRycy9kb3ducmV2LnhtbESPX0vDQBDE3wW/w7GCb/bSirWNvRYpiqVQsH/wec2t&#10;STS3F+7WNP32vYLg4zAzv2Fmi941qqMQa88GhoMMFHHhbc2lgcP+9W4CKgqyxcYzGThRhMX8+mqG&#10;ufVH3lK3k1IlCMccDVQiba51LCpyGAe+JU7elw8OJclQahvwmOCu0aMsG2uHNaeFCltaVlT87H6d&#10;gfXH8vvNvdxPTw+f72MbRB6LbmPM7U3//ARKqJf/8F97ZQ1MhiO4nElHQM/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sBJhcYAAADcAAAADwAAAAAAAAAAAAAAAACYAgAAZHJz&#10;L2Rvd25yZXYueG1sUEsFBgAAAAAEAAQA9QAAAIsDAAAAAA==&#10;" path="m,34l14,53,33,77,48,96r14,19l76,135r15,14l100,163r5,5l115,173r5,l129,168r5,l144,159r,-10l144,139,134,125,124,111,110,91,91,72,72,53,52,29,38,15,28,,24,,,34xe" fillcolor="#7f7f7f" strokecolor="#f2f2f2" strokeweight="1pt">
                  <v:fill color2="black" angle="45" focus="100%" type="gradient"/>
                  <v:shadow type="perspective" color="#999" opacity=".5" origin=",.5" offset="0,0" matrix=",-56756f,,.5"/>
                  <v:path arrowok="t" o:connecttype="custom" o:connectlocs="0,34;14,53;33,77;48,96;62,115;76,135;91,149;100,163;105,168;115,173;120,173;129,168;134,168;144,159;144,149;144,139;134,125;124,111;110,91;91,72;72,53;52,29;38,15;28,0;24,0;0,34" o:connectangles="0,0,0,0,0,0,0,0,0,0,0,0,0,0,0,0,0,0,0,0,0,0,0,0,0,0"/>
                </v:shape>
                <v:shape id="Freeform 122" o:spid="_x0000_s1077" style="position:absolute;left:2287;top:14831;width:816;height:855;visibility:visible;mso-wrap-style:square;v-text-anchor:top" coordsize="816,8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KuC8QA&#10;AADcAAAADwAAAGRycy9kb3ducmV2LnhtbESPQWvCQBSE74X+h+UJvdVNLEhIXaVYQhvoJUY9P7Kv&#10;SWj2bdhdNe2v7wqCx2FmvmFWm8kM4kzO95YVpPMEBHFjdc+tgn1dPGcgfEDWOFgmBb/kYbN+fFhh&#10;ru2FKzrvQisihH2OCroQxlxK33Rk0M/tSBy9b+sMhihdK7XDS4SbQS6SZCkN9hwXOhxp21HzszsZ&#10;Be/tR1ka6+hYjYe/OnwVGWaDUk+z6e0VRKAp3MO39qdWkKUvcD0Tj4Bc/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birgvEAAAA3AAAAA8AAAAAAAAAAAAAAAAAmAIAAGRycy9k&#10;b3ducmV2LnhtbFBLBQYAAAAABAAEAPUAAACJAw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7f7f7f" strokecolor="#f2f2f2" strokeweight="1pt">
                  <v:fill color2="black" angle="45" focus="100%" type="gradient"/>
                  <v:shadow type="perspective" color="#999" opacity=".5" origin=",.5" offset="0,0" matrix=",-56756f,,.5"/>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shape>
                <v:shape id="Freeform 123" o:spid="_x0000_s1078" style="position:absolute;left:2575;top:15028;width:77;height:183;visibility:visible;mso-wrap-style:square;v-text-anchor:top" coordsize="77,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3sUw8MA&#10;AADcAAAADwAAAGRycy9kb3ducmV2LnhtbESPQWvCQBSE70L/w/IKveluipaYuooIQi85aOP9sftM&#10;YrNvQ3bV9N+7QqHHYWa+YVab0XXiRkNoPWvIZgoEsfG25VpD9b2f5iBCRLbYeSYNvxRgs36ZrLCw&#10;/s4Huh1jLRKEQ4Eamhj7QspgGnIYZr4nTt7ZDw5jkkMt7YD3BHedfFfqQzpsOS002NOuIfNzvDoN&#10;7lJdy+VirkplTqbM9nnwl6D12+u4/QQRaYz/4b/2l9WQZ3N4nklHQK4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3sUw8MAAADcAAAADwAAAAAAAAAAAAAAAACYAgAAZHJzL2Rv&#10;d25yZXYueG1sUEsFBgAAAAAEAAQA9QAAAIgDAAAAAA==&#10;" path="m43,l29,10,19,29,10,48,5,77,,101r,29l5,154r,29l15,159r4,-15l24,125r5,-19l39,91r9,-4l58,87r19,l43,xe" fillcolor="#7f7f7f" strokecolor="#f2f2f2" strokeweight="1pt">
                  <v:fill color2="black" angle="45" focus="100%" type="gradient"/>
                  <v:shadow type="perspective" color="#999" opacity=".5" origin=",.5" offset="0,0" matrix=",-56756f,,.5"/>
                  <v:path arrowok="t" o:connecttype="custom" o:connectlocs="43,0;29,10;19,29;10,48;5,77;0,101;0,130;5,154;5,183;15,159;19,144;24,125;29,106;39,91;48,87;58,87;77,87;43,0" o:connectangles="0,0,0,0,0,0,0,0,0,0,0,0,0,0,0,0,0,0"/>
                </v:shape>
                <v:shape id="Freeform 124" o:spid="_x0000_s1079" style="position:absolute;left:2518;top:14947;width:57;height:86;visibility:visible;mso-wrap-style:square;v-text-anchor:top" coordsize="57,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heRfMYA&#10;AADcAAAADwAAAGRycy9kb3ducmV2LnhtbESPQUsDMRSE74L/ITzBm81uQSnbpqW1FqyKxW0vvT02&#10;r5vFzcuSxO7675uC4HGYmW+Y2WKwrTiTD41jBfkoA0FcOd1wreCw3zxMQISIrLF1TAp+KcBifnsz&#10;w0K7nr/oXMZaJAiHAhWYGLtCylAZshhGriNO3sl5izFJX0vtsU9w28pxlj1Jiw2nBYMdPRuqvssf&#10;q2D7uT36HbpV/r7uN+Xb6WP3YoJS93fDcgoi0hD/w3/tV61gkj/C9Uw6AnJ+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heRfMYAAADcAAAADwAAAAAAAAAAAAAAAACYAgAAZHJz&#10;L2Rvd25yZXYueG1sUEsFBgAAAAAEAAQA9QAAAIsDAAAAAA==&#10;" path="m9,9l,28,,48,,67,9,81r10,5l33,81,43,76r9,-9l57,52r,-14l52,24,48,9,43,4,28,,19,,9,9xe" fillcolor="#7f7f7f" strokecolor="#f2f2f2" strokeweight="1pt">
                  <v:fill color2="black" angle="45" focus="100%" type="gradient"/>
                  <v:shadow type="perspective" color="#999" opacity=".5" origin=",.5" offset="0,0" matrix=",-56756f,,.5"/>
                  <v:path arrowok="t" o:connecttype="custom" o:connectlocs="9,9;0,28;0,48;0,67;9,81;19,86;33,81;43,76;52,67;57,52;57,38;52,24;48,9;43,4;28,0;19,0;9,9" o:connectangles="0,0,0,0,0,0,0,0,0,0,0,0,0,0,0,0,0"/>
                </v:shape>
                <v:shape id="Freeform 125" o:spid="_x0000_s1080" style="position:absolute;left:2729;top:15028;width:1195;height:615;visibility:visible;mso-wrap-style:square;v-text-anchor:top" coordsize="1195,6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291s8QA&#10;AADcAAAADwAAAGRycy9kb3ducmV2LnhtbESPQWsCMRSE7wX/Q3iCt5pV7Gq3ZhcRBA+9VMVeH5vn&#10;7tLkZUmirv/eFAo9DjPzDbOuBmvEjXzoHCuYTTMQxLXTHTcKTsfd6wpEiMgajWNS8KAAVTl6WWOh&#10;3Z2/6HaIjUgQDgUqaGPsCylD3ZLFMHU9cfIuzluMSfpGao/3BLdGzrMslxY7Tgst9rRtqf45XK2C&#10;7/ztzIvtWb5f7ObT+N3yOsSlUpPxsPkAEWmI/+G/9l4rWM1y+D2TjoAs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NvdbPEAAAA3AAAAA8AAAAAAAAAAAAAAAAAmAIAAGRycy9k&#10;b3ducmV2LnhtbFBLBQYAAAAABAAEAPUAAACJAw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7f7f7f" strokecolor="#f2f2f2" strokeweight="1pt">
                  <v:fill color2="black" angle="45" focus="100%" type="gradient"/>
                  <v:shadow type="perspective" color="#999" opacity=".5" origin=",.5" offset="0,0" matrix=",-56756f,,.5"/>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shape>
                <v:shape id="Freeform 126" o:spid="_x0000_s1081" style="position:absolute;left:1682;top:15359;width:648;height:317;visibility:visible;mso-wrap-style:square;v-text-anchor:top" coordsize="648,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Wk3scA&#10;AADcAAAADwAAAGRycy9kb3ducmV2LnhtbESPT2vCQBTE7wW/w/KE3urGajWkrlK0BaE91D/Y62v2&#10;NQnJvg27W41+erdQ8DjMzG+Y2aIzjTiS85VlBcNBAoI4t7riQsF+9/aQgvABWWNjmRScycNi3rub&#10;YabtiTd03IZCRAj7DBWUIbSZlD4vyaAf2JY4ej/WGQxRukJqh6cIN418TJKJNFhxXCixpWVJeb39&#10;NQrkKDdP4/fvj/TyefhajetXNx3VSt33u5dnEIG6cAv/t9daQTqcwt+ZeATk/Ao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QFpN7HAAAA3AAAAA8AAAAAAAAAAAAAAAAAmAIAAGRy&#10;cy9kb3ducmV2LnhtbFBLBQYAAAAABAAEAPUAAACMAw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7f7f7f" strokecolor="#f2f2f2" strokeweight="1pt">
                  <v:fill color2="black" angle="45" focus="100%" type="gradient"/>
                  <v:shadow type="perspective" color="#999" opacity=".5" origin=",.5" offset="0,0" matrix=",-56756f,,.5"/>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shape>
                <v:shape id="Freeform 127" o:spid="_x0000_s1082" style="position:absolute;left:1798;top:14865;width:566;height:653;visibility:visible;mso-wrap-style:square;v-text-anchor:top" coordsize="566,6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km/NsAA&#10;AADcAAAADwAAAGRycy9kb3ducmV2LnhtbERPy4rCMBTdD/gP4QruxlQXUjrG4oPCuBJ1PuDSXNva&#10;5qZtMlr9erMQXB7Oe5kOphE36l1lWcFsGoEgzq2uuFDwd86+YxDOI2tsLJOCBzlIV6OvJSba3vlI&#10;t5MvRAhhl6CC0vs2kdLlJRl0U9sSB+5ie4M+wL6Qusd7CDeNnEfRQhqsODSU2NK2pLw+/RsFMuts&#10;TZt97LuDzaLd/Hrs4qdSk/Gw/gHhafAf8dv9qxXEs7A2nAlHQK5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2km/NsAAAADcAAAADwAAAAAAAAAAAAAAAACYAgAAZHJzL2Rvd25y&#10;ZXYueG1sUEsFBgAAAAAEAAQA9QAAAIUDA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508,,,638xe" fillcolor="#7f7f7f" strokecolor="#f2f2f2" strokeweight="1pt">
                  <v:fill color2="black" angle="45" focus="100%" type="gradient"/>
                  <v:shadow type="perspective" color="#999" opacity=".5" origin=",.5" offset="0,0" matrix=",-56756f,,.5"/>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shape>
                <v:shape id="Freeform 128" o:spid="_x0000_s1083" style="position:absolute;left:1788;top:14798;width:518;height:705;visibility:visible;mso-wrap-style:square;v-text-anchor:top" coordsize="518,7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Bh2UMYA&#10;AADcAAAADwAAAGRycy9kb3ducmV2LnhtbESPS2vCQBSF94X+h+EK3YhOVOojdRQpKD6g1Oimu0vm&#10;msRm7oTMqPHfOwWhy8N5fJzpvDGluFLtCssKet0IBHFqdcGZguNh2RmDcB5ZY2mZFNzJwXz2+jLF&#10;WNsb7+ma+EyEEXYxKsi9r2IpXZqTQde1FXHwTrY26IOsM6lrvIVxU8p+FA2lwYIDIceKPnNKf5OL&#10;CZDtapcM+pvv5buM2qOf81dyXlyUems1iw8Qnhr/H36211rBuDeBvzPhCMjZ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Bh2UMYAAADcAAAADwAAAAAAAAAAAAAAAACYAgAAZHJz&#10;L2Rvd25yZXYueG1sUEsFBgAAAAAEAAQA9QAAAIsDA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38,58l10,705xe" fillcolor="#7f7f7f" strokecolor="#f2f2f2" strokeweight="1pt">
                  <v:fill color2="black" angle="45" focus="100%" type="gradient"/>
                  <v:shadow type="perspective" color="#999" opacity=".5" origin=",.5" offset="0,0" matrix=",-56756f,,.5"/>
                  <v:path arrowok="t" o:connecttype="custom" o:connectlocs="0,667;0,609;14,561;38,537;62,523;53,513;24,509;34,461;62,398;106,345;154,331;163,312;139,302;125,288;120,259;139,216;187,177;240,158;307,144;370,149;408,168;418,149;403,134;394,120;384,105;394,91;422,72;451,43;470,24;475,0;480,9;518,67" o:connectangles="0,0,0,0,0,0,0,0,0,0,0,0,0,0,0,0,0,0,0,0,0,0,0,0,0,0,0,0,0,0,0,0"/>
                </v:shape>
                <v:shape id="Freeform 129" o:spid="_x0000_s1084" style="position:absolute;left:2364;top:14654;width:158;height:187;visibility:visible;mso-wrap-style:square;v-text-anchor:top" coordsize="158,1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d/3YMAA&#10;AADcAAAADwAAAGRycy9kb3ducmV2LnhtbERPTWvCQBC9C/0PyxR6041WJURXKYVCT1Vj63nIjkkw&#10;Oxuy2xj/vXMQPD7e93o7uEb11IXas4HpJAFFXHhbc2ng9/g1TkGFiGyx8UwGbhRgu3kZrTGz/soH&#10;6vNYKgnhkKGBKsY20zoUFTkME98SC3f2ncMosCu17fAq4a7RsyRZaoc1S0OFLX1WVFzyfycl6Wln&#10;/3ZFcMdyrxfzH7b9+d2Yt9fhYwUq0hCf4of72xpIZzJfzsgR0Js7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9d/3YMAAAADcAAAADwAAAAAAAAAAAAAAAACYAgAAZHJzL2Rvd25y&#10;ZXYueG1sUEsFBgAAAAAEAAQA9QAAAIUDAAAAAA==&#10;" path="m38,187l53,177,67,163r19,-5l101,149r14,-5l130,144r14,-5l158,144r-9,-15l139,120r-9,-10l125,101,115,91r-9,-5l96,77r-5,l96,72,106,62r9,-5l120,48r5,-15l125,24,120,9,115,,,144r38,43xe" fillcolor="#7f7f7f" strokecolor="#f2f2f2" strokeweight="1pt">
                  <v:fill color2="black" angle="45" focus="100%" type="gradient"/>
                  <v:shadow type="perspective" color="#999" opacity=".5" origin=",.5" offset="0,0" matrix=",-56756f,,.5"/>
                  <v:path arrowok="t" o:connecttype="custom" o:connectlocs="38,187;53,177;67,163;86,158;101,149;115,144;130,144;144,139;158,144;149,129;139,120;130,110;125,101;115,91;106,86;96,77;91,77;96,72;106,62;115,57;120,48;125,33;125,24;120,9;115,0;0,144;38,187" o:connectangles="0,0,0,0,0,0,0,0,0,0,0,0,0,0,0,0,0,0,0,0,0,0,0,0,0,0,0"/>
                </v:shape>
                <v:shape id="Freeform 130" o:spid="_x0000_s1085" style="position:absolute;left:2326;top:14601;width:153;height:197;visibility:visible;mso-wrap-style:square;v-text-anchor:top" coordsize="153,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ZIgb8UA&#10;AADcAAAADwAAAGRycy9kb3ducmV2LnhtbESPS2vDMBCE74X+B7GF3ho57oPgRAmhUCg5NU7J47ZY&#10;G9vUWhlJld1/HwUCPQ4z8w2zWI2mE5Gcby0rmE4yEMSV1S3XCr53H08zED4ga+wsk4I/8rBa3t8t&#10;sNB24C3FMtQiQdgXqKAJoS+k9FVDBv3E9sTJO1tnMCTpaqkdDgluOpln2Zs02HJaaLCn94aqn/LX&#10;KPhyce33h/i6eSnz82kTnod4PCj1+DCu5yACjeE/fGt/agWzfArXM+kIyOU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kiBvxQAAANwAAAAPAAAAAAAAAAAAAAAAAJgCAABkcnMv&#10;ZG93bnJldi54bWxQSwUGAAAAAAQABAD1AAAAigMAAAAA&#10;" path="m,149l9,130,19,110,24,91,33,67,38,53r,-24l38,14,38,,48,10r4,9l62,29,72,43r9,10l86,62r5,10l91,82,96,72r4,-10l105,53,115,43r9,-5l134,38r10,5l153,53,38,197,,149xe" fillcolor="#7f7f7f" strokecolor="#f2f2f2" strokeweight="1pt">
                  <v:fill color2="black" angle="45" focus="100%" type="gradient"/>
                  <v:shadow type="perspective" color="#999" opacity=".5" origin=",.5" offset="0,0" matrix=",-56756f,,.5"/>
                  <v:path arrowok="t" o:connecttype="custom" o:connectlocs="0,149;9,130;19,110;24,91;33,67;38,53;38,29;38,14;38,0;48,10;52,19;62,29;72,43;81,53;86,62;91,72;91,82;96,72;100,62;105,53;115,43;124,38;134,38;144,43;153,53;38,197;0,149" o:connectangles="0,0,0,0,0,0,0,0,0,0,0,0,0,0,0,0,0,0,0,0,0,0,0,0,0,0,0"/>
                </v:shape>
                <v:shape id="Freeform 131" o:spid="_x0000_s1086" style="position:absolute;left:2215;top:14663;width:139;height:183;visibility:visible;mso-wrap-style:square;v-text-anchor:top" coordsize="139,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uqcsUA&#10;AADcAAAADwAAAGRycy9kb3ducmV2LnhtbESPzWrCQBSF90LfYbiFbkQnBlokOkqRWrpxYRTF3SVz&#10;zYRk7oTMqLFP3xEKLg/n5+PMl71txJU6XzlWMBknIIgLpysuFex369EUhA/IGhvHpOBOHpaLl8Ec&#10;M+1uvKVrHkoRR9hnqMCE0GZS+sKQRT92LXH0zq6zGKLsSqk7vMVx28g0ST6kxYojwWBLK0NFnV9s&#10;hPyeNsN6c9zV/mhW7/n98FVevpV6e+0/ZyAC9eEZ/m//aAXTNIXHmXgE5OI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K6pyxQAAANwAAAAPAAAAAAAAAAAAAAAAAJgCAABkcnMv&#10;ZG93bnJldi54bWxQSwUGAAAAAAQABAD1AAAAigMAAAAA&#10;" path="m111,183l91,164,77,144,58,120,43,101,29,82,15,68,5,53,,48,,39,,29,,20,5,10,10,5,15,r9,l34,10,48,24,63,44,77,68,96,92r15,19l125,130r10,14l139,149r-28,34xe" fillcolor="#7f7f7f" strokecolor="#f2f2f2" strokeweight="1pt">
                  <v:fill color2="black" angle="45" focus="100%" type="gradient"/>
                  <v:shadow type="perspective" color="#999" opacity=".5" origin=",.5" offset="0,0" matrix=",-56756f,,.5"/>
                  <v:path arrowok="t" o:connecttype="custom" o:connectlocs="111,183;91,164;77,144;58,120;43,101;29,82;15,68;5,53;0,48;0,39;0,29;0,20;5,10;10,5;15,0;24,0;34,10;48,24;63,44;77,68;96,92;111,111;125,130;135,144;139,149;111,183" o:connectangles="0,0,0,0,0,0,0,0,0,0,0,0,0,0,0,0,0,0,0,0,0,0,0,0,0,0"/>
                </v:shape>
                <v:shape id="Freeform 132" o:spid="_x0000_s1087" style="position:absolute;left:1654;top:13871;width:681;height:1028;visibility:visible;mso-wrap-style:square;v-text-anchor:top" coordsize="681,10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PLlcQA&#10;AADcAAAADwAAAGRycy9kb3ducmV2LnhtbESPQWsCMRSE74X+h/AK3jSr1iJbo2xbBPUiWnt/bJ6b&#10;4OZlSVLd/vumIPQ4zMw3zGLVu1ZcKUTrWcF4VIAgrr223Cg4fa6HcxAxIWtsPZOCH4qwWj4+LLDU&#10;/sYHuh5TIzKEY4kKTEpdKWWsDTmMI98RZ+/sg8OUZWikDnjLcNfKSVG8SIeW84LBjt4N1Zfjt1Pg&#10;T7vnfWXX54/Ndvs1s+Gtqguj1OCpr15BJOrTf/je3mgF88kU/s7kIyC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zTy5XEAAAA3AAAAA8AAAAAAAAAAAAAAAAAmAIAAGRycy9k&#10;b3ducmV2LnhtbFBLBQYAAAAABAAEAPUAAACJAw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7f7f7f" strokecolor="#f2f2f2" strokeweight="1pt">
                  <v:fill color2="black" angle="45" focus="100%" type="gradient"/>
                  <v:shadow type="perspective" color="#999" opacity=".5" origin=",.5" offset="0,0" matrix=",-56756f,,.5"/>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shape>
                <v:shape id="Freeform 133" o:spid="_x0000_s1088" style="position:absolute;left:2033;top:14433;width:149;height:96;visibility:visible;mso-wrap-style:square;v-text-anchor:top" coordsize="14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XiXsQA&#10;AADcAAAADwAAAGRycy9kb3ducmV2LnhtbESPQWvCQBSE7wX/w/IEb80mQYqkriJqaG6ltqTXR/aZ&#10;jWbfhuxW03/fLRR6HGbmG2a9nWwvbjT6zrGCLElBEDdOd9wq+HgvH1cgfEDW2DsmBd/kYbuZPayx&#10;0O7Ob3Q7hVZECPsCFZgQhkJK3xiy6BM3EEfv7EaLIcqxlXrEe4TbXuZp+iQtdhwXDA60N9RcT19W&#10;wUTDa/lyqC/h2n96zrLKHOtKqcV82j2DCDSF//Bfu9IKVvkSfs/EIyA3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TF4l7EAAAA3AAAAA8AAAAAAAAAAAAAAAAAmAIAAGRycy9k&#10;b3ducmV2LnhtbFBLBQYAAAAABAAEAPUAAACJAwAAAAA=&#10;" path="m149,43l139,62,125,72,105,86,86,91,67,96r-24,l19,96,,91,19,82,33,77,48,67r9,-5l72,53,77,38r,-14l72,r77,43xe" fillcolor="#7f7f7f" strokecolor="#f2f2f2" strokeweight="1pt">
                  <v:fill color2="black" angle="45" focus="100%" type="gradient"/>
                  <v:shadow type="perspective" color="#999" opacity=".5" origin=",.5" offset="0,0" matrix=",-56756f,,.5"/>
                  <v:path arrowok="t" o:connecttype="custom" o:connectlocs="149,43;139,62;125,72;105,86;86,91;67,96;43,96;19,96;0,91;19,82;33,77;48,67;57,62;72,53;77,38;77,24;72,0;149,43" o:connectangles="0,0,0,0,0,0,0,0,0,0,0,0,0,0,0,0,0,0"/>
                </v:shape>
                <v:shape id="Freeform 134" o:spid="_x0000_s1089" style="position:absolute;left:2177;top:14529;width:67;height:77;visibility:visible;mso-wrap-style:square;v-text-anchor:top" coordsize="67,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5KJiMMA&#10;AADcAAAADwAAAGRycy9kb3ducmV2LnhtbESPT4vCMBTE7wt+h/CEva2pXVykGkUqwrIX8b/HR/Ns&#10;i81LaWKt394Iwh6HmfkNM513phItNa60rGA4iEAQZ1aXnCvY71ZfYxDOI2usLJOCBzmYz3ofU0y0&#10;vfOG2q3PRYCwS1BB4X2dSOmyggy6ga2Jg3exjUEfZJNL3eA9wE0l4yj6kQZLDgsF1pQWlF23N6PA&#10;P9IOjyYfndbtbRlvDvbvOz0r9dnvFhMQnjr/H363f7WCcTyC15lwBOTs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5KJiMMAAADcAAAADwAAAAAAAAAAAAAAAACYAgAAZHJzL2Rv&#10;d25yZXYueG1sUEsFBgAAAAAEAAQA9QAAAIgDAAAAAA==&#10;" path="m57,62l48,72r-5,l33,77r-4,l19,77,14,72r-5,l5,62,,48,,38,5,24,14,10,19,5,24,r9,l38,r5,5l48,5r9,5l57,14r5,10l67,38r,15l57,62xe" fillcolor="#7f7f7f" strokecolor="#f2f2f2" strokeweight="1pt">
                  <v:fill color2="black" angle="45" focus="100%" type="gradient"/>
                  <v:shadow type="perspective" color="#999" opacity=".5" origin=",.5" offset="0,0" matrix=",-56756f,,.5"/>
                  <v:path arrowok="t" o:connecttype="custom" o:connectlocs="57,62;48,72;43,72;33,77;29,77;19,77;14,72;9,72;5,62;0,48;0,38;5,24;14,10;19,5;24,0;33,0;38,0;43,5;48,5;57,10;57,14;62,24;67,38;67,53;57,62" o:connectangles="0,0,0,0,0,0,0,0,0,0,0,0,0,0,0,0,0,0,0,0,0,0,0,0,0"/>
                </v:shape>
                <v:shape id="Freeform 135" o:spid="_x0000_s1090" style="position:absolute;left:1687;top:12849;width:490;height:1488;visibility:visible;mso-wrap-style:square;v-text-anchor:top" coordsize="490,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0EFcQA&#10;AADcAAAADwAAAGRycy9kb3ducmV2LnhtbESPQWvCQBSE74X+h+UVequbiARJXcUWQnrxYBTp8ZF9&#10;JsHs25DdxLS/3hUEj8PMfMOsNpNpxUi9aywriGcRCOLS6oYrBcdD9rEE4TyyxtYyKfgjB5v168sK&#10;U22vvKex8JUIEHYpKqi971IpXVmTQTezHXHwzrY36IPsK6l7vAa4aeU8ihJpsOGwUGNH3zWVl2Iw&#10;CvjrPxvzg4l/83i3oOFicTgtlHp/m7afIDxN/hl+tH+0guU8gfuZcATk+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XdBBXEAAAA3AAAAA8AAAAAAAAAAAAAAAAAmAIAAGRycy9k&#10;b3ducmV2LnhtbFBLBQYAAAAABAAEAPUAAACJAw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7f7f7f" strokecolor="#f2f2f2" strokeweight="1pt">
                  <v:fill color2="black" angle="45" focus="100%" type="gradient"/>
                  <v:shadow type="perspective" color="#999" opacity=".5" origin=",.5" offset="0,0" matrix=",-56756f,,.5"/>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shape>
                <v:shape id="Freeform 136" o:spid="_x0000_s1091" style="position:absolute;left:1663;top:14841;width:250;height:811;visibility:visible;mso-wrap-style:square;v-text-anchor:top" coordsize="250,8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cRH8MA&#10;AADcAAAADwAAAGRycy9kb3ducmV2LnhtbESPT4vCMBTE74LfIbyFvdl0PexKNYoIiif/VMHro3m2&#10;xealJlGrn94sLOxxmJnfMJNZZxpxJ+drywq+khQEcWF1zaWC42E5GIHwAVljY5kUPMnDbNrvTTDT&#10;9sF7uuehFBHCPkMFVQhtJqUvKjLoE9sSR+9sncEQpSuldviIcNPIYZp+S4M1x4UKW1pUVFzym1Gw&#10;uTrp5P61ubndduG7VX4qVk+lPj+6+RhEoC78h//aa61gNPyB3zPxCMjpG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scRH8MAAADcAAAADwAAAAAAAAAAAAAAAACYAgAAZHJzL2Rv&#10;d25yZXYueG1sUEsFBgAAAAAEAAQA9QAAAIgDAAAAAA==&#10;" path="m250,53r-43,62l168,187r-29,77l111,346,96,432r-9,91l87,619r9,91l19,811,5,730,,638,,542,5,442,19,341,39,240,72,149,106,62r9,l125,62r10,-4l144,53r15,-5l168,34,178,24,192,5,197,r10,l211,5r10,9l226,29r9,9l240,48r10,5xe" fillcolor="#7f7f7f" strokecolor="#f2f2f2" strokeweight="1pt">
                  <v:fill color2="black" angle="45" focus="100%" type="gradient"/>
                  <v:shadow type="perspective" color="#999" opacity=".5" origin=",.5" offset="0,0" matrix=",-56756f,,.5"/>
                  <v:path arrowok="t" o:connecttype="custom" o:connectlocs="250,53;207,115;168,187;139,264;111,346;96,432;87,523;87,619;96,710;19,811;5,730;0,638;0,542;5,442;19,341;39,240;72,149;106,62;115,62;125,62;135,58;144,53;159,48;168,34;178,24;192,5;197,0;207,0;211,5;221,14;226,29;235,38;240,48;250,53" o:connectangles="0,0,0,0,0,0,0,0,0,0,0,0,0,0,0,0,0,0,0,0,0,0,0,0,0,0,0,0,0,0,0,0,0,0"/>
                </v:shape>
                <v:rect id="Rectangle 137" o:spid="_x0000_s1092" style="position:absolute;left:4087;top:15470;width:4253;height: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aaWcQA&#10;AADcAAAADwAAAGRycy9kb3ducmV2LnhtbERPy2rCQBTdF/yH4Qpuik4qpWjMRLQgdNNF0/pYXjPX&#10;JDhzJ2SmMfbrO4tCl4fzztaDNaKnzjeOFTzNEhDEpdMNVwq+PnfTBQgfkDUax6TgTh7W+eghw1S7&#10;G39QX4RKxBD2KSqoQ2hTKX1Zk0U/cy1x5C6usxgi7CqpO7zFcGvkPElepMWGY0ONLb3WVF6Lb6tg&#10;ezJ4Nw0/748/5+V7Mdi+fzwoNRkPmxWIQEP4F/+537SCxTyujWfiEZD5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immlnEAAAA3AAAAA8AAAAAAAAAAAAAAAAAmAIAAGRycy9k&#10;b3ducmV2LnhtbFBLBQYAAAAABAAEAPUAAACJAwAAAAA=&#10;" fillcolor="#7f7f7f" strokecolor="#f2f2f2" strokeweight="1pt">
                  <v:fill color2="black" angle="45" focus="100%" type="gradient"/>
                  <v:shadow type="perspective" color="#999" opacity=".5" origin=",.5" offset="0,0" matrix=",-56756f,,.5"/>
                </v:rect>
                <v:rect id="Rectangle 138" o:spid="_x0000_s1093" style="position:absolute;left:10558;top:4118;width:86;height:85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wsYA&#10;AADcAAAADwAAAGRycy9kb3ducmV2LnhtbESPQWvCQBSE70L/w/IKXkQ3ShGNrtIKgpceTFv1+My+&#10;JqG7b0N2jdFf3y0IPQ4z8w2zXHfWiJYaXzlWMB4lIIhzpysuFHx+bIczED4gazSOScGNPKxXT70l&#10;ptpdeU9tFgoRIexTVFCGUKdS+rwki37kauLofbvGYoiyKaRu8Brh1shJkkylxYrjQok1bUrKf7KL&#10;VfB2MngzFb98He/n+XvW2bYdHJTqP3evCxCBuvAffrR3WsFsMoe/M/EI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o/wsYAAADcAAAADwAAAAAAAAAAAAAAAACYAgAAZHJz&#10;L2Rvd25yZXYueG1sUEsFBgAAAAAEAAQA9QAAAIsDAAAAAA==&#10;" fillcolor="#7f7f7f" strokecolor="#f2f2f2" strokeweight="1pt">
                  <v:fill color2="black" angle="45" focus="100%" type="gradient"/>
                  <v:shadow type="perspective" color="#999" opacity=".5" origin=",.5" offset="0,0" matrix=",-56756f,,.5"/>
                </v:rect>
              </v:group>
            </w:pict>
          </mc:Fallback>
        </mc:AlternateContent>
      </w:r>
      <w:r w:rsidR="006C5884">
        <w:rPr>
          <w:rFonts w:cs="Times New Roman"/>
          <w:b/>
          <w:szCs w:val="28"/>
        </w:rPr>
        <w:t>03</w:t>
      </w:r>
      <w:r w:rsidRPr="000A136D">
        <w:rPr>
          <w:rFonts w:cs="Times New Roman"/>
          <w:b/>
          <w:szCs w:val="28"/>
        </w:rPr>
        <w:t>TRƯỜNG ĐẠI HỌC CÔNG NGHIỆP HÀ NỘI</w:t>
      </w:r>
    </w:p>
    <w:p w:rsidR="00D716A8" w:rsidRPr="000A136D" w:rsidRDefault="00D716A8" w:rsidP="00547EC1">
      <w:pPr>
        <w:spacing w:line="26" w:lineRule="atLeast"/>
        <w:ind w:firstLine="709"/>
        <w:jc w:val="center"/>
        <w:rPr>
          <w:rFonts w:cs="Times New Roman"/>
          <w:b/>
          <w:bCs/>
          <w:szCs w:val="28"/>
        </w:rPr>
      </w:pPr>
      <w:r w:rsidRPr="000A136D">
        <w:rPr>
          <w:rFonts w:cs="Times New Roman"/>
          <w:b/>
          <w:bCs/>
          <w:szCs w:val="28"/>
        </w:rPr>
        <w:t>KHOA CÔNG NGHỆ THÔNG TIN</w:t>
      </w:r>
    </w:p>
    <w:p w:rsidR="00D716A8" w:rsidRPr="000A136D" w:rsidRDefault="00D716A8" w:rsidP="00547EC1">
      <w:pPr>
        <w:spacing w:line="26" w:lineRule="atLeast"/>
        <w:ind w:firstLine="709"/>
        <w:jc w:val="center"/>
        <w:rPr>
          <w:rFonts w:cs="Times New Roman"/>
          <w:b/>
          <w:bCs/>
          <w:szCs w:val="28"/>
        </w:rPr>
      </w:pPr>
      <w:r w:rsidRPr="000A136D">
        <w:rPr>
          <w:rFonts w:cs="Times New Roman"/>
          <w:b/>
          <w:bCs/>
          <w:szCs w:val="28"/>
        </w:rPr>
        <w:t>----------o0o----------</w:t>
      </w:r>
    </w:p>
    <w:p w:rsidR="00D716A8" w:rsidRDefault="00D716A8" w:rsidP="00547EC1">
      <w:pPr>
        <w:spacing w:line="26" w:lineRule="atLeast"/>
        <w:ind w:firstLine="709"/>
        <w:jc w:val="center"/>
        <w:rPr>
          <w:rFonts w:cs="Times New Roman"/>
          <w:b/>
          <w:bCs/>
          <w:szCs w:val="28"/>
        </w:rPr>
      </w:pPr>
      <w:r w:rsidRPr="000A136D">
        <w:rPr>
          <w:rFonts w:cs="Times New Roman"/>
          <w:b/>
          <w:bCs/>
          <w:noProof/>
          <w:szCs w:val="28"/>
          <w:lang w:eastAsia="en-US"/>
        </w:rPr>
        <w:drawing>
          <wp:inline distT="0" distB="0" distL="0" distR="0" wp14:anchorId="4C7EAF59" wp14:editId="3319C1AC">
            <wp:extent cx="2019300" cy="2019300"/>
            <wp:effectExtent l="0" t="0" r="0" b="0"/>
            <wp:docPr id="760" name="Picture 760" descr="HA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AU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16513" cy="2016513"/>
                    </a:xfrm>
                    <a:prstGeom prst="rect">
                      <a:avLst/>
                    </a:prstGeom>
                    <a:noFill/>
                    <a:ln>
                      <a:noFill/>
                    </a:ln>
                  </pic:spPr>
                </pic:pic>
              </a:graphicData>
            </a:graphic>
          </wp:inline>
        </w:drawing>
      </w:r>
    </w:p>
    <w:p w:rsidR="00000161" w:rsidRPr="000A136D" w:rsidRDefault="00000161" w:rsidP="00547EC1">
      <w:pPr>
        <w:spacing w:line="26" w:lineRule="atLeast"/>
        <w:ind w:firstLine="709"/>
        <w:jc w:val="center"/>
        <w:rPr>
          <w:rFonts w:cs="Times New Roman"/>
          <w:b/>
          <w:bCs/>
          <w:szCs w:val="28"/>
        </w:rPr>
      </w:pPr>
    </w:p>
    <w:p w:rsidR="00D716A8" w:rsidRPr="000A136D" w:rsidRDefault="00000161" w:rsidP="00547EC1">
      <w:pPr>
        <w:spacing w:line="26" w:lineRule="atLeast"/>
        <w:ind w:firstLine="709"/>
        <w:jc w:val="center"/>
        <w:rPr>
          <w:rFonts w:cs="Times New Roman"/>
          <w:b/>
          <w:bCs/>
          <w:sz w:val="52"/>
          <w:szCs w:val="52"/>
        </w:rPr>
      </w:pPr>
      <w:r w:rsidRPr="000A136D">
        <w:rPr>
          <w:rFonts w:cs="Times New Roman"/>
          <w:b/>
          <w:bCs/>
          <w:sz w:val="52"/>
          <w:szCs w:val="52"/>
        </w:rPr>
        <w:t>ĐỒ ÁN</w:t>
      </w:r>
    </w:p>
    <w:p w:rsidR="00851A18" w:rsidRPr="000A136D" w:rsidRDefault="00000161" w:rsidP="00547EC1">
      <w:pPr>
        <w:spacing w:line="26" w:lineRule="atLeast"/>
        <w:ind w:firstLine="709"/>
        <w:jc w:val="center"/>
        <w:rPr>
          <w:rFonts w:cs="Times New Roman"/>
          <w:b/>
          <w:bCs/>
          <w:sz w:val="52"/>
          <w:szCs w:val="52"/>
        </w:rPr>
      </w:pPr>
      <w:r w:rsidRPr="000A136D">
        <w:rPr>
          <w:rFonts w:cs="Times New Roman"/>
          <w:b/>
          <w:bCs/>
          <w:sz w:val="52"/>
          <w:szCs w:val="52"/>
        </w:rPr>
        <w:t>TỐT NGHIỆP ĐẠI HỌC</w:t>
      </w:r>
    </w:p>
    <w:p w:rsidR="00000161" w:rsidRDefault="00000161" w:rsidP="00547EC1">
      <w:pPr>
        <w:spacing w:line="26" w:lineRule="atLeast"/>
        <w:ind w:firstLine="709"/>
        <w:jc w:val="center"/>
        <w:rPr>
          <w:rFonts w:cs="Times New Roman"/>
          <w:b/>
          <w:bCs/>
          <w:sz w:val="36"/>
          <w:szCs w:val="36"/>
        </w:rPr>
      </w:pPr>
      <w:r w:rsidRPr="000A136D">
        <w:rPr>
          <w:rFonts w:cs="Times New Roman"/>
          <w:b/>
          <w:bCs/>
          <w:sz w:val="36"/>
          <w:szCs w:val="36"/>
        </w:rPr>
        <w:t>Ngành Hệ thố</w:t>
      </w:r>
      <w:r w:rsidR="00547EC1">
        <w:rPr>
          <w:rFonts w:cs="Times New Roman"/>
          <w:b/>
          <w:bCs/>
          <w:sz w:val="36"/>
          <w:szCs w:val="36"/>
        </w:rPr>
        <w:t>ng thông tin</w:t>
      </w:r>
    </w:p>
    <w:p w:rsidR="00547EC1" w:rsidRPr="000A136D" w:rsidRDefault="00547EC1" w:rsidP="00547EC1">
      <w:pPr>
        <w:spacing w:line="26" w:lineRule="atLeast"/>
        <w:ind w:firstLine="709"/>
        <w:jc w:val="center"/>
        <w:rPr>
          <w:rFonts w:cs="Times New Roman"/>
          <w:b/>
          <w:bCs/>
          <w:sz w:val="36"/>
          <w:szCs w:val="36"/>
        </w:rPr>
      </w:pPr>
    </w:p>
    <w:p w:rsidR="00000161" w:rsidRPr="000A136D" w:rsidRDefault="00851A18" w:rsidP="00547EC1">
      <w:pPr>
        <w:spacing w:line="26" w:lineRule="atLeast"/>
        <w:ind w:firstLine="709"/>
        <w:rPr>
          <w:rFonts w:cs="Times New Roman"/>
          <w:sz w:val="52"/>
          <w:szCs w:val="52"/>
        </w:rPr>
      </w:pPr>
      <w:r w:rsidRPr="000A136D">
        <w:rPr>
          <w:rFonts w:cs="Times New Roman"/>
          <w:sz w:val="52"/>
          <w:szCs w:val="52"/>
        </w:rPr>
        <w:t>Xây dựng phần mềm giải pháp vận tải</w:t>
      </w:r>
    </w:p>
    <w:p w:rsidR="00851A18" w:rsidRPr="000A136D" w:rsidRDefault="00851A18" w:rsidP="00547EC1">
      <w:pPr>
        <w:spacing w:line="26" w:lineRule="atLeast"/>
        <w:ind w:firstLine="709"/>
        <w:jc w:val="center"/>
        <w:rPr>
          <w:rFonts w:cs="Times New Roman"/>
          <w:sz w:val="52"/>
          <w:szCs w:val="52"/>
        </w:rPr>
      </w:pPr>
      <w:r w:rsidRPr="000A136D">
        <w:rPr>
          <w:rFonts w:cs="Times New Roman"/>
          <w:sz w:val="52"/>
          <w:szCs w:val="52"/>
        </w:rPr>
        <w:t>Driper trên thiết bị di động</w:t>
      </w:r>
    </w:p>
    <w:p w:rsidR="00D716A8" w:rsidRDefault="00D716A8" w:rsidP="00547EC1">
      <w:pPr>
        <w:spacing w:line="26" w:lineRule="atLeast"/>
        <w:ind w:firstLine="709"/>
        <w:jc w:val="center"/>
        <w:rPr>
          <w:rFonts w:cs="Times New Roman"/>
          <w:b/>
          <w:i/>
          <w:caps/>
          <w:szCs w:val="28"/>
        </w:rPr>
      </w:pPr>
    </w:p>
    <w:p w:rsidR="00547EC1" w:rsidRPr="000A136D" w:rsidRDefault="00547EC1" w:rsidP="00547EC1">
      <w:pPr>
        <w:spacing w:line="26" w:lineRule="atLeast"/>
        <w:ind w:firstLine="709"/>
        <w:jc w:val="center"/>
        <w:rPr>
          <w:rFonts w:cs="Times New Roman"/>
          <w:b/>
          <w:i/>
          <w:caps/>
          <w:szCs w:val="28"/>
        </w:rPr>
      </w:pPr>
    </w:p>
    <w:p w:rsidR="00000161" w:rsidRPr="000A136D" w:rsidRDefault="00547EC1" w:rsidP="00547EC1">
      <w:pPr>
        <w:tabs>
          <w:tab w:val="left" w:pos="2410"/>
          <w:tab w:val="left" w:pos="5580"/>
        </w:tabs>
        <w:spacing w:line="26" w:lineRule="atLeast"/>
        <w:ind w:firstLine="709"/>
        <w:rPr>
          <w:rFonts w:cs="Times New Roman"/>
          <w:b/>
          <w:bCs/>
          <w:szCs w:val="28"/>
        </w:rPr>
      </w:pPr>
      <w:r>
        <w:rPr>
          <w:rFonts w:cs="Times New Roman"/>
          <w:b/>
          <w:i/>
          <w:caps/>
          <w:szCs w:val="28"/>
        </w:rPr>
        <w:tab/>
      </w:r>
      <w:r w:rsidR="00000161" w:rsidRPr="000A136D">
        <w:rPr>
          <w:rFonts w:cs="Times New Roman"/>
          <w:b/>
          <w:bCs/>
          <w:szCs w:val="28"/>
        </w:rPr>
        <w:t>Sinh viên thực hiện</w:t>
      </w:r>
      <w:r w:rsidR="00000161" w:rsidRPr="000A136D">
        <w:rPr>
          <w:rFonts w:cs="Times New Roman"/>
          <w:b/>
          <w:bCs/>
          <w:szCs w:val="28"/>
        </w:rPr>
        <w:tab/>
        <w:t>:</w:t>
      </w:r>
      <w:r w:rsidR="00000161" w:rsidRPr="000A136D">
        <w:rPr>
          <w:rFonts w:cs="Times New Roman"/>
          <w:b/>
          <w:bCs/>
          <w:szCs w:val="28"/>
        </w:rPr>
        <w:tab/>
        <w:t>Lê Hồng Dương</w:t>
      </w:r>
    </w:p>
    <w:p w:rsidR="00000161" w:rsidRPr="000A136D" w:rsidRDefault="00547EC1" w:rsidP="00547EC1">
      <w:pPr>
        <w:tabs>
          <w:tab w:val="left" w:pos="2410"/>
          <w:tab w:val="left" w:pos="5580"/>
        </w:tabs>
        <w:spacing w:line="26" w:lineRule="atLeast"/>
        <w:ind w:firstLine="709"/>
        <w:rPr>
          <w:rFonts w:cs="Times New Roman"/>
          <w:b/>
          <w:bCs/>
          <w:szCs w:val="28"/>
        </w:rPr>
      </w:pPr>
      <w:bookmarkStart w:id="1" w:name="OLE_LINK80"/>
      <w:bookmarkStart w:id="2" w:name="OLE_LINK81"/>
      <w:r>
        <w:rPr>
          <w:rFonts w:cs="Times New Roman"/>
          <w:b/>
          <w:bCs/>
          <w:szCs w:val="28"/>
        </w:rPr>
        <w:tab/>
      </w:r>
      <w:r w:rsidR="00000161" w:rsidRPr="000A136D">
        <w:rPr>
          <w:rFonts w:cs="Times New Roman"/>
          <w:b/>
          <w:bCs/>
          <w:szCs w:val="28"/>
        </w:rPr>
        <w:t>Lớp</w:t>
      </w:r>
      <w:bookmarkEnd w:id="1"/>
      <w:bookmarkEnd w:id="2"/>
      <w:r w:rsidR="00000161" w:rsidRPr="000A136D">
        <w:rPr>
          <w:rFonts w:cs="Times New Roman"/>
          <w:b/>
          <w:bCs/>
          <w:szCs w:val="28"/>
        </w:rPr>
        <w:tab/>
        <w:t>:</w:t>
      </w:r>
      <w:r w:rsidR="00000161" w:rsidRPr="000A136D">
        <w:rPr>
          <w:rFonts w:cs="Times New Roman"/>
          <w:b/>
          <w:bCs/>
          <w:szCs w:val="28"/>
        </w:rPr>
        <w:tab/>
        <w:t>ĐH HTTT1 - K9</w:t>
      </w:r>
    </w:p>
    <w:p w:rsidR="00D716A8" w:rsidRPr="000A136D" w:rsidRDefault="00547EC1" w:rsidP="00547EC1">
      <w:pPr>
        <w:tabs>
          <w:tab w:val="left" w:pos="2410"/>
          <w:tab w:val="left" w:pos="5580"/>
        </w:tabs>
        <w:spacing w:line="26" w:lineRule="atLeast"/>
        <w:ind w:firstLine="709"/>
        <w:rPr>
          <w:rFonts w:cs="Times New Roman"/>
          <w:b/>
          <w:bCs/>
          <w:szCs w:val="28"/>
        </w:rPr>
      </w:pPr>
      <w:r>
        <w:rPr>
          <w:rFonts w:cs="Times New Roman"/>
          <w:b/>
          <w:bCs/>
          <w:szCs w:val="28"/>
        </w:rPr>
        <w:tab/>
      </w:r>
      <w:r w:rsidR="00D716A8" w:rsidRPr="000A136D">
        <w:rPr>
          <w:rFonts w:cs="Times New Roman"/>
          <w:b/>
          <w:bCs/>
          <w:szCs w:val="28"/>
        </w:rPr>
        <w:t>Giả</w:t>
      </w:r>
      <w:r w:rsidR="00395C6E" w:rsidRPr="000A136D">
        <w:rPr>
          <w:rFonts w:cs="Times New Roman"/>
          <w:b/>
          <w:bCs/>
          <w:szCs w:val="28"/>
        </w:rPr>
        <w:t xml:space="preserve">ng viên </w:t>
      </w:r>
      <w:r w:rsidR="00000161" w:rsidRPr="000A136D">
        <w:rPr>
          <w:rFonts w:cs="Times New Roman"/>
          <w:b/>
          <w:bCs/>
          <w:szCs w:val="28"/>
        </w:rPr>
        <w:t>hướng dẫn</w:t>
      </w:r>
      <w:r w:rsidR="00000161" w:rsidRPr="000A136D">
        <w:rPr>
          <w:rFonts w:cs="Times New Roman"/>
          <w:b/>
          <w:bCs/>
          <w:szCs w:val="28"/>
        </w:rPr>
        <w:tab/>
        <w:t>:</w:t>
      </w:r>
      <w:r w:rsidR="00000161" w:rsidRPr="000A136D">
        <w:rPr>
          <w:rFonts w:cs="Times New Roman"/>
          <w:b/>
          <w:bCs/>
          <w:szCs w:val="28"/>
        </w:rPr>
        <w:tab/>
      </w:r>
      <w:r w:rsidR="00D716A8" w:rsidRPr="000A136D">
        <w:rPr>
          <w:rFonts w:cs="Times New Roman"/>
          <w:b/>
          <w:bCs/>
          <w:szCs w:val="28"/>
        </w:rPr>
        <w:t>Th</w:t>
      </w:r>
      <w:ins w:id="3" w:author="D" w:date="2018-04-19T15:08:00Z">
        <w:r w:rsidR="008D7B7D">
          <w:rPr>
            <w:rFonts w:cs="Times New Roman"/>
            <w:b/>
            <w:bCs/>
            <w:szCs w:val="28"/>
          </w:rPr>
          <w:t>s.</w:t>
        </w:r>
      </w:ins>
      <w:del w:id="4" w:author="D" w:date="2018-04-19T15:08:00Z">
        <w:r w:rsidR="00D716A8" w:rsidRPr="000A136D" w:rsidDel="008D7B7D">
          <w:rPr>
            <w:rFonts w:cs="Times New Roman"/>
            <w:b/>
            <w:bCs/>
            <w:szCs w:val="28"/>
          </w:rPr>
          <w:delText>.S</w:delText>
        </w:r>
      </w:del>
      <w:r w:rsidR="00D716A8" w:rsidRPr="000A136D">
        <w:rPr>
          <w:rFonts w:cs="Times New Roman"/>
          <w:b/>
          <w:bCs/>
          <w:szCs w:val="28"/>
        </w:rPr>
        <w:t xml:space="preserve"> An Văn Minh</w:t>
      </w:r>
    </w:p>
    <w:p w:rsidR="00547EC1" w:rsidRDefault="00D716A8" w:rsidP="00547EC1">
      <w:pPr>
        <w:spacing w:line="26" w:lineRule="atLeast"/>
        <w:ind w:firstLine="709"/>
        <w:rPr>
          <w:rFonts w:cs="Times New Roman"/>
          <w:b/>
          <w:bCs/>
          <w:szCs w:val="28"/>
        </w:rPr>
      </w:pPr>
      <w:r w:rsidRPr="000A136D">
        <w:rPr>
          <w:rFonts w:cs="Times New Roman"/>
          <w:b/>
          <w:bCs/>
          <w:szCs w:val="28"/>
        </w:rPr>
        <w:tab/>
      </w:r>
      <w:r w:rsidRPr="000A136D">
        <w:rPr>
          <w:rFonts w:cs="Times New Roman"/>
          <w:b/>
          <w:bCs/>
          <w:szCs w:val="28"/>
        </w:rPr>
        <w:tab/>
      </w:r>
    </w:p>
    <w:p w:rsidR="00547EC1" w:rsidRPr="000A136D" w:rsidRDefault="00547EC1" w:rsidP="00547EC1">
      <w:pPr>
        <w:spacing w:line="26" w:lineRule="atLeast"/>
        <w:rPr>
          <w:rFonts w:cs="Times New Roman"/>
          <w:b/>
          <w:bCs/>
          <w:szCs w:val="28"/>
        </w:rPr>
      </w:pPr>
    </w:p>
    <w:p w:rsidR="00000161" w:rsidRPr="000A136D" w:rsidRDefault="00000161">
      <w:pPr>
        <w:spacing w:line="26" w:lineRule="atLeast"/>
        <w:ind w:firstLine="709"/>
        <w:rPr>
          <w:rFonts w:cs="Times New Roman"/>
          <w:b/>
          <w:szCs w:val="28"/>
        </w:rPr>
        <w:pPrChange w:id="5" w:author="D" w:date="2018-04-19T15:30:00Z">
          <w:pPr>
            <w:spacing w:line="26" w:lineRule="atLeast"/>
            <w:ind w:firstLine="709"/>
            <w:jc w:val="center"/>
          </w:pPr>
        </w:pPrChange>
      </w:pPr>
    </w:p>
    <w:p w:rsidR="005A4F33" w:rsidRPr="005A4F33" w:rsidRDefault="00D716A8" w:rsidP="005A4F33">
      <w:pPr>
        <w:spacing w:line="26" w:lineRule="atLeast"/>
        <w:ind w:firstLine="709"/>
        <w:jc w:val="center"/>
        <w:rPr>
          <w:rFonts w:cs="Times New Roman"/>
          <w:b/>
          <w:szCs w:val="28"/>
        </w:rPr>
        <w:sectPr w:rsidR="005A4F33" w:rsidRPr="005A4F33" w:rsidSect="00733BEA">
          <w:headerReference w:type="default" r:id="rId9"/>
          <w:footerReference w:type="default" r:id="rId10"/>
          <w:pgSz w:w="12240" w:h="15840" w:code="1"/>
          <w:pgMar w:top="1418" w:right="1418" w:bottom="1418" w:left="1985" w:header="720" w:footer="720" w:gutter="0"/>
          <w:pgNumType w:start="1"/>
          <w:cols w:space="720"/>
          <w:titlePg/>
          <w:docGrid w:linePitch="381"/>
        </w:sectPr>
      </w:pPr>
      <w:r w:rsidRPr="000A136D">
        <w:rPr>
          <w:rFonts w:cs="Times New Roman"/>
          <w:b/>
          <w:szCs w:val="28"/>
        </w:rPr>
        <w:t>Hà Nội</w:t>
      </w:r>
      <w:r w:rsidR="00FA5E79" w:rsidRPr="000A136D">
        <w:rPr>
          <w:rFonts w:cs="Times New Roman"/>
          <w:b/>
          <w:szCs w:val="28"/>
        </w:rPr>
        <w:t xml:space="preserve"> </w:t>
      </w:r>
      <w:r w:rsidR="009D7AB6" w:rsidRPr="000A136D">
        <w:rPr>
          <w:rFonts w:cs="Times New Roman"/>
          <w:b/>
          <w:szCs w:val="28"/>
        </w:rPr>
        <w:t>– 5/</w:t>
      </w:r>
      <w:r w:rsidR="004A4A32">
        <w:rPr>
          <w:rFonts w:cs="Times New Roman"/>
          <w:b/>
          <w:szCs w:val="28"/>
        </w:rPr>
        <w:t>20</w:t>
      </w:r>
      <w:r w:rsidR="005A4F33">
        <w:rPr>
          <w:rFonts w:cs="Times New Roman"/>
          <w:b/>
          <w:szCs w:val="28"/>
        </w:rPr>
        <w:t>18</w:t>
      </w:r>
    </w:p>
    <w:sdt>
      <w:sdtPr>
        <w:rPr>
          <w:rFonts w:eastAsiaTheme="minorEastAsia" w:cstheme="minorBidi"/>
          <w:b w:val="0"/>
          <w:bCs w:val="0"/>
          <w:color w:val="auto"/>
          <w:sz w:val="26"/>
          <w:szCs w:val="22"/>
        </w:rPr>
        <w:id w:val="-10142967"/>
        <w:docPartObj>
          <w:docPartGallery w:val="Table of Contents"/>
          <w:docPartUnique/>
        </w:docPartObj>
      </w:sdtPr>
      <w:sdtEndPr>
        <w:rPr>
          <w:noProof/>
        </w:rPr>
      </w:sdtEndPr>
      <w:sdtContent>
        <w:p w:rsidR="004A4A32" w:rsidRDefault="004A4A32">
          <w:pPr>
            <w:pStyle w:val="TOCHeading"/>
          </w:pPr>
          <w:r>
            <w:t>Mục lục</w:t>
          </w:r>
        </w:p>
        <w:p w:rsidR="007E1F02" w:rsidRPr="00603199" w:rsidRDefault="004A4A32">
          <w:pPr>
            <w:pStyle w:val="TOC1"/>
            <w:rPr>
              <w:rFonts w:asciiTheme="minorHAnsi" w:hAnsiTheme="minorHAnsi" w:cstheme="minorBidi"/>
              <w:b w:val="0"/>
              <w:sz w:val="22"/>
              <w:lang w:eastAsia="en-US"/>
            </w:rPr>
          </w:pPr>
          <w:r w:rsidRPr="00FC5F0B">
            <w:fldChar w:fldCharType="begin"/>
          </w:r>
          <w:r w:rsidRPr="00FC5F0B">
            <w:instrText xml:space="preserve"> TOC \o "1-3" \h \z \u </w:instrText>
          </w:r>
          <w:r w:rsidRPr="00FC5F0B">
            <w:fldChar w:fldCharType="separate"/>
          </w:r>
          <w:hyperlink w:anchor="_Toc512547353" w:history="1">
            <w:r w:rsidR="007E1F02" w:rsidRPr="00603199">
              <w:rPr>
                <w:rStyle w:val="Hyperlink"/>
                <w:b w:val="0"/>
              </w:rPr>
              <w:t>Lời nói đầu</w:t>
            </w:r>
            <w:r w:rsidR="007E1F02" w:rsidRPr="00603199">
              <w:rPr>
                <w:b w:val="0"/>
                <w:webHidden/>
              </w:rPr>
              <w:tab/>
            </w:r>
            <w:r w:rsidR="007E1F02" w:rsidRPr="00603199">
              <w:rPr>
                <w:b w:val="0"/>
                <w:webHidden/>
              </w:rPr>
              <w:fldChar w:fldCharType="begin"/>
            </w:r>
            <w:r w:rsidR="007E1F02" w:rsidRPr="00603199">
              <w:rPr>
                <w:b w:val="0"/>
                <w:webHidden/>
              </w:rPr>
              <w:instrText xml:space="preserve"> PAGEREF _Toc512547353 \h </w:instrText>
            </w:r>
            <w:r w:rsidR="007E1F02" w:rsidRPr="00603199">
              <w:rPr>
                <w:b w:val="0"/>
                <w:webHidden/>
              </w:rPr>
            </w:r>
            <w:r w:rsidR="007E1F02" w:rsidRPr="00603199">
              <w:rPr>
                <w:b w:val="0"/>
                <w:webHidden/>
              </w:rPr>
              <w:fldChar w:fldCharType="separate"/>
            </w:r>
            <w:r w:rsidR="007E1F02" w:rsidRPr="00603199">
              <w:rPr>
                <w:b w:val="0"/>
                <w:webHidden/>
              </w:rPr>
              <w:t>1</w:t>
            </w:r>
            <w:r w:rsidR="007E1F02" w:rsidRPr="00603199">
              <w:rPr>
                <w:b w:val="0"/>
                <w:webHidden/>
              </w:rPr>
              <w:fldChar w:fldCharType="end"/>
            </w:r>
          </w:hyperlink>
        </w:p>
        <w:p w:rsidR="007E1F02" w:rsidRPr="00603199" w:rsidRDefault="007E1F02">
          <w:pPr>
            <w:pStyle w:val="TOC1"/>
            <w:rPr>
              <w:rFonts w:asciiTheme="minorHAnsi" w:hAnsiTheme="minorHAnsi" w:cstheme="minorBidi"/>
              <w:b w:val="0"/>
              <w:sz w:val="22"/>
              <w:lang w:eastAsia="en-US"/>
            </w:rPr>
          </w:pPr>
          <w:hyperlink w:anchor="_Toc512547354" w:history="1">
            <w:r w:rsidRPr="00603199">
              <w:rPr>
                <w:rStyle w:val="Hyperlink"/>
                <w:b w:val="0"/>
              </w:rPr>
              <w:t>CHƯƠNG 1: CƠ SỞ LÝ THUYẾT</w:t>
            </w:r>
            <w:r w:rsidRPr="00603199">
              <w:rPr>
                <w:b w:val="0"/>
                <w:webHidden/>
              </w:rPr>
              <w:tab/>
            </w:r>
            <w:r w:rsidRPr="00603199">
              <w:rPr>
                <w:b w:val="0"/>
                <w:webHidden/>
              </w:rPr>
              <w:fldChar w:fldCharType="begin"/>
            </w:r>
            <w:r w:rsidRPr="00603199">
              <w:rPr>
                <w:b w:val="0"/>
                <w:webHidden/>
              </w:rPr>
              <w:instrText xml:space="preserve"> PAGEREF _Toc512547354 \h </w:instrText>
            </w:r>
            <w:r w:rsidRPr="00603199">
              <w:rPr>
                <w:b w:val="0"/>
                <w:webHidden/>
              </w:rPr>
            </w:r>
            <w:r w:rsidRPr="00603199">
              <w:rPr>
                <w:b w:val="0"/>
                <w:webHidden/>
              </w:rPr>
              <w:fldChar w:fldCharType="separate"/>
            </w:r>
            <w:r w:rsidRPr="00603199">
              <w:rPr>
                <w:b w:val="0"/>
                <w:webHidden/>
              </w:rPr>
              <w:t>2</w:t>
            </w:r>
            <w:r w:rsidRPr="00603199">
              <w:rPr>
                <w:b w:val="0"/>
                <w:webHidden/>
              </w:rPr>
              <w:fldChar w:fldCharType="end"/>
            </w:r>
          </w:hyperlink>
        </w:p>
        <w:p w:rsidR="007E1F02" w:rsidRPr="00603199" w:rsidRDefault="007E1F02">
          <w:pPr>
            <w:pStyle w:val="TOC2"/>
            <w:rPr>
              <w:rFonts w:asciiTheme="minorHAnsi" w:hAnsiTheme="minorHAnsi" w:cstheme="minorBidi"/>
              <w:b w:val="0"/>
              <w:sz w:val="22"/>
              <w:szCs w:val="22"/>
              <w:lang w:eastAsia="en-US"/>
            </w:rPr>
          </w:pPr>
          <w:hyperlink w:anchor="_Toc512547355" w:history="1">
            <w:r w:rsidRPr="00603199">
              <w:rPr>
                <w:rStyle w:val="Hyperlink"/>
                <w:b w:val="0"/>
              </w:rPr>
              <w:t>1.1 Cơ sở dữ liệu</w:t>
            </w:r>
            <w:r w:rsidRPr="00603199">
              <w:rPr>
                <w:b w:val="0"/>
                <w:webHidden/>
              </w:rPr>
              <w:tab/>
            </w:r>
            <w:r w:rsidRPr="00603199">
              <w:rPr>
                <w:b w:val="0"/>
                <w:webHidden/>
              </w:rPr>
              <w:fldChar w:fldCharType="begin"/>
            </w:r>
            <w:r w:rsidRPr="00603199">
              <w:rPr>
                <w:b w:val="0"/>
                <w:webHidden/>
              </w:rPr>
              <w:instrText xml:space="preserve"> PAGEREF _Toc512547355 \h </w:instrText>
            </w:r>
            <w:r w:rsidRPr="00603199">
              <w:rPr>
                <w:b w:val="0"/>
                <w:webHidden/>
              </w:rPr>
            </w:r>
            <w:r w:rsidRPr="00603199">
              <w:rPr>
                <w:b w:val="0"/>
                <w:webHidden/>
              </w:rPr>
              <w:fldChar w:fldCharType="separate"/>
            </w:r>
            <w:r w:rsidRPr="00603199">
              <w:rPr>
                <w:b w:val="0"/>
                <w:webHidden/>
              </w:rPr>
              <w:t>2</w:t>
            </w:r>
            <w:r w:rsidRPr="00603199">
              <w:rPr>
                <w:b w:val="0"/>
                <w:webHidden/>
              </w:rPr>
              <w:fldChar w:fldCharType="end"/>
            </w:r>
          </w:hyperlink>
        </w:p>
        <w:p w:rsidR="007E1F02" w:rsidRPr="00603199" w:rsidRDefault="007E1F02">
          <w:pPr>
            <w:pStyle w:val="TOC3"/>
            <w:rPr>
              <w:rFonts w:asciiTheme="minorHAnsi" w:hAnsiTheme="minorHAnsi" w:cstheme="minorBidi"/>
              <w:b w:val="0"/>
              <w:sz w:val="22"/>
              <w:szCs w:val="22"/>
              <w:lang w:eastAsia="en-US"/>
            </w:rPr>
          </w:pPr>
          <w:hyperlink w:anchor="_Toc512547356" w:history="1">
            <w:r w:rsidRPr="00603199">
              <w:rPr>
                <w:rStyle w:val="Hyperlink"/>
                <w:b w:val="0"/>
              </w:rPr>
              <w:t>1.1.1 Định nghĩa</w:t>
            </w:r>
            <w:r w:rsidRPr="00603199">
              <w:rPr>
                <w:b w:val="0"/>
                <w:webHidden/>
              </w:rPr>
              <w:tab/>
            </w:r>
            <w:r w:rsidRPr="00603199">
              <w:rPr>
                <w:b w:val="0"/>
                <w:webHidden/>
              </w:rPr>
              <w:fldChar w:fldCharType="begin"/>
            </w:r>
            <w:r w:rsidRPr="00603199">
              <w:rPr>
                <w:b w:val="0"/>
                <w:webHidden/>
              </w:rPr>
              <w:instrText xml:space="preserve"> PAGEREF _Toc512547356 \h </w:instrText>
            </w:r>
            <w:r w:rsidRPr="00603199">
              <w:rPr>
                <w:b w:val="0"/>
                <w:webHidden/>
              </w:rPr>
            </w:r>
            <w:r w:rsidRPr="00603199">
              <w:rPr>
                <w:b w:val="0"/>
                <w:webHidden/>
              </w:rPr>
              <w:fldChar w:fldCharType="separate"/>
            </w:r>
            <w:r w:rsidRPr="00603199">
              <w:rPr>
                <w:b w:val="0"/>
                <w:webHidden/>
              </w:rPr>
              <w:t>2</w:t>
            </w:r>
            <w:r w:rsidRPr="00603199">
              <w:rPr>
                <w:b w:val="0"/>
                <w:webHidden/>
              </w:rPr>
              <w:fldChar w:fldCharType="end"/>
            </w:r>
          </w:hyperlink>
        </w:p>
        <w:p w:rsidR="007E1F02" w:rsidRPr="00603199" w:rsidRDefault="007E1F02">
          <w:pPr>
            <w:pStyle w:val="TOC3"/>
            <w:rPr>
              <w:rFonts w:asciiTheme="minorHAnsi" w:hAnsiTheme="minorHAnsi" w:cstheme="minorBidi"/>
              <w:b w:val="0"/>
              <w:sz w:val="22"/>
              <w:szCs w:val="22"/>
              <w:lang w:eastAsia="en-US"/>
            </w:rPr>
          </w:pPr>
          <w:hyperlink w:anchor="_Toc512547357" w:history="1">
            <w:r w:rsidRPr="00603199">
              <w:rPr>
                <w:rStyle w:val="Hyperlink"/>
                <w:b w:val="0"/>
                <w:shd w:val="clear" w:color="auto" w:fill="FFFFFF"/>
              </w:rPr>
              <w:t>1.1.2</w:t>
            </w:r>
            <w:r w:rsidRPr="00603199">
              <w:rPr>
                <w:rStyle w:val="Hyperlink"/>
                <w:b w:val="0"/>
              </w:rPr>
              <w:t xml:space="preserve"> Ưu điểm:</w:t>
            </w:r>
            <w:r w:rsidRPr="00603199">
              <w:rPr>
                <w:b w:val="0"/>
                <w:webHidden/>
              </w:rPr>
              <w:tab/>
            </w:r>
            <w:r w:rsidRPr="00603199">
              <w:rPr>
                <w:b w:val="0"/>
                <w:webHidden/>
              </w:rPr>
              <w:fldChar w:fldCharType="begin"/>
            </w:r>
            <w:r w:rsidRPr="00603199">
              <w:rPr>
                <w:b w:val="0"/>
                <w:webHidden/>
              </w:rPr>
              <w:instrText xml:space="preserve"> PAGEREF _Toc512547357 \h </w:instrText>
            </w:r>
            <w:r w:rsidRPr="00603199">
              <w:rPr>
                <w:b w:val="0"/>
                <w:webHidden/>
              </w:rPr>
            </w:r>
            <w:r w:rsidRPr="00603199">
              <w:rPr>
                <w:b w:val="0"/>
                <w:webHidden/>
              </w:rPr>
              <w:fldChar w:fldCharType="separate"/>
            </w:r>
            <w:r w:rsidRPr="00603199">
              <w:rPr>
                <w:b w:val="0"/>
                <w:webHidden/>
              </w:rPr>
              <w:t>2</w:t>
            </w:r>
            <w:r w:rsidRPr="00603199">
              <w:rPr>
                <w:b w:val="0"/>
                <w:webHidden/>
              </w:rPr>
              <w:fldChar w:fldCharType="end"/>
            </w:r>
          </w:hyperlink>
        </w:p>
        <w:p w:rsidR="007E1F02" w:rsidRPr="00603199" w:rsidRDefault="007E1F02">
          <w:pPr>
            <w:pStyle w:val="TOC3"/>
            <w:rPr>
              <w:rFonts w:asciiTheme="minorHAnsi" w:hAnsiTheme="minorHAnsi" w:cstheme="minorBidi"/>
              <w:b w:val="0"/>
              <w:sz w:val="22"/>
              <w:szCs w:val="22"/>
              <w:lang w:eastAsia="en-US"/>
            </w:rPr>
          </w:pPr>
          <w:hyperlink w:anchor="_Toc512547358" w:history="1">
            <w:r w:rsidRPr="00603199">
              <w:rPr>
                <w:rStyle w:val="Hyperlink"/>
                <w:b w:val="0"/>
              </w:rPr>
              <w:t>1.1.3 Nhược điểm:</w:t>
            </w:r>
            <w:r w:rsidRPr="00603199">
              <w:rPr>
                <w:b w:val="0"/>
                <w:webHidden/>
              </w:rPr>
              <w:tab/>
            </w:r>
            <w:r w:rsidRPr="00603199">
              <w:rPr>
                <w:b w:val="0"/>
                <w:webHidden/>
              </w:rPr>
              <w:fldChar w:fldCharType="begin"/>
            </w:r>
            <w:r w:rsidRPr="00603199">
              <w:rPr>
                <w:b w:val="0"/>
                <w:webHidden/>
              </w:rPr>
              <w:instrText xml:space="preserve"> PAGEREF _Toc512547358 \h </w:instrText>
            </w:r>
            <w:r w:rsidRPr="00603199">
              <w:rPr>
                <w:b w:val="0"/>
                <w:webHidden/>
              </w:rPr>
            </w:r>
            <w:r w:rsidRPr="00603199">
              <w:rPr>
                <w:b w:val="0"/>
                <w:webHidden/>
              </w:rPr>
              <w:fldChar w:fldCharType="separate"/>
            </w:r>
            <w:r w:rsidRPr="00603199">
              <w:rPr>
                <w:b w:val="0"/>
                <w:webHidden/>
              </w:rPr>
              <w:t>2</w:t>
            </w:r>
            <w:r w:rsidRPr="00603199">
              <w:rPr>
                <w:b w:val="0"/>
                <w:webHidden/>
              </w:rPr>
              <w:fldChar w:fldCharType="end"/>
            </w:r>
          </w:hyperlink>
        </w:p>
        <w:p w:rsidR="007E1F02" w:rsidRPr="00603199" w:rsidRDefault="007E1F02">
          <w:pPr>
            <w:pStyle w:val="TOC3"/>
            <w:rPr>
              <w:rFonts w:asciiTheme="minorHAnsi" w:hAnsiTheme="minorHAnsi" w:cstheme="minorBidi"/>
              <w:b w:val="0"/>
              <w:sz w:val="22"/>
              <w:szCs w:val="22"/>
              <w:lang w:eastAsia="en-US"/>
            </w:rPr>
          </w:pPr>
          <w:hyperlink w:anchor="_Toc512547359" w:history="1">
            <w:r w:rsidRPr="00603199">
              <w:rPr>
                <w:rStyle w:val="Hyperlink"/>
                <w:b w:val="0"/>
              </w:rPr>
              <w:t>1.1.4 Tính chất:</w:t>
            </w:r>
            <w:r w:rsidRPr="00603199">
              <w:rPr>
                <w:b w:val="0"/>
                <w:webHidden/>
              </w:rPr>
              <w:tab/>
            </w:r>
            <w:r w:rsidRPr="00603199">
              <w:rPr>
                <w:b w:val="0"/>
                <w:webHidden/>
              </w:rPr>
              <w:fldChar w:fldCharType="begin"/>
            </w:r>
            <w:r w:rsidRPr="00603199">
              <w:rPr>
                <w:b w:val="0"/>
                <w:webHidden/>
              </w:rPr>
              <w:instrText xml:space="preserve"> PAGEREF _Toc512547359 \h </w:instrText>
            </w:r>
            <w:r w:rsidRPr="00603199">
              <w:rPr>
                <w:b w:val="0"/>
                <w:webHidden/>
              </w:rPr>
            </w:r>
            <w:r w:rsidRPr="00603199">
              <w:rPr>
                <w:b w:val="0"/>
                <w:webHidden/>
              </w:rPr>
              <w:fldChar w:fldCharType="separate"/>
            </w:r>
            <w:r w:rsidRPr="00603199">
              <w:rPr>
                <w:b w:val="0"/>
                <w:webHidden/>
              </w:rPr>
              <w:t>3</w:t>
            </w:r>
            <w:r w:rsidRPr="00603199">
              <w:rPr>
                <w:b w:val="0"/>
                <w:webHidden/>
              </w:rPr>
              <w:fldChar w:fldCharType="end"/>
            </w:r>
          </w:hyperlink>
        </w:p>
        <w:p w:rsidR="007E1F02" w:rsidRPr="00603199" w:rsidRDefault="007E1F02">
          <w:pPr>
            <w:pStyle w:val="TOC3"/>
            <w:rPr>
              <w:rFonts w:asciiTheme="minorHAnsi" w:hAnsiTheme="minorHAnsi" w:cstheme="minorBidi"/>
              <w:b w:val="0"/>
              <w:sz w:val="22"/>
              <w:szCs w:val="22"/>
              <w:lang w:eastAsia="en-US"/>
            </w:rPr>
          </w:pPr>
          <w:hyperlink w:anchor="_Toc512547360" w:history="1">
            <w:r w:rsidRPr="00603199">
              <w:rPr>
                <w:rStyle w:val="Hyperlink"/>
                <w:b w:val="0"/>
              </w:rPr>
              <w:t>1.1.5 Tổ chức cơ sở dữ liệu:</w:t>
            </w:r>
            <w:r w:rsidRPr="00603199">
              <w:rPr>
                <w:b w:val="0"/>
                <w:webHidden/>
              </w:rPr>
              <w:tab/>
            </w:r>
            <w:r w:rsidRPr="00603199">
              <w:rPr>
                <w:b w:val="0"/>
                <w:webHidden/>
              </w:rPr>
              <w:fldChar w:fldCharType="begin"/>
            </w:r>
            <w:r w:rsidRPr="00603199">
              <w:rPr>
                <w:b w:val="0"/>
                <w:webHidden/>
              </w:rPr>
              <w:instrText xml:space="preserve"> PAGEREF _Toc512547360 \h </w:instrText>
            </w:r>
            <w:r w:rsidRPr="00603199">
              <w:rPr>
                <w:b w:val="0"/>
                <w:webHidden/>
              </w:rPr>
            </w:r>
            <w:r w:rsidRPr="00603199">
              <w:rPr>
                <w:b w:val="0"/>
                <w:webHidden/>
              </w:rPr>
              <w:fldChar w:fldCharType="separate"/>
            </w:r>
            <w:r w:rsidRPr="00603199">
              <w:rPr>
                <w:b w:val="0"/>
                <w:webHidden/>
              </w:rPr>
              <w:t>3</w:t>
            </w:r>
            <w:r w:rsidRPr="00603199">
              <w:rPr>
                <w:b w:val="0"/>
                <w:webHidden/>
              </w:rPr>
              <w:fldChar w:fldCharType="end"/>
            </w:r>
          </w:hyperlink>
        </w:p>
        <w:p w:rsidR="007E1F02" w:rsidRPr="00603199" w:rsidRDefault="007E1F02">
          <w:pPr>
            <w:pStyle w:val="TOC3"/>
            <w:rPr>
              <w:rFonts w:asciiTheme="minorHAnsi" w:hAnsiTheme="minorHAnsi" w:cstheme="minorBidi"/>
              <w:b w:val="0"/>
              <w:sz w:val="22"/>
              <w:szCs w:val="22"/>
              <w:lang w:eastAsia="en-US"/>
            </w:rPr>
          </w:pPr>
          <w:hyperlink w:anchor="_Toc512547361" w:history="1">
            <w:r w:rsidRPr="00603199">
              <w:rPr>
                <w:rStyle w:val="Hyperlink"/>
                <w:rFonts w:eastAsia="Times New Roman"/>
                <w:b w:val="0"/>
              </w:rPr>
              <w:t>1.1.6 Phân loại:</w:t>
            </w:r>
            <w:r w:rsidRPr="00603199">
              <w:rPr>
                <w:b w:val="0"/>
                <w:webHidden/>
              </w:rPr>
              <w:tab/>
            </w:r>
            <w:r w:rsidRPr="00603199">
              <w:rPr>
                <w:b w:val="0"/>
                <w:webHidden/>
              </w:rPr>
              <w:fldChar w:fldCharType="begin"/>
            </w:r>
            <w:r w:rsidRPr="00603199">
              <w:rPr>
                <w:b w:val="0"/>
                <w:webHidden/>
              </w:rPr>
              <w:instrText xml:space="preserve"> PAGEREF _Toc512547361 \h </w:instrText>
            </w:r>
            <w:r w:rsidRPr="00603199">
              <w:rPr>
                <w:b w:val="0"/>
                <w:webHidden/>
              </w:rPr>
            </w:r>
            <w:r w:rsidRPr="00603199">
              <w:rPr>
                <w:b w:val="0"/>
                <w:webHidden/>
              </w:rPr>
              <w:fldChar w:fldCharType="separate"/>
            </w:r>
            <w:r w:rsidRPr="00603199">
              <w:rPr>
                <w:b w:val="0"/>
                <w:webHidden/>
              </w:rPr>
              <w:t>3</w:t>
            </w:r>
            <w:r w:rsidRPr="00603199">
              <w:rPr>
                <w:b w:val="0"/>
                <w:webHidden/>
              </w:rPr>
              <w:fldChar w:fldCharType="end"/>
            </w:r>
          </w:hyperlink>
        </w:p>
        <w:p w:rsidR="007E1F02" w:rsidRPr="00603199" w:rsidRDefault="007E1F02">
          <w:pPr>
            <w:pStyle w:val="TOC2"/>
            <w:rPr>
              <w:rFonts w:asciiTheme="minorHAnsi" w:hAnsiTheme="minorHAnsi" w:cstheme="minorBidi"/>
              <w:b w:val="0"/>
              <w:sz w:val="22"/>
              <w:szCs w:val="22"/>
              <w:lang w:eastAsia="en-US"/>
            </w:rPr>
          </w:pPr>
          <w:hyperlink w:anchor="_Toc512547362" w:history="1">
            <w:r w:rsidRPr="00603199">
              <w:rPr>
                <w:rStyle w:val="Hyperlink"/>
                <w:b w:val="0"/>
              </w:rPr>
              <w:t>1.2 Hệ quản trị cơ sở dữ liệu</w:t>
            </w:r>
            <w:r w:rsidRPr="00603199">
              <w:rPr>
                <w:b w:val="0"/>
                <w:webHidden/>
              </w:rPr>
              <w:tab/>
            </w:r>
            <w:r w:rsidRPr="00603199">
              <w:rPr>
                <w:b w:val="0"/>
                <w:webHidden/>
              </w:rPr>
              <w:fldChar w:fldCharType="begin"/>
            </w:r>
            <w:r w:rsidRPr="00603199">
              <w:rPr>
                <w:b w:val="0"/>
                <w:webHidden/>
              </w:rPr>
              <w:instrText xml:space="preserve"> PAGEREF _Toc512547362 \h </w:instrText>
            </w:r>
            <w:r w:rsidRPr="00603199">
              <w:rPr>
                <w:b w:val="0"/>
                <w:webHidden/>
              </w:rPr>
            </w:r>
            <w:r w:rsidRPr="00603199">
              <w:rPr>
                <w:b w:val="0"/>
                <w:webHidden/>
              </w:rPr>
              <w:fldChar w:fldCharType="separate"/>
            </w:r>
            <w:r w:rsidRPr="00603199">
              <w:rPr>
                <w:b w:val="0"/>
                <w:webHidden/>
              </w:rPr>
              <w:t>3</w:t>
            </w:r>
            <w:r w:rsidRPr="00603199">
              <w:rPr>
                <w:b w:val="0"/>
                <w:webHidden/>
              </w:rPr>
              <w:fldChar w:fldCharType="end"/>
            </w:r>
          </w:hyperlink>
        </w:p>
        <w:p w:rsidR="007E1F02" w:rsidRPr="00603199" w:rsidRDefault="007E1F02">
          <w:pPr>
            <w:pStyle w:val="TOC3"/>
            <w:rPr>
              <w:rFonts w:asciiTheme="minorHAnsi" w:hAnsiTheme="minorHAnsi" w:cstheme="minorBidi"/>
              <w:b w:val="0"/>
              <w:sz w:val="22"/>
              <w:szCs w:val="22"/>
              <w:lang w:eastAsia="en-US"/>
            </w:rPr>
          </w:pPr>
          <w:hyperlink w:anchor="_Toc512547363" w:history="1">
            <w:r w:rsidRPr="00603199">
              <w:rPr>
                <w:rStyle w:val="Hyperlink"/>
                <w:b w:val="0"/>
              </w:rPr>
              <w:t>1.2.1 Định nghĩa</w:t>
            </w:r>
            <w:r w:rsidRPr="00603199">
              <w:rPr>
                <w:b w:val="0"/>
                <w:webHidden/>
              </w:rPr>
              <w:tab/>
            </w:r>
            <w:r w:rsidRPr="00603199">
              <w:rPr>
                <w:b w:val="0"/>
                <w:webHidden/>
              </w:rPr>
              <w:fldChar w:fldCharType="begin"/>
            </w:r>
            <w:r w:rsidRPr="00603199">
              <w:rPr>
                <w:b w:val="0"/>
                <w:webHidden/>
              </w:rPr>
              <w:instrText xml:space="preserve"> PAGEREF _Toc512547363 \h </w:instrText>
            </w:r>
            <w:r w:rsidRPr="00603199">
              <w:rPr>
                <w:b w:val="0"/>
                <w:webHidden/>
              </w:rPr>
            </w:r>
            <w:r w:rsidRPr="00603199">
              <w:rPr>
                <w:b w:val="0"/>
                <w:webHidden/>
              </w:rPr>
              <w:fldChar w:fldCharType="separate"/>
            </w:r>
            <w:r w:rsidRPr="00603199">
              <w:rPr>
                <w:b w:val="0"/>
                <w:webHidden/>
              </w:rPr>
              <w:t>3</w:t>
            </w:r>
            <w:r w:rsidRPr="00603199">
              <w:rPr>
                <w:b w:val="0"/>
                <w:webHidden/>
              </w:rPr>
              <w:fldChar w:fldCharType="end"/>
            </w:r>
          </w:hyperlink>
        </w:p>
        <w:p w:rsidR="007E1F02" w:rsidRPr="00603199" w:rsidRDefault="007E1F02">
          <w:pPr>
            <w:pStyle w:val="TOC3"/>
            <w:rPr>
              <w:rFonts w:asciiTheme="minorHAnsi" w:hAnsiTheme="minorHAnsi" w:cstheme="minorBidi"/>
              <w:b w:val="0"/>
              <w:sz w:val="22"/>
              <w:szCs w:val="22"/>
              <w:lang w:eastAsia="en-US"/>
            </w:rPr>
          </w:pPr>
          <w:hyperlink w:anchor="_Toc512547364" w:history="1">
            <w:r w:rsidRPr="00603199">
              <w:rPr>
                <w:rStyle w:val="Hyperlink"/>
                <w:rFonts w:eastAsia="Times New Roman"/>
                <w:b w:val="0"/>
              </w:rPr>
              <w:t>1.</w:t>
            </w:r>
            <w:r w:rsidRPr="00603199">
              <w:rPr>
                <w:rStyle w:val="Hyperlink"/>
                <w:b w:val="0"/>
              </w:rPr>
              <w:t>2.</w:t>
            </w:r>
            <w:r w:rsidRPr="00603199">
              <w:rPr>
                <w:rStyle w:val="Hyperlink"/>
                <w:rFonts w:eastAsia="Times New Roman"/>
                <w:b w:val="0"/>
              </w:rPr>
              <w:t>2 Ưu điểm của Hệ quản trị cơ sở dữ liệu:</w:t>
            </w:r>
            <w:r w:rsidRPr="00603199">
              <w:rPr>
                <w:b w:val="0"/>
                <w:webHidden/>
              </w:rPr>
              <w:tab/>
            </w:r>
            <w:r w:rsidRPr="00603199">
              <w:rPr>
                <w:b w:val="0"/>
                <w:webHidden/>
              </w:rPr>
              <w:fldChar w:fldCharType="begin"/>
            </w:r>
            <w:r w:rsidRPr="00603199">
              <w:rPr>
                <w:b w:val="0"/>
                <w:webHidden/>
              </w:rPr>
              <w:instrText xml:space="preserve"> PAGEREF _Toc512547364 \h </w:instrText>
            </w:r>
            <w:r w:rsidRPr="00603199">
              <w:rPr>
                <w:b w:val="0"/>
                <w:webHidden/>
              </w:rPr>
            </w:r>
            <w:r w:rsidRPr="00603199">
              <w:rPr>
                <w:b w:val="0"/>
                <w:webHidden/>
              </w:rPr>
              <w:fldChar w:fldCharType="separate"/>
            </w:r>
            <w:r w:rsidRPr="00603199">
              <w:rPr>
                <w:b w:val="0"/>
                <w:webHidden/>
              </w:rPr>
              <w:t>3</w:t>
            </w:r>
            <w:r w:rsidRPr="00603199">
              <w:rPr>
                <w:b w:val="0"/>
                <w:webHidden/>
              </w:rPr>
              <w:fldChar w:fldCharType="end"/>
            </w:r>
          </w:hyperlink>
        </w:p>
        <w:p w:rsidR="007E1F02" w:rsidRPr="00603199" w:rsidRDefault="007E1F02">
          <w:pPr>
            <w:pStyle w:val="TOC3"/>
            <w:rPr>
              <w:rFonts w:asciiTheme="minorHAnsi" w:hAnsiTheme="minorHAnsi" w:cstheme="minorBidi"/>
              <w:b w:val="0"/>
              <w:sz w:val="22"/>
              <w:szCs w:val="22"/>
              <w:lang w:eastAsia="en-US"/>
            </w:rPr>
          </w:pPr>
          <w:hyperlink w:anchor="_Toc512547365" w:history="1">
            <w:r w:rsidRPr="00603199">
              <w:rPr>
                <w:rStyle w:val="Hyperlink"/>
                <w:rFonts w:eastAsia="Times New Roman"/>
                <w:b w:val="0"/>
              </w:rPr>
              <w:t>1.2.3 Nhược điểm:</w:t>
            </w:r>
            <w:r w:rsidRPr="00603199">
              <w:rPr>
                <w:b w:val="0"/>
                <w:webHidden/>
              </w:rPr>
              <w:tab/>
            </w:r>
            <w:r w:rsidRPr="00603199">
              <w:rPr>
                <w:b w:val="0"/>
                <w:webHidden/>
              </w:rPr>
              <w:fldChar w:fldCharType="begin"/>
            </w:r>
            <w:r w:rsidRPr="00603199">
              <w:rPr>
                <w:b w:val="0"/>
                <w:webHidden/>
              </w:rPr>
              <w:instrText xml:space="preserve"> PAGEREF _Toc512547365 \h </w:instrText>
            </w:r>
            <w:r w:rsidRPr="00603199">
              <w:rPr>
                <w:b w:val="0"/>
                <w:webHidden/>
              </w:rPr>
            </w:r>
            <w:r w:rsidRPr="00603199">
              <w:rPr>
                <w:b w:val="0"/>
                <w:webHidden/>
              </w:rPr>
              <w:fldChar w:fldCharType="separate"/>
            </w:r>
            <w:r w:rsidRPr="00603199">
              <w:rPr>
                <w:b w:val="0"/>
                <w:webHidden/>
              </w:rPr>
              <w:t>4</w:t>
            </w:r>
            <w:r w:rsidRPr="00603199">
              <w:rPr>
                <w:b w:val="0"/>
                <w:webHidden/>
              </w:rPr>
              <w:fldChar w:fldCharType="end"/>
            </w:r>
          </w:hyperlink>
        </w:p>
        <w:p w:rsidR="007E1F02" w:rsidRPr="00603199" w:rsidRDefault="007E1F02">
          <w:pPr>
            <w:pStyle w:val="TOC3"/>
            <w:rPr>
              <w:rFonts w:asciiTheme="minorHAnsi" w:hAnsiTheme="minorHAnsi" w:cstheme="minorBidi"/>
              <w:b w:val="0"/>
              <w:sz w:val="22"/>
              <w:szCs w:val="22"/>
              <w:lang w:eastAsia="en-US"/>
            </w:rPr>
          </w:pPr>
          <w:hyperlink w:anchor="_Toc512547366" w:history="1">
            <w:r w:rsidRPr="00603199">
              <w:rPr>
                <w:rStyle w:val="Hyperlink"/>
                <w:b w:val="0"/>
              </w:rPr>
              <w:t>1.</w:t>
            </w:r>
            <w:r w:rsidRPr="00603199">
              <w:rPr>
                <w:rStyle w:val="Hyperlink"/>
                <w:rFonts w:eastAsia="Times New Roman"/>
                <w:b w:val="0"/>
              </w:rPr>
              <w:t>2.</w:t>
            </w:r>
            <w:r w:rsidRPr="00603199">
              <w:rPr>
                <w:rStyle w:val="Hyperlink"/>
                <w:b w:val="0"/>
              </w:rPr>
              <w:t xml:space="preserve">4 Các khả năng của hệ quản trị </w:t>
            </w:r>
            <w:r w:rsidRPr="00603199">
              <w:rPr>
                <w:rStyle w:val="Hyperlink"/>
                <w:rFonts w:eastAsia="Times New Roman"/>
                <w:b w:val="0"/>
              </w:rPr>
              <w:t>cơ sở dữ liệu</w:t>
            </w:r>
            <w:r w:rsidRPr="00603199">
              <w:rPr>
                <w:b w:val="0"/>
                <w:webHidden/>
              </w:rPr>
              <w:tab/>
            </w:r>
            <w:r w:rsidRPr="00603199">
              <w:rPr>
                <w:b w:val="0"/>
                <w:webHidden/>
              </w:rPr>
              <w:fldChar w:fldCharType="begin"/>
            </w:r>
            <w:r w:rsidRPr="00603199">
              <w:rPr>
                <w:b w:val="0"/>
                <w:webHidden/>
              </w:rPr>
              <w:instrText xml:space="preserve"> PAGEREF _Toc512547366 \h </w:instrText>
            </w:r>
            <w:r w:rsidRPr="00603199">
              <w:rPr>
                <w:b w:val="0"/>
                <w:webHidden/>
              </w:rPr>
            </w:r>
            <w:r w:rsidRPr="00603199">
              <w:rPr>
                <w:b w:val="0"/>
                <w:webHidden/>
              </w:rPr>
              <w:fldChar w:fldCharType="separate"/>
            </w:r>
            <w:r w:rsidRPr="00603199">
              <w:rPr>
                <w:b w:val="0"/>
                <w:webHidden/>
              </w:rPr>
              <w:t>4</w:t>
            </w:r>
            <w:r w:rsidRPr="00603199">
              <w:rPr>
                <w:b w:val="0"/>
                <w:webHidden/>
              </w:rPr>
              <w:fldChar w:fldCharType="end"/>
            </w:r>
          </w:hyperlink>
        </w:p>
        <w:p w:rsidR="007E1F02" w:rsidRPr="00603199" w:rsidRDefault="007E1F02">
          <w:pPr>
            <w:pStyle w:val="TOC3"/>
            <w:rPr>
              <w:rFonts w:asciiTheme="minorHAnsi" w:hAnsiTheme="minorHAnsi" w:cstheme="minorBidi"/>
              <w:b w:val="0"/>
              <w:sz w:val="22"/>
              <w:szCs w:val="22"/>
              <w:lang w:eastAsia="en-US"/>
            </w:rPr>
          </w:pPr>
          <w:hyperlink w:anchor="_Toc512547367" w:history="1">
            <w:r w:rsidRPr="00603199">
              <w:rPr>
                <w:rStyle w:val="Hyperlink"/>
                <w:rFonts w:eastAsia="Times New Roman"/>
                <w:b w:val="0"/>
              </w:rPr>
              <w:t>1.2.5 Các hệ quản trị cơ sở dữ liệu đều thực hiện các chức năng sau :</w:t>
            </w:r>
            <w:r w:rsidRPr="00603199">
              <w:rPr>
                <w:b w:val="0"/>
                <w:webHidden/>
              </w:rPr>
              <w:tab/>
            </w:r>
            <w:r w:rsidRPr="00603199">
              <w:rPr>
                <w:b w:val="0"/>
                <w:webHidden/>
              </w:rPr>
              <w:fldChar w:fldCharType="begin"/>
            </w:r>
            <w:r w:rsidRPr="00603199">
              <w:rPr>
                <w:b w:val="0"/>
                <w:webHidden/>
              </w:rPr>
              <w:instrText xml:space="preserve"> PAGEREF _Toc512547367 \h </w:instrText>
            </w:r>
            <w:r w:rsidRPr="00603199">
              <w:rPr>
                <w:b w:val="0"/>
                <w:webHidden/>
              </w:rPr>
            </w:r>
            <w:r w:rsidRPr="00603199">
              <w:rPr>
                <w:b w:val="0"/>
                <w:webHidden/>
              </w:rPr>
              <w:fldChar w:fldCharType="separate"/>
            </w:r>
            <w:r w:rsidRPr="00603199">
              <w:rPr>
                <w:b w:val="0"/>
                <w:webHidden/>
              </w:rPr>
              <w:t>4</w:t>
            </w:r>
            <w:r w:rsidRPr="00603199">
              <w:rPr>
                <w:b w:val="0"/>
                <w:webHidden/>
              </w:rPr>
              <w:fldChar w:fldCharType="end"/>
            </w:r>
          </w:hyperlink>
        </w:p>
        <w:p w:rsidR="007E1F02" w:rsidRPr="00603199" w:rsidRDefault="007E1F02">
          <w:pPr>
            <w:pStyle w:val="TOC3"/>
            <w:rPr>
              <w:rFonts w:asciiTheme="minorHAnsi" w:hAnsiTheme="minorHAnsi" w:cstheme="minorBidi"/>
              <w:b w:val="0"/>
              <w:sz w:val="22"/>
              <w:szCs w:val="22"/>
              <w:lang w:eastAsia="en-US"/>
            </w:rPr>
          </w:pPr>
          <w:hyperlink w:anchor="_Toc512547368" w:history="1">
            <w:r w:rsidRPr="00603199">
              <w:rPr>
                <w:rStyle w:val="Hyperlink"/>
                <w:rFonts w:eastAsia="Times New Roman"/>
                <w:b w:val="0"/>
              </w:rPr>
              <w:t>1.2.6 Giới thiệu về hệ quản trị cơ sở dữ liệu SQLite</w:t>
            </w:r>
            <w:r w:rsidRPr="00603199">
              <w:rPr>
                <w:b w:val="0"/>
                <w:webHidden/>
              </w:rPr>
              <w:tab/>
            </w:r>
            <w:r w:rsidRPr="00603199">
              <w:rPr>
                <w:b w:val="0"/>
                <w:webHidden/>
              </w:rPr>
              <w:fldChar w:fldCharType="begin"/>
            </w:r>
            <w:r w:rsidRPr="00603199">
              <w:rPr>
                <w:b w:val="0"/>
                <w:webHidden/>
              </w:rPr>
              <w:instrText xml:space="preserve"> PAGEREF _Toc512547368 \h </w:instrText>
            </w:r>
            <w:r w:rsidRPr="00603199">
              <w:rPr>
                <w:b w:val="0"/>
                <w:webHidden/>
              </w:rPr>
            </w:r>
            <w:r w:rsidRPr="00603199">
              <w:rPr>
                <w:b w:val="0"/>
                <w:webHidden/>
              </w:rPr>
              <w:fldChar w:fldCharType="separate"/>
            </w:r>
            <w:r w:rsidRPr="00603199">
              <w:rPr>
                <w:b w:val="0"/>
                <w:webHidden/>
              </w:rPr>
              <w:t>5</w:t>
            </w:r>
            <w:r w:rsidRPr="00603199">
              <w:rPr>
                <w:b w:val="0"/>
                <w:webHidden/>
              </w:rPr>
              <w:fldChar w:fldCharType="end"/>
            </w:r>
          </w:hyperlink>
        </w:p>
        <w:p w:rsidR="007E1F02" w:rsidRPr="00603199" w:rsidRDefault="007E1F02">
          <w:pPr>
            <w:pStyle w:val="TOC2"/>
            <w:rPr>
              <w:rFonts w:asciiTheme="minorHAnsi" w:hAnsiTheme="minorHAnsi" w:cstheme="minorBidi"/>
              <w:b w:val="0"/>
              <w:sz w:val="22"/>
              <w:szCs w:val="22"/>
              <w:lang w:eastAsia="en-US"/>
            </w:rPr>
          </w:pPr>
          <w:hyperlink w:anchor="_Toc512547369" w:history="1">
            <w:r w:rsidRPr="00603199">
              <w:rPr>
                <w:rStyle w:val="Hyperlink"/>
                <w:b w:val="0"/>
              </w:rPr>
              <w:t>1.3 Phân tích thiết kế hệ thống</w:t>
            </w:r>
            <w:r w:rsidRPr="00603199">
              <w:rPr>
                <w:b w:val="0"/>
                <w:webHidden/>
              </w:rPr>
              <w:tab/>
            </w:r>
            <w:r w:rsidRPr="00603199">
              <w:rPr>
                <w:b w:val="0"/>
                <w:webHidden/>
              </w:rPr>
              <w:fldChar w:fldCharType="begin"/>
            </w:r>
            <w:r w:rsidRPr="00603199">
              <w:rPr>
                <w:b w:val="0"/>
                <w:webHidden/>
              </w:rPr>
              <w:instrText xml:space="preserve"> PAGEREF _Toc512547369 \h </w:instrText>
            </w:r>
            <w:r w:rsidRPr="00603199">
              <w:rPr>
                <w:b w:val="0"/>
                <w:webHidden/>
              </w:rPr>
            </w:r>
            <w:r w:rsidRPr="00603199">
              <w:rPr>
                <w:b w:val="0"/>
                <w:webHidden/>
              </w:rPr>
              <w:fldChar w:fldCharType="separate"/>
            </w:r>
            <w:r w:rsidRPr="00603199">
              <w:rPr>
                <w:b w:val="0"/>
                <w:webHidden/>
              </w:rPr>
              <w:t>5</w:t>
            </w:r>
            <w:r w:rsidRPr="00603199">
              <w:rPr>
                <w:b w:val="0"/>
                <w:webHidden/>
              </w:rPr>
              <w:fldChar w:fldCharType="end"/>
            </w:r>
          </w:hyperlink>
        </w:p>
        <w:p w:rsidR="007E1F02" w:rsidRPr="00603199" w:rsidRDefault="007E1F02">
          <w:pPr>
            <w:pStyle w:val="TOC3"/>
            <w:rPr>
              <w:rFonts w:asciiTheme="minorHAnsi" w:hAnsiTheme="minorHAnsi" w:cstheme="minorBidi"/>
              <w:b w:val="0"/>
              <w:sz w:val="22"/>
              <w:szCs w:val="22"/>
              <w:lang w:eastAsia="en-US"/>
            </w:rPr>
          </w:pPr>
          <w:hyperlink w:anchor="_Toc512547370" w:history="1">
            <w:r w:rsidRPr="00603199">
              <w:rPr>
                <w:rStyle w:val="Hyperlink"/>
                <w:b w:val="0"/>
              </w:rPr>
              <w:t>1.3.1 Các khái niệm</w:t>
            </w:r>
            <w:r w:rsidRPr="00603199">
              <w:rPr>
                <w:b w:val="0"/>
                <w:webHidden/>
              </w:rPr>
              <w:tab/>
            </w:r>
            <w:r w:rsidRPr="00603199">
              <w:rPr>
                <w:b w:val="0"/>
                <w:webHidden/>
              </w:rPr>
              <w:fldChar w:fldCharType="begin"/>
            </w:r>
            <w:r w:rsidRPr="00603199">
              <w:rPr>
                <w:b w:val="0"/>
                <w:webHidden/>
              </w:rPr>
              <w:instrText xml:space="preserve"> PAGEREF _Toc512547370 \h </w:instrText>
            </w:r>
            <w:r w:rsidRPr="00603199">
              <w:rPr>
                <w:b w:val="0"/>
                <w:webHidden/>
              </w:rPr>
            </w:r>
            <w:r w:rsidRPr="00603199">
              <w:rPr>
                <w:b w:val="0"/>
                <w:webHidden/>
              </w:rPr>
              <w:fldChar w:fldCharType="separate"/>
            </w:r>
            <w:r w:rsidRPr="00603199">
              <w:rPr>
                <w:b w:val="0"/>
                <w:webHidden/>
              </w:rPr>
              <w:t>5</w:t>
            </w:r>
            <w:r w:rsidRPr="00603199">
              <w:rPr>
                <w:b w:val="0"/>
                <w:webHidden/>
              </w:rPr>
              <w:fldChar w:fldCharType="end"/>
            </w:r>
          </w:hyperlink>
        </w:p>
        <w:p w:rsidR="007E1F02" w:rsidRPr="00603199" w:rsidRDefault="007E1F02">
          <w:pPr>
            <w:pStyle w:val="TOC3"/>
            <w:rPr>
              <w:rFonts w:asciiTheme="minorHAnsi" w:hAnsiTheme="minorHAnsi" w:cstheme="minorBidi"/>
              <w:b w:val="0"/>
              <w:sz w:val="22"/>
              <w:szCs w:val="22"/>
              <w:lang w:eastAsia="en-US"/>
            </w:rPr>
          </w:pPr>
          <w:hyperlink w:anchor="_Toc512547371" w:history="1">
            <w:r w:rsidRPr="00603199">
              <w:rPr>
                <w:rStyle w:val="Hyperlink"/>
                <w:b w:val="0"/>
              </w:rPr>
              <w:t>1.3.2 Vai trò</w:t>
            </w:r>
            <w:r w:rsidRPr="00603199">
              <w:rPr>
                <w:b w:val="0"/>
                <w:webHidden/>
              </w:rPr>
              <w:tab/>
            </w:r>
            <w:r w:rsidRPr="00603199">
              <w:rPr>
                <w:b w:val="0"/>
                <w:webHidden/>
              </w:rPr>
              <w:fldChar w:fldCharType="begin"/>
            </w:r>
            <w:r w:rsidRPr="00603199">
              <w:rPr>
                <w:b w:val="0"/>
                <w:webHidden/>
              </w:rPr>
              <w:instrText xml:space="preserve"> PAGEREF _Toc512547371 \h </w:instrText>
            </w:r>
            <w:r w:rsidRPr="00603199">
              <w:rPr>
                <w:b w:val="0"/>
                <w:webHidden/>
              </w:rPr>
            </w:r>
            <w:r w:rsidRPr="00603199">
              <w:rPr>
                <w:b w:val="0"/>
                <w:webHidden/>
              </w:rPr>
              <w:fldChar w:fldCharType="separate"/>
            </w:r>
            <w:r w:rsidRPr="00603199">
              <w:rPr>
                <w:b w:val="0"/>
                <w:webHidden/>
              </w:rPr>
              <w:t>6</w:t>
            </w:r>
            <w:r w:rsidRPr="00603199">
              <w:rPr>
                <w:b w:val="0"/>
                <w:webHidden/>
              </w:rPr>
              <w:fldChar w:fldCharType="end"/>
            </w:r>
          </w:hyperlink>
        </w:p>
        <w:p w:rsidR="007E1F02" w:rsidRPr="00603199" w:rsidRDefault="007E1F02">
          <w:pPr>
            <w:pStyle w:val="TOC3"/>
            <w:rPr>
              <w:rFonts w:asciiTheme="minorHAnsi" w:hAnsiTheme="minorHAnsi" w:cstheme="minorBidi"/>
              <w:b w:val="0"/>
              <w:sz w:val="22"/>
              <w:szCs w:val="22"/>
              <w:lang w:eastAsia="en-US"/>
            </w:rPr>
          </w:pPr>
          <w:hyperlink w:anchor="_Toc512547372" w:history="1">
            <w:r w:rsidRPr="00603199">
              <w:rPr>
                <w:rStyle w:val="Hyperlink"/>
                <w:b w:val="0"/>
              </w:rPr>
              <w:t>1.3.3 Nhiệm vụ</w:t>
            </w:r>
            <w:r w:rsidRPr="00603199">
              <w:rPr>
                <w:b w:val="0"/>
                <w:webHidden/>
              </w:rPr>
              <w:tab/>
            </w:r>
            <w:r w:rsidRPr="00603199">
              <w:rPr>
                <w:b w:val="0"/>
                <w:webHidden/>
              </w:rPr>
              <w:fldChar w:fldCharType="begin"/>
            </w:r>
            <w:r w:rsidRPr="00603199">
              <w:rPr>
                <w:b w:val="0"/>
                <w:webHidden/>
              </w:rPr>
              <w:instrText xml:space="preserve"> PAGEREF _Toc512547372 \h </w:instrText>
            </w:r>
            <w:r w:rsidRPr="00603199">
              <w:rPr>
                <w:b w:val="0"/>
                <w:webHidden/>
              </w:rPr>
            </w:r>
            <w:r w:rsidRPr="00603199">
              <w:rPr>
                <w:b w:val="0"/>
                <w:webHidden/>
              </w:rPr>
              <w:fldChar w:fldCharType="separate"/>
            </w:r>
            <w:r w:rsidRPr="00603199">
              <w:rPr>
                <w:b w:val="0"/>
                <w:webHidden/>
              </w:rPr>
              <w:t>6</w:t>
            </w:r>
            <w:r w:rsidRPr="00603199">
              <w:rPr>
                <w:b w:val="0"/>
                <w:webHidden/>
              </w:rPr>
              <w:fldChar w:fldCharType="end"/>
            </w:r>
          </w:hyperlink>
        </w:p>
        <w:p w:rsidR="007E1F02" w:rsidRPr="00603199" w:rsidRDefault="007E1F02">
          <w:pPr>
            <w:pStyle w:val="TOC3"/>
            <w:rPr>
              <w:rFonts w:asciiTheme="minorHAnsi" w:hAnsiTheme="minorHAnsi" w:cstheme="minorBidi"/>
              <w:b w:val="0"/>
              <w:sz w:val="22"/>
              <w:szCs w:val="22"/>
              <w:lang w:eastAsia="en-US"/>
            </w:rPr>
          </w:pPr>
          <w:hyperlink w:anchor="_Toc512547373" w:history="1">
            <w:r w:rsidRPr="00603199">
              <w:rPr>
                <w:rStyle w:val="Hyperlink"/>
                <w:b w:val="0"/>
              </w:rPr>
              <w:t>1.3.4 Các phương pháp phân tích thiết kế hệ thống</w:t>
            </w:r>
            <w:r w:rsidRPr="00603199">
              <w:rPr>
                <w:b w:val="0"/>
                <w:webHidden/>
              </w:rPr>
              <w:tab/>
            </w:r>
            <w:r w:rsidRPr="00603199">
              <w:rPr>
                <w:b w:val="0"/>
                <w:webHidden/>
              </w:rPr>
              <w:fldChar w:fldCharType="begin"/>
            </w:r>
            <w:r w:rsidRPr="00603199">
              <w:rPr>
                <w:b w:val="0"/>
                <w:webHidden/>
              </w:rPr>
              <w:instrText xml:space="preserve"> PAGEREF _Toc512547373 \h </w:instrText>
            </w:r>
            <w:r w:rsidRPr="00603199">
              <w:rPr>
                <w:b w:val="0"/>
                <w:webHidden/>
              </w:rPr>
            </w:r>
            <w:r w:rsidRPr="00603199">
              <w:rPr>
                <w:b w:val="0"/>
                <w:webHidden/>
              </w:rPr>
              <w:fldChar w:fldCharType="separate"/>
            </w:r>
            <w:r w:rsidRPr="00603199">
              <w:rPr>
                <w:b w:val="0"/>
                <w:webHidden/>
              </w:rPr>
              <w:t>6</w:t>
            </w:r>
            <w:r w:rsidRPr="00603199">
              <w:rPr>
                <w:b w:val="0"/>
                <w:webHidden/>
              </w:rPr>
              <w:fldChar w:fldCharType="end"/>
            </w:r>
          </w:hyperlink>
        </w:p>
        <w:p w:rsidR="007E1F02" w:rsidRPr="00603199" w:rsidRDefault="007E1F02">
          <w:pPr>
            <w:pStyle w:val="TOC3"/>
            <w:rPr>
              <w:rFonts w:asciiTheme="minorHAnsi" w:hAnsiTheme="minorHAnsi" w:cstheme="minorBidi"/>
              <w:b w:val="0"/>
              <w:sz w:val="22"/>
              <w:szCs w:val="22"/>
              <w:lang w:eastAsia="en-US"/>
            </w:rPr>
          </w:pPr>
          <w:hyperlink w:anchor="_Toc512547374" w:history="1">
            <w:r w:rsidRPr="00603199">
              <w:rPr>
                <w:rStyle w:val="Hyperlink"/>
                <w:b w:val="0"/>
              </w:rPr>
              <w:t>1.3.5 Các giai đoạn phân tích thiết kế hệ thống</w:t>
            </w:r>
            <w:r w:rsidRPr="00603199">
              <w:rPr>
                <w:b w:val="0"/>
                <w:webHidden/>
              </w:rPr>
              <w:tab/>
            </w:r>
            <w:r w:rsidRPr="00603199">
              <w:rPr>
                <w:b w:val="0"/>
                <w:webHidden/>
              </w:rPr>
              <w:fldChar w:fldCharType="begin"/>
            </w:r>
            <w:r w:rsidRPr="00603199">
              <w:rPr>
                <w:b w:val="0"/>
                <w:webHidden/>
              </w:rPr>
              <w:instrText xml:space="preserve"> PAGEREF _Toc512547374 \h </w:instrText>
            </w:r>
            <w:r w:rsidRPr="00603199">
              <w:rPr>
                <w:b w:val="0"/>
                <w:webHidden/>
              </w:rPr>
            </w:r>
            <w:r w:rsidRPr="00603199">
              <w:rPr>
                <w:b w:val="0"/>
                <w:webHidden/>
              </w:rPr>
              <w:fldChar w:fldCharType="separate"/>
            </w:r>
            <w:r w:rsidRPr="00603199">
              <w:rPr>
                <w:b w:val="0"/>
                <w:webHidden/>
              </w:rPr>
              <w:t>6</w:t>
            </w:r>
            <w:r w:rsidRPr="00603199">
              <w:rPr>
                <w:b w:val="0"/>
                <w:webHidden/>
              </w:rPr>
              <w:fldChar w:fldCharType="end"/>
            </w:r>
          </w:hyperlink>
        </w:p>
        <w:p w:rsidR="007E1F02" w:rsidRPr="00603199" w:rsidRDefault="007E1F02">
          <w:pPr>
            <w:pStyle w:val="TOC2"/>
            <w:rPr>
              <w:rFonts w:asciiTheme="minorHAnsi" w:hAnsiTheme="minorHAnsi" w:cstheme="minorBidi"/>
              <w:b w:val="0"/>
              <w:sz w:val="22"/>
              <w:szCs w:val="22"/>
              <w:lang w:eastAsia="en-US"/>
            </w:rPr>
          </w:pPr>
          <w:hyperlink w:anchor="_Toc512547375" w:history="1">
            <w:r w:rsidRPr="00603199">
              <w:rPr>
                <w:rStyle w:val="Hyperlink"/>
                <w:b w:val="0"/>
              </w:rPr>
              <w:t>1.4 Công nghệ Java</w:t>
            </w:r>
            <w:r w:rsidRPr="00603199">
              <w:rPr>
                <w:b w:val="0"/>
                <w:webHidden/>
              </w:rPr>
              <w:tab/>
            </w:r>
            <w:r w:rsidRPr="00603199">
              <w:rPr>
                <w:b w:val="0"/>
                <w:webHidden/>
              </w:rPr>
              <w:fldChar w:fldCharType="begin"/>
            </w:r>
            <w:r w:rsidRPr="00603199">
              <w:rPr>
                <w:b w:val="0"/>
                <w:webHidden/>
              </w:rPr>
              <w:instrText xml:space="preserve"> PAGEREF _Toc512547375 \h </w:instrText>
            </w:r>
            <w:r w:rsidRPr="00603199">
              <w:rPr>
                <w:b w:val="0"/>
                <w:webHidden/>
              </w:rPr>
            </w:r>
            <w:r w:rsidRPr="00603199">
              <w:rPr>
                <w:b w:val="0"/>
                <w:webHidden/>
              </w:rPr>
              <w:fldChar w:fldCharType="separate"/>
            </w:r>
            <w:r w:rsidRPr="00603199">
              <w:rPr>
                <w:b w:val="0"/>
                <w:webHidden/>
              </w:rPr>
              <w:t>7</w:t>
            </w:r>
            <w:r w:rsidRPr="00603199">
              <w:rPr>
                <w:b w:val="0"/>
                <w:webHidden/>
              </w:rPr>
              <w:fldChar w:fldCharType="end"/>
            </w:r>
          </w:hyperlink>
        </w:p>
        <w:p w:rsidR="007E1F02" w:rsidRPr="00603199" w:rsidRDefault="007E1F02">
          <w:pPr>
            <w:pStyle w:val="TOC3"/>
            <w:rPr>
              <w:rFonts w:asciiTheme="minorHAnsi" w:hAnsiTheme="minorHAnsi" w:cstheme="minorBidi"/>
              <w:b w:val="0"/>
              <w:sz w:val="22"/>
              <w:szCs w:val="22"/>
              <w:lang w:eastAsia="en-US"/>
            </w:rPr>
          </w:pPr>
          <w:hyperlink w:anchor="_Toc512547376" w:history="1">
            <w:r w:rsidRPr="00603199">
              <w:rPr>
                <w:rStyle w:val="Hyperlink"/>
                <w:b w:val="0"/>
              </w:rPr>
              <w:t>1.4.1 Lịch sử phát triển</w:t>
            </w:r>
            <w:r w:rsidRPr="00603199">
              <w:rPr>
                <w:b w:val="0"/>
                <w:webHidden/>
              </w:rPr>
              <w:tab/>
            </w:r>
            <w:r w:rsidRPr="00603199">
              <w:rPr>
                <w:b w:val="0"/>
                <w:webHidden/>
              </w:rPr>
              <w:fldChar w:fldCharType="begin"/>
            </w:r>
            <w:r w:rsidRPr="00603199">
              <w:rPr>
                <w:b w:val="0"/>
                <w:webHidden/>
              </w:rPr>
              <w:instrText xml:space="preserve"> PAGEREF _Toc512547376 \h </w:instrText>
            </w:r>
            <w:r w:rsidRPr="00603199">
              <w:rPr>
                <w:b w:val="0"/>
                <w:webHidden/>
              </w:rPr>
            </w:r>
            <w:r w:rsidRPr="00603199">
              <w:rPr>
                <w:b w:val="0"/>
                <w:webHidden/>
              </w:rPr>
              <w:fldChar w:fldCharType="separate"/>
            </w:r>
            <w:r w:rsidRPr="00603199">
              <w:rPr>
                <w:b w:val="0"/>
                <w:webHidden/>
              </w:rPr>
              <w:t>7</w:t>
            </w:r>
            <w:r w:rsidRPr="00603199">
              <w:rPr>
                <w:b w:val="0"/>
                <w:webHidden/>
              </w:rPr>
              <w:fldChar w:fldCharType="end"/>
            </w:r>
          </w:hyperlink>
        </w:p>
        <w:p w:rsidR="007E1F02" w:rsidRPr="00603199" w:rsidRDefault="007E1F02">
          <w:pPr>
            <w:pStyle w:val="TOC3"/>
            <w:tabs>
              <w:tab w:val="left" w:pos="1900"/>
            </w:tabs>
            <w:rPr>
              <w:rFonts w:asciiTheme="minorHAnsi" w:hAnsiTheme="minorHAnsi" w:cstheme="minorBidi"/>
              <w:b w:val="0"/>
              <w:sz w:val="22"/>
              <w:szCs w:val="22"/>
              <w:lang w:eastAsia="en-US"/>
            </w:rPr>
          </w:pPr>
          <w:hyperlink w:anchor="_Toc512547377" w:history="1">
            <w:r w:rsidRPr="00603199">
              <w:rPr>
                <w:rStyle w:val="Hyperlink"/>
                <w:b w:val="0"/>
              </w:rPr>
              <w:t>1.4.2</w:t>
            </w:r>
            <w:r w:rsidRPr="00603199">
              <w:rPr>
                <w:rFonts w:asciiTheme="minorHAnsi" w:hAnsiTheme="minorHAnsi" w:cstheme="minorBidi"/>
                <w:b w:val="0"/>
                <w:sz w:val="22"/>
                <w:szCs w:val="22"/>
                <w:lang w:eastAsia="en-US"/>
              </w:rPr>
              <w:tab/>
            </w:r>
            <w:r w:rsidRPr="00603199">
              <w:rPr>
                <w:rStyle w:val="Hyperlink"/>
                <w:b w:val="0"/>
              </w:rPr>
              <w:t>Phương châm</w:t>
            </w:r>
            <w:r w:rsidRPr="00603199">
              <w:rPr>
                <w:b w:val="0"/>
                <w:webHidden/>
              </w:rPr>
              <w:tab/>
            </w:r>
            <w:r w:rsidRPr="00603199">
              <w:rPr>
                <w:b w:val="0"/>
                <w:webHidden/>
              </w:rPr>
              <w:fldChar w:fldCharType="begin"/>
            </w:r>
            <w:r w:rsidRPr="00603199">
              <w:rPr>
                <w:b w:val="0"/>
                <w:webHidden/>
              </w:rPr>
              <w:instrText xml:space="preserve"> PAGEREF _Toc512547377 \h </w:instrText>
            </w:r>
            <w:r w:rsidRPr="00603199">
              <w:rPr>
                <w:b w:val="0"/>
                <w:webHidden/>
              </w:rPr>
            </w:r>
            <w:r w:rsidRPr="00603199">
              <w:rPr>
                <w:b w:val="0"/>
                <w:webHidden/>
              </w:rPr>
              <w:fldChar w:fldCharType="separate"/>
            </w:r>
            <w:r w:rsidRPr="00603199">
              <w:rPr>
                <w:b w:val="0"/>
                <w:webHidden/>
              </w:rPr>
              <w:t>8</w:t>
            </w:r>
            <w:r w:rsidRPr="00603199">
              <w:rPr>
                <w:b w:val="0"/>
                <w:webHidden/>
              </w:rPr>
              <w:fldChar w:fldCharType="end"/>
            </w:r>
          </w:hyperlink>
        </w:p>
        <w:p w:rsidR="007E1F02" w:rsidRPr="00603199" w:rsidRDefault="007E1F02">
          <w:pPr>
            <w:pStyle w:val="TOC3"/>
            <w:rPr>
              <w:rFonts w:asciiTheme="minorHAnsi" w:hAnsiTheme="minorHAnsi" w:cstheme="minorBidi"/>
              <w:b w:val="0"/>
              <w:sz w:val="22"/>
              <w:szCs w:val="22"/>
              <w:lang w:eastAsia="en-US"/>
            </w:rPr>
          </w:pPr>
          <w:hyperlink w:anchor="_Toc512547378" w:history="1">
            <w:r w:rsidRPr="00603199">
              <w:rPr>
                <w:rStyle w:val="Hyperlink"/>
                <w:b w:val="0"/>
              </w:rPr>
              <w:t>1.4.3 Khả năng của ngôn ngữ Java</w:t>
            </w:r>
            <w:r w:rsidRPr="00603199">
              <w:rPr>
                <w:b w:val="0"/>
                <w:webHidden/>
              </w:rPr>
              <w:tab/>
            </w:r>
            <w:r w:rsidRPr="00603199">
              <w:rPr>
                <w:b w:val="0"/>
                <w:webHidden/>
              </w:rPr>
              <w:fldChar w:fldCharType="begin"/>
            </w:r>
            <w:r w:rsidRPr="00603199">
              <w:rPr>
                <w:b w:val="0"/>
                <w:webHidden/>
              </w:rPr>
              <w:instrText xml:space="preserve"> PAGEREF _Toc512547378 \h </w:instrText>
            </w:r>
            <w:r w:rsidRPr="00603199">
              <w:rPr>
                <w:b w:val="0"/>
                <w:webHidden/>
              </w:rPr>
            </w:r>
            <w:r w:rsidRPr="00603199">
              <w:rPr>
                <w:b w:val="0"/>
                <w:webHidden/>
              </w:rPr>
              <w:fldChar w:fldCharType="separate"/>
            </w:r>
            <w:r w:rsidRPr="00603199">
              <w:rPr>
                <w:b w:val="0"/>
                <w:webHidden/>
              </w:rPr>
              <w:t>8</w:t>
            </w:r>
            <w:r w:rsidRPr="00603199">
              <w:rPr>
                <w:b w:val="0"/>
                <w:webHidden/>
              </w:rPr>
              <w:fldChar w:fldCharType="end"/>
            </w:r>
          </w:hyperlink>
        </w:p>
        <w:p w:rsidR="007E1F02" w:rsidRPr="00603199" w:rsidRDefault="007E1F02">
          <w:pPr>
            <w:pStyle w:val="TOC3"/>
            <w:rPr>
              <w:rFonts w:asciiTheme="minorHAnsi" w:hAnsiTheme="minorHAnsi" w:cstheme="minorBidi"/>
              <w:b w:val="0"/>
              <w:sz w:val="22"/>
              <w:szCs w:val="22"/>
              <w:lang w:eastAsia="en-US"/>
            </w:rPr>
          </w:pPr>
          <w:hyperlink w:anchor="_Toc512547379" w:history="1">
            <w:r w:rsidRPr="00603199">
              <w:rPr>
                <w:rStyle w:val="Hyperlink"/>
                <w:b w:val="0"/>
              </w:rPr>
              <w:t>1.4.4 Những đặc điểm của ngôn ngữ Java</w:t>
            </w:r>
            <w:r w:rsidRPr="00603199">
              <w:rPr>
                <w:b w:val="0"/>
                <w:webHidden/>
              </w:rPr>
              <w:tab/>
            </w:r>
            <w:r w:rsidRPr="00603199">
              <w:rPr>
                <w:b w:val="0"/>
                <w:webHidden/>
              </w:rPr>
              <w:fldChar w:fldCharType="begin"/>
            </w:r>
            <w:r w:rsidRPr="00603199">
              <w:rPr>
                <w:b w:val="0"/>
                <w:webHidden/>
              </w:rPr>
              <w:instrText xml:space="preserve"> PAGEREF _Toc512547379 \h </w:instrText>
            </w:r>
            <w:r w:rsidRPr="00603199">
              <w:rPr>
                <w:b w:val="0"/>
                <w:webHidden/>
              </w:rPr>
            </w:r>
            <w:r w:rsidRPr="00603199">
              <w:rPr>
                <w:b w:val="0"/>
                <w:webHidden/>
              </w:rPr>
              <w:fldChar w:fldCharType="separate"/>
            </w:r>
            <w:r w:rsidRPr="00603199">
              <w:rPr>
                <w:b w:val="0"/>
                <w:webHidden/>
              </w:rPr>
              <w:t>8</w:t>
            </w:r>
            <w:r w:rsidRPr="00603199">
              <w:rPr>
                <w:b w:val="0"/>
                <w:webHidden/>
              </w:rPr>
              <w:fldChar w:fldCharType="end"/>
            </w:r>
          </w:hyperlink>
        </w:p>
        <w:p w:rsidR="007E1F02" w:rsidRPr="00603199" w:rsidRDefault="007E1F02">
          <w:pPr>
            <w:pStyle w:val="TOC3"/>
            <w:rPr>
              <w:rFonts w:asciiTheme="minorHAnsi" w:hAnsiTheme="minorHAnsi" w:cstheme="minorBidi"/>
              <w:b w:val="0"/>
              <w:sz w:val="22"/>
              <w:szCs w:val="22"/>
              <w:lang w:eastAsia="en-US"/>
            </w:rPr>
          </w:pPr>
          <w:hyperlink w:anchor="_Toc512547380" w:history="1">
            <w:r w:rsidRPr="00603199">
              <w:rPr>
                <w:rStyle w:val="Hyperlink"/>
                <w:b w:val="0"/>
              </w:rPr>
              <w:t>1.4.5 Máy ảo Java (JMV - Java Virtual Machine)</w:t>
            </w:r>
            <w:r w:rsidRPr="00603199">
              <w:rPr>
                <w:b w:val="0"/>
                <w:webHidden/>
              </w:rPr>
              <w:tab/>
            </w:r>
            <w:r w:rsidRPr="00603199">
              <w:rPr>
                <w:b w:val="0"/>
                <w:webHidden/>
              </w:rPr>
              <w:fldChar w:fldCharType="begin"/>
            </w:r>
            <w:r w:rsidRPr="00603199">
              <w:rPr>
                <w:b w:val="0"/>
                <w:webHidden/>
              </w:rPr>
              <w:instrText xml:space="preserve"> PAGEREF _Toc512547380 \h </w:instrText>
            </w:r>
            <w:r w:rsidRPr="00603199">
              <w:rPr>
                <w:b w:val="0"/>
                <w:webHidden/>
              </w:rPr>
            </w:r>
            <w:r w:rsidRPr="00603199">
              <w:rPr>
                <w:b w:val="0"/>
                <w:webHidden/>
              </w:rPr>
              <w:fldChar w:fldCharType="separate"/>
            </w:r>
            <w:r w:rsidRPr="00603199">
              <w:rPr>
                <w:b w:val="0"/>
                <w:webHidden/>
              </w:rPr>
              <w:t>9</w:t>
            </w:r>
            <w:r w:rsidRPr="00603199">
              <w:rPr>
                <w:b w:val="0"/>
                <w:webHidden/>
              </w:rPr>
              <w:fldChar w:fldCharType="end"/>
            </w:r>
          </w:hyperlink>
        </w:p>
        <w:p w:rsidR="007E1F02" w:rsidRPr="00603199" w:rsidRDefault="007E1F02">
          <w:pPr>
            <w:pStyle w:val="TOC3"/>
            <w:rPr>
              <w:rFonts w:asciiTheme="minorHAnsi" w:hAnsiTheme="minorHAnsi" w:cstheme="minorBidi"/>
              <w:b w:val="0"/>
              <w:sz w:val="22"/>
              <w:szCs w:val="22"/>
              <w:lang w:eastAsia="en-US"/>
            </w:rPr>
          </w:pPr>
          <w:hyperlink w:anchor="_Toc512547381" w:history="1">
            <w:r w:rsidRPr="00603199">
              <w:rPr>
                <w:rStyle w:val="Hyperlink"/>
                <w:b w:val="0"/>
              </w:rPr>
              <w:t>1.4.6 Hai kiểu ứng dụng dưới ngôn ngữ java</w:t>
            </w:r>
            <w:r w:rsidRPr="00603199">
              <w:rPr>
                <w:b w:val="0"/>
                <w:webHidden/>
              </w:rPr>
              <w:tab/>
            </w:r>
            <w:r w:rsidRPr="00603199">
              <w:rPr>
                <w:b w:val="0"/>
                <w:webHidden/>
              </w:rPr>
              <w:fldChar w:fldCharType="begin"/>
            </w:r>
            <w:r w:rsidRPr="00603199">
              <w:rPr>
                <w:b w:val="0"/>
                <w:webHidden/>
              </w:rPr>
              <w:instrText xml:space="preserve"> PAGEREF _Toc512547381 \h </w:instrText>
            </w:r>
            <w:r w:rsidRPr="00603199">
              <w:rPr>
                <w:b w:val="0"/>
                <w:webHidden/>
              </w:rPr>
            </w:r>
            <w:r w:rsidRPr="00603199">
              <w:rPr>
                <w:b w:val="0"/>
                <w:webHidden/>
              </w:rPr>
              <w:fldChar w:fldCharType="separate"/>
            </w:r>
            <w:r w:rsidRPr="00603199">
              <w:rPr>
                <w:b w:val="0"/>
                <w:webHidden/>
              </w:rPr>
              <w:t>9</w:t>
            </w:r>
            <w:r w:rsidRPr="00603199">
              <w:rPr>
                <w:b w:val="0"/>
                <w:webHidden/>
              </w:rPr>
              <w:fldChar w:fldCharType="end"/>
            </w:r>
          </w:hyperlink>
        </w:p>
        <w:p w:rsidR="007E1F02" w:rsidRPr="00603199" w:rsidRDefault="007E1F02">
          <w:pPr>
            <w:pStyle w:val="TOC3"/>
            <w:rPr>
              <w:rFonts w:asciiTheme="minorHAnsi" w:hAnsiTheme="minorHAnsi" w:cstheme="minorBidi"/>
              <w:b w:val="0"/>
              <w:sz w:val="22"/>
              <w:szCs w:val="22"/>
              <w:lang w:eastAsia="en-US"/>
            </w:rPr>
          </w:pPr>
          <w:hyperlink w:anchor="_Toc512547382" w:history="1">
            <w:r w:rsidRPr="00603199">
              <w:rPr>
                <w:rStyle w:val="Hyperlink"/>
                <w:b w:val="0"/>
              </w:rPr>
              <w:t>1.4.7 Bộ phát triển ứng dụng Java (JDK- Java Development Kit)</w:t>
            </w:r>
            <w:r w:rsidRPr="00603199">
              <w:rPr>
                <w:b w:val="0"/>
                <w:webHidden/>
              </w:rPr>
              <w:tab/>
            </w:r>
            <w:r w:rsidRPr="00603199">
              <w:rPr>
                <w:b w:val="0"/>
                <w:webHidden/>
              </w:rPr>
              <w:fldChar w:fldCharType="begin"/>
            </w:r>
            <w:r w:rsidRPr="00603199">
              <w:rPr>
                <w:b w:val="0"/>
                <w:webHidden/>
              </w:rPr>
              <w:instrText xml:space="preserve"> PAGEREF _Toc512547382 \h </w:instrText>
            </w:r>
            <w:r w:rsidRPr="00603199">
              <w:rPr>
                <w:b w:val="0"/>
                <w:webHidden/>
              </w:rPr>
            </w:r>
            <w:r w:rsidRPr="00603199">
              <w:rPr>
                <w:b w:val="0"/>
                <w:webHidden/>
              </w:rPr>
              <w:fldChar w:fldCharType="separate"/>
            </w:r>
            <w:r w:rsidRPr="00603199">
              <w:rPr>
                <w:b w:val="0"/>
                <w:webHidden/>
              </w:rPr>
              <w:t>9</w:t>
            </w:r>
            <w:r w:rsidRPr="00603199">
              <w:rPr>
                <w:b w:val="0"/>
                <w:webHidden/>
              </w:rPr>
              <w:fldChar w:fldCharType="end"/>
            </w:r>
          </w:hyperlink>
        </w:p>
        <w:p w:rsidR="007E1F02" w:rsidRPr="00603199" w:rsidRDefault="007E1F02">
          <w:pPr>
            <w:pStyle w:val="TOC2"/>
            <w:rPr>
              <w:rFonts w:asciiTheme="minorHAnsi" w:hAnsiTheme="minorHAnsi" w:cstheme="minorBidi"/>
              <w:b w:val="0"/>
              <w:sz w:val="22"/>
              <w:szCs w:val="22"/>
              <w:lang w:eastAsia="en-US"/>
            </w:rPr>
          </w:pPr>
          <w:hyperlink w:anchor="_Toc512547383" w:history="1">
            <w:r w:rsidRPr="00603199">
              <w:rPr>
                <w:rStyle w:val="Hyperlink"/>
                <w:b w:val="0"/>
              </w:rPr>
              <w:t>1.5. Tìm hiểu về Hệ điều hành Android trên thiết bị di động</w:t>
            </w:r>
            <w:r w:rsidRPr="00603199">
              <w:rPr>
                <w:b w:val="0"/>
                <w:webHidden/>
              </w:rPr>
              <w:tab/>
            </w:r>
            <w:r w:rsidRPr="00603199">
              <w:rPr>
                <w:b w:val="0"/>
                <w:webHidden/>
              </w:rPr>
              <w:fldChar w:fldCharType="begin"/>
            </w:r>
            <w:r w:rsidRPr="00603199">
              <w:rPr>
                <w:b w:val="0"/>
                <w:webHidden/>
              </w:rPr>
              <w:instrText xml:space="preserve"> PAGEREF _Toc512547383 \h </w:instrText>
            </w:r>
            <w:r w:rsidRPr="00603199">
              <w:rPr>
                <w:b w:val="0"/>
                <w:webHidden/>
              </w:rPr>
            </w:r>
            <w:r w:rsidRPr="00603199">
              <w:rPr>
                <w:b w:val="0"/>
                <w:webHidden/>
              </w:rPr>
              <w:fldChar w:fldCharType="separate"/>
            </w:r>
            <w:r w:rsidRPr="00603199">
              <w:rPr>
                <w:b w:val="0"/>
                <w:webHidden/>
              </w:rPr>
              <w:t>10</w:t>
            </w:r>
            <w:r w:rsidRPr="00603199">
              <w:rPr>
                <w:b w:val="0"/>
                <w:webHidden/>
              </w:rPr>
              <w:fldChar w:fldCharType="end"/>
            </w:r>
          </w:hyperlink>
        </w:p>
        <w:p w:rsidR="007E1F02" w:rsidRPr="00603199" w:rsidRDefault="007E1F02">
          <w:pPr>
            <w:pStyle w:val="TOC3"/>
            <w:rPr>
              <w:rFonts w:asciiTheme="minorHAnsi" w:hAnsiTheme="minorHAnsi" w:cstheme="minorBidi"/>
              <w:b w:val="0"/>
              <w:sz w:val="22"/>
              <w:szCs w:val="22"/>
              <w:lang w:eastAsia="en-US"/>
            </w:rPr>
          </w:pPr>
          <w:hyperlink w:anchor="_Toc512547384" w:history="1">
            <w:r w:rsidRPr="00603199">
              <w:rPr>
                <w:rStyle w:val="Hyperlink"/>
                <w:b w:val="0"/>
              </w:rPr>
              <w:t>1.5.1 Giới thiệu</w:t>
            </w:r>
            <w:r w:rsidRPr="00603199">
              <w:rPr>
                <w:b w:val="0"/>
                <w:webHidden/>
              </w:rPr>
              <w:tab/>
            </w:r>
            <w:r w:rsidRPr="00603199">
              <w:rPr>
                <w:b w:val="0"/>
                <w:webHidden/>
              </w:rPr>
              <w:fldChar w:fldCharType="begin"/>
            </w:r>
            <w:r w:rsidRPr="00603199">
              <w:rPr>
                <w:b w:val="0"/>
                <w:webHidden/>
              </w:rPr>
              <w:instrText xml:space="preserve"> PAGEREF _Toc512547384 \h </w:instrText>
            </w:r>
            <w:r w:rsidRPr="00603199">
              <w:rPr>
                <w:b w:val="0"/>
                <w:webHidden/>
              </w:rPr>
            </w:r>
            <w:r w:rsidRPr="00603199">
              <w:rPr>
                <w:b w:val="0"/>
                <w:webHidden/>
              </w:rPr>
              <w:fldChar w:fldCharType="separate"/>
            </w:r>
            <w:r w:rsidRPr="00603199">
              <w:rPr>
                <w:b w:val="0"/>
                <w:webHidden/>
              </w:rPr>
              <w:t>10</w:t>
            </w:r>
            <w:r w:rsidRPr="00603199">
              <w:rPr>
                <w:b w:val="0"/>
                <w:webHidden/>
              </w:rPr>
              <w:fldChar w:fldCharType="end"/>
            </w:r>
          </w:hyperlink>
        </w:p>
        <w:p w:rsidR="007E1F02" w:rsidRPr="00603199" w:rsidRDefault="007E1F02">
          <w:pPr>
            <w:pStyle w:val="TOC3"/>
            <w:rPr>
              <w:rFonts w:asciiTheme="minorHAnsi" w:hAnsiTheme="minorHAnsi" w:cstheme="minorBidi"/>
              <w:b w:val="0"/>
              <w:sz w:val="22"/>
              <w:szCs w:val="22"/>
              <w:lang w:eastAsia="en-US"/>
            </w:rPr>
          </w:pPr>
          <w:hyperlink w:anchor="_Toc512547385" w:history="1">
            <w:r w:rsidRPr="00603199">
              <w:rPr>
                <w:rStyle w:val="Hyperlink"/>
                <w:b w:val="0"/>
              </w:rPr>
              <w:t>1.5.2 Cài đặt môi trường JDK và công cụ lập trình Android Studio</w:t>
            </w:r>
            <w:r w:rsidRPr="00603199">
              <w:rPr>
                <w:b w:val="0"/>
                <w:webHidden/>
              </w:rPr>
              <w:tab/>
            </w:r>
            <w:r w:rsidRPr="00603199">
              <w:rPr>
                <w:b w:val="0"/>
                <w:webHidden/>
              </w:rPr>
              <w:fldChar w:fldCharType="begin"/>
            </w:r>
            <w:r w:rsidRPr="00603199">
              <w:rPr>
                <w:b w:val="0"/>
                <w:webHidden/>
              </w:rPr>
              <w:instrText xml:space="preserve"> PAGEREF _Toc512547385 \h </w:instrText>
            </w:r>
            <w:r w:rsidRPr="00603199">
              <w:rPr>
                <w:b w:val="0"/>
                <w:webHidden/>
              </w:rPr>
            </w:r>
            <w:r w:rsidRPr="00603199">
              <w:rPr>
                <w:b w:val="0"/>
                <w:webHidden/>
              </w:rPr>
              <w:fldChar w:fldCharType="separate"/>
            </w:r>
            <w:r w:rsidRPr="00603199">
              <w:rPr>
                <w:b w:val="0"/>
                <w:webHidden/>
              </w:rPr>
              <w:t>11</w:t>
            </w:r>
            <w:r w:rsidRPr="00603199">
              <w:rPr>
                <w:b w:val="0"/>
                <w:webHidden/>
              </w:rPr>
              <w:fldChar w:fldCharType="end"/>
            </w:r>
          </w:hyperlink>
        </w:p>
        <w:p w:rsidR="007E1F02" w:rsidRPr="00603199" w:rsidRDefault="007E1F02">
          <w:pPr>
            <w:pStyle w:val="TOC3"/>
            <w:rPr>
              <w:rFonts w:asciiTheme="minorHAnsi" w:hAnsiTheme="minorHAnsi" w:cstheme="minorBidi"/>
              <w:b w:val="0"/>
              <w:sz w:val="22"/>
              <w:szCs w:val="22"/>
              <w:lang w:eastAsia="en-US"/>
            </w:rPr>
          </w:pPr>
          <w:hyperlink w:anchor="_Toc512547386" w:history="1">
            <w:r w:rsidRPr="00603199">
              <w:rPr>
                <w:rStyle w:val="Hyperlink"/>
                <w:b w:val="0"/>
              </w:rPr>
              <w:t>1.5.3 Vòng đời của một ứng dụng Android</w:t>
            </w:r>
            <w:r w:rsidRPr="00603199">
              <w:rPr>
                <w:b w:val="0"/>
                <w:webHidden/>
              </w:rPr>
              <w:tab/>
            </w:r>
            <w:r w:rsidRPr="00603199">
              <w:rPr>
                <w:b w:val="0"/>
                <w:webHidden/>
              </w:rPr>
              <w:fldChar w:fldCharType="begin"/>
            </w:r>
            <w:r w:rsidRPr="00603199">
              <w:rPr>
                <w:b w:val="0"/>
                <w:webHidden/>
              </w:rPr>
              <w:instrText xml:space="preserve"> PAGEREF _Toc512547386 \h </w:instrText>
            </w:r>
            <w:r w:rsidRPr="00603199">
              <w:rPr>
                <w:b w:val="0"/>
                <w:webHidden/>
              </w:rPr>
            </w:r>
            <w:r w:rsidRPr="00603199">
              <w:rPr>
                <w:b w:val="0"/>
                <w:webHidden/>
              </w:rPr>
              <w:fldChar w:fldCharType="separate"/>
            </w:r>
            <w:r w:rsidRPr="00603199">
              <w:rPr>
                <w:b w:val="0"/>
                <w:webHidden/>
              </w:rPr>
              <w:t>12</w:t>
            </w:r>
            <w:r w:rsidRPr="00603199">
              <w:rPr>
                <w:b w:val="0"/>
                <w:webHidden/>
              </w:rPr>
              <w:fldChar w:fldCharType="end"/>
            </w:r>
          </w:hyperlink>
        </w:p>
        <w:p w:rsidR="007E1F02" w:rsidRPr="00603199" w:rsidRDefault="007E1F02">
          <w:pPr>
            <w:pStyle w:val="TOC3"/>
            <w:rPr>
              <w:rFonts w:asciiTheme="minorHAnsi" w:hAnsiTheme="minorHAnsi" w:cstheme="minorBidi"/>
              <w:b w:val="0"/>
              <w:sz w:val="22"/>
              <w:szCs w:val="22"/>
              <w:lang w:eastAsia="en-US"/>
            </w:rPr>
          </w:pPr>
          <w:hyperlink w:anchor="_Toc512547387" w:history="1">
            <w:r w:rsidRPr="00603199">
              <w:rPr>
                <w:rStyle w:val="Hyperlink"/>
                <w:b w:val="0"/>
              </w:rPr>
              <w:t>1.5.4 Tính năng của Android</w:t>
            </w:r>
            <w:r w:rsidRPr="00603199">
              <w:rPr>
                <w:b w:val="0"/>
                <w:webHidden/>
              </w:rPr>
              <w:tab/>
            </w:r>
            <w:r w:rsidRPr="00603199">
              <w:rPr>
                <w:b w:val="0"/>
                <w:webHidden/>
              </w:rPr>
              <w:fldChar w:fldCharType="begin"/>
            </w:r>
            <w:r w:rsidRPr="00603199">
              <w:rPr>
                <w:b w:val="0"/>
                <w:webHidden/>
              </w:rPr>
              <w:instrText xml:space="preserve"> PAGEREF _Toc512547387 \h </w:instrText>
            </w:r>
            <w:r w:rsidRPr="00603199">
              <w:rPr>
                <w:b w:val="0"/>
                <w:webHidden/>
              </w:rPr>
            </w:r>
            <w:r w:rsidRPr="00603199">
              <w:rPr>
                <w:b w:val="0"/>
                <w:webHidden/>
              </w:rPr>
              <w:fldChar w:fldCharType="separate"/>
            </w:r>
            <w:r w:rsidRPr="00603199">
              <w:rPr>
                <w:b w:val="0"/>
                <w:webHidden/>
              </w:rPr>
              <w:t>12</w:t>
            </w:r>
            <w:r w:rsidRPr="00603199">
              <w:rPr>
                <w:b w:val="0"/>
                <w:webHidden/>
              </w:rPr>
              <w:fldChar w:fldCharType="end"/>
            </w:r>
          </w:hyperlink>
        </w:p>
        <w:p w:rsidR="007E1F02" w:rsidRPr="00603199" w:rsidRDefault="007E1F02">
          <w:pPr>
            <w:pStyle w:val="TOC3"/>
            <w:rPr>
              <w:rFonts w:asciiTheme="minorHAnsi" w:hAnsiTheme="minorHAnsi" w:cstheme="minorBidi"/>
              <w:b w:val="0"/>
              <w:sz w:val="22"/>
              <w:szCs w:val="22"/>
              <w:lang w:eastAsia="en-US"/>
            </w:rPr>
          </w:pPr>
          <w:hyperlink w:anchor="_Toc512547388" w:history="1">
            <w:r w:rsidRPr="00603199">
              <w:rPr>
                <w:rStyle w:val="Hyperlink"/>
                <w:b w:val="0"/>
              </w:rPr>
              <w:t>1.5.5 Các ứng dụng Android</w:t>
            </w:r>
            <w:r w:rsidRPr="00603199">
              <w:rPr>
                <w:b w:val="0"/>
                <w:webHidden/>
              </w:rPr>
              <w:tab/>
            </w:r>
            <w:r w:rsidRPr="00603199">
              <w:rPr>
                <w:b w:val="0"/>
                <w:webHidden/>
              </w:rPr>
              <w:fldChar w:fldCharType="begin"/>
            </w:r>
            <w:r w:rsidRPr="00603199">
              <w:rPr>
                <w:b w:val="0"/>
                <w:webHidden/>
              </w:rPr>
              <w:instrText xml:space="preserve"> PAGEREF _Toc512547388 \h </w:instrText>
            </w:r>
            <w:r w:rsidRPr="00603199">
              <w:rPr>
                <w:b w:val="0"/>
                <w:webHidden/>
              </w:rPr>
            </w:r>
            <w:r w:rsidRPr="00603199">
              <w:rPr>
                <w:b w:val="0"/>
                <w:webHidden/>
              </w:rPr>
              <w:fldChar w:fldCharType="separate"/>
            </w:r>
            <w:r w:rsidRPr="00603199">
              <w:rPr>
                <w:b w:val="0"/>
                <w:webHidden/>
              </w:rPr>
              <w:t>13</w:t>
            </w:r>
            <w:r w:rsidRPr="00603199">
              <w:rPr>
                <w:b w:val="0"/>
                <w:webHidden/>
              </w:rPr>
              <w:fldChar w:fldCharType="end"/>
            </w:r>
          </w:hyperlink>
        </w:p>
        <w:p w:rsidR="007E1F02" w:rsidRPr="00603199" w:rsidRDefault="007E1F02">
          <w:pPr>
            <w:pStyle w:val="TOC3"/>
            <w:rPr>
              <w:rFonts w:asciiTheme="minorHAnsi" w:hAnsiTheme="minorHAnsi" w:cstheme="minorBidi"/>
              <w:b w:val="0"/>
              <w:sz w:val="22"/>
              <w:szCs w:val="22"/>
              <w:lang w:eastAsia="en-US"/>
            </w:rPr>
          </w:pPr>
          <w:hyperlink w:anchor="_Toc512547389" w:history="1">
            <w:r w:rsidRPr="00603199">
              <w:rPr>
                <w:rStyle w:val="Hyperlink"/>
                <w:b w:val="0"/>
              </w:rPr>
              <w:t>1.5.6 Kiến trúc của hệ điều hành Android</w:t>
            </w:r>
            <w:r w:rsidRPr="00603199">
              <w:rPr>
                <w:b w:val="0"/>
                <w:webHidden/>
              </w:rPr>
              <w:tab/>
            </w:r>
            <w:r w:rsidRPr="00603199">
              <w:rPr>
                <w:b w:val="0"/>
                <w:webHidden/>
              </w:rPr>
              <w:fldChar w:fldCharType="begin"/>
            </w:r>
            <w:r w:rsidRPr="00603199">
              <w:rPr>
                <w:b w:val="0"/>
                <w:webHidden/>
              </w:rPr>
              <w:instrText xml:space="preserve"> PAGEREF _Toc512547389 \h </w:instrText>
            </w:r>
            <w:r w:rsidRPr="00603199">
              <w:rPr>
                <w:b w:val="0"/>
                <w:webHidden/>
              </w:rPr>
            </w:r>
            <w:r w:rsidRPr="00603199">
              <w:rPr>
                <w:b w:val="0"/>
                <w:webHidden/>
              </w:rPr>
              <w:fldChar w:fldCharType="separate"/>
            </w:r>
            <w:r w:rsidRPr="00603199">
              <w:rPr>
                <w:b w:val="0"/>
                <w:webHidden/>
              </w:rPr>
              <w:t>13</w:t>
            </w:r>
            <w:r w:rsidRPr="00603199">
              <w:rPr>
                <w:b w:val="0"/>
                <w:webHidden/>
              </w:rPr>
              <w:fldChar w:fldCharType="end"/>
            </w:r>
          </w:hyperlink>
        </w:p>
        <w:p w:rsidR="007E1F02" w:rsidRPr="00603199" w:rsidRDefault="007E1F02">
          <w:pPr>
            <w:pStyle w:val="TOC3"/>
            <w:tabs>
              <w:tab w:val="left" w:pos="1900"/>
            </w:tabs>
            <w:rPr>
              <w:rFonts w:asciiTheme="minorHAnsi" w:hAnsiTheme="minorHAnsi" w:cstheme="minorBidi"/>
              <w:b w:val="0"/>
              <w:sz w:val="22"/>
              <w:szCs w:val="22"/>
              <w:lang w:eastAsia="en-US"/>
            </w:rPr>
          </w:pPr>
          <w:hyperlink w:anchor="_Toc512547390" w:history="1">
            <w:r w:rsidRPr="00603199">
              <w:rPr>
                <w:rStyle w:val="Hyperlink"/>
                <w:b w:val="0"/>
              </w:rPr>
              <w:t>1.5.7</w:t>
            </w:r>
            <w:r w:rsidRPr="00603199">
              <w:rPr>
                <w:rFonts w:asciiTheme="minorHAnsi" w:hAnsiTheme="minorHAnsi" w:cstheme="minorBidi"/>
                <w:b w:val="0"/>
                <w:sz w:val="22"/>
                <w:szCs w:val="22"/>
                <w:lang w:eastAsia="en-US"/>
              </w:rPr>
              <w:tab/>
            </w:r>
            <w:r w:rsidRPr="00603199">
              <w:rPr>
                <w:rStyle w:val="Hyperlink"/>
                <w:b w:val="0"/>
              </w:rPr>
              <w:t>Các thành phần cơ bản của một ứng dụng android</w:t>
            </w:r>
            <w:r w:rsidRPr="00603199">
              <w:rPr>
                <w:b w:val="0"/>
                <w:webHidden/>
              </w:rPr>
              <w:tab/>
            </w:r>
            <w:r w:rsidRPr="00603199">
              <w:rPr>
                <w:b w:val="0"/>
                <w:webHidden/>
              </w:rPr>
              <w:fldChar w:fldCharType="begin"/>
            </w:r>
            <w:r w:rsidRPr="00603199">
              <w:rPr>
                <w:b w:val="0"/>
                <w:webHidden/>
              </w:rPr>
              <w:instrText xml:space="preserve"> PAGEREF _Toc512547390 \h </w:instrText>
            </w:r>
            <w:r w:rsidRPr="00603199">
              <w:rPr>
                <w:b w:val="0"/>
                <w:webHidden/>
              </w:rPr>
            </w:r>
            <w:r w:rsidRPr="00603199">
              <w:rPr>
                <w:b w:val="0"/>
                <w:webHidden/>
              </w:rPr>
              <w:fldChar w:fldCharType="separate"/>
            </w:r>
            <w:r w:rsidRPr="00603199">
              <w:rPr>
                <w:b w:val="0"/>
                <w:webHidden/>
              </w:rPr>
              <w:t>15</w:t>
            </w:r>
            <w:r w:rsidRPr="00603199">
              <w:rPr>
                <w:b w:val="0"/>
                <w:webHidden/>
              </w:rPr>
              <w:fldChar w:fldCharType="end"/>
            </w:r>
          </w:hyperlink>
        </w:p>
        <w:p w:rsidR="007E1F02" w:rsidRPr="00603199" w:rsidRDefault="007E1F02">
          <w:pPr>
            <w:pStyle w:val="TOC3"/>
            <w:rPr>
              <w:rFonts w:asciiTheme="minorHAnsi" w:hAnsiTheme="minorHAnsi" w:cstheme="minorBidi"/>
              <w:b w:val="0"/>
              <w:sz w:val="22"/>
              <w:szCs w:val="22"/>
              <w:lang w:eastAsia="en-US"/>
            </w:rPr>
          </w:pPr>
          <w:hyperlink w:anchor="_Toc512547391" w:history="1">
            <w:r w:rsidRPr="00603199">
              <w:rPr>
                <w:rStyle w:val="Hyperlink"/>
                <w:b w:val="0"/>
              </w:rPr>
              <w:t>1.5.8 Các tệp tin quan trọng trong Android</w:t>
            </w:r>
            <w:r w:rsidRPr="00603199">
              <w:rPr>
                <w:b w:val="0"/>
                <w:webHidden/>
              </w:rPr>
              <w:tab/>
            </w:r>
            <w:r w:rsidRPr="00603199">
              <w:rPr>
                <w:b w:val="0"/>
                <w:webHidden/>
              </w:rPr>
              <w:fldChar w:fldCharType="begin"/>
            </w:r>
            <w:r w:rsidRPr="00603199">
              <w:rPr>
                <w:b w:val="0"/>
                <w:webHidden/>
              </w:rPr>
              <w:instrText xml:space="preserve"> PAGEREF _Toc512547391 \h </w:instrText>
            </w:r>
            <w:r w:rsidRPr="00603199">
              <w:rPr>
                <w:b w:val="0"/>
                <w:webHidden/>
              </w:rPr>
            </w:r>
            <w:r w:rsidRPr="00603199">
              <w:rPr>
                <w:b w:val="0"/>
                <w:webHidden/>
              </w:rPr>
              <w:fldChar w:fldCharType="separate"/>
            </w:r>
            <w:r w:rsidRPr="00603199">
              <w:rPr>
                <w:b w:val="0"/>
                <w:webHidden/>
              </w:rPr>
              <w:t>17</w:t>
            </w:r>
            <w:r w:rsidRPr="00603199">
              <w:rPr>
                <w:b w:val="0"/>
                <w:webHidden/>
              </w:rPr>
              <w:fldChar w:fldCharType="end"/>
            </w:r>
          </w:hyperlink>
        </w:p>
        <w:p w:rsidR="007E1F02" w:rsidRPr="00603199" w:rsidRDefault="007E1F02">
          <w:pPr>
            <w:pStyle w:val="TOC3"/>
            <w:rPr>
              <w:rFonts w:asciiTheme="minorHAnsi" w:hAnsiTheme="minorHAnsi" w:cstheme="minorBidi"/>
              <w:b w:val="0"/>
              <w:sz w:val="22"/>
              <w:szCs w:val="22"/>
              <w:lang w:eastAsia="en-US"/>
            </w:rPr>
          </w:pPr>
          <w:hyperlink w:anchor="_Toc512547392" w:history="1">
            <w:r w:rsidRPr="00603199">
              <w:rPr>
                <w:rStyle w:val="Hyperlink"/>
                <w:b w:val="0"/>
              </w:rPr>
              <w:t>1.5.9 Các giao diện cơ bản trong Android</w:t>
            </w:r>
            <w:r w:rsidRPr="00603199">
              <w:rPr>
                <w:b w:val="0"/>
                <w:webHidden/>
              </w:rPr>
              <w:tab/>
            </w:r>
            <w:r w:rsidRPr="00603199">
              <w:rPr>
                <w:b w:val="0"/>
                <w:webHidden/>
              </w:rPr>
              <w:fldChar w:fldCharType="begin"/>
            </w:r>
            <w:r w:rsidRPr="00603199">
              <w:rPr>
                <w:b w:val="0"/>
                <w:webHidden/>
              </w:rPr>
              <w:instrText xml:space="preserve"> PAGEREF _Toc512547392 \h </w:instrText>
            </w:r>
            <w:r w:rsidRPr="00603199">
              <w:rPr>
                <w:b w:val="0"/>
                <w:webHidden/>
              </w:rPr>
            </w:r>
            <w:r w:rsidRPr="00603199">
              <w:rPr>
                <w:b w:val="0"/>
                <w:webHidden/>
              </w:rPr>
              <w:fldChar w:fldCharType="separate"/>
            </w:r>
            <w:r w:rsidRPr="00603199">
              <w:rPr>
                <w:b w:val="0"/>
                <w:webHidden/>
              </w:rPr>
              <w:t>20</w:t>
            </w:r>
            <w:r w:rsidRPr="00603199">
              <w:rPr>
                <w:b w:val="0"/>
                <w:webHidden/>
              </w:rPr>
              <w:fldChar w:fldCharType="end"/>
            </w:r>
          </w:hyperlink>
        </w:p>
        <w:p w:rsidR="007E1F02" w:rsidRPr="00603199" w:rsidRDefault="007E1F02">
          <w:pPr>
            <w:pStyle w:val="TOC3"/>
            <w:tabs>
              <w:tab w:val="left" w:pos="1760"/>
            </w:tabs>
            <w:rPr>
              <w:rFonts w:asciiTheme="minorHAnsi" w:hAnsiTheme="minorHAnsi" w:cstheme="minorBidi"/>
              <w:b w:val="0"/>
              <w:sz w:val="22"/>
              <w:szCs w:val="22"/>
              <w:lang w:eastAsia="en-US"/>
            </w:rPr>
          </w:pPr>
          <w:hyperlink w:anchor="_Toc512547393" w:history="1">
            <w:r w:rsidRPr="00603199">
              <w:rPr>
                <w:rStyle w:val="Hyperlink"/>
                <w:b w:val="0"/>
              </w:rPr>
              <w:t>c.</w:t>
            </w:r>
            <w:r w:rsidRPr="00603199">
              <w:rPr>
                <w:rFonts w:asciiTheme="minorHAnsi" w:hAnsiTheme="minorHAnsi" w:cstheme="minorBidi"/>
                <w:b w:val="0"/>
                <w:sz w:val="22"/>
                <w:szCs w:val="22"/>
                <w:lang w:eastAsia="en-US"/>
              </w:rPr>
              <w:tab/>
            </w:r>
            <w:r w:rsidRPr="00603199">
              <w:rPr>
                <w:rStyle w:val="Hyperlink"/>
                <w:b w:val="0"/>
              </w:rPr>
              <w:t>TableLayout</w:t>
            </w:r>
            <w:r w:rsidRPr="00603199">
              <w:rPr>
                <w:b w:val="0"/>
                <w:webHidden/>
              </w:rPr>
              <w:tab/>
            </w:r>
            <w:r w:rsidRPr="00603199">
              <w:rPr>
                <w:b w:val="0"/>
                <w:webHidden/>
              </w:rPr>
              <w:fldChar w:fldCharType="begin"/>
            </w:r>
            <w:r w:rsidRPr="00603199">
              <w:rPr>
                <w:b w:val="0"/>
                <w:webHidden/>
              </w:rPr>
              <w:instrText xml:space="preserve"> PAGEREF _Toc512547393 \h </w:instrText>
            </w:r>
            <w:r w:rsidRPr="00603199">
              <w:rPr>
                <w:b w:val="0"/>
                <w:webHidden/>
              </w:rPr>
            </w:r>
            <w:r w:rsidRPr="00603199">
              <w:rPr>
                <w:b w:val="0"/>
                <w:webHidden/>
              </w:rPr>
              <w:fldChar w:fldCharType="separate"/>
            </w:r>
            <w:r w:rsidRPr="00603199">
              <w:rPr>
                <w:b w:val="0"/>
                <w:webHidden/>
              </w:rPr>
              <w:t>25</w:t>
            </w:r>
            <w:r w:rsidRPr="00603199">
              <w:rPr>
                <w:b w:val="0"/>
                <w:webHidden/>
              </w:rPr>
              <w:fldChar w:fldCharType="end"/>
            </w:r>
          </w:hyperlink>
        </w:p>
        <w:p w:rsidR="007E1F02" w:rsidRPr="00603199" w:rsidRDefault="007E1F02">
          <w:pPr>
            <w:pStyle w:val="TOC3"/>
            <w:rPr>
              <w:rFonts w:asciiTheme="minorHAnsi" w:hAnsiTheme="minorHAnsi" w:cstheme="minorBidi"/>
              <w:b w:val="0"/>
              <w:sz w:val="22"/>
              <w:szCs w:val="22"/>
              <w:lang w:eastAsia="en-US"/>
            </w:rPr>
          </w:pPr>
          <w:hyperlink w:anchor="_Toc512547394" w:history="1">
            <w:r w:rsidRPr="00603199">
              <w:rPr>
                <w:rStyle w:val="Hyperlink"/>
                <w:b w:val="0"/>
              </w:rPr>
              <w:t>1.5.12 Lưu trữ dữ liệu trong Android</w:t>
            </w:r>
            <w:r w:rsidRPr="00603199">
              <w:rPr>
                <w:b w:val="0"/>
                <w:webHidden/>
              </w:rPr>
              <w:tab/>
            </w:r>
            <w:r w:rsidRPr="00603199">
              <w:rPr>
                <w:b w:val="0"/>
                <w:webHidden/>
              </w:rPr>
              <w:fldChar w:fldCharType="begin"/>
            </w:r>
            <w:r w:rsidRPr="00603199">
              <w:rPr>
                <w:b w:val="0"/>
                <w:webHidden/>
              </w:rPr>
              <w:instrText xml:space="preserve"> PAGEREF _Toc512547394 \h </w:instrText>
            </w:r>
            <w:r w:rsidRPr="00603199">
              <w:rPr>
                <w:b w:val="0"/>
                <w:webHidden/>
              </w:rPr>
            </w:r>
            <w:r w:rsidRPr="00603199">
              <w:rPr>
                <w:b w:val="0"/>
                <w:webHidden/>
              </w:rPr>
              <w:fldChar w:fldCharType="separate"/>
            </w:r>
            <w:r w:rsidRPr="00603199">
              <w:rPr>
                <w:b w:val="0"/>
                <w:webHidden/>
              </w:rPr>
              <w:t>40</w:t>
            </w:r>
            <w:r w:rsidRPr="00603199">
              <w:rPr>
                <w:b w:val="0"/>
                <w:webHidden/>
              </w:rPr>
              <w:fldChar w:fldCharType="end"/>
            </w:r>
          </w:hyperlink>
        </w:p>
        <w:p w:rsidR="007E1F02" w:rsidRPr="00603199" w:rsidRDefault="007E1F02">
          <w:pPr>
            <w:pStyle w:val="TOC2"/>
            <w:rPr>
              <w:rFonts w:asciiTheme="minorHAnsi" w:hAnsiTheme="minorHAnsi" w:cstheme="minorBidi"/>
              <w:b w:val="0"/>
              <w:sz w:val="22"/>
              <w:szCs w:val="22"/>
              <w:lang w:eastAsia="en-US"/>
            </w:rPr>
          </w:pPr>
          <w:hyperlink w:anchor="_Toc512547395" w:history="1">
            <w:r w:rsidRPr="00603199">
              <w:rPr>
                <w:rStyle w:val="Hyperlink"/>
                <w:b w:val="0"/>
              </w:rPr>
              <w:t xml:space="preserve">1.6 </w:t>
            </w:r>
            <w:r w:rsidRPr="00603199">
              <w:rPr>
                <w:rStyle w:val="Hyperlink"/>
                <w:b w:val="0"/>
                <w:lang w:val="de-DE"/>
              </w:rPr>
              <w:t>Google Map API trên Hệ điều hành Android</w:t>
            </w:r>
            <w:r w:rsidRPr="00603199">
              <w:rPr>
                <w:b w:val="0"/>
                <w:webHidden/>
              </w:rPr>
              <w:tab/>
            </w:r>
            <w:r w:rsidRPr="00603199">
              <w:rPr>
                <w:b w:val="0"/>
                <w:webHidden/>
              </w:rPr>
              <w:fldChar w:fldCharType="begin"/>
            </w:r>
            <w:r w:rsidRPr="00603199">
              <w:rPr>
                <w:b w:val="0"/>
                <w:webHidden/>
              </w:rPr>
              <w:instrText xml:space="preserve"> PAGEREF _Toc512547395 \h </w:instrText>
            </w:r>
            <w:r w:rsidRPr="00603199">
              <w:rPr>
                <w:b w:val="0"/>
                <w:webHidden/>
              </w:rPr>
            </w:r>
            <w:r w:rsidRPr="00603199">
              <w:rPr>
                <w:b w:val="0"/>
                <w:webHidden/>
              </w:rPr>
              <w:fldChar w:fldCharType="separate"/>
            </w:r>
            <w:r w:rsidRPr="00603199">
              <w:rPr>
                <w:b w:val="0"/>
                <w:webHidden/>
              </w:rPr>
              <w:t>41</w:t>
            </w:r>
            <w:r w:rsidRPr="00603199">
              <w:rPr>
                <w:b w:val="0"/>
                <w:webHidden/>
              </w:rPr>
              <w:fldChar w:fldCharType="end"/>
            </w:r>
          </w:hyperlink>
        </w:p>
        <w:p w:rsidR="007E1F02" w:rsidRPr="00603199" w:rsidRDefault="007E1F02">
          <w:pPr>
            <w:pStyle w:val="TOC3"/>
            <w:rPr>
              <w:rFonts w:asciiTheme="minorHAnsi" w:hAnsiTheme="minorHAnsi" w:cstheme="minorBidi"/>
              <w:b w:val="0"/>
              <w:sz w:val="22"/>
              <w:szCs w:val="22"/>
              <w:lang w:eastAsia="en-US"/>
            </w:rPr>
          </w:pPr>
          <w:hyperlink w:anchor="_Toc512547396" w:history="1">
            <w:r w:rsidRPr="00603199">
              <w:rPr>
                <w:rStyle w:val="Hyperlink"/>
                <w:b w:val="0"/>
              </w:rPr>
              <w:t>1.6.1 Google Maps</w:t>
            </w:r>
            <w:r w:rsidRPr="00603199">
              <w:rPr>
                <w:b w:val="0"/>
                <w:webHidden/>
              </w:rPr>
              <w:tab/>
            </w:r>
            <w:r w:rsidRPr="00603199">
              <w:rPr>
                <w:b w:val="0"/>
                <w:webHidden/>
              </w:rPr>
              <w:fldChar w:fldCharType="begin"/>
            </w:r>
            <w:r w:rsidRPr="00603199">
              <w:rPr>
                <w:b w:val="0"/>
                <w:webHidden/>
              </w:rPr>
              <w:instrText xml:space="preserve"> PAGEREF _Toc512547396 \h </w:instrText>
            </w:r>
            <w:r w:rsidRPr="00603199">
              <w:rPr>
                <w:b w:val="0"/>
                <w:webHidden/>
              </w:rPr>
            </w:r>
            <w:r w:rsidRPr="00603199">
              <w:rPr>
                <w:b w:val="0"/>
                <w:webHidden/>
              </w:rPr>
              <w:fldChar w:fldCharType="separate"/>
            </w:r>
            <w:r w:rsidRPr="00603199">
              <w:rPr>
                <w:b w:val="0"/>
                <w:webHidden/>
              </w:rPr>
              <w:t>41</w:t>
            </w:r>
            <w:r w:rsidRPr="00603199">
              <w:rPr>
                <w:b w:val="0"/>
                <w:webHidden/>
              </w:rPr>
              <w:fldChar w:fldCharType="end"/>
            </w:r>
          </w:hyperlink>
        </w:p>
        <w:p w:rsidR="007E1F02" w:rsidRPr="00603199" w:rsidRDefault="007E1F02">
          <w:pPr>
            <w:pStyle w:val="TOC3"/>
            <w:rPr>
              <w:rFonts w:asciiTheme="minorHAnsi" w:hAnsiTheme="minorHAnsi" w:cstheme="minorBidi"/>
              <w:b w:val="0"/>
              <w:sz w:val="22"/>
              <w:szCs w:val="22"/>
              <w:lang w:eastAsia="en-US"/>
            </w:rPr>
          </w:pPr>
          <w:hyperlink w:anchor="_Toc512547397" w:history="1">
            <w:r w:rsidRPr="00603199">
              <w:rPr>
                <w:rStyle w:val="Hyperlink"/>
                <w:b w:val="0"/>
              </w:rPr>
              <w:t>1.6.2 Các loại bản đồ Google Maps</w:t>
            </w:r>
            <w:r w:rsidRPr="00603199">
              <w:rPr>
                <w:b w:val="0"/>
                <w:webHidden/>
              </w:rPr>
              <w:tab/>
            </w:r>
            <w:r w:rsidRPr="00603199">
              <w:rPr>
                <w:b w:val="0"/>
                <w:webHidden/>
              </w:rPr>
              <w:fldChar w:fldCharType="begin"/>
            </w:r>
            <w:r w:rsidRPr="00603199">
              <w:rPr>
                <w:b w:val="0"/>
                <w:webHidden/>
              </w:rPr>
              <w:instrText xml:space="preserve"> PAGEREF _Toc512547397 \h </w:instrText>
            </w:r>
            <w:r w:rsidRPr="00603199">
              <w:rPr>
                <w:b w:val="0"/>
                <w:webHidden/>
              </w:rPr>
            </w:r>
            <w:r w:rsidRPr="00603199">
              <w:rPr>
                <w:b w:val="0"/>
                <w:webHidden/>
              </w:rPr>
              <w:fldChar w:fldCharType="separate"/>
            </w:r>
            <w:r w:rsidRPr="00603199">
              <w:rPr>
                <w:b w:val="0"/>
                <w:webHidden/>
              </w:rPr>
              <w:t>41</w:t>
            </w:r>
            <w:r w:rsidRPr="00603199">
              <w:rPr>
                <w:b w:val="0"/>
                <w:webHidden/>
              </w:rPr>
              <w:fldChar w:fldCharType="end"/>
            </w:r>
          </w:hyperlink>
        </w:p>
        <w:p w:rsidR="007E1F02" w:rsidRPr="00603199" w:rsidRDefault="007E1F02">
          <w:pPr>
            <w:pStyle w:val="TOC3"/>
            <w:rPr>
              <w:rFonts w:asciiTheme="minorHAnsi" w:hAnsiTheme="minorHAnsi" w:cstheme="minorBidi"/>
              <w:b w:val="0"/>
              <w:sz w:val="22"/>
              <w:szCs w:val="22"/>
              <w:lang w:eastAsia="en-US"/>
            </w:rPr>
          </w:pPr>
          <w:hyperlink w:anchor="_Toc512547398" w:history="1">
            <w:r w:rsidRPr="00603199">
              <w:rPr>
                <w:rStyle w:val="Hyperlink"/>
                <w:b w:val="0"/>
              </w:rPr>
              <w:t>1.6.3 Ứng dụng Google Maps trên nền tảng Andriod.</w:t>
            </w:r>
            <w:r w:rsidRPr="00603199">
              <w:rPr>
                <w:b w:val="0"/>
                <w:webHidden/>
              </w:rPr>
              <w:tab/>
            </w:r>
            <w:r w:rsidRPr="00603199">
              <w:rPr>
                <w:b w:val="0"/>
                <w:webHidden/>
              </w:rPr>
              <w:fldChar w:fldCharType="begin"/>
            </w:r>
            <w:r w:rsidRPr="00603199">
              <w:rPr>
                <w:b w:val="0"/>
                <w:webHidden/>
              </w:rPr>
              <w:instrText xml:space="preserve"> PAGEREF _Toc512547398 \h </w:instrText>
            </w:r>
            <w:r w:rsidRPr="00603199">
              <w:rPr>
                <w:b w:val="0"/>
                <w:webHidden/>
              </w:rPr>
            </w:r>
            <w:r w:rsidRPr="00603199">
              <w:rPr>
                <w:b w:val="0"/>
                <w:webHidden/>
              </w:rPr>
              <w:fldChar w:fldCharType="separate"/>
            </w:r>
            <w:r w:rsidRPr="00603199">
              <w:rPr>
                <w:b w:val="0"/>
                <w:webHidden/>
              </w:rPr>
              <w:t>41</w:t>
            </w:r>
            <w:r w:rsidRPr="00603199">
              <w:rPr>
                <w:b w:val="0"/>
                <w:webHidden/>
              </w:rPr>
              <w:fldChar w:fldCharType="end"/>
            </w:r>
          </w:hyperlink>
        </w:p>
        <w:p w:rsidR="007E1F02" w:rsidRPr="00603199" w:rsidRDefault="007E1F02">
          <w:pPr>
            <w:pStyle w:val="TOC3"/>
            <w:rPr>
              <w:rFonts w:asciiTheme="minorHAnsi" w:hAnsiTheme="minorHAnsi" w:cstheme="minorBidi"/>
              <w:b w:val="0"/>
              <w:sz w:val="22"/>
              <w:szCs w:val="22"/>
              <w:lang w:eastAsia="en-US"/>
            </w:rPr>
          </w:pPr>
          <w:hyperlink w:anchor="_Toc512547399" w:history="1">
            <w:r w:rsidRPr="00603199">
              <w:rPr>
                <w:rStyle w:val="Hyperlink"/>
                <w:b w:val="0"/>
              </w:rPr>
              <w:t>1.6.4 Các phương thức của Google Maps</w:t>
            </w:r>
            <w:r w:rsidRPr="00603199">
              <w:rPr>
                <w:b w:val="0"/>
                <w:webHidden/>
              </w:rPr>
              <w:tab/>
            </w:r>
            <w:r w:rsidRPr="00603199">
              <w:rPr>
                <w:b w:val="0"/>
                <w:webHidden/>
              </w:rPr>
              <w:fldChar w:fldCharType="begin"/>
            </w:r>
            <w:r w:rsidRPr="00603199">
              <w:rPr>
                <w:b w:val="0"/>
                <w:webHidden/>
              </w:rPr>
              <w:instrText xml:space="preserve"> PAGEREF _Toc512547399 \h </w:instrText>
            </w:r>
            <w:r w:rsidRPr="00603199">
              <w:rPr>
                <w:b w:val="0"/>
                <w:webHidden/>
              </w:rPr>
            </w:r>
            <w:r w:rsidRPr="00603199">
              <w:rPr>
                <w:b w:val="0"/>
                <w:webHidden/>
              </w:rPr>
              <w:fldChar w:fldCharType="separate"/>
            </w:r>
            <w:r w:rsidRPr="00603199">
              <w:rPr>
                <w:b w:val="0"/>
                <w:webHidden/>
              </w:rPr>
              <w:t>42</w:t>
            </w:r>
            <w:r w:rsidRPr="00603199">
              <w:rPr>
                <w:b w:val="0"/>
                <w:webHidden/>
              </w:rPr>
              <w:fldChar w:fldCharType="end"/>
            </w:r>
          </w:hyperlink>
        </w:p>
        <w:p w:rsidR="007E1F02" w:rsidRPr="00603199" w:rsidRDefault="007E1F02">
          <w:pPr>
            <w:pStyle w:val="TOC3"/>
            <w:rPr>
              <w:rFonts w:asciiTheme="minorHAnsi" w:hAnsiTheme="minorHAnsi" w:cstheme="minorBidi"/>
              <w:b w:val="0"/>
              <w:sz w:val="22"/>
              <w:szCs w:val="22"/>
              <w:lang w:eastAsia="en-US"/>
            </w:rPr>
          </w:pPr>
          <w:hyperlink w:anchor="_Toc512547400" w:history="1">
            <w:r w:rsidRPr="00603199">
              <w:rPr>
                <w:rStyle w:val="Hyperlink"/>
                <w:b w:val="0"/>
              </w:rPr>
              <w:t>1.6.5 Marker trong Google Maps.</w:t>
            </w:r>
            <w:r w:rsidRPr="00603199">
              <w:rPr>
                <w:b w:val="0"/>
                <w:webHidden/>
              </w:rPr>
              <w:tab/>
            </w:r>
            <w:r w:rsidRPr="00603199">
              <w:rPr>
                <w:b w:val="0"/>
                <w:webHidden/>
              </w:rPr>
              <w:fldChar w:fldCharType="begin"/>
            </w:r>
            <w:r w:rsidRPr="00603199">
              <w:rPr>
                <w:b w:val="0"/>
                <w:webHidden/>
              </w:rPr>
              <w:instrText xml:space="preserve"> PAGEREF _Toc512547400 \h </w:instrText>
            </w:r>
            <w:r w:rsidRPr="00603199">
              <w:rPr>
                <w:b w:val="0"/>
                <w:webHidden/>
              </w:rPr>
            </w:r>
            <w:r w:rsidRPr="00603199">
              <w:rPr>
                <w:b w:val="0"/>
                <w:webHidden/>
              </w:rPr>
              <w:fldChar w:fldCharType="separate"/>
            </w:r>
            <w:r w:rsidRPr="00603199">
              <w:rPr>
                <w:b w:val="0"/>
                <w:webHidden/>
              </w:rPr>
              <w:t>42</w:t>
            </w:r>
            <w:r w:rsidRPr="00603199">
              <w:rPr>
                <w:b w:val="0"/>
                <w:webHidden/>
              </w:rPr>
              <w:fldChar w:fldCharType="end"/>
            </w:r>
          </w:hyperlink>
        </w:p>
        <w:p w:rsidR="007E1F02" w:rsidRPr="00603199" w:rsidRDefault="007E1F02">
          <w:pPr>
            <w:pStyle w:val="TOC2"/>
            <w:rPr>
              <w:rFonts w:asciiTheme="minorHAnsi" w:hAnsiTheme="minorHAnsi" w:cstheme="minorBidi"/>
              <w:b w:val="0"/>
              <w:sz w:val="22"/>
              <w:szCs w:val="22"/>
              <w:lang w:eastAsia="en-US"/>
            </w:rPr>
          </w:pPr>
          <w:hyperlink w:anchor="_Toc512547401" w:history="1">
            <w:r w:rsidRPr="00603199">
              <w:rPr>
                <w:rStyle w:val="Hyperlink"/>
                <w:b w:val="0"/>
              </w:rPr>
              <w:t>1.7  Công nghệ Nodejs</w:t>
            </w:r>
            <w:r w:rsidRPr="00603199">
              <w:rPr>
                <w:b w:val="0"/>
                <w:webHidden/>
              </w:rPr>
              <w:tab/>
            </w:r>
            <w:r w:rsidRPr="00603199">
              <w:rPr>
                <w:b w:val="0"/>
                <w:webHidden/>
              </w:rPr>
              <w:fldChar w:fldCharType="begin"/>
            </w:r>
            <w:r w:rsidRPr="00603199">
              <w:rPr>
                <w:b w:val="0"/>
                <w:webHidden/>
              </w:rPr>
              <w:instrText xml:space="preserve"> PAGEREF _Toc512547401 \h </w:instrText>
            </w:r>
            <w:r w:rsidRPr="00603199">
              <w:rPr>
                <w:b w:val="0"/>
                <w:webHidden/>
              </w:rPr>
            </w:r>
            <w:r w:rsidRPr="00603199">
              <w:rPr>
                <w:b w:val="0"/>
                <w:webHidden/>
              </w:rPr>
              <w:fldChar w:fldCharType="separate"/>
            </w:r>
            <w:r w:rsidRPr="00603199">
              <w:rPr>
                <w:b w:val="0"/>
                <w:webHidden/>
              </w:rPr>
              <w:t>45</w:t>
            </w:r>
            <w:r w:rsidRPr="00603199">
              <w:rPr>
                <w:b w:val="0"/>
                <w:webHidden/>
              </w:rPr>
              <w:fldChar w:fldCharType="end"/>
            </w:r>
          </w:hyperlink>
        </w:p>
        <w:p w:rsidR="007E1F02" w:rsidRPr="00603199" w:rsidRDefault="007E1F02">
          <w:pPr>
            <w:pStyle w:val="TOC3"/>
            <w:rPr>
              <w:rFonts w:asciiTheme="minorHAnsi" w:hAnsiTheme="minorHAnsi" w:cstheme="minorBidi"/>
              <w:b w:val="0"/>
              <w:sz w:val="22"/>
              <w:szCs w:val="22"/>
              <w:lang w:eastAsia="en-US"/>
            </w:rPr>
          </w:pPr>
          <w:hyperlink w:anchor="_Toc512547402" w:history="1">
            <w:r w:rsidRPr="00603199">
              <w:rPr>
                <w:rStyle w:val="Hyperlink"/>
                <w:b w:val="0"/>
              </w:rPr>
              <w:t>1.7.1 Tổng quan</w:t>
            </w:r>
            <w:r w:rsidRPr="00603199">
              <w:rPr>
                <w:b w:val="0"/>
                <w:webHidden/>
              </w:rPr>
              <w:tab/>
            </w:r>
            <w:r w:rsidRPr="00603199">
              <w:rPr>
                <w:b w:val="0"/>
                <w:webHidden/>
              </w:rPr>
              <w:fldChar w:fldCharType="begin"/>
            </w:r>
            <w:r w:rsidRPr="00603199">
              <w:rPr>
                <w:b w:val="0"/>
                <w:webHidden/>
              </w:rPr>
              <w:instrText xml:space="preserve"> PAGEREF _Toc512547402 \h </w:instrText>
            </w:r>
            <w:r w:rsidRPr="00603199">
              <w:rPr>
                <w:b w:val="0"/>
                <w:webHidden/>
              </w:rPr>
            </w:r>
            <w:r w:rsidRPr="00603199">
              <w:rPr>
                <w:b w:val="0"/>
                <w:webHidden/>
              </w:rPr>
              <w:fldChar w:fldCharType="separate"/>
            </w:r>
            <w:r w:rsidRPr="00603199">
              <w:rPr>
                <w:b w:val="0"/>
                <w:webHidden/>
              </w:rPr>
              <w:t>45</w:t>
            </w:r>
            <w:r w:rsidRPr="00603199">
              <w:rPr>
                <w:b w:val="0"/>
                <w:webHidden/>
              </w:rPr>
              <w:fldChar w:fldCharType="end"/>
            </w:r>
          </w:hyperlink>
        </w:p>
        <w:p w:rsidR="007E1F02" w:rsidRPr="00603199" w:rsidRDefault="007E1F02">
          <w:pPr>
            <w:pStyle w:val="TOC3"/>
            <w:rPr>
              <w:rFonts w:asciiTheme="minorHAnsi" w:hAnsiTheme="minorHAnsi" w:cstheme="minorBidi"/>
              <w:b w:val="0"/>
              <w:sz w:val="22"/>
              <w:szCs w:val="22"/>
              <w:lang w:eastAsia="en-US"/>
            </w:rPr>
          </w:pPr>
          <w:hyperlink w:anchor="_Toc512547403" w:history="1">
            <w:r w:rsidRPr="00603199">
              <w:rPr>
                <w:rStyle w:val="Hyperlink"/>
                <w:b w:val="0"/>
              </w:rPr>
              <w:t xml:space="preserve">1.7.2 </w:t>
            </w:r>
            <w:r w:rsidRPr="00603199">
              <w:rPr>
                <w:rStyle w:val="Hyperlink"/>
                <w:b w:val="0"/>
                <w:shd w:val="clear" w:color="auto" w:fill="FFFFFF"/>
              </w:rPr>
              <w:t>Điểm nổi bật của NodeJS so với các ngôn ngữ lập trình khác</w:t>
            </w:r>
            <w:r w:rsidRPr="00603199">
              <w:rPr>
                <w:b w:val="0"/>
                <w:webHidden/>
              </w:rPr>
              <w:tab/>
            </w:r>
            <w:r w:rsidRPr="00603199">
              <w:rPr>
                <w:b w:val="0"/>
                <w:webHidden/>
              </w:rPr>
              <w:fldChar w:fldCharType="begin"/>
            </w:r>
            <w:r w:rsidRPr="00603199">
              <w:rPr>
                <w:b w:val="0"/>
                <w:webHidden/>
              </w:rPr>
              <w:instrText xml:space="preserve"> PAGEREF _Toc512547403 \h </w:instrText>
            </w:r>
            <w:r w:rsidRPr="00603199">
              <w:rPr>
                <w:b w:val="0"/>
                <w:webHidden/>
              </w:rPr>
            </w:r>
            <w:r w:rsidRPr="00603199">
              <w:rPr>
                <w:b w:val="0"/>
                <w:webHidden/>
              </w:rPr>
              <w:fldChar w:fldCharType="separate"/>
            </w:r>
            <w:r w:rsidRPr="00603199">
              <w:rPr>
                <w:b w:val="0"/>
                <w:webHidden/>
              </w:rPr>
              <w:t>46</w:t>
            </w:r>
            <w:r w:rsidRPr="00603199">
              <w:rPr>
                <w:b w:val="0"/>
                <w:webHidden/>
              </w:rPr>
              <w:fldChar w:fldCharType="end"/>
            </w:r>
          </w:hyperlink>
        </w:p>
        <w:p w:rsidR="007E1F02" w:rsidRPr="00603199" w:rsidRDefault="007E1F02">
          <w:pPr>
            <w:pStyle w:val="TOC3"/>
            <w:rPr>
              <w:rFonts w:asciiTheme="minorHAnsi" w:hAnsiTheme="minorHAnsi" w:cstheme="minorBidi"/>
              <w:b w:val="0"/>
              <w:sz w:val="22"/>
              <w:szCs w:val="22"/>
              <w:lang w:eastAsia="en-US"/>
            </w:rPr>
          </w:pPr>
          <w:hyperlink w:anchor="_Toc512547404" w:history="1">
            <w:r w:rsidRPr="00603199">
              <w:rPr>
                <w:rStyle w:val="Hyperlink"/>
                <w:b w:val="0"/>
              </w:rPr>
              <w:t xml:space="preserve">1.7.3 </w:t>
            </w:r>
            <w:r w:rsidRPr="00603199">
              <w:rPr>
                <w:rStyle w:val="Hyperlink"/>
                <w:b w:val="0"/>
                <w:shd w:val="clear" w:color="auto" w:fill="FFFFFF"/>
              </w:rPr>
              <w:t>Đặc điểm của Nodejs</w:t>
            </w:r>
            <w:r w:rsidRPr="00603199">
              <w:rPr>
                <w:b w:val="0"/>
                <w:webHidden/>
              </w:rPr>
              <w:tab/>
            </w:r>
            <w:r w:rsidRPr="00603199">
              <w:rPr>
                <w:b w:val="0"/>
                <w:webHidden/>
              </w:rPr>
              <w:fldChar w:fldCharType="begin"/>
            </w:r>
            <w:r w:rsidRPr="00603199">
              <w:rPr>
                <w:b w:val="0"/>
                <w:webHidden/>
              </w:rPr>
              <w:instrText xml:space="preserve"> PAGEREF _Toc512547404 \h </w:instrText>
            </w:r>
            <w:r w:rsidRPr="00603199">
              <w:rPr>
                <w:b w:val="0"/>
                <w:webHidden/>
              </w:rPr>
            </w:r>
            <w:r w:rsidRPr="00603199">
              <w:rPr>
                <w:b w:val="0"/>
                <w:webHidden/>
              </w:rPr>
              <w:fldChar w:fldCharType="separate"/>
            </w:r>
            <w:r w:rsidRPr="00603199">
              <w:rPr>
                <w:b w:val="0"/>
                <w:webHidden/>
              </w:rPr>
              <w:t>46</w:t>
            </w:r>
            <w:r w:rsidRPr="00603199">
              <w:rPr>
                <w:b w:val="0"/>
                <w:webHidden/>
              </w:rPr>
              <w:fldChar w:fldCharType="end"/>
            </w:r>
          </w:hyperlink>
        </w:p>
        <w:p w:rsidR="007E1F02" w:rsidRPr="00603199" w:rsidRDefault="007E1F02">
          <w:pPr>
            <w:pStyle w:val="TOC3"/>
            <w:rPr>
              <w:rFonts w:asciiTheme="minorHAnsi" w:hAnsiTheme="minorHAnsi" w:cstheme="minorBidi"/>
              <w:b w:val="0"/>
              <w:sz w:val="22"/>
              <w:szCs w:val="22"/>
              <w:lang w:eastAsia="en-US"/>
            </w:rPr>
          </w:pPr>
          <w:hyperlink w:anchor="_Toc512547405" w:history="1">
            <w:r w:rsidRPr="00603199">
              <w:rPr>
                <w:rStyle w:val="Hyperlink"/>
                <w:b w:val="0"/>
              </w:rPr>
              <w:t>1.</w:t>
            </w:r>
            <w:r w:rsidRPr="00603199">
              <w:rPr>
                <w:rStyle w:val="Hyperlink"/>
                <w:rFonts w:eastAsia="Times New Roman"/>
                <w:b w:val="0"/>
              </w:rPr>
              <w:t>7.4 Ưu điểm</w:t>
            </w:r>
            <w:r w:rsidRPr="00603199">
              <w:rPr>
                <w:b w:val="0"/>
                <w:webHidden/>
              </w:rPr>
              <w:tab/>
            </w:r>
            <w:r w:rsidRPr="00603199">
              <w:rPr>
                <w:b w:val="0"/>
                <w:webHidden/>
              </w:rPr>
              <w:fldChar w:fldCharType="begin"/>
            </w:r>
            <w:r w:rsidRPr="00603199">
              <w:rPr>
                <w:b w:val="0"/>
                <w:webHidden/>
              </w:rPr>
              <w:instrText xml:space="preserve"> PAGEREF _Toc512547405 \h </w:instrText>
            </w:r>
            <w:r w:rsidRPr="00603199">
              <w:rPr>
                <w:b w:val="0"/>
                <w:webHidden/>
              </w:rPr>
            </w:r>
            <w:r w:rsidRPr="00603199">
              <w:rPr>
                <w:b w:val="0"/>
                <w:webHidden/>
              </w:rPr>
              <w:fldChar w:fldCharType="separate"/>
            </w:r>
            <w:r w:rsidRPr="00603199">
              <w:rPr>
                <w:b w:val="0"/>
                <w:webHidden/>
              </w:rPr>
              <w:t>46</w:t>
            </w:r>
            <w:r w:rsidRPr="00603199">
              <w:rPr>
                <w:b w:val="0"/>
                <w:webHidden/>
              </w:rPr>
              <w:fldChar w:fldCharType="end"/>
            </w:r>
          </w:hyperlink>
        </w:p>
        <w:p w:rsidR="007E1F02" w:rsidRPr="00603199" w:rsidRDefault="007E1F02">
          <w:pPr>
            <w:pStyle w:val="TOC3"/>
            <w:rPr>
              <w:rFonts w:asciiTheme="minorHAnsi" w:hAnsiTheme="minorHAnsi" w:cstheme="minorBidi"/>
              <w:b w:val="0"/>
              <w:sz w:val="22"/>
              <w:szCs w:val="22"/>
              <w:lang w:eastAsia="en-US"/>
            </w:rPr>
          </w:pPr>
          <w:hyperlink w:anchor="_Toc512547406" w:history="1">
            <w:r w:rsidRPr="00603199">
              <w:rPr>
                <w:rStyle w:val="Hyperlink"/>
                <w:b w:val="0"/>
              </w:rPr>
              <w:t>1.</w:t>
            </w:r>
            <w:r w:rsidRPr="00603199">
              <w:rPr>
                <w:rStyle w:val="Hyperlink"/>
                <w:rFonts w:eastAsia="Times New Roman"/>
                <w:b w:val="0"/>
              </w:rPr>
              <w:t>7.5 Nhược điểm</w:t>
            </w:r>
            <w:r w:rsidRPr="00603199">
              <w:rPr>
                <w:b w:val="0"/>
                <w:webHidden/>
              </w:rPr>
              <w:tab/>
            </w:r>
            <w:r w:rsidRPr="00603199">
              <w:rPr>
                <w:b w:val="0"/>
                <w:webHidden/>
              </w:rPr>
              <w:fldChar w:fldCharType="begin"/>
            </w:r>
            <w:r w:rsidRPr="00603199">
              <w:rPr>
                <w:b w:val="0"/>
                <w:webHidden/>
              </w:rPr>
              <w:instrText xml:space="preserve"> PAGEREF _Toc512547406 \h </w:instrText>
            </w:r>
            <w:r w:rsidRPr="00603199">
              <w:rPr>
                <w:b w:val="0"/>
                <w:webHidden/>
              </w:rPr>
            </w:r>
            <w:r w:rsidRPr="00603199">
              <w:rPr>
                <w:b w:val="0"/>
                <w:webHidden/>
              </w:rPr>
              <w:fldChar w:fldCharType="separate"/>
            </w:r>
            <w:r w:rsidRPr="00603199">
              <w:rPr>
                <w:b w:val="0"/>
                <w:webHidden/>
              </w:rPr>
              <w:t>46</w:t>
            </w:r>
            <w:r w:rsidRPr="00603199">
              <w:rPr>
                <w:b w:val="0"/>
                <w:webHidden/>
              </w:rPr>
              <w:fldChar w:fldCharType="end"/>
            </w:r>
          </w:hyperlink>
        </w:p>
        <w:p w:rsidR="007E1F02" w:rsidRPr="00603199" w:rsidRDefault="007E1F02">
          <w:pPr>
            <w:pStyle w:val="TOC3"/>
            <w:rPr>
              <w:rFonts w:asciiTheme="minorHAnsi" w:hAnsiTheme="minorHAnsi" w:cstheme="minorBidi"/>
              <w:b w:val="0"/>
              <w:sz w:val="22"/>
              <w:szCs w:val="22"/>
              <w:lang w:eastAsia="en-US"/>
            </w:rPr>
          </w:pPr>
          <w:hyperlink w:anchor="_Toc512547407" w:history="1">
            <w:r w:rsidRPr="00603199">
              <w:rPr>
                <w:rStyle w:val="Hyperlink"/>
                <w:b w:val="0"/>
              </w:rPr>
              <w:t>1.</w:t>
            </w:r>
            <w:r w:rsidRPr="00603199">
              <w:rPr>
                <w:rStyle w:val="Hyperlink"/>
                <w:rFonts w:eastAsia="Times New Roman"/>
                <w:b w:val="0"/>
              </w:rPr>
              <w:t>7.6 NodeJS core-module</w:t>
            </w:r>
            <w:r w:rsidRPr="00603199">
              <w:rPr>
                <w:b w:val="0"/>
                <w:webHidden/>
              </w:rPr>
              <w:tab/>
            </w:r>
            <w:r w:rsidRPr="00603199">
              <w:rPr>
                <w:b w:val="0"/>
                <w:webHidden/>
              </w:rPr>
              <w:fldChar w:fldCharType="begin"/>
            </w:r>
            <w:r w:rsidRPr="00603199">
              <w:rPr>
                <w:b w:val="0"/>
                <w:webHidden/>
              </w:rPr>
              <w:instrText xml:space="preserve"> PAGEREF _Toc512547407 \h </w:instrText>
            </w:r>
            <w:r w:rsidRPr="00603199">
              <w:rPr>
                <w:b w:val="0"/>
                <w:webHidden/>
              </w:rPr>
            </w:r>
            <w:r w:rsidRPr="00603199">
              <w:rPr>
                <w:b w:val="0"/>
                <w:webHidden/>
              </w:rPr>
              <w:fldChar w:fldCharType="separate"/>
            </w:r>
            <w:r w:rsidRPr="00603199">
              <w:rPr>
                <w:b w:val="0"/>
                <w:webHidden/>
              </w:rPr>
              <w:t>47</w:t>
            </w:r>
            <w:r w:rsidRPr="00603199">
              <w:rPr>
                <w:b w:val="0"/>
                <w:webHidden/>
              </w:rPr>
              <w:fldChar w:fldCharType="end"/>
            </w:r>
          </w:hyperlink>
        </w:p>
        <w:p w:rsidR="007E1F02" w:rsidRPr="00603199" w:rsidRDefault="007E1F02">
          <w:pPr>
            <w:pStyle w:val="TOC3"/>
            <w:rPr>
              <w:rFonts w:asciiTheme="minorHAnsi" w:hAnsiTheme="minorHAnsi" w:cstheme="minorBidi"/>
              <w:b w:val="0"/>
              <w:sz w:val="22"/>
              <w:szCs w:val="22"/>
              <w:lang w:eastAsia="en-US"/>
            </w:rPr>
          </w:pPr>
          <w:hyperlink w:anchor="_Toc512547408" w:history="1">
            <w:r w:rsidRPr="00603199">
              <w:rPr>
                <w:rStyle w:val="Hyperlink"/>
                <w:b w:val="0"/>
              </w:rPr>
              <w:t>1.</w:t>
            </w:r>
            <w:r w:rsidRPr="00603199">
              <w:rPr>
                <w:rStyle w:val="Hyperlink"/>
                <w:rFonts w:eastAsia="Times New Roman"/>
                <w:b w:val="0"/>
              </w:rPr>
              <w:t>7.7 Node.js third-party modules</w:t>
            </w:r>
            <w:r w:rsidRPr="00603199">
              <w:rPr>
                <w:b w:val="0"/>
                <w:webHidden/>
              </w:rPr>
              <w:tab/>
            </w:r>
            <w:r w:rsidRPr="00603199">
              <w:rPr>
                <w:b w:val="0"/>
                <w:webHidden/>
              </w:rPr>
              <w:fldChar w:fldCharType="begin"/>
            </w:r>
            <w:r w:rsidRPr="00603199">
              <w:rPr>
                <w:b w:val="0"/>
                <w:webHidden/>
              </w:rPr>
              <w:instrText xml:space="preserve"> PAGEREF _Toc512547408 \h </w:instrText>
            </w:r>
            <w:r w:rsidRPr="00603199">
              <w:rPr>
                <w:b w:val="0"/>
                <w:webHidden/>
              </w:rPr>
            </w:r>
            <w:r w:rsidRPr="00603199">
              <w:rPr>
                <w:b w:val="0"/>
                <w:webHidden/>
              </w:rPr>
              <w:fldChar w:fldCharType="separate"/>
            </w:r>
            <w:r w:rsidRPr="00603199">
              <w:rPr>
                <w:b w:val="0"/>
                <w:webHidden/>
              </w:rPr>
              <w:t>47</w:t>
            </w:r>
            <w:r w:rsidRPr="00603199">
              <w:rPr>
                <w:b w:val="0"/>
                <w:webHidden/>
              </w:rPr>
              <w:fldChar w:fldCharType="end"/>
            </w:r>
          </w:hyperlink>
        </w:p>
        <w:p w:rsidR="007E1F02" w:rsidRPr="00603199" w:rsidRDefault="007E1F02">
          <w:pPr>
            <w:pStyle w:val="TOC2"/>
            <w:rPr>
              <w:rFonts w:asciiTheme="minorHAnsi" w:hAnsiTheme="minorHAnsi" w:cstheme="minorBidi"/>
              <w:b w:val="0"/>
              <w:sz w:val="22"/>
              <w:szCs w:val="22"/>
              <w:lang w:eastAsia="en-US"/>
            </w:rPr>
          </w:pPr>
          <w:hyperlink w:anchor="_Toc512547409" w:history="1">
            <w:r w:rsidRPr="00603199">
              <w:rPr>
                <w:rStyle w:val="Hyperlink"/>
                <w:b w:val="0"/>
              </w:rPr>
              <w:t>1.</w:t>
            </w:r>
            <w:r w:rsidRPr="00603199">
              <w:rPr>
                <w:rStyle w:val="Hyperlink"/>
                <w:rFonts w:eastAsia="Times New Roman"/>
                <w:b w:val="0"/>
              </w:rPr>
              <w:t>8. Express framework trên NodeJS</w:t>
            </w:r>
            <w:r w:rsidRPr="00603199">
              <w:rPr>
                <w:b w:val="0"/>
                <w:webHidden/>
              </w:rPr>
              <w:tab/>
            </w:r>
            <w:r w:rsidRPr="00603199">
              <w:rPr>
                <w:b w:val="0"/>
                <w:webHidden/>
              </w:rPr>
              <w:fldChar w:fldCharType="begin"/>
            </w:r>
            <w:r w:rsidRPr="00603199">
              <w:rPr>
                <w:b w:val="0"/>
                <w:webHidden/>
              </w:rPr>
              <w:instrText xml:space="preserve"> PAGEREF _Toc512547409 \h </w:instrText>
            </w:r>
            <w:r w:rsidRPr="00603199">
              <w:rPr>
                <w:b w:val="0"/>
                <w:webHidden/>
              </w:rPr>
            </w:r>
            <w:r w:rsidRPr="00603199">
              <w:rPr>
                <w:b w:val="0"/>
                <w:webHidden/>
              </w:rPr>
              <w:fldChar w:fldCharType="separate"/>
            </w:r>
            <w:r w:rsidRPr="00603199">
              <w:rPr>
                <w:b w:val="0"/>
                <w:webHidden/>
              </w:rPr>
              <w:t>47</w:t>
            </w:r>
            <w:r w:rsidRPr="00603199">
              <w:rPr>
                <w:b w:val="0"/>
                <w:webHidden/>
              </w:rPr>
              <w:fldChar w:fldCharType="end"/>
            </w:r>
          </w:hyperlink>
        </w:p>
        <w:p w:rsidR="007E1F02" w:rsidRPr="00603199" w:rsidRDefault="007E1F02">
          <w:pPr>
            <w:pStyle w:val="TOC3"/>
            <w:rPr>
              <w:rFonts w:asciiTheme="minorHAnsi" w:hAnsiTheme="minorHAnsi" w:cstheme="minorBidi"/>
              <w:b w:val="0"/>
              <w:sz w:val="22"/>
              <w:szCs w:val="22"/>
              <w:lang w:eastAsia="en-US"/>
            </w:rPr>
          </w:pPr>
          <w:hyperlink w:anchor="_Toc512547410" w:history="1">
            <w:r w:rsidRPr="00603199">
              <w:rPr>
                <w:rStyle w:val="Hyperlink"/>
                <w:b w:val="0"/>
              </w:rPr>
              <w:t>1.</w:t>
            </w:r>
            <w:r w:rsidRPr="00603199">
              <w:rPr>
                <w:rStyle w:val="Hyperlink"/>
                <w:rFonts w:eastAsia="Times New Roman"/>
                <w:b w:val="0"/>
              </w:rPr>
              <w:t>8.1 Giới thiệu</w:t>
            </w:r>
            <w:r w:rsidRPr="00603199">
              <w:rPr>
                <w:b w:val="0"/>
                <w:webHidden/>
              </w:rPr>
              <w:tab/>
            </w:r>
            <w:r w:rsidRPr="00603199">
              <w:rPr>
                <w:b w:val="0"/>
                <w:webHidden/>
              </w:rPr>
              <w:fldChar w:fldCharType="begin"/>
            </w:r>
            <w:r w:rsidRPr="00603199">
              <w:rPr>
                <w:b w:val="0"/>
                <w:webHidden/>
              </w:rPr>
              <w:instrText xml:space="preserve"> PAGEREF _Toc512547410 \h </w:instrText>
            </w:r>
            <w:r w:rsidRPr="00603199">
              <w:rPr>
                <w:b w:val="0"/>
                <w:webHidden/>
              </w:rPr>
            </w:r>
            <w:r w:rsidRPr="00603199">
              <w:rPr>
                <w:b w:val="0"/>
                <w:webHidden/>
              </w:rPr>
              <w:fldChar w:fldCharType="separate"/>
            </w:r>
            <w:r w:rsidRPr="00603199">
              <w:rPr>
                <w:b w:val="0"/>
                <w:webHidden/>
              </w:rPr>
              <w:t>47</w:t>
            </w:r>
            <w:r w:rsidRPr="00603199">
              <w:rPr>
                <w:b w:val="0"/>
                <w:webHidden/>
              </w:rPr>
              <w:fldChar w:fldCharType="end"/>
            </w:r>
          </w:hyperlink>
        </w:p>
        <w:p w:rsidR="007E1F02" w:rsidRPr="00603199" w:rsidRDefault="007E1F02">
          <w:pPr>
            <w:pStyle w:val="TOC3"/>
            <w:rPr>
              <w:rFonts w:asciiTheme="minorHAnsi" w:hAnsiTheme="minorHAnsi" w:cstheme="minorBidi"/>
              <w:b w:val="0"/>
              <w:sz w:val="22"/>
              <w:szCs w:val="22"/>
              <w:lang w:eastAsia="en-US"/>
            </w:rPr>
          </w:pPr>
          <w:hyperlink w:anchor="_Toc512547411" w:history="1">
            <w:r w:rsidRPr="00603199">
              <w:rPr>
                <w:rStyle w:val="Hyperlink"/>
                <w:b w:val="0"/>
              </w:rPr>
              <w:t>1.</w:t>
            </w:r>
            <w:r w:rsidRPr="00603199">
              <w:rPr>
                <w:rStyle w:val="Hyperlink"/>
                <w:rFonts w:eastAsia="Times New Roman"/>
                <w:b w:val="0"/>
                <w:lang w:eastAsia="en-US"/>
              </w:rPr>
              <w:t>8.2 Cài đặt Express Framework</w:t>
            </w:r>
            <w:r w:rsidRPr="00603199">
              <w:rPr>
                <w:b w:val="0"/>
                <w:webHidden/>
              </w:rPr>
              <w:tab/>
            </w:r>
            <w:r w:rsidRPr="00603199">
              <w:rPr>
                <w:b w:val="0"/>
                <w:webHidden/>
              </w:rPr>
              <w:fldChar w:fldCharType="begin"/>
            </w:r>
            <w:r w:rsidRPr="00603199">
              <w:rPr>
                <w:b w:val="0"/>
                <w:webHidden/>
              </w:rPr>
              <w:instrText xml:space="preserve"> PAGEREF _Toc512547411 \h </w:instrText>
            </w:r>
            <w:r w:rsidRPr="00603199">
              <w:rPr>
                <w:b w:val="0"/>
                <w:webHidden/>
              </w:rPr>
            </w:r>
            <w:r w:rsidRPr="00603199">
              <w:rPr>
                <w:b w:val="0"/>
                <w:webHidden/>
              </w:rPr>
              <w:fldChar w:fldCharType="separate"/>
            </w:r>
            <w:r w:rsidRPr="00603199">
              <w:rPr>
                <w:b w:val="0"/>
                <w:webHidden/>
              </w:rPr>
              <w:t>48</w:t>
            </w:r>
            <w:r w:rsidRPr="00603199">
              <w:rPr>
                <w:b w:val="0"/>
                <w:webHidden/>
              </w:rPr>
              <w:fldChar w:fldCharType="end"/>
            </w:r>
          </w:hyperlink>
        </w:p>
        <w:p w:rsidR="007E1F02" w:rsidRPr="00603199" w:rsidRDefault="007E1F02">
          <w:pPr>
            <w:pStyle w:val="TOC3"/>
            <w:rPr>
              <w:rFonts w:asciiTheme="minorHAnsi" w:hAnsiTheme="minorHAnsi" w:cstheme="minorBidi"/>
              <w:b w:val="0"/>
              <w:sz w:val="22"/>
              <w:szCs w:val="22"/>
              <w:lang w:eastAsia="en-US"/>
            </w:rPr>
          </w:pPr>
          <w:hyperlink w:anchor="_Toc512547412" w:history="1">
            <w:r w:rsidRPr="00603199">
              <w:rPr>
                <w:rStyle w:val="Hyperlink"/>
                <w:b w:val="0"/>
              </w:rPr>
              <w:t>1.</w:t>
            </w:r>
            <w:r w:rsidRPr="00603199">
              <w:rPr>
                <w:rStyle w:val="Hyperlink"/>
                <w:rFonts w:eastAsia="Times New Roman"/>
                <w:b w:val="0"/>
                <w:lang w:eastAsia="en-US"/>
              </w:rPr>
              <w:t xml:space="preserve">8.3 </w:t>
            </w:r>
            <w:r w:rsidRPr="00603199">
              <w:rPr>
                <w:rStyle w:val="Hyperlink"/>
                <w:b w:val="0"/>
              </w:rPr>
              <w:t>Express route</w:t>
            </w:r>
            <w:r w:rsidRPr="00603199">
              <w:rPr>
                <w:b w:val="0"/>
                <w:webHidden/>
              </w:rPr>
              <w:tab/>
            </w:r>
            <w:r w:rsidRPr="00603199">
              <w:rPr>
                <w:b w:val="0"/>
                <w:webHidden/>
              </w:rPr>
              <w:fldChar w:fldCharType="begin"/>
            </w:r>
            <w:r w:rsidRPr="00603199">
              <w:rPr>
                <w:b w:val="0"/>
                <w:webHidden/>
              </w:rPr>
              <w:instrText xml:space="preserve"> PAGEREF _Toc512547412 \h </w:instrText>
            </w:r>
            <w:r w:rsidRPr="00603199">
              <w:rPr>
                <w:b w:val="0"/>
                <w:webHidden/>
              </w:rPr>
            </w:r>
            <w:r w:rsidRPr="00603199">
              <w:rPr>
                <w:b w:val="0"/>
                <w:webHidden/>
              </w:rPr>
              <w:fldChar w:fldCharType="separate"/>
            </w:r>
            <w:r w:rsidRPr="00603199">
              <w:rPr>
                <w:b w:val="0"/>
                <w:webHidden/>
              </w:rPr>
              <w:t>48</w:t>
            </w:r>
            <w:r w:rsidRPr="00603199">
              <w:rPr>
                <w:b w:val="0"/>
                <w:webHidden/>
              </w:rPr>
              <w:fldChar w:fldCharType="end"/>
            </w:r>
          </w:hyperlink>
        </w:p>
        <w:p w:rsidR="007E1F02" w:rsidRPr="00603199" w:rsidRDefault="007E1F02">
          <w:pPr>
            <w:pStyle w:val="TOC2"/>
            <w:rPr>
              <w:rFonts w:asciiTheme="minorHAnsi" w:hAnsiTheme="minorHAnsi" w:cstheme="minorBidi"/>
              <w:b w:val="0"/>
              <w:sz w:val="22"/>
              <w:szCs w:val="22"/>
              <w:lang w:eastAsia="en-US"/>
            </w:rPr>
          </w:pPr>
          <w:hyperlink w:anchor="_Toc512547413" w:history="1">
            <w:r w:rsidRPr="00603199">
              <w:rPr>
                <w:rStyle w:val="Hyperlink"/>
                <w:b w:val="0"/>
              </w:rPr>
              <w:t>1.9 Socket.io framework Real-time trong Nodejs</w:t>
            </w:r>
            <w:r w:rsidRPr="00603199">
              <w:rPr>
                <w:b w:val="0"/>
                <w:webHidden/>
              </w:rPr>
              <w:tab/>
            </w:r>
            <w:r w:rsidRPr="00603199">
              <w:rPr>
                <w:b w:val="0"/>
                <w:webHidden/>
              </w:rPr>
              <w:fldChar w:fldCharType="begin"/>
            </w:r>
            <w:r w:rsidRPr="00603199">
              <w:rPr>
                <w:b w:val="0"/>
                <w:webHidden/>
              </w:rPr>
              <w:instrText xml:space="preserve"> PAGEREF _Toc512547413 \h </w:instrText>
            </w:r>
            <w:r w:rsidRPr="00603199">
              <w:rPr>
                <w:b w:val="0"/>
                <w:webHidden/>
              </w:rPr>
            </w:r>
            <w:r w:rsidRPr="00603199">
              <w:rPr>
                <w:b w:val="0"/>
                <w:webHidden/>
              </w:rPr>
              <w:fldChar w:fldCharType="separate"/>
            </w:r>
            <w:r w:rsidRPr="00603199">
              <w:rPr>
                <w:b w:val="0"/>
                <w:webHidden/>
              </w:rPr>
              <w:t>49</w:t>
            </w:r>
            <w:r w:rsidRPr="00603199">
              <w:rPr>
                <w:b w:val="0"/>
                <w:webHidden/>
              </w:rPr>
              <w:fldChar w:fldCharType="end"/>
            </w:r>
          </w:hyperlink>
        </w:p>
        <w:p w:rsidR="007E1F02" w:rsidRPr="00603199" w:rsidRDefault="007E1F02">
          <w:pPr>
            <w:pStyle w:val="TOC3"/>
            <w:rPr>
              <w:rFonts w:asciiTheme="minorHAnsi" w:hAnsiTheme="minorHAnsi" w:cstheme="minorBidi"/>
              <w:b w:val="0"/>
              <w:sz w:val="22"/>
              <w:szCs w:val="22"/>
              <w:lang w:eastAsia="en-US"/>
            </w:rPr>
          </w:pPr>
          <w:hyperlink w:anchor="_Toc512547414" w:history="1">
            <w:r w:rsidRPr="00603199">
              <w:rPr>
                <w:rStyle w:val="Hyperlink"/>
                <w:b w:val="0"/>
              </w:rPr>
              <w:t>1.9.1 Giới thiệu</w:t>
            </w:r>
            <w:r w:rsidRPr="00603199">
              <w:rPr>
                <w:b w:val="0"/>
                <w:webHidden/>
              </w:rPr>
              <w:tab/>
            </w:r>
            <w:r w:rsidRPr="00603199">
              <w:rPr>
                <w:b w:val="0"/>
                <w:webHidden/>
              </w:rPr>
              <w:fldChar w:fldCharType="begin"/>
            </w:r>
            <w:r w:rsidRPr="00603199">
              <w:rPr>
                <w:b w:val="0"/>
                <w:webHidden/>
              </w:rPr>
              <w:instrText xml:space="preserve"> PAGEREF _Toc512547414 \h </w:instrText>
            </w:r>
            <w:r w:rsidRPr="00603199">
              <w:rPr>
                <w:b w:val="0"/>
                <w:webHidden/>
              </w:rPr>
            </w:r>
            <w:r w:rsidRPr="00603199">
              <w:rPr>
                <w:b w:val="0"/>
                <w:webHidden/>
              </w:rPr>
              <w:fldChar w:fldCharType="separate"/>
            </w:r>
            <w:r w:rsidRPr="00603199">
              <w:rPr>
                <w:b w:val="0"/>
                <w:webHidden/>
              </w:rPr>
              <w:t>49</w:t>
            </w:r>
            <w:r w:rsidRPr="00603199">
              <w:rPr>
                <w:b w:val="0"/>
                <w:webHidden/>
              </w:rPr>
              <w:fldChar w:fldCharType="end"/>
            </w:r>
          </w:hyperlink>
        </w:p>
        <w:p w:rsidR="007E1F02" w:rsidRPr="00603199" w:rsidRDefault="007E1F02">
          <w:pPr>
            <w:pStyle w:val="TOC3"/>
            <w:rPr>
              <w:rFonts w:asciiTheme="minorHAnsi" w:hAnsiTheme="minorHAnsi" w:cstheme="minorBidi"/>
              <w:b w:val="0"/>
              <w:sz w:val="22"/>
              <w:szCs w:val="22"/>
              <w:lang w:eastAsia="en-US"/>
            </w:rPr>
          </w:pPr>
          <w:hyperlink w:anchor="_Toc512547415" w:history="1">
            <w:r w:rsidRPr="00603199">
              <w:rPr>
                <w:rStyle w:val="Hyperlink"/>
                <w:b w:val="0"/>
              </w:rPr>
              <w:t>1.9.2 Cài đặt socket.io</w:t>
            </w:r>
            <w:r w:rsidRPr="00603199">
              <w:rPr>
                <w:b w:val="0"/>
                <w:webHidden/>
              </w:rPr>
              <w:tab/>
            </w:r>
            <w:r w:rsidRPr="00603199">
              <w:rPr>
                <w:b w:val="0"/>
                <w:webHidden/>
              </w:rPr>
              <w:fldChar w:fldCharType="begin"/>
            </w:r>
            <w:r w:rsidRPr="00603199">
              <w:rPr>
                <w:b w:val="0"/>
                <w:webHidden/>
              </w:rPr>
              <w:instrText xml:space="preserve"> PAGEREF _Toc512547415 \h </w:instrText>
            </w:r>
            <w:r w:rsidRPr="00603199">
              <w:rPr>
                <w:b w:val="0"/>
                <w:webHidden/>
              </w:rPr>
            </w:r>
            <w:r w:rsidRPr="00603199">
              <w:rPr>
                <w:b w:val="0"/>
                <w:webHidden/>
              </w:rPr>
              <w:fldChar w:fldCharType="separate"/>
            </w:r>
            <w:r w:rsidRPr="00603199">
              <w:rPr>
                <w:b w:val="0"/>
                <w:webHidden/>
              </w:rPr>
              <w:t>50</w:t>
            </w:r>
            <w:r w:rsidRPr="00603199">
              <w:rPr>
                <w:b w:val="0"/>
                <w:webHidden/>
              </w:rPr>
              <w:fldChar w:fldCharType="end"/>
            </w:r>
          </w:hyperlink>
        </w:p>
        <w:p w:rsidR="007E1F02" w:rsidRPr="00603199" w:rsidRDefault="007E1F02">
          <w:pPr>
            <w:pStyle w:val="TOC2"/>
            <w:rPr>
              <w:rFonts w:asciiTheme="minorHAnsi" w:hAnsiTheme="minorHAnsi" w:cstheme="minorBidi"/>
              <w:b w:val="0"/>
              <w:sz w:val="22"/>
              <w:szCs w:val="22"/>
              <w:lang w:eastAsia="en-US"/>
            </w:rPr>
          </w:pPr>
          <w:hyperlink w:anchor="_Toc512547416" w:history="1">
            <w:r w:rsidRPr="00603199">
              <w:rPr>
                <w:rStyle w:val="Hyperlink"/>
                <w:b w:val="0"/>
              </w:rPr>
              <w:t>1.10. Sử dụng MongoDB với NodeJs</w:t>
            </w:r>
            <w:r w:rsidRPr="00603199">
              <w:rPr>
                <w:b w:val="0"/>
                <w:webHidden/>
              </w:rPr>
              <w:tab/>
            </w:r>
            <w:r w:rsidRPr="00603199">
              <w:rPr>
                <w:b w:val="0"/>
                <w:webHidden/>
              </w:rPr>
              <w:fldChar w:fldCharType="begin"/>
            </w:r>
            <w:r w:rsidRPr="00603199">
              <w:rPr>
                <w:b w:val="0"/>
                <w:webHidden/>
              </w:rPr>
              <w:instrText xml:space="preserve"> PAGEREF _Toc512547416 \h </w:instrText>
            </w:r>
            <w:r w:rsidRPr="00603199">
              <w:rPr>
                <w:b w:val="0"/>
                <w:webHidden/>
              </w:rPr>
            </w:r>
            <w:r w:rsidRPr="00603199">
              <w:rPr>
                <w:b w:val="0"/>
                <w:webHidden/>
              </w:rPr>
              <w:fldChar w:fldCharType="separate"/>
            </w:r>
            <w:r w:rsidRPr="00603199">
              <w:rPr>
                <w:b w:val="0"/>
                <w:webHidden/>
              </w:rPr>
              <w:t>52</w:t>
            </w:r>
            <w:r w:rsidRPr="00603199">
              <w:rPr>
                <w:b w:val="0"/>
                <w:webHidden/>
              </w:rPr>
              <w:fldChar w:fldCharType="end"/>
            </w:r>
          </w:hyperlink>
        </w:p>
        <w:p w:rsidR="007E1F02" w:rsidRPr="00603199" w:rsidRDefault="007E1F02">
          <w:pPr>
            <w:pStyle w:val="TOC3"/>
            <w:rPr>
              <w:rFonts w:asciiTheme="minorHAnsi" w:hAnsiTheme="minorHAnsi" w:cstheme="minorBidi"/>
              <w:b w:val="0"/>
              <w:sz w:val="22"/>
              <w:szCs w:val="22"/>
              <w:lang w:eastAsia="en-US"/>
            </w:rPr>
          </w:pPr>
          <w:hyperlink w:anchor="_Toc512547417" w:history="1">
            <w:r w:rsidRPr="00603199">
              <w:rPr>
                <w:rStyle w:val="Hyperlink"/>
                <w:b w:val="0"/>
              </w:rPr>
              <w:t>1.10.1 Giới thiệu:</w:t>
            </w:r>
            <w:r w:rsidRPr="00603199">
              <w:rPr>
                <w:b w:val="0"/>
                <w:webHidden/>
              </w:rPr>
              <w:tab/>
            </w:r>
            <w:r w:rsidRPr="00603199">
              <w:rPr>
                <w:b w:val="0"/>
                <w:webHidden/>
              </w:rPr>
              <w:fldChar w:fldCharType="begin"/>
            </w:r>
            <w:r w:rsidRPr="00603199">
              <w:rPr>
                <w:b w:val="0"/>
                <w:webHidden/>
              </w:rPr>
              <w:instrText xml:space="preserve"> PAGEREF _Toc512547417 \h </w:instrText>
            </w:r>
            <w:r w:rsidRPr="00603199">
              <w:rPr>
                <w:b w:val="0"/>
                <w:webHidden/>
              </w:rPr>
            </w:r>
            <w:r w:rsidRPr="00603199">
              <w:rPr>
                <w:b w:val="0"/>
                <w:webHidden/>
              </w:rPr>
              <w:fldChar w:fldCharType="separate"/>
            </w:r>
            <w:r w:rsidRPr="00603199">
              <w:rPr>
                <w:b w:val="0"/>
                <w:webHidden/>
              </w:rPr>
              <w:t>52</w:t>
            </w:r>
            <w:r w:rsidRPr="00603199">
              <w:rPr>
                <w:b w:val="0"/>
                <w:webHidden/>
              </w:rPr>
              <w:fldChar w:fldCharType="end"/>
            </w:r>
          </w:hyperlink>
        </w:p>
        <w:p w:rsidR="007E1F02" w:rsidRPr="00603199" w:rsidRDefault="007E1F02">
          <w:pPr>
            <w:pStyle w:val="TOC3"/>
            <w:rPr>
              <w:rFonts w:asciiTheme="minorHAnsi" w:hAnsiTheme="minorHAnsi" w:cstheme="minorBidi"/>
              <w:b w:val="0"/>
              <w:sz w:val="22"/>
              <w:szCs w:val="22"/>
              <w:lang w:eastAsia="en-US"/>
            </w:rPr>
          </w:pPr>
          <w:hyperlink w:anchor="_Toc512547418" w:history="1">
            <w:r w:rsidRPr="00603199">
              <w:rPr>
                <w:rStyle w:val="Hyperlink"/>
                <w:b w:val="0"/>
              </w:rPr>
              <w:t>1.10.2 Nền tảng và ngôn ngữ hỗ trợ</w:t>
            </w:r>
            <w:r w:rsidRPr="00603199">
              <w:rPr>
                <w:b w:val="0"/>
                <w:webHidden/>
              </w:rPr>
              <w:tab/>
            </w:r>
            <w:r w:rsidRPr="00603199">
              <w:rPr>
                <w:b w:val="0"/>
                <w:webHidden/>
              </w:rPr>
              <w:fldChar w:fldCharType="begin"/>
            </w:r>
            <w:r w:rsidRPr="00603199">
              <w:rPr>
                <w:b w:val="0"/>
                <w:webHidden/>
              </w:rPr>
              <w:instrText xml:space="preserve"> PAGEREF _Toc512547418 \h </w:instrText>
            </w:r>
            <w:r w:rsidRPr="00603199">
              <w:rPr>
                <w:b w:val="0"/>
                <w:webHidden/>
              </w:rPr>
            </w:r>
            <w:r w:rsidRPr="00603199">
              <w:rPr>
                <w:b w:val="0"/>
                <w:webHidden/>
              </w:rPr>
              <w:fldChar w:fldCharType="separate"/>
            </w:r>
            <w:r w:rsidRPr="00603199">
              <w:rPr>
                <w:b w:val="0"/>
                <w:webHidden/>
              </w:rPr>
              <w:t>52</w:t>
            </w:r>
            <w:r w:rsidRPr="00603199">
              <w:rPr>
                <w:b w:val="0"/>
                <w:webHidden/>
              </w:rPr>
              <w:fldChar w:fldCharType="end"/>
            </w:r>
          </w:hyperlink>
        </w:p>
        <w:p w:rsidR="007E1F02" w:rsidRPr="00603199" w:rsidRDefault="007E1F02">
          <w:pPr>
            <w:pStyle w:val="TOC1"/>
            <w:rPr>
              <w:rFonts w:asciiTheme="minorHAnsi" w:hAnsiTheme="minorHAnsi" w:cstheme="minorBidi"/>
              <w:b w:val="0"/>
              <w:sz w:val="22"/>
              <w:lang w:eastAsia="en-US"/>
            </w:rPr>
          </w:pPr>
          <w:hyperlink w:anchor="_Toc512547419" w:history="1">
            <w:r w:rsidRPr="00603199">
              <w:rPr>
                <w:rStyle w:val="Hyperlink"/>
                <w:b w:val="0"/>
              </w:rPr>
              <w:t>CHƯƠNG 2: XÂY DỰNG ỨNG DỤNG</w:t>
            </w:r>
            <w:r w:rsidRPr="00603199">
              <w:rPr>
                <w:b w:val="0"/>
                <w:webHidden/>
              </w:rPr>
              <w:tab/>
            </w:r>
            <w:r w:rsidRPr="00603199">
              <w:rPr>
                <w:b w:val="0"/>
                <w:webHidden/>
              </w:rPr>
              <w:fldChar w:fldCharType="begin"/>
            </w:r>
            <w:r w:rsidRPr="00603199">
              <w:rPr>
                <w:b w:val="0"/>
                <w:webHidden/>
              </w:rPr>
              <w:instrText xml:space="preserve"> PAGEREF _Toc512547419 \h </w:instrText>
            </w:r>
            <w:r w:rsidRPr="00603199">
              <w:rPr>
                <w:b w:val="0"/>
                <w:webHidden/>
              </w:rPr>
            </w:r>
            <w:r w:rsidRPr="00603199">
              <w:rPr>
                <w:b w:val="0"/>
                <w:webHidden/>
              </w:rPr>
              <w:fldChar w:fldCharType="separate"/>
            </w:r>
            <w:r w:rsidRPr="00603199">
              <w:rPr>
                <w:b w:val="0"/>
                <w:webHidden/>
              </w:rPr>
              <w:t>53</w:t>
            </w:r>
            <w:r w:rsidRPr="00603199">
              <w:rPr>
                <w:b w:val="0"/>
                <w:webHidden/>
              </w:rPr>
              <w:fldChar w:fldCharType="end"/>
            </w:r>
          </w:hyperlink>
        </w:p>
        <w:p w:rsidR="007E1F02" w:rsidRPr="00603199" w:rsidRDefault="007E1F02">
          <w:pPr>
            <w:pStyle w:val="TOC2"/>
            <w:rPr>
              <w:rFonts w:asciiTheme="minorHAnsi" w:hAnsiTheme="minorHAnsi" w:cstheme="minorBidi"/>
              <w:b w:val="0"/>
              <w:sz w:val="22"/>
              <w:szCs w:val="22"/>
              <w:lang w:eastAsia="en-US"/>
            </w:rPr>
          </w:pPr>
          <w:hyperlink w:anchor="_Toc512547420" w:history="1">
            <w:r w:rsidRPr="00603199">
              <w:rPr>
                <w:rStyle w:val="Hyperlink"/>
                <w:b w:val="0"/>
              </w:rPr>
              <w:t>2.1 Quy trình nghiệp vụ</w:t>
            </w:r>
            <w:r w:rsidRPr="00603199">
              <w:rPr>
                <w:b w:val="0"/>
                <w:webHidden/>
              </w:rPr>
              <w:tab/>
            </w:r>
            <w:r w:rsidRPr="00603199">
              <w:rPr>
                <w:b w:val="0"/>
                <w:webHidden/>
              </w:rPr>
              <w:fldChar w:fldCharType="begin"/>
            </w:r>
            <w:r w:rsidRPr="00603199">
              <w:rPr>
                <w:b w:val="0"/>
                <w:webHidden/>
              </w:rPr>
              <w:instrText xml:space="preserve"> PAGEREF _Toc512547420 \h </w:instrText>
            </w:r>
            <w:r w:rsidRPr="00603199">
              <w:rPr>
                <w:b w:val="0"/>
                <w:webHidden/>
              </w:rPr>
            </w:r>
            <w:r w:rsidRPr="00603199">
              <w:rPr>
                <w:b w:val="0"/>
                <w:webHidden/>
              </w:rPr>
              <w:fldChar w:fldCharType="separate"/>
            </w:r>
            <w:r w:rsidRPr="00603199">
              <w:rPr>
                <w:b w:val="0"/>
                <w:webHidden/>
              </w:rPr>
              <w:t>53</w:t>
            </w:r>
            <w:r w:rsidRPr="00603199">
              <w:rPr>
                <w:b w:val="0"/>
                <w:webHidden/>
              </w:rPr>
              <w:fldChar w:fldCharType="end"/>
            </w:r>
          </w:hyperlink>
        </w:p>
        <w:p w:rsidR="007E1F02" w:rsidRPr="00603199" w:rsidRDefault="007E1F02">
          <w:pPr>
            <w:pStyle w:val="TOC3"/>
            <w:rPr>
              <w:rFonts w:asciiTheme="minorHAnsi" w:hAnsiTheme="minorHAnsi" w:cstheme="minorBidi"/>
              <w:b w:val="0"/>
              <w:sz w:val="22"/>
              <w:szCs w:val="22"/>
              <w:lang w:eastAsia="en-US"/>
            </w:rPr>
          </w:pPr>
          <w:hyperlink w:anchor="_Toc512547421" w:history="1">
            <w:r w:rsidRPr="00603199">
              <w:rPr>
                <w:rStyle w:val="Hyperlink"/>
                <w:b w:val="0"/>
              </w:rPr>
              <w:t>2.1.1 Khách hàng</w:t>
            </w:r>
            <w:r w:rsidRPr="00603199">
              <w:rPr>
                <w:b w:val="0"/>
                <w:webHidden/>
              </w:rPr>
              <w:tab/>
            </w:r>
            <w:r w:rsidRPr="00603199">
              <w:rPr>
                <w:b w:val="0"/>
                <w:webHidden/>
              </w:rPr>
              <w:fldChar w:fldCharType="begin"/>
            </w:r>
            <w:r w:rsidRPr="00603199">
              <w:rPr>
                <w:b w:val="0"/>
                <w:webHidden/>
              </w:rPr>
              <w:instrText xml:space="preserve"> PAGEREF _Toc512547421 \h </w:instrText>
            </w:r>
            <w:r w:rsidRPr="00603199">
              <w:rPr>
                <w:b w:val="0"/>
                <w:webHidden/>
              </w:rPr>
            </w:r>
            <w:r w:rsidRPr="00603199">
              <w:rPr>
                <w:b w:val="0"/>
                <w:webHidden/>
              </w:rPr>
              <w:fldChar w:fldCharType="separate"/>
            </w:r>
            <w:r w:rsidRPr="00603199">
              <w:rPr>
                <w:b w:val="0"/>
                <w:webHidden/>
              </w:rPr>
              <w:t>53</w:t>
            </w:r>
            <w:r w:rsidRPr="00603199">
              <w:rPr>
                <w:b w:val="0"/>
                <w:webHidden/>
              </w:rPr>
              <w:fldChar w:fldCharType="end"/>
            </w:r>
          </w:hyperlink>
        </w:p>
        <w:p w:rsidR="007E1F02" w:rsidRPr="00603199" w:rsidRDefault="007E1F02">
          <w:pPr>
            <w:pStyle w:val="TOC3"/>
            <w:rPr>
              <w:rFonts w:asciiTheme="minorHAnsi" w:hAnsiTheme="minorHAnsi" w:cstheme="minorBidi"/>
              <w:b w:val="0"/>
              <w:sz w:val="22"/>
              <w:szCs w:val="22"/>
              <w:lang w:eastAsia="en-US"/>
            </w:rPr>
          </w:pPr>
          <w:hyperlink w:anchor="_Toc512547422" w:history="1">
            <w:r w:rsidRPr="00603199">
              <w:rPr>
                <w:rStyle w:val="Hyperlink"/>
                <w:b w:val="0"/>
              </w:rPr>
              <w:t>2.1.2 Tài xế</w:t>
            </w:r>
            <w:r w:rsidRPr="00603199">
              <w:rPr>
                <w:b w:val="0"/>
                <w:webHidden/>
              </w:rPr>
              <w:tab/>
            </w:r>
            <w:r w:rsidRPr="00603199">
              <w:rPr>
                <w:b w:val="0"/>
                <w:webHidden/>
              </w:rPr>
              <w:fldChar w:fldCharType="begin"/>
            </w:r>
            <w:r w:rsidRPr="00603199">
              <w:rPr>
                <w:b w:val="0"/>
                <w:webHidden/>
              </w:rPr>
              <w:instrText xml:space="preserve"> PAGEREF _Toc512547422 \h </w:instrText>
            </w:r>
            <w:r w:rsidRPr="00603199">
              <w:rPr>
                <w:b w:val="0"/>
                <w:webHidden/>
              </w:rPr>
            </w:r>
            <w:r w:rsidRPr="00603199">
              <w:rPr>
                <w:b w:val="0"/>
                <w:webHidden/>
              </w:rPr>
              <w:fldChar w:fldCharType="separate"/>
            </w:r>
            <w:r w:rsidRPr="00603199">
              <w:rPr>
                <w:b w:val="0"/>
                <w:webHidden/>
              </w:rPr>
              <w:t>53</w:t>
            </w:r>
            <w:r w:rsidRPr="00603199">
              <w:rPr>
                <w:b w:val="0"/>
                <w:webHidden/>
              </w:rPr>
              <w:fldChar w:fldCharType="end"/>
            </w:r>
          </w:hyperlink>
        </w:p>
        <w:p w:rsidR="007E1F02" w:rsidRPr="00603199" w:rsidRDefault="007E1F02">
          <w:pPr>
            <w:pStyle w:val="TOC2"/>
            <w:rPr>
              <w:rFonts w:asciiTheme="minorHAnsi" w:hAnsiTheme="minorHAnsi" w:cstheme="minorBidi"/>
              <w:b w:val="0"/>
              <w:sz w:val="22"/>
              <w:szCs w:val="22"/>
              <w:lang w:eastAsia="en-US"/>
            </w:rPr>
          </w:pPr>
          <w:hyperlink w:anchor="_Toc512547423" w:history="1">
            <w:r w:rsidRPr="00603199">
              <w:rPr>
                <w:rStyle w:val="Hyperlink"/>
                <w:b w:val="0"/>
              </w:rPr>
              <w:t>2.2 Yêu cầu hệ thống</w:t>
            </w:r>
            <w:r w:rsidRPr="00603199">
              <w:rPr>
                <w:b w:val="0"/>
                <w:webHidden/>
              </w:rPr>
              <w:tab/>
            </w:r>
            <w:r w:rsidRPr="00603199">
              <w:rPr>
                <w:b w:val="0"/>
                <w:webHidden/>
              </w:rPr>
              <w:fldChar w:fldCharType="begin"/>
            </w:r>
            <w:r w:rsidRPr="00603199">
              <w:rPr>
                <w:b w:val="0"/>
                <w:webHidden/>
              </w:rPr>
              <w:instrText xml:space="preserve"> PAGEREF _Toc512547423 \h </w:instrText>
            </w:r>
            <w:r w:rsidRPr="00603199">
              <w:rPr>
                <w:b w:val="0"/>
                <w:webHidden/>
              </w:rPr>
            </w:r>
            <w:r w:rsidRPr="00603199">
              <w:rPr>
                <w:b w:val="0"/>
                <w:webHidden/>
              </w:rPr>
              <w:fldChar w:fldCharType="separate"/>
            </w:r>
            <w:r w:rsidRPr="00603199">
              <w:rPr>
                <w:b w:val="0"/>
                <w:webHidden/>
              </w:rPr>
              <w:t>53</w:t>
            </w:r>
            <w:r w:rsidRPr="00603199">
              <w:rPr>
                <w:b w:val="0"/>
                <w:webHidden/>
              </w:rPr>
              <w:fldChar w:fldCharType="end"/>
            </w:r>
          </w:hyperlink>
        </w:p>
        <w:p w:rsidR="007E1F02" w:rsidRPr="00603199" w:rsidRDefault="007E1F02">
          <w:pPr>
            <w:pStyle w:val="TOC3"/>
            <w:rPr>
              <w:rFonts w:asciiTheme="minorHAnsi" w:hAnsiTheme="minorHAnsi" w:cstheme="minorBidi"/>
              <w:b w:val="0"/>
              <w:sz w:val="22"/>
              <w:szCs w:val="22"/>
              <w:lang w:eastAsia="en-US"/>
            </w:rPr>
          </w:pPr>
          <w:hyperlink w:anchor="_Toc512547424" w:history="1">
            <w:r w:rsidRPr="00603199">
              <w:rPr>
                <w:rStyle w:val="Hyperlink"/>
                <w:b w:val="0"/>
              </w:rPr>
              <w:t>2.2.1 Khách hàng</w:t>
            </w:r>
            <w:r w:rsidRPr="00603199">
              <w:rPr>
                <w:b w:val="0"/>
                <w:webHidden/>
              </w:rPr>
              <w:tab/>
            </w:r>
            <w:r w:rsidRPr="00603199">
              <w:rPr>
                <w:b w:val="0"/>
                <w:webHidden/>
              </w:rPr>
              <w:fldChar w:fldCharType="begin"/>
            </w:r>
            <w:r w:rsidRPr="00603199">
              <w:rPr>
                <w:b w:val="0"/>
                <w:webHidden/>
              </w:rPr>
              <w:instrText xml:space="preserve"> PAGEREF _Toc512547424 \h </w:instrText>
            </w:r>
            <w:r w:rsidRPr="00603199">
              <w:rPr>
                <w:b w:val="0"/>
                <w:webHidden/>
              </w:rPr>
            </w:r>
            <w:r w:rsidRPr="00603199">
              <w:rPr>
                <w:b w:val="0"/>
                <w:webHidden/>
              </w:rPr>
              <w:fldChar w:fldCharType="separate"/>
            </w:r>
            <w:r w:rsidRPr="00603199">
              <w:rPr>
                <w:b w:val="0"/>
                <w:webHidden/>
              </w:rPr>
              <w:t>53</w:t>
            </w:r>
            <w:r w:rsidRPr="00603199">
              <w:rPr>
                <w:b w:val="0"/>
                <w:webHidden/>
              </w:rPr>
              <w:fldChar w:fldCharType="end"/>
            </w:r>
          </w:hyperlink>
        </w:p>
        <w:p w:rsidR="007E1F02" w:rsidRPr="00603199" w:rsidRDefault="007E1F02">
          <w:pPr>
            <w:pStyle w:val="TOC3"/>
            <w:rPr>
              <w:rFonts w:asciiTheme="minorHAnsi" w:hAnsiTheme="minorHAnsi" w:cstheme="minorBidi"/>
              <w:b w:val="0"/>
              <w:sz w:val="22"/>
              <w:szCs w:val="22"/>
              <w:lang w:eastAsia="en-US"/>
            </w:rPr>
          </w:pPr>
          <w:hyperlink w:anchor="_Toc512547425" w:history="1">
            <w:r w:rsidRPr="00603199">
              <w:rPr>
                <w:rStyle w:val="Hyperlink"/>
                <w:b w:val="0"/>
              </w:rPr>
              <w:t>2.2.2 Tài xế</w:t>
            </w:r>
            <w:r w:rsidRPr="00603199">
              <w:rPr>
                <w:b w:val="0"/>
                <w:webHidden/>
              </w:rPr>
              <w:tab/>
            </w:r>
            <w:r w:rsidRPr="00603199">
              <w:rPr>
                <w:b w:val="0"/>
                <w:webHidden/>
              </w:rPr>
              <w:fldChar w:fldCharType="begin"/>
            </w:r>
            <w:r w:rsidRPr="00603199">
              <w:rPr>
                <w:b w:val="0"/>
                <w:webHidden/>
              </w:rPr>
              <w:instrText xml:space="preserve"> PAGEREF _Toc512547425 \h </w:instrText>
            </w:r>
            <w:r w:rsidRPr="00603199">
              <w:rPr>
                <w:b w:val="0"/>
                <w:webHidden/>
              </w:rPr>
            </w:r>
            <w:r w:rsidRPr="00603199">
              <w:rPr>
                <w:b w:val="0"/>
                <w:webHidden/>
              </w:rPr>
              <w:fldChar w:fldCharType="separate"/>
            </w:r>
            <w:r w:rsidRPr="00603199">
              <w:rPr>
                <w:b w:val="0"/>
                <w:webHidden/>
              </w:rPr>
              <w:t>54</w:t>
            </w:r>
            <w:r w:rsidRPr="00603199">
              <w:rPr>
                <w:b w:val="0"/>
                <w:webHidden/>
              </w:rPr>
              <w:fldChar w:fldCharType="end"/>
            </w:r>
          </w:hyperlink>
        </w:p>
        <w:p w:rsidR="007E1F02" w:rsidRPr="00603199" w:rsidRDefault="007E1F02">
          <w:pPr>
            <w:pStyle w:val="TOC2"/>
            <w:rPr>
              <w:rFonts w:asciiTheme="minorHAnsi" w:hAnsiTheme="minorHAnsi" w:cstheme="minorBidi"/>
              <w:b w:val="0"/>
              <w:sz w:val="22"/>
              <w:szCs w:val="22"/>
              <w:lang w:eastAsia="en-US"/>
            </w:rPr>
          </w:pPr>
          <w:hyperlink w:anchor="_Toc512547426" w:history="1">
            <w:r w:rsidRPr="00603199">
              <w:rPr>
                <w:rStyle w:val="Hyperlink"/>
                <w:b w:val="0"/>
              </w:rPr>
              <w:t>2.3 Biểu đồ ca sử dụng</w:t>
            </w:r>
            <w:r w:rsidRPr="00603199">
              <w:rPr>
                <w:b w:val="0"/>
                <w:webHidden/>
              </w:rPr>
              <w:tab/>
            </w:r>
            <w:r w:rsidRPr="00603199">
              <w:rPr>
                <w:b w:val="0"/>
                <w:webHidden/>
              </w:rPr>
              <w:fldChar w:fldCharType="begin"/>
            </w:r>
            <w:r w:rsidRPr="00603199">
              <w:rPr>
                <w:b w:val="0"/>
                <w:webHidden/>
              </w:rPr>
              <w:instrText xml:space="preserve"> PAGEREF _Toc512547426 \h </w:instrText>
            </w:r>
            <w:r w:rsidRPr="00603199">
              <w:rPr>
                <w:b w:val="0"/>
                <w:webHidden/>
              </w:rPr>
            </w:r>
            <w:r w:rsidRPr="00603199">
              <w:rPr>
                <w:b w:val="0"/>
                <w:webHidden/>
              </w:rPr>
              <w:fldChar w:fldCharType="separate"/>
            </w:r>
            <w:r w:rsidRPr="00603199">
              <w:rPr>
                <w:b w:val="0"/>
                <w:webHidden/>
              </w:rPr>
              <w:t>54</w:t>
            </w:r>
            <w:r w:rsidRPr="00603199">
              <w:rPr>
                <w:b w:val="0"/>
                <w:webHidden/>
              </w:rPr>
              <w:fldChar w:fldCharType="end"/>
            </w:r>
          </w:hyperlink>
        </w:p>
        <w:p w:rsidR="007E1F02" w:rsidRPr="00603199" w:rsidRDefault="007E1F02">
          <w:pPr>
            <w:pStyle w:val="TOC3"/>
            <w:rPr>
              <w:rFonts w:asciiTheme="minorHAnsi" w:hAnsiTheme="minorHAnsi" w:cstheme="minorBidi"/>
              <w:b w:val="0"/>
              <w:sz w:val="22"/>
              <w:szCs w:val="22"/>
              <w:lang w:eastAsia="en-US"/>
            </w:rPr>
          </w:pPr>
          <w:hyperlink w:anchor="_Toc512547427" w:history="1">
            <w:r w:rsidRPr="00603199">
              <w:rPr>
                <w:rStyle w:val="Hyperlink"/>
                <w:b w:val="0"/>
              </w:rPr>
              <w:t>2.3.1 Xác định các tác nhân của hệ thống</w:t>
            </w:r>
            <w:r w:rsidRPr="00603199">
              <w:rPr>
                <w:b w:val="0"/>
                <w:webHidden/>
              </w:rPr>
              <w:tab/>
            </w:r>
            <w:r w:rsidRPr="00603199">
              <w:rPr>
                <w:b w:val="0"/>
                <w:webHidden/>
              </w:rPr>
              <w:fldChar w:fldCharType="begin"/>
            </w:r>
            <w:r w:rsidRPr="00603199">
              <w:rPr>
                <w:b w:val="0"/>
                <w:webHidden/>
              </w:rPr>
              <w:instrText xml:space="preserve"> PAGEREF _Toc512547427 \h </w:instrText>
            </w:r>
            <w:r w:rsidRPr="00603199">
              <w:rPr>
                <w:b w:val="0"/>
                <w:webHidden/>
              </w:rPr>
            </w:r>
            <w:r w:rsidRPr="00603199">
              <w:rPr>
                <w:b w:val="0"/>
                <w:webHidden/>
              </w:rPr>
              <w:fldChar w:fldCharType="separate"/>
            </w:r>
            <w:r w:rsidRPr="00603199">
              <w:rPr>
                <w:b w:val="0"/>
                <w:webHidden/>
              </w:rPr>
              <w:t>54</w:t>
            </w:r>
            <w:r w:rsidRPr="00603199">
              <w:rPr>
                <w:b w:val="0"/>
                <w:webHidden/>
              </w:rPr>
              <w:fldChar w:fldCharType="end"/>
            </w:r>
          </w:hyperlink>
        </w:p>
        <w:p w:rsidR="007E1F02" w:rsidRPr="00603199" w:rsidRDefault="007E1F02">
          <w:pPr>
            <w:pStyle w:val="TOC3"/>
            <w:rPr>
              <w:rFonts w:asciiTheme="minorHAnsi" w:hAnsiTheme="minorHAnsi" w:cstheme="minorBidi"/>
              <w:b w:val="0"/>
              <w:sz w:val="22"/>
              <w:szCs w:val="22"/>
              <w:lang w:eastAsia="en-US"/>
            </w:rPr>
          </w:pPr>
          <w:hyperlink w:anchor="_Toc512547428" w:history="1">
            <w:r w:rsidRPr="00603199">
              <w:rPr>
                <w:rStyle w:val="Hyperlink"/>
                <w:b w:val="0"/>
              </w:rPr>
              <w:t>2.3.2 Xác định các tác nhân của hệ thống</w:t>
            </w:r>
            <w:r w:rsidRPr="00603199">
              <w:rPr>
                <w:b w:val="0"/>
                <w:webHidden/>
              </w:rPr>
              <w:tab/>
            </w:r>
            <w:r w:rsidRPr="00603199">
              <w:rPr>
                <w:b w:val="0"/>
                <w:webHidden/>
              </w:rPr>
              <w:fldChar w:fldCharType="begin"/>
            </w:r>
            <w:r w:rsidRPr="00603199">
              <w:rPr>
                <w:b w:val="0"/>
                <w:webHidden/>
              </w:rPr>
              <w:instrText xml:space="preserve"> PAGEREF _Toc512547428 \h </w:instrText>
            </w:r>
            <w:r w:rsidRPr="00603199">
              <w:rPr>
                <w:b w:val="0"/>
                <w:webHidden/>
              </w:rPr>
            </w:r>
            <w:r w:rsidRPr="00603199">
              <w:rPr>
                <w:b w:val="0"/>
                <w:webHidden/>
              </w:rPr>
              <w:fldChar w:fldCharType="separate"/>
            </w:r>
            <w:r w:rsidRPr="00603199">
              <w:rPr>
                <w:b w:val="0"/>
                <w:webHidden/>
              </w:rPr>
              <w:t>55</w:t>
            </w:r>
            <w:r w:rsidRPr="00603199">
              <w:rPr>
                <w:b w:val="0"/>
                <w:webHidden/>
              </w:rPr>
              <w:fldChar w:fldCharType="end"/>
            </w:r>
          </w:hyperlink>
        </w:p>
        <w:p w:rsidR="007E1F02" w:rsidRPr="00603199" w:rsidRDefault="007E1F02">
          <w:pPr>
            <w:pStyle w:val="TOC3"/>
            <w:rPr>
              <w:rFonts w:asciiTheme="minorHAnsi" w:hAnsiTheme="minorHAnsi" w:cstheme="minorBidi"/>
              <w:b w:val="0"/>
              <w:sz w:val="22"/>
              <w:szCs w:val="22"/>
              <w:lang w:eastAsia="en-US"/>
            </w:rPr>
          </w:pPr>
          <w:hyperlink w:anchor="_Toc512547429" w:history="1">
            <w:r w:rsidRPr="00603199">
              <w:rPr>
                <w:rStyle w:val="Hyperlink"/>
                <w:b w:val="0"/>
              </w:rPr>
              <w:t>2.3.3 Biểu đồ ca sử dụng</w:t>
            </w:r>
            <w:r w:rsidRPr="00603199">
              <w:rPr>
                <w:b w:val="0"/>
                <w:webHidden/>
              </w:rPr>
              <w:tab/>
            </w:r>
            <w:r w:rsidRPr="00603199">
              <w:rPr>
                <w:b w:val="0"/>
                <w:webHidden/>
              </w:rPr>
              <w:fldChar w:fldCharType="begin"/>
            </w:r>
            <w:r w:rsidRPr="00603199">
              <w:rPr>
                <w:b w:val="0"/>
                <w:webHidden/>
              </w:rPr>
              <w:instrText xml:space="preserve"> PAGEREF _Toc512547429 \h </w:instrText>
            </w:r>
            <w:r w:rsidRPr="00603199">
              <w:rPr>
                <w:b w:val="0"/>
                <w:webHidden/>
              </w:rPr>
            </w:r>
            <w:r w:rsidRPr="00603199">
              <w:rPr>
                <w:b w:val="0"/>
                <w:webHidden/>
              </w:rPr>
              <w:fldChar w:fldCharType="separate"/>
            </w:r>
            <w:r w:rsidRPr="00603199">
              <w:rPr>
                <w:b w:val="0"/>
                <w:webHidden/>
              </w:rPr>
              <w:t>55</w:t>
            </w:r>
            <w:r w:rsidRPr="00603199">
              <w:rPr>
                <w:b w:val="0"/>
                <w:webHidden/>
              </w:rPr>
              <w:fldChar w:fldCharType="end"/>
            </w:r>
          </w:hyperlink>
        </w:p>
        <w:p w:rsidR="007E1F02" w:rsidRPr="00603199" w:rsidRDefault="007E1F02">
          <w:pPr>
            <w:pStyle w:val="TOC2"/>
            <w:rPr>
              <w:rFonts w:asciiTheme="minorHAnsi" w:hAnsiTheme="minorHAnsi" w:cstheme="minorBidi"/>
              <w:b w:val="0"/>
              <w:sz w:val="22"/>
              <w:szCs w:val="22"/>
              <w:lang w:eastAsia="en-US"/>
            </w:rPr>
          </w:pPr>
          <w:hyperlink w:anchor="_Toc512547430" w:history="1">
            <w:r w:rsidRPr="00603199">
              <w:rPr>
                <w:rStyle w:val="Hyperlink"/>
                <w:b w:val="0"/>
              </w:rPr>
              <w:t>2.4 Đặc tả các ca sử dụng</w:t>
            </w:r>
            <w:r w:rsidRPr="00603199">
              <w:rPr>
                <w:b w:val="0"/>
                <w:webHidden/>
              </w:rPr>
              <w:tab/>
            </w:r>
            <w:r w:rsidRPr="00603199">
              <w:rPr>
                <w:b w:val="0"/>
                <w:webHidden/>
              </w:rPr>
              <w:fldChar w:fldCharType="begin"/>
            </w:r>
            <w:r w:rsidRPr="00603199">
              <w:rPr>
                <w:b w:val="0"/>
                <w:webHidden/>
              </w:rPr>
              <w:instrText xml:space="preserve"> PAGEREF _Toc512547430 \h </w:instrText>
            </w:r>
            <w:r w:rsidRPr="00603199">
              <w:rPr>
                <w:b w:val="0"/>
                <w:webHidden/>
              </w:rPr>
            </w:r>
            <w:r w:rsidRPr="00603199">
              <w:rPr>
                <w:b w:val="0"/>
                <w:webHidden/>
              </w:rPr>
              <w:fldChar w:fldCharType="separate"/>
            </w:r>
            <w:r w:rsidRPr="00603199">
              <w:rPr>
                <w:b w:val="0"/>
                <w:webHidden/>
              </w:rPr>
              <w:t>57</w:t>
            </w:r>
            <w:r w:rsidRPr="00603199">
              <w:rPr>
                <w:b w:val="0"/>
                <w:webHidden/>
              </w:rPr>
              <w:fldChar w:fldCharType="end"/>
            </w:r>
          </w:hyperlink>
        </w:p>
        <w:p w:rsidR="007E1F02" w:rsidRPr="00603199" w:rsidRDefault="007E1F02">
          <w:pPr>
            <w:pStyle w:val="TOC3"/>
            <w:rPr>
              <w:rFonts w:asciiTheme="minorHAnsi" w:hAnsiTheme="minorHAnsi" w:cstheme="minorBidi"/>
              <w:b w:val="0"/>
              <w:sz w:val="22"/>
              <w:szCs w:val="22"/>
              <w:lang w:eastAsia="en-US"/>
            </w:rPr>
          </w:pPr>
          <w:hyperlink w:anchor="_Toc512547431" w:history="1">
            <w:r w:rsidRPr="00603199">
              <w:rPr>
                <w:rStyle w:val="Hyperlink"/>
                <w:b w:val="0"/>
              </w:rPr>
              <w:t>2.4.1 Khách hàng</w:t>
            </w:r>
            <w:r w:rsidRPr="00603199">
              <w:rPr>
                <w:b w:val="0"/>
                <w:webHidden/>
              </w:rPr>
              <w:tab/>
            </w:r>
            <w:r w:rsidRPr="00603199">
              <w:rPr>
                <w:b w:val="0"/>
                <w:webHidden/>
              </w:rPr>
              <w:fldChar w:fldCharType="begin"/>
            </w:r>
            <w:r w:rsidRPr="00603199">
              <w:rPr>
                <w:b w:val="0"/>
                <w:webHidden/>
              </w:rPr>
              <w:instrText xml:space="preserve"> PAGEREF _Toc512547431 \h </w:instrText>
            </w:r>
            <w:r w:rsidRPr="00603199">
              <w:rPr>
                <w:b w:val="0"/>
                <w:webHidden/>
              </w:rPr>
            </w:r>
            <w:r w:rsidRPr="00603199">
              <w:rPr>
                <w:b w:val="0"/>
                <w:webHidden/>
              </w:rPr>
              <w:fldChar w:fldCharType="separate"/>
            </w:r>
            <w:r w:rsidRPr="00603199">
              <w:rPr>
                <w:b w:val="0"/>
                <w:webHidden/>
              </w:rPr>
              <w:t>57</w:t>
            </w:r>
            <w:r w:rsidRPr="00603199">
              <w:rPr>
                <w:b w:val="0"/>
                <w:webHidden/>
              </w:rPr>
              <w:fldChar w:fldCharType="end"/>
            </w:r>
          </w:hyperlink>
        </w:p>
        <w:p w:rsidR="007E1F02" w:rsidRPr="00603199" w:rsidRDefault="007E1F02">
          <w:pPr>
            <w:pStyle w:val="TOC3"/>
            <w:rPr>
              <w:rFonts w:asciiTheme="minorHAnsi" w:hAnsiTheme="minorHAnsi" w:cstheme="minorBidi"/>
              <w:b w:val="0"/>
              <w:sz w:val="22"/>
              <w:szCs w:val="22"/>
              <w:lang w:eastAsia="en-US"/>
            </w:rPr>
          </w:pPr>
          <w:hyperlink w:anchor="_Toc512547432" w:history="1">
            <w:r w:rsidRPr="00603199">
              <w:rPr>
                <w:rStyle w:val="Hyperlink"/>
                <w:b w:val="0"/>
              </w:rPr>
              <w:t>2.4.2 Tài xế</w:t>
            </w:r>
            <w:r w:rsidRPr="00603199">
              <w:rPr>
                <w:b w:val="0"/>
                <w:webHidden/>
              </w:rPr>
              <w:tab/>
            </w:r>
            <w:r w:rsidRPr="00603199">
              <w:rPr>
                <w:b w:val="0"/>
                <w:webHidden/>
              </w:rPr>
              <w:fldChar w:fldCharType="begin"/>
            </w:r>
            <w:r w:rsidRPr="00603199">
              <w:rPr>
                <w:b w:val="0"/>
                <w:webHidden/>
              </w:rPr>
              <w:instrText xml:space="preserve"> PAGEREF _Toc512547432 \h </w:instrText>
            </w:r>
            <w:r w:rsidRPr="00603199">
              <w:rPr>
                <w:b w:val="0"/>
                <w:webHidden/>
              </w:rPr>
            </w:r>
            <w:r w:rsidRPr="00603199">
              <w:rPr>
                <w:b w:val="0"/>
                <w:webHidden/>
              </w:rPr>
              <w:fldChar w:fldCharType="separate"/>
            </w:r>
            <w:r w:rsidRPr="00603199">
              <w:rPr>
                <w:b w:val="0"/>
                <w:webHidden/>
              </w:rPr>
              <w:t>58</w:t>
            </w:r>
            <w:r w:rsidRPr="00603199">
              <w:rPr>
                <w:b w:val="0"/>
                <w:webHidden/>
              </w:rPr>
              <w:fldChar w:fldCharType="end"/>
            </w:r>
          </w:hyperlink>
        </w:p>
        <w:p w:rsidR="007E1F02" w:rsidRPr="00603199" w:rsidRDefault="007E1F02">
          <w:pPr>
            <w:pStyle w:val="TOC1"/>
            <w:rPr>
              <w:rFonts w:asciiTheme="minorHAnsi" w:hAnsiTheme="minorHAnsi" w:cstheme="minorBidi"/>
              <w:b w:val="0"/>
              <w:sz w:val="22"/>
              <w:lang w:eastAsia="en-US"/>
            </w:rPr>
          </w:pPr>
          <w:hyperlink w:anchor="_Toc512547433" w:history="1">
            <w:r w:rsidRPr="00603199">
              <w:rPr>
                <w:rStyle w:val="Hyperlink"/>
                <w:b w:val="0"/>
              </w:rPr>
              <w:t>CHƯƠNG 3: CÀI ĐẶT VÀ CHẠY CHƯƠNG TRÌNH</w:t>
            </w:r>
            <w:r w:rsidRPr="00603199">
              <w:rPr>
                <w:b w:val="0"/>
                <w:webHidden/>
              </w:rPr>
              <w:tab/>
            </w:r>
            <w:r w:rsidRPr="00603199">
              <w:rPr>
                <w:b w:val="0"/>
                <w:webHidden/>
              </w:rPr>
              <w:fldChar w:fldCharType="begin"/>
            </w:r>
            <w:r w:rsidRPr="00603199">
              <w:rPr>
                <w:b w:val="0"/>
                <w:webHidden/>
              </w:rPr>
              <w:instrText xml:space="preserve"> PAGEREF _Toc512547433 \h </w:instrText>
            </w:r>
            <w:r w:rsidRPr="00603199">
              <w:rPr>
                <w:b w:val="0"/>
                <w:webHidden/>
              </w:rPr>
            </w:r>
            <w:r w:rsidRPr="00603199">
              <w:rPr>
                <w:b w:val="0"/>
                <w:webHidden/>
              </w:rPr>
              <w:fldChar w:fldCharType="separate"/>
            </w:r>
            <w:r w:rsidRPr="00603199">
              <w:rPr>
                <w:b w:val="0"/>
                <w:webHidden/>
              </w:rPr>
              <w:t>58</w:t>
            </w:r>
            <w:r w:rsidRPr="00603199">
              <w:rPr>
                <w:b w:val="0"/>
                <w:webHidden/>
              </w:rPr>
              <w:fldChar w:fldCharType="end"/>
            </w:r>
          </w:hyperlink>
        </w:p>
        <w:p w:rsidR="007E1F02" w:rsidRPr="00603199" w:rsidRDefault="007E1F02">
          <w:pPr>
            <w:pStyle w:val="TOC1"/>
            <w:rPr>
              <w:rFonts w:asciiTheme="minorHAnsi" w:hAnsiTheme="minorHAnsi" w:cstheme="minorBidi"/>
              <w:b w:val="0"/>
              <w:sz w:val="22"/>
              <w:lang w:eastAsia="en-US"/>
            </w:rPr>
          </w:pPr>
          <w:hyperlink w:anchor="_Toc512547434" w:history="1">
            <w:r w:rsidRPr="00603199">
              <w:rPr>
                <w:rStyle w:val="Hyperlink"/>
                <w:b w:val="0"/>
              </w:rPr>
              <w:t>Kết luận</w:t>
            </w:r>
            <w:bookmarkStart w:id="6" w:name="_GoBack"/>
            <w:bookmarkEnd w:id="6"/>
            <w:r w:rsidRPr="00603199">
              <w:rPr>
                <w:b w:val="0"/>
                <w:webHidden/>
              </w:rPr>
              <w:tab/>
            </w:r>
            <w:r w:rsidRPr="00603199">
              <w:rPr>
                <w:b w:val="0"/>
                <w:webHidden/>
              </w:rPr>
              <w:fldChar w:fldCharType="begin"/>
            </w:r>
            <w:r w:rsidRPr="00603199">
              <w:rPr>
                <w:b w:val="0"/>
                <w:webHidden/>
              </w:rPr>
              <w:instrText xml:space="preserve"> PAGEREF _Toc512547434 \h </w:instrText>
            </w:r>
            <w:r w:rsidRPr="00603199">
              <w:rPr>
                <w:b w:val="0"/>
                <w:webHidden/>
              </w:rPr>
            </w:r>
            <w:r w:rsidRPr="00603199">
              <w:rPr>
                <w:b w:val="0"/>
                <w:webHidden/>
              </w:rPr>
              <w:fldChar w:fldCharType="separate"/>
            </w:r>
            <w:r w:rsidRPr="00603199">
              <w:rPr>
                <w:b w:val="0"/>
                <w:webHidden/>
              </w:rPr>
              <w:t>59</w:t>
            </w:r>
            <w:r w:rsidRPr="00603199">
              <w:rPr>
                <w:b w:val="0"/>
                <w:webHidden/>
              </w:rPr>
              <w:fldChar w:fldCharType="end"/>
            </w:r>
          </w:hyperlink>
        </w:p>
        <w:p w:rsidR="007E1F02" w:rsidRDefault="007E1F02">
          <w:pPr>
            <w:pStyle w:val="TOC1"/>
            <w:rPr>
              <w:rFonts w:asciiTheme="minorHAnsi" w:hAnsiTheme="minorHAnsi" w:cstheme="minorBidi"/>
              <w:b w:val="0"/>
              <w:sz w:val="22"/>
              <w:lang w:eastAsia="en-US"/>
            </w:rPr>
          </w:pPr>
          <w:hyperlink w:anchor="_Toc512547435" w:history="1">
            <w:r w:rsidRPr="00603199">
              <w:rPr>
                <w:rStyle w:val="Hyperlink"/>
                <w:b w:val="0"/>
              </w:rPr>
              <w:t>Tài liệu tham khảo</w:t>
            </w:r>
            <w:r w:rsidRPr="00603199">
              <w:rPr>
                <w:b w:val="0"/>
                <w:webHidden/>
              </w:rPr>
              <w:tab/>
            </w:r>
            <w:r w:rsidRPr="00603199">
              <w:rPr>
                <w:b w:val="0"/>
                <w:webHidden/>
              </w:rPr>
              <w:fldChar w:fldCharType="begin"/>
            </w:r>
            <w:r w:rsidRPr="00603199">
              <w:rPr>
                <w:b w:val="0"/>
                <w:webHidden/>
              </w:rPr>
              <w:instrText xml:space="preserve"> PAGEREF _Toc512547435 \h </w:instrText>
            </w:r>
            <w:r w:rsidRPr="00603199">
              <w:rPr>
                <w:b w:val="0"/>
                <w:webHidden/>
              </w:rPr>
            </w:r>
            <w:r w:rsidRPr="00603199">
              <w:rPr>
                <w:b w:val="0"/>
                <w:webHidden/>
              </w:rPr>
              <w:fldChar w:fldCharType="separate"/>
            </w:r>
            <w:r w:rsidRPr="00603199">
              <w:rPr>
                <w:b w:val="0"/>
                <w:webHidden/>
              </w:rPr>
              <w:t>60</w:t>
            </w:r>
            <w:r w:rsidRPr="00603199">
              <w:rPr>
                <w:b w:val="0"/>
                <w:webHidden/>
              </w:rPr>
              <w:fldChar w:fldCharType="end"/>
            </w:r>
          </w:hyperlink>
        </w:p>
        <w:p w:rsidR="005A4F33" w:rsidRPr="00FC5F0B" w:rsidRDefault="004A4A32" w:rsidP="00FC5F0B">
          <w:pPr>
            <w:sectPr w:rsidR="005A4F33" w:rsidRPr="00FC5F0B" w:rsidSect="00733BEA">
              <w:headerReference w:type="default" r:id="rId11"/>
              <w:footerReference w:type="default" r:id="rId12"/>
              <w:pgSz w:w="12240" w:h="15840" w:code="1"/>
              <w:pgMar w:top="1418" w:right="1418" w:bottom="1418" w:left="1985" w:header="720" w:footer="720" w:gutter="0"/>
              <w:pgNumType w:start="1"/>
              <w:cols w:space="720"/>
              <w:docGrid w:linePitch="360"/>
            </w:sectPr>
          </w:pPr>
          <w:r w:rsidRPr="00FC5F0B">
            <w:rPr>
              <w:bCs/>
              <w:noProof/>
            </w:rPr>
            <w:fldChar w:fldCharType="end"/>
          </w:r>
        </w:p>
      </w:sdtContent>
    </w:sdt>
    <w:p w:rsidR="000F0B6C" w:rsidRPr="004869B8" w:rsidDel="00BA6DB3" w:rsidRDefault="000F0B6C" w:rsidP="004A4A32">
      <w:pPr>
        <w:spacing w:line="26" w:lineRule="atLeast"/>
        <w:ind w:firstLine="709"/>
        <w:jc w:val="center"/>
        <w:rPr>
          <w:del w:id="7" w:author="D" w:date="2018-04-19T15:17:00Z"/>
          <w:rFonts w:cs="Times New Roman"/>
          <w:b/>
          <w:szCs w:val="28"/>
        </w:rPr>
      </w:pPr>
    </w:p>
    <w:p w:rsidR="00B00F15" w:rsidRPr="00300FD9" w:rsidRDefault="00052BE1" w:rsidP="004A4A32">
      <w:pPr>
        <w:pStyle w:val="Heading1"/>
        <w:jc w:val="center"/>
        <w:rPr>
          <w:rFonts w:cs="Times New Roman"/>
          <w:color w:val="auto"/>
          <w:szCs w:val="32"/>
        </w:rPr>
      </w:pPr>
      <w:bookmarkStart w:id="8" w:name="_Toc512547353"/>
      <w:r w:rsidRPr="00300FD9">
        <w:rPr>
          <w:rFonts w:cs="Times New Roman"/>
          <w:color w:val="auto"/>
          <w:szCs w:val="32"/>
        </w:rPr>
        <w:t>Lời nói đầu</w:t>
      </w:r>
      <w:bookmarkEnd w:id="8"/>
    </w:p>
    <w:p w:rsidR="00E5470E" w:rsidRPr="000A6031" w:rsidRDefault="00E721C5" w:rsidP="00E5470E">
      <w:pPr>
        <w:spacing w:line="26" w:lineRule="atLeast"/>
        <w:ind w:firstLine="709"/>
        <w:rPr>
          <w:i/>
          <w:szCs w:val="26"/>
        </w:rPr>
      </w:pPr>
      <w:r w:rsidRPr="000A6031">
        <w:rPr>
          <w:i/>
          <w:szCs w:val="26"/>
        </w:rPr>
        <w:t xml:space="preserve">Hiện nay </w:t>
      </w:r>
      <w:r w:rsidR="007E4F7E" w:rsidRPr="000A6031">
        <w:rPr>
          <w:i/>
          <w:szCs w:val="26"/>
        </w:rPr>
        <w:t>trong cuộc Cách</w:t>
      </w:r>
      <w:r w:rsidRPr="000A6031">
        <w:rPr>
          <w:i/>
          <w:szCs w:val="26"/>
        </w:rPr>
        <w:t xml:space="preserve"> mạng công nghiệp 4.0</w:t>
      </w:r>
      <w:r w:rsidR="007E4F7E" w:rsidRPr="000A6031">
        <w:rPr>
          <w:i/>
          <w:szCs w:val="26"/>
        </w:rPr>
        <w:t xml:space="preserve"> chúng ta biết đến định nghĩa kinh tế chia sẻ có thể hiểu là xóa bỏ tâm lý tư hữu, tận dụng tài sản nhàn rỗi để có thể tạo ra doanh thu bằng cách cho thuê hoặc là mượn lại. Vấn đề hiện nay ở khu vực Hà Nội</w:t>
      </w:r>
      <w:r w:rsidR="007E4F7E" w:rsidRPr="000A6031">
        <w:rPr>
          <w:i/>
          <w:color w:val="222222"/>
          <w:szCs w:val="26"/>
          <w:shd w:val="clear" w:color="auto" w:fill="FFFFFF"/>
        </w:rPr>
        <w:t>,</w:t>
      </w:r>
      <w:r w:rsidR="007E4F7E" w:rsidRPr="000A6031">
        <w:rPr>
          <w:i/>
          <w:szCs w:val="26"/>
        </w:rPr>
        <w:t xml:space="preserve"> một thành phố với 7,5 triệu dân và 5 triệu xe máy và xe ga.</w:t>
      </w:r>
    </w:p>
    <w:p w:rsidR="0023573F" w:rsidRPr="000A6031" w:rsidRDefault="007E4F7E" w:rsidP="00E5470E">
      <w:pPr>
        <w:spacing w:line="26" w:lineRule="atLeast"/>
        <w:ind w:firstLine="709"/>
        <w:rPr>
          <w:i/>
          <w:szCs w:val="26"/>
        </w:rPr>
      </w:pPr>
      <w:r w:rsidRPr="000A6031">
        <w:rPr>
          <w:i/>
          <w:szCs w:val="26"/>
        </w:rPr>
        <w:t xml:space="preserve"> Đ</w:t>
      </w:r>
      <w:r w:rsidRPr="000A6031">
        <w:rPr>
          <w:i/>
          <w:color w:val="222222"/>
          <w:szCs w:val="26"/>
          <w:shd w:val="clear" w:color="auto" w:fill="FFFFFF"/>
        </w:rPr>
        <w:t xml:space="preserve">ối lập lại thì </w:t>
      </w:r>
      <w:r w:rsidR="008A21D8" w:rsidRPr="000A6031">
        <w:rPr>
          <w:i/>
          <w:color w:val="222222"/>
          <w:szCs w:val="26"/>
          <w:shd w:val="clear" w:color="auto" w:fill="FFFFFF"/>
        </w:rPr>
        <w:t>khoảng hơn</w:t>
      </w:r>
      <w:r w:rsidRPr="000A6031">
        <w:rPr>
          <w:i/>
          <w:color w:val="222222"/>
          <w:szCs w:val="26"/>
          <w:shd w:val="clear" w:color="auto" w:fill="FFFFFF"/>
        </w:rPr>
        <w:t xml:space="preserve"> 500.000 xe hơi </w:t>
      </w:r>
      <w:r w:rsidR="005730C2" w:rsidRPr="000A6031">
        <w:rPr>
          <w:i/>
          <w:color w:val="222222"/>
          <w:szCs w:val="26"/>
          <w:shd w:val="clear" w:color="auto" w:fill="FFFFFF"/>
        </w:rPr>
        <w:t xml:space="preserve">trong </w:t>
      </w:r>
      <w:r w:rsidRPr="000A6031">
        <w:rPr>
          <w:i/>
          <w:color w:val="222222"/>
          <w:szCs w:val="26"/>
          <w:shd w:val="clear" w:color="auto" w:fill="FFFFFF"/>
        </w:rPr>
        <w:t>thành phố</w:t>
      </w:r>
      <w:r w:rsidR="005730C2" w:rsidRPr="000A6031">
        <w:rPr>
          <w:i/>
          <w:color w:val="222222"/>
          <w:szCs w:val="26"/>
          <w:shd w:val="clear" w:color="auto" w:fill="FFFFFF"/>
        </w:rPr>
        <w:t xml:space="preserve"> Hà Nội</w:t>
      </w:r>
      <w:r w:rsidRPr="000A6031">
        <w:rPr>
          <w:i/>
          <w:color w:val="222222"/>
          <w:szCs w:val="26"/>
          <w:shd w:val="clear" w:color="auto" w:fill="FFFFFF"/>
        </w:rPr>
        <w:t>, nếu so sánh giữa xe 2 bánh và ôtô thì tỷ lệ này là 10:1. Các nhà hoạch định chính sách của thành phố Hà Nội còn ước tính số lượ</w:t>
      </w:r>
      <w:r w:rsidR="008A21D8" w:rsidRPr="000A6031">
        <w:rPr>
          <w:i/>
          <w:color w:val="222222"/>
          <w:szCs w:val="26"/>
          <w:shd w:val="clear" w:color="auto" w:fill="FFFFFF"/>
        </w:rPr>
        <w:t>ng xe môtô</w:t>
      </w:r>
      <w:r w:rsidRPr="000A6031">
        <w:rPr>
          <w:i/>
          <w:color w:val="222222"/>
          <w:szCs w:val="26"/>
          <w:shd w:val="clear" w:color="auto" w:fill="FFFFFF"/>
        </w:rPr>
        <w:t xml:space="preserve"> sẽ tăng lên 6 triệu chiếc vào năm 2020, còn xe ôtô sẽ vượt ngưỡng 800.000 chiếc. </w:t>
      </w:r>
    </w:p>
    <w:p w:rsidR="00E721C5" w:rsidRPr="000A6031" w:rsidRDefault="007E4F7E" w:rsidP="00547EC1">
      <w:pPr>
        <w:spacing w:line="26" w:lineRule="atLeast"/>
        <w:ind w:firstLine="709"/>
        <w:rPr>
          <w:i/>
          <w:szCs w:val="26"/>
        </w:rPr>
      </w:pPr>
      <w:r w:rsidRPr="000A6031">
        <w:rPr>
          <w:i/>
          <w:color w:val="222222"/>
          <w:szCs w:val="26"/>
          <w:shd w:val="clear" w:color="auto" w:fill="FFFFFF"/>
        </w:rPr>
        <w:t xml:space="preserve">Với số lượng lớn những chiếc xe </w:t>
      </w:r>
      <w:r w:rsidR="00DE5B47" w:rsidRPr="000A6031">
        <w:rPr>
          <w:i/>
          <w:color w:val="222222"/>
          <w:szCs w:val="26"/>
          <w:shd w:val="clear" w:color="auto" w:fill="FFFFFF"/>
        </w:rPr>
        <w:t>moto</w:t>
      </w:r>
      <w:r w:rsidRPr="000A6031">
        <w:rPr>
          <w:i/>
          <w:color w:val="222222"/>
          <w:szCs w:val="26"/>
          <w:shd w:val="clear" w:color="auto" w:fill="FFFFFF"/>
        </w:rPr>
        <w:t xml:space="preserve"> hiện có ở Hà Nội như hiện tạ</w:t>
      </w:r>
      <w:r w:rsidR="00F37FDE" w:rsidRPr="000A6031">
        <w:rPr>
          <w:i/>
          <w:color w:val="222222"/>
          <w:szCs w:val="26"/>
          <w:shd w:val="clear" w:color="auto" w:fill="FFFFFF"/>
        </w:rPr>
        <w:t xml:space="preserve">i và vấn đề giải quyết vấn đề việc làm, an sinh xã hội hiện nay với thời gian học tập ở trường học </w:t>
      </w:r>
      <w:r w:rsidR="00DE5B47" w:rsidRPr="000A6031">
        <w:rPr>
          <w:i/>
          <w:color w:val="222222"/>
          <w:szCs w:val="26"/>
          <w:shd w:val="clear" w:color="auto" w:fill="FFFFFF"/>
        </w:rPr>
        <w:t>tôi</w:t>
      </w:r>
      <w:r w:rsidR="00F37FDE" w:rsidRPr="000A6031">
        <w:rPr>
          <w:i/>
          <w:color w:val="222222"/>
          <w:szCs w:val="26"/>
          <w:shd w:val="clear" w:color="auto" w:fill="FFFFFF"/>
        </w:rPr>
        <w:t xml:space="preserve"> muốn tổng kết lại </w:t>
      </w:r>
      <w:r w:rsidR="00E5470E" w:rsidRPr="000A6031">
        <w:rPr>
          <w:i/>
          <w:color w:val="222222"/>
          <w:szCs w:val="26"/>
          <w:shd w:val="clear" w:color="auto" w:fill="FFFFFF"/>
        </w:rPr>
        <w:t>một số</w:t>
      </w:r>
      <w:r w:rsidR="0023573F" w:rsidRPr="000A6031">
        <w:rPr>
          <w:i/>
          <w:color w:val="222222"/>
          <w:szCs w:val="26"/>
          <w:shd w:val="clear" w:color="auto" w:fill="FFFFFF"/>
        </w:rPr>
        <w:t xml:space="preserve"> công nghệ và</w:t>
      </w:r>
      <w:r w:rsidR="00F37FDE" w:rsidRPr="000A6031">
        <w:rPr>
          <w:i/>
          <w:color w:val="222222"/>
          <w:szCs w:val="26"/>
          <w:shd w:val="clear" w:color="auto" w:fill="FFFFFF"/>
        </w:rPr>
        <w:t xml:space="preserve"> kiến thức đã học</w:t>
      </w:r>
      <w:r w:rsidR="00DE5B47" w:rsidRPr="000A6031">
        <w:rPr>
          <w:i/>
          <w:color w:val="222222"/>
          <w:szCs w:val="26"/>
          <w:shd w:val="clear" w:color="auto" w:fill="FFFFFF"/>
        </w:rPr>
        <w:t xml:space="preserve"> ở trường</w:t>
      </w:r>
      <w:r w:rsidR="0023573F" w:rsidRPr="000A6031">
        <w:rPr>
          <w:i/>
          <w:color w:val="222222"/>
          <w:szCs w:val="26"/>
          <w:shd w:val="clear" w:color="auto" w:fill="FFFFFF"/>
        </w:rPr>
        <w:t xml:space="preserve"> để </w:t>
      </w:r>
      <w:r w:rsidR="00DE5B47" w:rsidRPr="000A6031">
        <w:rPr>
          <w:i/>
          <w:color w:val="222222"/>
          <w:szCs w:val="26"/>
          <w:shd w:val="clear" w:color="auto" w:fill="FFFFFF"/>
        </w:rPr>
        <w:t>xây dựng và phát triển</w:t>
      </w:r>
      <w:r w:rsidR="00F37FDE" w:rsidRPr="000A6031">
        <w:rPr>
          <w:i/>
          <w:color w:val="222222"/>
          <w:szCs w:val="26"/>
          <w:shd w:val="clear" w:color="auto" w:fill="FFFFFF"/>
        </w:rPr>
        <w:t xml:space="preserve"> một phầm mềm giúp giải quyết các vấn đề </w:t>
      </w:r>
      <w:r w:rsidR="00DE5B47" w:rsidRPr="000A6031">
        <w:rPr>
          <w:i/>
          <w:color w:val="222222"/>
          <w:szCs w:val="26"/>
          <w:shd w:val="clear" w:color="auto" w:fill="FFFFFF"/>
        </w:rPr>
        <w:t xml:space="preserve"> đã nêu </w:t>
      </w:r>
      <w:r w:rsidR="00F37FDE" w:rsidRPr="000A6031">
        <w:rPr>
          <w:i/>
          <w:color w:val="222222"/>
          <w:szCs w:val="26"/>
          <w:shd w:val="clear" w:color="auto" w:fill="FFFFFF"/>
        </w:rPr>
        <w:t>trên</w:t>
      </w:r>
      <w:r w:rsidR="00DE5B47" w:rsidRPr="000A6031">
        <w:rPr>
          <w:i/>
          <w:color w:val="222222"/>
          <w:szCs w:val="26"/>
          <w:shd w:val="clear" w:color="auto" w:fill="FFFFFF"/>
        </w:rPr>
        <w:t xml:space="preserve"> bằng</w:t>
      </w:r>
      <w:r w:rsidR="00F37FDE" w:rsidRPr="000A6031">
        <w:rPr>
          <w:i/>
          <w:color w:val="222222"/>
          <w:szCs w:val="26"/>
          <w:shd w:val="clear" w:color="auto" w:fill="FFFFFF"/>
        </w:rPr>
        <w:t xml:space="preserve"> </w:t>
      </w:r>
      <w:r w:rsidR="00DE5B47" w:rsidRPr="000A6031">
        <w:rPr>
          <w:i/>
          <w:color w:val="222222"/>
          <w:szCs w:val="26"/>
          <w:shd w:val="clear" w:color="auto" w:fill="FFFFFF"/>
        </w:rPr>
        <w:t>“</w:t>
      </w:r>
      <w:r w:rsidR="00F37FDE" w:rsidRPr="000A6031">
        <w:rPr>
          <w:b/>
          <w:i/>
          <w:color w:val="222222"/>
          <w:szCs w:val="26"/>
          <w:shd w:val="clear" w:color="auto" w:fill="FFFFFF"/>
        </w:rPr>
        <w:t>Phần mềm giải pháp vận tải Driper</w:t>
      </w:r>
      <w:r w:rsidR="00DE5B47" w:rsidRPr="000A6031">
        <w:rPr>
          <w:b/>
          <w:i/>
          <w:color w:val="222222"/>
          <w:szCs w:val="26"/>
          <w:shd w:val="clear" w:color="auto" w:fill="FFFFFF"/>
        </w:rPr>
        <w:t>”</w:t>
      </w:r>
      <w:r w:rsidR="00F37FDE" w:rsidRPr="000A6031">
        <w:rPr>
          <w:b/>
          <w:i/>
          <w:color w:val="222222"/>
          <w:szCs w:val="26"/>
          <w:shd w:val="clear" w:color="auto" w:fill="FFFFFF"/>
        </w:rPr>
        <w:t xml:space="preserve"> </w:t>
      </w:r>
      <w:r w:rsidR="00DE5B47" w:rsidRPr="000A6031">
        <w:rPr>
          <w:i/>
          <w:szCs w:val="26"/>
        </w:rPr>
        <w:t>trên</w:t>
      </w:r>
      <w:r w:rsidR="00F37FDE" w:rsidRPr="000A6031">
        <w:rPr>
          <w:i/>
          <w:szCs w:val="26"/>
        </w:rPr>
        <w:t xml:space="preserve"> thiết bị di động </w:t>
      </w:r>
      <w:r w:rsidR="00535672" w:rsidRPr="000A6031">
        <w:rPr>
          <w:i/>
          <w:szCs w:val="26"/>
        </w:rPr>
        <w:t>sử dụng</w:t>
      </w:r>
      <w:r w:rsidR="00F37FDE" w:rsidRPr="000A6031">
        <w:rPr>
          <w:i/>
          <w:szCs w:val="26"/>
        </w:rPr>
        <w:t xml:space="preserve"> hệ điều hành Android</w:t>
      </w:r>
      <w:r w:rsidR="00F37FDE" w:rsidRPr="000A6031">
        <w:rPr>
          <w:b/>
          <w:i/>
          <w:color w:val="222222"/>
          <w:szCs w:val="26"/>
          <w:shd w:val="clear" w:color="auto" w:fill="FFFFFF"/>
        </w:rPr>
        <w:t>.</w:t>
      </w:r>
    </w:p>
    <w:p w:rsidR="00B00F15" w:rsidRPr="000A6031" w:rsidRDefault="00F37FDE" w:rsidP="00547EC1">
      <w:pPr>
        <w:spacing w:line="26" w:lineRule="atLeast"/>
        <w:ind w:firstLine="709"/>
        <w:rPr>
          <w:i/>
          <w:szCs w:val="26"/>
        </w:rPr>
      </w:pPr>
      <w:r w:rsidRPr="000A6031">
        <w:rPr>
          <w:i/>
          <w:szCs w:val="26"/>
        </w:rPr>
        <w:t>“Phần mềm giải pháp vận tải Driper”</w:t>
      </w:r>
      <w:r w:rsidRPr="000A6031">
        <w:rPr>
          <w:b/>
          <w:i/>
          <w:color w:val="222222"/>
          <w:szCs w:val="26"/>
          <w:shd w:val="clear" w:color="auto" w:fill="FFFFFF"/>
        </w:rPr>
        <w:t xml:space="preserve"> </w:t>
      </w:r>
      <w:r w:rsidRPr="000A6031">
        <w:rPr>
          <w:i/>
          <w:szCs w:val="26"/>
        </w:rPr>
        <w:t>giúp kết nối những người có xe máy và người có nhu cầu đi lại trong ngày bằng một chiếc di động thông minh một phần mềm theo dõi những kết nối đó. Giúp cho người có xe máy có</w:t>
      </w:r>
      <w:r w:rsidR="0023573F" w:rsidRPr="000A6031">
        <w:rPr>
          <w:i/>
          <w:szCs w:val="26"/>
        </w:rPr>
        <w:t xml:space="preserve"> thêm một khoản thu nhập bằng cách giúp những người có nhu cầu đi lạ</w:t>
      </w:r>
      <w:r w:rsidR="00535672" w:rsidRPr="000A6031">
        <w:rPr>
          <w:i/>
          <w:szCs w:val="26"/>
        </w:rPr>
        <w:t>i và vận chuyển hàng.</w:t>
      </w:r>
    </w:p>
    <w:p w:rsidR="0023573F" w:rsidRPr="000A6031" w:rsidRDefault="00E5470E" w:rsidP="005730C2">
      <w:pPr>
        <w:spacing w:line="26" w:lineRule="atLeast"/>
        <w:ind w:firstLine="709"/>
        <w:rPr>
          <w:rFonts w:cs="Times New Roman"/>
          <w:i/>
          <w:szCs w:val="26"/>
        </w:rPr>
      </w:pPr>
      <w:r w:rsidRPr="000A6031">
        <w:rPr>
          <w:rFonts w:cs="Times New Roman"/>
          <w:i/>
          <w:szCs w:val="26"/>
        </w:rPr>
        <w:t>Nội dung báo cáo:</w:t>
      </w:r>
    </w:p>
    <w:p w:rsidR="00E5470E" w:rsidRPr="000A6031" w:rsidRDefault="00E5470E" w:rsidP="00E5470E">
      <w:pPr>
        <w:spacing w:line="26" w:lineRule="atLeast"/>
        <w:ind w:firstLine="709"/>
        <w:rPr>
          <w:rFonts w:cs="Times New Roman"/>
          <w:i/>
          <w:szCs w:val="26"/>
        </w:rPr>
      </w:pPr>
      <w:r w:rsidRPr="000A6031">
        <w:rPr>
          <w:rFonts w:cs="Times New Roman"/>
          <w:i/>
          <w:szCs w:val="26"/>
        </w:rPr>
        <w:t>Chương 1: Cơ sở lý thuyết</w:t>
      </w:r>
    </w:p>
    <w:p w:rsidR="00E5470E" w:rsidRPr="000A6031" w:rsidRDefault="00E5470E" w:rsidP="00E5470E">
      <w:pPr>
        <w:spacing w:line="26" w:lineRule="atLeast"/>
        <w:ind w:firstLine="709"/>
        <w:rPr>
          <w:rFonts w:cs="Times New Roman"/>
          <w:i/>
          <w:szCs w:val="26"/>
        </w:rPr>
      </w:pPr>
      <w:r w:rsidRPr="000A6031">
        <w:rPr>
          <w:rFonts w:cs="Times New Roman"/>
          <w:i/>
          <w:szCs w:val="26"/>
        </w:rPr>
        <w:t>Chương 2: Xây dựng ứng dụng</w:t>
      </w:r>
    </w:p>
    <w:p w:rsidR="00E5470E" w:rsidRPr="000A6031" w:rsidRDefault="00E5470E" w:rsidP="00E5470E">
      <w:pPr>
        <w:spacing w:line="26" w:lineRule="atLeast"/>
        <w:ind w:firstLine="709"/>
        <w:rPr>
          <w:rFonts w:cs="Times New Roman"/>
          <w:i/>
          <w:szCs w:val="26"/>
        </w:rPr>
      </w:pPr>
      <w:r w:rsidRPr="000A6031">
        <w:rPr>
          <w:rFonts w:cs="Times New Roman"/>
          <w:i/>
          <w:szCs w:val="26"/>
        </w:rPr>
        <w:t xml:space="preserve">Chương </w:t>
      </w:r>
      <w:r w:rsidR="00785FBF" w:rsidRPr="000A6031">
        <w:rPr>
          <w:rFonts w:cs="Times New Roman"/>
          <w:i/>
          <w:szCs w:val="26"/>
        </w:rPr>
        <w:t xml:space="preserve">3: Cài đặt và chạy </w:t>
      </w:r>
      <w:del w:id="9" w:author="D" w:date="2018-04-19T15:08:00Z">
        <w:r w:rsidR="00785FBF" w:rsidRPr="000A6031" w:rsidDel="008D7B7D">
          <w:rPr>
            <w:rFonts w:cs="Times New Roman"/>
            <w:i/>
            <w:szCs w:val="26"/>
          </w:rPr>
          <w:delText xml:space="preserve">thử </w:delText>
        </w:r>
      </w:del>
      <w:r w:rsidR="00785FBF" w:rsidRPr="000A6031">
        <w:rPr>
          <w:rFonts w:cs="Times New Roman"/>
          <w:i/>
          <w:szCs w:val="26"/>
        </w:rPr>
        <w:t>chương trình</w:t>
      </w:r>
      <w:del w:id="10" w:author="D" w:date="2018-04-19T15:08:00Z">
        <w:r w:rsidR="00785FBF" w:rsidRPr="000A6031" w:rsidDel="008D7B7D">
          <w:rPr>
            <w:rFonts w:cs="Times New Roman"/>
            <w:i/>
            <w:szCs w:val="26"/>
          </w:rPr>
          <w:delText xml:space="preserve"> ứng dụng</w:delText>
        </w:r>
      </w:del>
      <w:r w:rsidR="00785FBF" w:rsidRPr="000A6031">
        <w:rPr>
          <w:rFonts w:cs="Times New Roman"/>
          <w:i/>
          <w:szCs w:val="26"/>
        </w:rPr>
        <w:t>.</w:t>
      </w:r>
    </w:p>
    <w:p w:rsidR="000A6031" w:rsidRPr="000A6031" w:rsidRDefault="00DE5B47" w:rsidP="000A6031">
      <w:pPr>
        <w:spacing w:line="26" w:lineRule="atLeast"/>
        <w:ind w:firstLine="709"/>
        <w:rPr>
          <w:rFonts w:cs="Times New Roman"/>
          <w:i/>
          <w:szCs w:val="26"/>
        </w:rPr>
      </w:pPr>
      <w:r w:rsidRPr="000A6031">
        <w:rPr>
          <w:rFonts w:cs="Times New Roman"/>
          <w:i/>
          <w:szCs w:val="26"/>
        </w:rPr>
        <w:t>Tôi xin chân thành cám ơn đến Ths. An Văn Minh, thầy đã hướng dẫn cũng như giúp đỡ tôi trong việc nghiên cứu và hoàn thành nội dung báo cáo đồ án tốt nghiệp này.</w:t>
      </w:r>
    </w:p>
    <w:p w:rsidR="00DA18F3" w:rsidRDefault="00DA18F3">
      <w:pPr>
        <w:rPr>
          <w:rFonts w:eastAsiaTheme="majorEastAsia" w:cs="Times New Roman"/>
          <w:b/>
          <w:bCs/>
          <w:sz w:val="32"/>
          <w:szCs w:val="32"/>
        </w:rPr>
      </w:pPr>
      <w:bookmarkStart w:id="11" w:name="_Toc475999796"/>
      <w:bookmarkStart w:id="12" w:name="_Toc507842834"/>
      <w:bookmarkStart w:id="13" w:name="_Toc511914346"/>
      <w:bookmarkStart w:id="14" w:name="_Toc511914426"/>
      <w:r>
        <w:rPr>
          <w:rFonts w:cs="Times New Roman"/>
          <w:szCs w:val="32"/>
        </w:rPr>
        <w:br w:type="page"/>
      </w:r>
    </w:p>
    <w:p w:rsidR="00E8598C" w:rsidRPr="000A6031" w:rsidRDefault="00C67697" w:rsidP="00547EC1">
      <w:pPr>
        <w:pStyle w:val="Heading1"/>
        <w:spacing w:before="120" w:after="120" w:line="26" w:lineRule="atLeast"/>
        <w:ind w:firstLine="709"/>
        <w:jc w:val="center"/>
        <w:rPr>
          <w:rFonts w:cs="Times New Roman"/>
          <w:color w:val="auto"/>
          <w:szCs w:val="32"/>
        </w:rPr>
      </w:pPr>
      <w:bookmarkStart w:id="15" w:name="_Toc512547354"/>
      <w:r w:rsidRPr="000A6031">
        <w:rPr>
          <w:rFonts w:cs="Times New Roman"/>
          <w:color w:val="auto"/>
          <w:szCs w:val="32"/>
        </w:rPr>
        <w:lastRenderedPageBreak/>
        <w:t>CHƯƠNG</w:t>
      </w:r>
      <w:r w:rsidR="00A67684" w:rsidRPr="000A6031">
        <w:rPr>
          <w:rFonts w:cs="Times New Roman"/>
          <w:color w:val="auto"/>
          <w:szCs w:val="32"/>
        </w:rPr>
        <w:t xml:space="preserve"> 1</w:t>
      </w:r>
      <w:r w:rsidR="00E8598C" w:rsidRPr="000A6031">
        <w:rPr>
          <w:rFonts w:cs="Times New Roman"/>
          <w:color w:val="auto"/>
          <w:szCs w:val="32"/>
        </w:rPr>
        <w:t>: CƠ SỞ LÝ THUYẾT</w:t>
      </w:r>
      <w:bookmarkEnd w:id="0"/>
      <w:bookmarkEnd w:id="11"/>
      <w:bookmarkEnd w:id="12"/>
      <w:bookmarkEnd w:id="13"/>
      <w:bookmarkEnd w:id="14"/>
      <w:bookmarkEnd w:id="15"/>
    </w:p>
    <w:p w:rsidR="00563E72" w:rsidRDefault="00A67684" w:rsidP="006529FE">
      <w:pPr>
        <w:pStyle w:val="Heading2"/>
        <w:ind w:firstLine="0"/>
      </w:pPr>
      <w:bookmarkStart w:id="16" w:name="_Toc507842835"/>
      <w:bookmarkStart w:id="17" w:name="_Toc511914347"/>
      <w:bookmarkStart w:id="18" w:name="_Toc511914427"/>
      <w:bookmarkStart w:id="19" w:name="_Toc512547355"/>
      <w:r w:rsidRPr="000A6031">
        <w:t>1</w:t>
      </w:r>
      <w:r w:rsidR="0023573F" w:rsidRPr="000A6031">
        <w:t>.1</w:t>
      </w:r>
      <w:r w:rsidRPr="000A6031">
        <w:t xml:space="preserve"> </w:t>
      </w:r>
      <w:r w:rsidR="00E8598C" w:rsidRPr="000A6031">
        <w:t>Cơ sở dữ liệu</w:t>
      </w:r>
      <w:bookmarkEnd w:id="16"/>
      <w:bookmarkEnd w:id="17"/>
      <w:bookmarkEnd w:id="18"/>
      <w:bookmarkEnd w:id="19"/>
    </w:p>
    <w:p w:rsidR="00E8598C" w:rsidRPr="00563E72" w:rsidRDefault="00A67684" w:rsidP="006529FE">
      <w:pPr>
        <w:pStyle w:val="Heading3"/>
        <w:ind w:firstLine="0"/>
        <w:rPr>
          <w:rFonts w:cs="Times New Roman"/>
          <w:color w:val="auto"/>
        </w:rPr>
      </w:pPr>
      <w:bookmarkStart w:id="20" w:name="_Toc511914348"/>
      <w:bookmarkStart w:id="21" w:name="_Toc511914428"/>
      <w:bookmarkStart w:id="22" w:name="_Toc512547356"/>
      <w:r w:rsidRPr="000A6031">
        <w:rPr>
          <w:rFonts w:cs="Times New Roman"/>
          <w:color w:val="auto"/>
        </w:rPr>
        <w:t>1.1</w:t>
      </w:r>
      <w:r w:rsidR="005E31EA" w:rsidRPr="000A6031">
        <w:rPr>
          <w:rFonts w:cs="Times New Roman"/>
          <w:color w:val="auto"/>
        </w:rPr>
        <w:t>.1</w:t>
      </w:r>
      <w:r w:rsidRPr="000A6031">
        <w:rPr>
          <w:rFonts w:cs="Times New Roman"/>
          <w:color w:val="auto"/>
        </w:rPr>
        <w:t xml:space="preserve"> </w:t>
      </w:r>
      <w:r w:rsidR="00E8598C" w:rsidRPr="000A6031">
        <w:rPr>
          <w:rFonts w:cs="Times New Roman"/>
          <w:color w:val="auto"/>
        </w:rPr>
        <w:t>Định nghĩa</w:t>
      </w:r>
      <w:bookmarkEnd w:id="20"/>
      <w:bookmarkEnd w:id="21"/>
      <w:bookmarkEnd w:id="22"/>
    </w:p>
    <w:p w:rsidR="00563E72" w:rsidRPr="00563E72" w:rsidRDefault="00563E72" w:rsidP="00563E72">
      <w:r w:rsidRPr="00563E72">
        <w:t>Cơ sở dữ liệu là một hệ thống các thông tin có cấu trúc, được lưu trữ trên các thiết bị lưu trữ nhằm thõa mãn yêu cầu khai thác thông tin đồng thời của nhiều người sử dụng hay nhiều chương trình ứng dụng chạy cùng một lúc với những mục đích khác nhau</w:t>
      </w:r>
    </w:p>
    <w:p w:rsidR="00A67684" w:rsidRPr="00B024FC" w:rsidRDefault="005E31EA" w:rsidP="006529FE">
      <w:pPr>
        <w:pStyle w:val="Heading3"/>
        <w:ind w:firstLine="0"/>
        <w:rPr>
          <w:rFonts w:cs="Times New Roman"/>
          <w:szCs w:val="26"/>
        </w:rPr>
      </w:pPr>
      <w:bookmarkStart w:id="23" w:name="_Toc512547357"/>
      <w:r w:rsidRPr="00B024FC">
        <w:rPr>
          <w:rFonts w:cs="Times New Roman"/>
          <w:szCs w:val="26"/>
          <w:shd w:val="clear" w:color="auto" w:fill="FFFFFF"/>
        </w:rPr>
        <w:t>1.1.2</w:t>
      </w:r>
      <w:r w:rsidR="00A67684" w:rsidRPr="00B024FC">
        <w:rPr>
          <w:rFonts w:cs="Times New Roman"/>
          <w:szCs w:val="26"/>
        </w:rPr>
        <w:t xml:space="preserve"> Ưu điểm:</w:t>
      </w:r>
      <w:bookmarkEnd w:id="23"/>
    </w:p>
    <w:p w:rsidR="00E8598C" w:rsidRPr="000A6031" w:rsidRDefault="00E8598C" w:rsidP="00563E72">
      <w:pPr>
        <w:spacing w:line="26" w:lineRule="atLeast"/>
        <w:rPr>
          <w:rFonts w:cs="Times New Roman"/>
          <w:szCs w:val="26"/>
        </w:rPr>
      </w:pPr>
      <w:r w:rsidRPr="000A6031">
        <w:rPr>
          <w:rFonts w:cs="Times New Roman"/>
          <w:szCs w:val="26"/>
        </w:rPr>
        <w:t>Giảm sự trùng lặp thông tin xuống mức thấp nhất. Do đó đảm bảo thông tin có tính nhất quán và toàn vẹn dữ liệu.</w:t>
      </w:r>
    </w:p>
    <w:p w:rsidR="00E8598C" w:rsidRPr="000A6031" w:rsidRDefault="00E8598C" w:rsidP="00563E72">
      <w:pPr>
        <w:spacing w:line="26" w:lineRule="atLeast"/>
        <w:rPr>
          <w:rFonts w:cs="Times New Roman"/>
          <w:szCs w:val="26"/>
        </w:rPr>
      </w:pPr>
      <w:r w:rsidRPr="000A6031">
        <w:rPr>
          <w:rFonts w:cs="Times New Roman"/>
          <w:szCs w:val="26"/>
        </w:rPr>
        <w:t>Đảm bảo dữ liệu có thể được truy xuất theo nhiều cách khác nhau.</w:t>
      </w:r>
    </w:p>
    <w:p w:rsidR="00E8598C" w:rsidRPr="000A6031" w:rsidRDefault="00E8598C" w:rsidP="00563E72">
      <w:pPr>
        <w:spacing w:line="26" w:lineRule="atLeast"/>
        <w:rPr>
          <w:rFonts w:cs="Times New Roman"/>
          <w:szCs w:val="26"/>
        </w:rPr>
      </w:pPr>
      <w:r w:rsidRPr="000A6031">
        <w:rPr>
          <w:rFonts w:cs="Times New Roman"/>
          <w:szCs w:val="26"/>
        </w:rPr>
        <w:t>Nhiều người có thể sử dụng một cơ sở dữ liệu.</w:t>
      </w:r>
    </w:p>
    <w:p w:rsidR="00E8598C" w:rsidRPr="000A6031" w:rsidRDefault="00A67684" w:rsidP="006529FE">
      <w:pPr>
        <w:pStyle w:val="Heading3"/>
        <w:spacing w:before="120" w:after="120" w:line="26" w:lineRule="atLeast"/>
        <w:ind w:firstLine="0"/>
        <w:rPr>
          <w:rFonts w:cs="Times New Roman"/>
          <w:b w:val="0"/>
          <w:color w:val="auto"/>
          <w:szCs w:val="26"/>
        </w:rPr>
      </w:pPr>
      <w:bookmarkStart w:id="24" w:name="_Toc511914349"/>
      <w:bookmarkStart w:id="25" w:name="_Toc511914429"/>
      <w:bookmarkStart w:id="26" w:name="_Toc512547358"/>
      <w:r w:rsidRPr="000A6031">
        <w:rPr>
          <w:rFonts w:cs="Times New Roman"/>
          <w:color w:val="auto"/>
          <w:szCs w:val="26"/>
        </w:rPr>
        <w:t>1</w:t>
      </w:r>
      <w:r w:rsidR="005E31EA" w:rsidRPr="000A6031">
        <w:rPr>
          <w:rFonts w:cs="Times New Roman"/>
          <w:color w:val="auto"/>
          <w:szCs w:val="26"/>
        </w:rPr>
        <w:t>.1</w:t>
      </w:r>
      <w:r w:rsidRPr="000A6031">
        <w:rPr>
          <w:rFonts w:cs="Times New Roman"/>
          <w:color w:val="auto"/>
          <w:szCs w:val="26"/>
        </w:rPr>
        <w:t xml:space="preserve">.3 </w:t>
      </w:r>
      <w:r w:rsidR="00E8598C" w:rsidRPr="000A6031">
        <w:rPr>
          <w:rFonts w:cs="Times New Roman"/>
          <w:color w:val="auto"/>
          <w:szCs w:val="26"/>
        </w:rPr>
        <w:t>Nhược điểm:</w:t>
      </w:r>
      <w:bookmarkEnd w:id="24"/>
      <w:bookmarkEnd w:id="25"/>
      <w:bookmarkEnd w:id="26"/>
    </w:p>
    <w:p w:rsidR="00E8598C" w:rsidRPr="000A6031" w:rsidRDefault="00E8598C" w:rsidP="00563E72">
      <w:pPr>
        <w:spacing w:line="26" w:lineRule="atLeast"/>
        <w:ind w:firstLine="360"/>
        <w:rPr>
          <w:rFonts w:eastAsia="Times New Roman" w:cs="Times New Roman"/>
          <w:szCs w:val="26"/>
        </w:rPr>
      </w:pPr>
      <w:r w:rsidRPr="000A6031">
        <w:rPr>
          <w:rFonts w:eastAsia="Times New Roman" w:cs="Times New Roman"/>
          <w:szCs w:val="26"/>
        </w:rPr>
        <w:t>Tính chủ quyền của dữ liệu:</w:t>
      </w:r>
    </w:p>
    <w:p w:rsidR="00E8598C" w:rsidRPr="000A6031" w:rsidRDefault="00E8598C" w:rsidP="00155488">
      <w:pPr>
        <w:pStyle w:val="ListParagraph"/>
        <w:numPr>
          <w:ilvl w:val="0"/>
          <w:numId w:val="2"/>
        </w:numPr>
        <w:spacing w:line="26" w:lineRule="atLeast"/>
        <w:rPr>
          <w:rFonts w:eastAsia="Times New Roman" w:cs="Times New Roman"/>
          <w:szCs w:val="26"/>
        </w:rPr>
      </w:pPr>
      <w:r w:rsidRPr="000A6031">
        <w:rPr>
          <w:rFonts w:eastAsia="Times New Roman" w:cs="Times New Roman"/>
          <w:szCs w:val="26"/>
        </w:rPr>
        <w:t>Thể hiện ở phương diện an toàn dữ liệu.</w:t>
      </w:r>
    </w:p>
    <w:p w:rsidR="00E8598C" w:rsidRPr="000A6031" w:rsidRDefault="00E8598C" w:rsidP="00155488">
      <w:pPr>
        <w:pStyle w:val="ListParagraph"/>
        <w:numPr>
          <w:ilvl w:val="0"/>
          <w:numId w:val="2"/>
        </w:numPr>
        <w:spacing w:line="26" w:lineRule="atLeast"/>
        <w:rPr>
          <w:rFonts w:eastAsia="Times New Roman" w:cs="Times New Roman"/>
          <w:szCs w:val="26"/>
        </w:rPr>
      </w:pPr>
      <w:r w:rsidRPr="000A6031">
        <w:rPr>
          <w:rFonts w:eastAsia="Times New Roman" w:cs="Times New Roman"/>
          <w:szCs w:val="26"/>
        </w:rPr>
        <w:t>Khả năng biểu diễn mỗi liên hệ ngữ nghĩa của dữ liệu và tính chính xác của dữ liệu.</w:t>
      </w:r>
    </w:p>
    <w:p w:rsidR="00E8598C" w:rsidRPr="000A6031" w:rsidRDefault="00E8598C" w:rsidP="00155488">
      <w:pPr>
        <w:pStyle w:val="ListParagraph"/>
        <w:numPr>
          <w:ilvl w:val="0"/>
          <w:numId w:val="2"/>
        </w:numPr>
        <w:spacing w:line="26" w:lineRule="atLeast"/>
        <w:rPr>
          <w:rFonts w:eastAsia="Times New Roman" w:cs="Times New Roman"/>
          <w:szCs w:val="26"/>
        </w:rPr>
      </w:pPr>
      <w:r w:rsidRPr="000A6031">
        <w:rPr>
          <w:rFonts w:eastAsia="Times New Roman" w:cs="Times New Roman"/>
          <w:szCs w:val="26"/>
        </w:rPr>
        <w:t xml:space="preserve">Người khai thác cơ sở dữ liệu phải cập nhật cho </w:t>
      </w:r>
      <w:r w:rsidR="00853332">
        <w:t>c</w:t>
      </w:r>
      <w:r w:rsidR="00853332" w:rsidRPr="00563E72">
        <w:t xml:space="preserve">ơ sở dữ liệu </w:t>
      </w:r>
      <w:r w:rsidRPr="000A6031">
        <w:rPr>
          <w:rFonts w:eastAsia="Times New Roman" w:cs="Times New Roman"/>
          <w:szCs w:val="26"/>
        </w:rPr>
        <w:t>những thông tin mới nhất.</w:t>
      </w:r>
    </w:p>
    <w:p w:rsidR="00E8598C" w:rsidRPr="000A6031" w:rsidRDefault="00E8598C" w:rsidP="00155488">
      <w:pPr>
        <w:pStyle w:val="ListParagraph"/>
        <w:numPr>
          <w:ilvl w:val="0"/>
          <w:numId w:val="2"/>
        </w:numPr>
        <w:spacing w:line="26" w:lineRule="atLeast"/>
        <w:rPr>
          <w:rFonts w:eastAsia="Times New Roman" w:cs="Times New Roman"/>
          <w:szCs w:val="26"/>
        </w:rPr>
      </w:pPr>
      <w:r w:rsidRPr="000A6031">
        <w:rPr>
          <w:rFonts w:eastAsia="Times New Roman" w:cs="Times New Roman"/>
          <w:szCs w:val="26"/>
        </w:rPr>
        <w:t>Tính bảo mật và quyền khai thác thông tin của người sử dụng:</w:t>
      </w:r>
    </w:p>
    <w:p w:rsidR="00E8598C" w:rsidRPr="000A6031" w:rsidRDefault="00E8598C" w:rsidP="00155488">
      <w:pPr>
        <w:pStyle w:val="ListParagraph"/>
        <w:numPr>
          <w:ilvl w:val="0"/>
          <w:numId w:val="2"/>
        </w:numPr>
        <w:spacing w:line="26" w:lineRule="atLeast"/>
        <w:rPr>
          <w:rFonts w:eastAsia="Times New Roman" w:cs="Times New Roman"/>
          <w:szCs w:val="26"/>
        </w:rPr>
      </w:pPr>
      <w:r w:rsidRPr="000A6031">
        <w:rPr>
          <w:rFonts w:eastAsia="Times New Roman" w:cs="Times New Roman"/>
          <w:szCs w:val="26"/>
        </w:rPr>
        <w:t xml:space="preserve">Do ưu điểm </w:t>
      </w:r>
      <w:r w:rsidR="00853332">
        <w:t>c</w:t>
      </w:r>
      <w:r w:rsidR="00853332" w:rsidRPr="00563E72">
        <w:t xml:space="preserve">ơ sở dữ liệu </w:t>
      </w:r>
      <w:r w:rsidRPr="000A6031">
        <w:rPr>
          <w:rFonts w:eastAsia="Times New Roman" w:cs="Times New Roman"/>
          <w:szCs w:val="26"/>
        </w:rPr>
        <w:t xml:space="preserve">có thể cho nhiều người khai thác đồng thời. nên cần phải có một cơ chế bảo mật phân quyền khai thác </w:t>
      </w:r>
      <w:r w:rsidR="00853332">
        <w:t>c</w:t>
      </w:r>
      <w:r w:rsidR="00853332" w:rsidRPr="00563E72">
        <w:t>ơ sở dữ liệu</w:t>
      </w:r>
      <w:r w:rsidRPr="000A6031">
        <w:rPr>
          <w:rFonts w:eastAsia="Times New Roman" w:cs="Times New Roman"/>
          <w:szCs w:val="26"/>
        </w:rPr>
        <w:t>.</w:t>
      </w:r>
    </w:p>
    <w:p w:rsidR="00E8598C" w:rsidRPr="000A6031" w:rsidRDefault="00E8598C" w:rsidP="00155488">
      <w:pPr>
        <w:pStyle w:val="ListParagraph"/>
        <w:numPr>
          <w:ilvl w:val="0"/>
          <w:numId w:val="2"/>
        </w:numPr>
        <w:spacing w:line="26" w:lineRule="atLeast"/>
        <w:rPr>
          <w:rFonts w:eastAsia="Times New Roman" w:cs="Times New Roman"/>
          <w:szCs w:val="26"/>
        </w:rPr>
      </w:pPr>
      <w:r w:rsidRPr="000A6031">
        <w:rPr>
          <w:rFonts w:eastAsia="Times New Roman" w:cs="Times New Roman"/>
          <w:szCs w:val="26"/>
        </w:rPr>
        <w:t>Các hệ điều hành nhiều người sử dụng hay cục bộ đều cung cấp cơ chế này.</w:t>
      </w:r>
    </w:p>
    <w:p w:rsidR="00E8598C" w:rsidRPr="00563E72" w:rsidRDefault="00E8598C" w:rsidP="00155488">
      <w:pPr>
        <w:pStyle w:val="ListParagraph"/>
        <w:numPr>
          <w:ilvl w:val="0"/>
          <w:numId w:val="2"/>
        </w:numPr>
        <w:spacing w:line="26" w:lineRule="atLeast"/>
        <w:rPr>
          <w:rFonts w:eastAsia="Times New Roman" w:cs="Times New Roman"/>
          <w:szCs w:val="26"/>
        </w:rPr>
      </w:pPr>
      <w:r w:rsidRPr="00563E72">
        <w:rPr>
          <w:rFonts w:eastAsia="Times New Roman" w:cs="Times New Roman"/>
          <w:szCs w:val="26"/>
        </w:rPr>
        <w:t>Tranh chấp dữ liệu:</w:t>
      </w:r>
    </w:p>
    <w:p w:rsidR="00E8598C" w:rsidRPr="000A6031" w:rsidRDefault="00E8598C" w:rsidP="00155488">
      <w:pPr>
        <w:pStyle w:val="ListParagraph"/>
        <w:numPr>
          <w:ilvl w:val="0"/>
          <w:numId w:val="2"/>
        </w:numPr>
        <w:spacing w:line="26" w:lineRule="atLeast"/>
        <w:rPr>
          <w:rFonts w:eastAsia="Times New Roman" w:cs="Times New Roman"/>
          <w:szCs w:val="26"/>
        </w:rPr>
      </w:pPr>
      <w:r w:rsidRPr="000A6031">
        <w:rPr>
          <w:rFonts w:eastAsia="Times New Roman" w:cs="Times New Roman"/>
          <w:szCs w:val="26"/>
        </w:rPr>
        <w:t xml:space="preserve">Khi nhiều người cùng truy nhập </w:t>
      </w:r>
      <w:r w:rsidR="00853332">
        <w:t>c</w:t>
      </w:r>
      <w:r w:rsidR="00853332" w:rsidRPr="00563E72">
        <w:t xml:space="preserve">ơ sở dữ liệu </w:t>
      </w:r>
      <w:r w:rsidRPr="000A6031">
        <w:rPr>
          <w:rFonts w:eastAsia="Times New Roman" w:cs="Times New Roman"/>
          <w:szCs w:val="26"/>
        </w:rPr>
        <w:t>với các mục đích khác nhau. Rất có thể sẽ xảy ra hiện tượng tranh chấp dữ liệu.</w:t>
      </w:r>
    </w:p>
    <w:p w:rsidR="00E8598C" w:rsidRPr="00853332" w:rsidRDefault="00E8598C" w:rsidP="00155488">
      <w:pPr>
        <w:pStyle w:val="ListParagraph"/>
        <w:numPr>
          <w:ilvl w:val="0"/>
          <w:numId w:val="2"/>
        </w:numPr>
        <w:spacing w:line="26" w:lineRule="atLeast"/>
        <w:rPr>
          <w:rFonts w:eastAsia="Times New Roman" w:cs="Times New Roman"/>
          <w:szCs w:val="26"/>
        </w:rPr>
      </w:pPr>
      <w:r w:rsidRPr="000A6031">
        <w:rPr>
          <w:rFonts w:eastAsia="Times New Roman" w:cs="Times New Roman"/>
          <w:szCs w:val="26"/>
        </w:rPr>
        <w:t xml:space="preserve">Cần có cơ chế ưu tiên khi truy cập </w:t>
      </w:r>
      <w:r w:rsidR="00853332">
        <w:t>c</w:t>
      </w:r>
      <w:r w:rsidR="00853332" w:rsidRPr="00563E72">
        <w:t>ơ sở dữ liệu</w:t>
      </w:r>
      <w:r w:rsidRPr="000A6031">
        <w:rPr>
          <w:rFonts w:eastAsia="Times New Roman" w:cs="Times New Roman"/>
          <w:szCs w:val="26"/>
        </w:rPr>
        <w:t xml:space="preserve">. </w:t>
      </w:r>
      <w:r w:rsidRPr="00853332">
        <w:rPr>
          <w:rFonts w:eastAsia="Times New Roman" w:cs="Times New Roman"/>
          <w:szCs w:val="26"/>
        </w:rPr>
        <w:t xml:space="preserve">Ví dụ: </w:t>
      </w:r>
      <w:r w:rsidR="00853332">
        <w:rPr>
          <w:rFonts w:eastAsia="Times New Roman" w:cs="Times New Roman"/>
          <w:szCs w:val="26"/>
        </w:rPr>
        <w:t>Người quản trị</w:t>
      </w:r>
      <w:r w:rsidRPr="00853332">
        <w:rPr>
          <w:rFonts w:eastAsia="Times New Roman" w:cs="Times New Roman"/>
          <w:szCs w:val="26"/>
        </w:rPr>
        <w:t xml:space="preserve"> luôn có thể truy cập cơ sở dữ liệu.</w:t>
      </w:r>
    </w:p>
    <w:p w:rsidR="00E8598C" w:rsidRPr="000A6031" w:rsidRDefault="00E8598C" w:rsidP="00155488">
      <w:pPr>
        <w:pStyle w:val="ListParagraph"/>
        <w:numPr>
          <w:ilvl w:val="0"/>
          <w:numId w:val="2"/>
        </w:numPr>
        <w:spacing w:line="26" w:lineRule="atLeast"/>
        <w:rPr>
          <w:rFonts w:eastAsia="Times New Roman" w:cs="Times New Roman"/>
          <w:szCs w:val="26"/>
        </w:rPr>
      </w:pPr>
      <w:r w:rsidRPr="000A6031">
        <w:rPr>
          <w:rFonts w:eastAsia="Times New Roman" w:cs="Times New Roman"/>
          <w:szCs w:val="26"/>
        </w:rPr>
        <w:t xml:space="preserve">Cấp quyền ưu tiên cho </w:t>
      </w:r>
      <w:r w:rsidR="00853332">
        <w:rPr>
          <w:rFonts w:eastAsia="Times New Roman" w:cs="Times New Roman"/>
          <w:szCs w:val="26"/>
        </w:rPr>
        <w:t>những</w:t>
      </w:r>
      <w:r w:rsidRPr="000A6031">
        <w:rPr>
          <w:rFonts w:eastAsia="Times New Roman" w:cs="Times New Roman"/>
          <w:szCs w:val="26"/>
        </w:rPr>
        <w:t xml:space="preserve"> người </w:t>
      </w:r>
      <w:r w:rsidR="00853332">
        <w:rPr>
          <w:rFonts w:eastAsia="Times New Roman" w:cs="Times New Roman"/>
          <w:szCs w:val="26"/>
        </w:rPr>
        <w:t>dùng khác</w:t>
      </w:r>
      <w:r w:rsidRPr="000A6031">
        <w:rPr>
          <w:rFonts w:eastAsia="Times New Roman" w:cs="Times New Roman"/>
          <w:szCs w:val="26"/>
        </w:rPr>
        <w:t>.</w:t>
      </w:r>
    </w:p>
    <w:p w:rsidR="00E8598C" w:rsidRPr="000A6031" w:rsidRDefault="00E8598C" w:rsidP="00155488">
      <w:pPr>
        <w:pStyle w:val="ListParagraph"/>
        <w:numPr>
          <w:ilvl w:val="0"/>
          <w:numId w:val="2"/>
        </w:numPr>
        <w:spacing w:line="26" w:lineRule="atLeast"/>
        <w:rPr>
          <w:rFonts w:eastAsia="Times New Roman" w:cs="Times New Roman"/>
          <w:szCs w:val="26"/>
        </w:rPr>
      </w:pPr>
      <w:r w:rsidRPr="000A6031">
        <w:rPr>
          <w:rFonts w:eastAsia="Times New Roman" w:cs="Times New Roman"/>
          <w:szCs w:val="26"/>
        </w:rPr>
        <w:t>Cần đảm bảo an toàn dữ liệu khi có sự cố:</w:t>
      </w:r>
    </w:p>
    <w:p w:rsidR="00E8598C" w:rsidRPr="000A6031" w:rsidRDefault="00E8598C" w:rsidP="00563E72">
      <w:pPr>
        <w:spacing w:line="26" w:lineRule="atLeast"/>
        <w:ind w:firstLine="360"/>
        <w:rPr>
          <w:rFonts w:eastAsia="Times New Roman" w:cs="Times New Roman"/>
          <w:szCs w:val="26"/>
        </w:rPr>
      </w:pPr>
      <w:r w:rsidRPr="000A6031">
        <w:rPr>
          <w:rFonts w:eastAsia="Times New Roman" w:cs="Times New Roman"/>
          <w:szCs w:val="26"/>
        </w:rPr>
        <w:t xml:space="preserve">Khi </w:t>
      </w:r>
      <w:r w:rsidR="00853332">
        <w:t>c</w:t>
      </w:r>
      <w:r w:rsidR="00853332" w:rsidRPr="00563E72">
        <w:t xml:space="preserve">ơ sở dữ liệu </w:t>
      </w:r>
      <w:r w:rsidRPr="000A6031">
        <w:rPr>
          <w:rFonts w:eastAsia="Times New Roman" w:cs="Times New Roman"/>
          <w:szCs w:val="26"/>
        </w:rPr>
        <w:t>nhiều và được quản lý tập trung. Khả năng rủi ro mất dữ liệu rất cao. Các nguyên nhân chính là mất điện đột ngột hoặc hỏng thiết bị lưu trữ.</w:t>
      </w:r>
    </w:p>
    <w:p w:rsidR="00E8598C" w:rsidRPr="000A6031" w:rsidRDefault="00E8598C" w:rsidP="00563E72">
      <w:pPr>
        <w:spacing w:line="26" w:lineRule="atLeast"/>
        <w:ind w:firstLine="360"/>
        <w:rPr>
          <w:rFonts w:eastAsia="Times New Roman" w:cs="Times New Roman"/>
          <w:szCs w:val="26"/>
        </w:rPr>
      </w:pPr>
      <w:r w:rsidRPr="000A6031">
        <w:rPr>
          <w:rFonts w:eastAsia="Times New Roman" w:cs="Times New Roman"/>
          <w:szCs w:val="26"/>
        </w:rPr>
        <w:t xml:space="preserve">Hiện tại có một số hệ điều hành đã có cơ chế tự động sao lưu ổ cứng và </w:t>
      </w:r>
      <w:r w:rsidR="009803F1">
        <w:rPr>
          <w:rFonts w:eastAsia="Times New Roman" w:cs="Times New Roman"/>
          <w:szCs w:val="26"/>
        </w:rPr>
        <w:t>sửa</w:t>
      </w:r>
      <w:r w:rsidRPr="000A6031">
        <w:rPr>
          <w:rFonts w:eastAsia="Times New Roman" w:cs="Times New Roman"/>
          <w:szCs w:val="26"/>
        </w:rPr>
        <w:t xml:space="preserve"> lỗi khi có sự cố xảy ra.</w:t>
      </w:r>
    </w:p>
    <w:p w:rsidR="00E8598C" w:rsidRPr="000A6031" w:rsidRDefault="00E8598C" w:rsidP="00563E72">
      <w:pPr>
        <w:spacing w:line="26" w:lineRule="atLeast"/>
        <w:rPr>
          <w:rFonts w:eastAsia="Times New Roman" w:cs="Times New Roman"/>
          <w:szCs w:val="26"/>
        </w:rPr>
      </w:pPr>
      <w:r w:rsidRPr="000A6031">
        <w:rPr>
          <w:rFonts w:eastAsia="Times New Roman" w:cs="Times New Roman"/>
          <w:szCs w:val="26"/>
        </w:rPr>
        <w:t>Tuy nhiên: cẩn tắc vô áy náy. Chúng ta nên sao lưu dự phòng cho dữ liệu đề phòng trường hợp xấu xảy ra.</w:t>
      </w:r>
    </w:p>
    <w:p w:rsidR="00E8598C" w:rsidRPr="000A6031" w:rsidRDefault="00A67684" w:rsidP="006529FE">
      <w:pPr>
        <w:pStyle w:val="Heading3"/>
        <w:spacing w:before="120" w:after="120" w:line="26" w:lineRule="atLeast"/>
        <w:ind w:firstLine="0"/>
        <w:rPr>
          <w:rFonts w:cs="Times New Roman"/>
          <w:b w:val="0"/>
          <w:color w:val="auto"/>
          <w:szCs w:val="26"/>
        </w:rPr>
      </w:pPr>
      <w:bookmarkStart w:id="27" w:name="_Toc511914350"/>
      <w:bookmarkStart w:id="28" w:name="_Toc511914430"/>
      <w:bookmarkStart w:id="29" w:name="_Toc512547359"/>
      <w:r w:rsidRPr="000A6031">
        <w:rPr>
          <w:rFonts w:cs="Times New Roman"/>
          <w:color w:val="auto"/>
          <w:szCs w:val="26"/>
        </w:rPr>
        <w:lastRenderedPageBreak/>
        <w:t>1</w:t>
      </w:r>
      <w:r w:rsidR="000A136D" w:rsidRPr="000A6031">
        <w:rPr>
          <w:rFonts w:cs="Times New Roman"/>
          <w:color w:val="auto"/>
          <w:szCs w:val="26"/>
        </w:rPr>
        <w:t>.1</w:t>
      </w:r>
      <w:r w:rsidRPr="000A6031">
        <w:rPr>
          <w:rFonts w:cs="Times New Roman"/>
          <w:color w:val="auto"/>
          <w:szCs w:val="26"/>
        </w:rPr>
        <w:t xml:space="preserve">.4 </w:t>
      </w:r>
      <w:r w:rsidR="00E8598C" w:rsidRPr="000A6031">
        <w:rPr>
          <w:rFonts w:cs="Times New Roman"/>
          <w:color w:val="auto"/>
          <w:szCs w:val="26"/>
        </w:rPr>
        <w:t>Tính chất:</w:t>
      </w:r>
      <w:bookmarkEnd w:id="27"/>
      <w:bookmarkEnd w:id="28"/>
      <w:bookmarkEnd w:id="29"/>
    </w:p>
    <w:p w:rsidR="00E8598C" w:rsidRPr="000A6031" w:rsidRDefault="00E8598C" w:rsidP="00853332">
      <w:pPr>
        <w:spacing w:line="26" w:lineRule="atLeast"/>
        <w:ind w:firstLine="709"/>
        <w:rPr>
          <w:rFonts w:cs="Times New Roman"/>
          <w:szCs w:val="26"/>
        </w:rPr>
      </w:pPr>
      <w:r w:rsidRPr="000A6031">
        <w:rPr>
          <w:rFonts w:cs="Times New Roman"/>
          <w:szCs w:val="26"/>
        </w:rPr>
        <w:t>Phả</w:t>
      </w:r>
      <w:r w:rsidR="00853332">
        <w:rPr>
          <w:rFonts w:cs="Times New Roman"/>
          <w:szCs w:val="26"/>
        </w:rPr>
        <w:t>n ánh một</w:t>
      </w:r>
      <w:r w:rsidRPr="000A6031">
        <w:rPr>
          <w:rFonts w:cs="Times New Roman"/>
          <w:szCs w:val="26"/>
        </w:rPr>
        <w:t xml:space="preserve"> phần của thế giới thực được cập nhật phản ánh sự thay đ</w:t>
      </w:r>
      <w:r w:rsidR="00853332">
        <w:rPr>
          <w:rFonts w:cs="Times New Roman"/>
          <w:szCs w:val="26"/>
        </w:rPr>
        <w:t>ổ</w:t>
      </w:r>
      <w:r w:rsidRPr="000A6031">
        <w:rPr>
          <w:rFonts w:cs="Times New Roman"/>
          <w:szCs w:val="26"/>
        </w:rPr>
        <w:t>i của thế giới nó biểu diễn.</w:t>
      </w:r>
    </w:p>
    <w:p w:rsidR="00E8598C" w:rsidRPr="000A6031" w:rsidRDefault="00853332" w:rsidP="00547EC1">
      <w:pPr>
        <w:spacing w:line="26" w:lineRule="atLeast"/>
        <w:ind w:firstLine="709"/>
        <w:rPr>
          <w:rFonts w:cs="Times New Roman"/>
          <w:szCs w:val="26"/>
        </w:rPr>
      </w:pPr>
      <w:r>
        <w:rPr>
          <w:rFonts w:cs="Times New Roman"/>
          <w:szCs w:val="26"/>
        </w:rPr>
        <w:t>C</w:t>
      </w:r>
      <w:r w:rsidRPr="00563E72">
        <w:t xml:space="preserve">ơ sở dữ liệu </w:t>
      </w:r>
      <w:r w:rsidR="00E8598C" w:rsidRPr="000A6031">
        <w:rPr>
          <w:rFonts w:cs="Times New Roman"/>
          <w:szCs w:val="26"/>
        </w:rPr>
        <w:t xml:space="preserve">là </w:t>
      </w:r>
      <w:r>
        <w:rPr>
          <w:rFonts w:cs="Times New Roman"/>
          <w:szCs w:val="26"/>
        </w:rPr>
        <w:t>một</w:t>
      </w:r>
      <w:r w:rsidR="00E8598C" w:rsidRPr="000A6031">
        <w:rPr>
          <w:rFonts w:cs="Times New Roman"/>
          <w:szCs w:val="26"/>
        </w:rPr>
        <w:t xml:space="preserve"> tập hợp </w:t>
      </w:r>
      <w:r>
        <w:rPr>
          <w:rFonts w:cs="Times New Roman"/>
          <w:szCs w:val="26"/>
        </w:rPr>
        <w:t>dữ liệu</w:t>
      </w:r>
      <w:r w:rsidR="00E8598C" w:rsidRPr="000A6031">
        <w:rPr>
          <w:rFonts w:cs="Times New Roman"/>
          <w:szCs w:val="26"/>
        </w:rPr>
        <w:t xml:space="preserve"> liên kết với nhau </w:t>
      </w:r>
      <w:r w:rsidR="009803F1">
        <w:rPr>
          <w:rFonts w:cs="Times New Roman"/>
          <w:szCs w:val="26"/>
        </w:rPr>
        <w:t>một</w:t>
      </w:r>
      <w:r w:rsidR="00E8598C" w:rsidRPr="000A6031">
        <w:rPr>
          <w:rFonts w:cs="Times New Roman"/>
          <w:szCs w:val="26"/>
        </w:rPr>
        <w:t xml:space="preserve"> cách logic và mang </w:t>
      </w:r>
      <w:r w:rsidR="009803F1">
        <w:rPr>
          <w:rFonts w:cs="Times New Roman"/>
          <w:szCs w:val="26"/>
        </w:rPr>
        <w:t>một</w:t>
      </w:r>
      <w:r w:rsidR="00E8598C" w:rsidRPr="000A6031">
        <w:rPr>
          <w:rFonts w:cs="Times New Roman"/>
          <w:szCs w:val="26"/>
        </w:rPr>
        <w:t xml:space="preserve"> ý nghĩa nào đó.</w:t>
      </w:r>
    </w:p>
    <w:p w:rsidR="00E8598C" w:rsidRPr="000A6031" w:rsidRDefault="000A136D" w:rsidP="006529FE">
      <w:pPr>
        <w:pStyle w:val="Heading3"/>
        <w:spacing w:before="120" w:after="120" w:line="26" w:lineRule="atLeast"/>
        <w:ind w:firstLine="0"/>
        <w:rPr>
          <w:rFonts w:cs="Times New Roman"/>
          <w:b w:val="0"/>
          <w:color w:val="auto"/>
          <w:szCs w:val="26"/>
        </w:rPr>
      </w:pPr>
      <w:bookmarkStart w:id="30" w:name="_Toc511914351"/>
      <w:bookmarkStart w:id="31" w:name="_Toc511914431"/>
      <w:bookmarkStart w:id="32" w:name="_Toc512547360"/>
      <w:r w:rsidRPr="000A6031">
        <w:rPr>
          <w:rFonts w:cs="Times New Roman"/>
          <w:color w:val="auto"/>
          <w:szCs w:val="26"/>
        </w:rPr>
        <w:t>1.</w:t>
      </w:r>
      <w:r w:rsidR="00A67684" w:rsidRPr="000A6031">
        <w:rPr>
          <w:rFonts w:cs="Times New Roman"/>
          <w:color w:val="auto"/>
          <w:szCs w:val="26"/>
        </w:rPr>
        <w:t xml:space="preserve">1.5 </w:t>
      </w:r>
      <w:r w:rsidR="00E8598C" w:rsidRPr="000A6031">
        <w:rPr>
          <w:rFonts w:cs="Times New Roman"/>
          <w:color w:val="auto"/>
          <w:szCs w:val="26"/>
        </w:rPr>
        <w:t xml:space="preserve">Tổ chức </w:t>
      </w:r>
      <w:r w:rsidR="00853332" w:rsidRPr="00853332">
        <w:rPr>
          <w:rFonts w:cs="Times New Roman"/>
          <w:color w:val="auto"/>
          <w:szCs w:val="26"/>
        </w:rPr>
        <w:t>c</w:t>
      </w:r>
      <w:r w:rsidR="00563E72" w:rsidRPr="00853332">
        <w:rPr>
          <w:rFonts w:cs="Times New Roman"/>
          <w:color w:val="auto"/>
          <w:szCs w:val="26"/>
        </w:rPr>
        <w:t>ơ sở dữ liệu</w:t>
      </w:r>
      <w:r w:rsidR="00E8598C" w:rsidRPr="000A6031">
        <w:rPr>
          <w:rFonts w:cs="Times New Roman"/>
          <w:color w:val="auto"/>
          <w:szCs w:val="26"/>
        </w:rPr>
        <w:t>:</w:t>
      </w:r>
      <w:bookmarkEnd w:id="30"/>
      <w:bookmarkEnd w:id="31"/>
      <w:bookmarkEnd w:id="32"/>
    </w:p>
    <w:p w:rsidR="00E8598C" w:rsidRPr="000A6031" w:rsidRDefault="00E8598C" w:rsidP="00547EC1">
      <w:pPr>
        <w:spacing w:line="26" w:lineRule="atLeast"/>
        <w:ind w:firstLine="709"/>
        <w:rPr>
          <w:rFonts w:eastAsia="Times New Roman" w:cs="Times New Roman"/>
          <w:szCs w:val="26"/>
        </w:rPr>
      </w:pPr>
      <w:r w:rsidRPr="000A6031">
        <w:rPr>
          <w:rFonts w:eastAsia="Times New Roman" w:cs="Times New Roman"/>
          <w:szCs w:val="26"/>
        </w:rPr>
        <w:t xml:space="preserve">Các </w:t>
      </w:r>
      <w:r w:rsidR="009803F1" w:rsidRPr="000A6031">
        <w:rPr>
          <w:rFonts w:eastAsia="Times New Roman" w:cs="Times New Roman"/>
          <w:szCs w:val="26"/>
        </w:rPr>
        <w:t xml:space="preserve">dữ liệu </w:t>
      </w:r>
      <w:r w:rsidRPr="000A6031">
        <w:rPr>
          <w:rFonts w:eastAsia="Times New Roman" w:cs="Times New Roman"/>
          <w:szCs w:val="26"/>
        </w:rPr>
        <w:t>lưu trữ</w:t>
      </w:r>
      <w:r w:rsidR="009803F1">
        <w:rPr>
          <w:rFonts w:eastAsia="Times New Roman" w:cs="Times New Roman"/>
          <w:szCs w:val="26"/>
        </w:rPr>
        <w:t xml:space="preserve"> có cấu trúc thành các bản ghi </w:t>
      </w:r>
      <w:r w:rsidRPr="000A6031">
        <w:rPr>
          <w:rFonts w:eastAsia="Times New Roman" w:cs="Times New Roman"/>
          <w:szCs w:val="26"/>
        </w:rPr>
        <w:t xml:space="preserve">, các trường </w:t>
      </w:r>
      <w:r w:rsidR="009803F1">
        <w:rPr>
          <w:rFonts w:eastAsia="Times New Roman" w:cs="Times New Roman"/>
          <w:szCs w:val="26"/>
        </w:rPr>
        <w:t>dữ liệu.</w:t>
      </w:r>
    </w:p>
    <w:p w:rsidR="00E8598C" w:rsidRPr="000A6031" w:rsidRDefault="00E8598C" w:rsidP="00547EC1">
      <w:pPr>
        <w:spacing w:line="26" w:lineRule="atLeast"/>
        <w:ind w:firstLine="709"/>
        <w:rPr>
          <w:rFonts w:eastAsia="Times New Roman" w:cs="Times New Roman"/>
          <w:szCs w:val="26"/>
        </w:rPr>
      </w:pPr>
      <w:r w:rsidRPr="000A6031">
        <w:rPr>
          <w:rFonts w:eastAsia="Times New Roman" w:cs="Times New Roman"/>
          <w:szCs w:val="26"/>
        </w:rPr>
        <w:t xml:space="preserve">Các </w:t>
      </w:r>
      <w:r w:rsidR="009803F1" w:rsidRPr="000A6031">
        <w:rPr>
          <w:rFonts w:eastAsia="Times New Roman" w:cs="Times New Roman"/>
          <w:szCs w:val="26"/>
        </w:rPr>
        <w:t xml:space="preserve">dữ liệu </w:t>
      </w:r>
      <w:r w:rsidR="009803F1">
        <w:rPr>
          <w:rFonts w:eastAsia="Times New Roman" w:cs="Times New Roman"/>
          <w:szCs w:val="26"/>
        </w:rPr>
        <w:t>lưu trữ có mối quan hệ</w:t>
      </w:r>
      <w:r w:rsidRPr="000A6031">
        <w:rPr>
          <w:rFonts w:eastAsia="Times New Roman" w:cs="Times New Roman"/>
          <w:szCs w:val="26"/>
        </w:rPr>
        <w:t xml:space="preserve"> với nhau.</w:t>
      </w:r>
    </w:p>
    <w:p w:rsidR="00E8598C" w:rsidRPr="000A6031" w:rsidRDefault="00E8598C" w:rsidP="00547EC1">
      <w:pPr>
        <w:spacing w:line="26" w:lineRule="atLeast"/>
        <w:ind w:firstLine="709"/>
        <w:rPr>
          <w:rFonts w:eastAsia="Times New Roman" w:cs="Times New Roman"/>
          <w:szCs w:val="26"/>
        </w:rPr>
      </w:pPr>
      <w:r w:rsidRPr="000A6031">
        <w:rPr>
          <w:rFonts w:eastAsia="Times New Roman" w:cs="Times New Roman"/>
          <w:szCs w:val="26"/>
        </w:rPr>
        <w:t xml:space="preserve">Khả năng truy xuất thông tin từ </w:t>
      </w:r>
      <w:r w:rsidR="00853332">
        <w:t>c</w:t>
      </w:r>
      <w:r w:rsidR="00853332" w:rsidRPr="00563E72">
        <w:t xml:space="preserve">ơ sở dữ liệu </w:t>
      </w:r>
      <w:r w:rsidRPr="000A6031">
        <w:rPr>
          <w:rFonts w:eastAsia="Times New Roman" w:cs="Times New Roman"/>
          <w:szCs w:val="26"/>
        </w:rPr>
        <w:t xml:space="preserve">=&gt; Dễ dàng truy cập, quản lí,cập nhật </w:t>
      </w:r>
      <w:r w:rsidR="009803F1" w:rsidRPr="000A6031">
        <w:rPr>
          <w:rFonts w:eastAsia="Times New Roman" w:cs="Times New Roman"/>
          <w:szCs w:val="26"/>
        </w:rPr>
        <w:t>dữ liệu</w:t>
      </w:r>
      <w:r w:rsidRPr="000A6031">
        <w:rPr>
          <w:rFonts w:eastAsia="Times New Roman" w:cs="Times New Roman"/>
          <w:szCs w:val="26"/>
        </w:rPr>
        <w:t>.</w:t>
      </w:r>
    </w:p>
    <w:p w:rsidR="00E8598C" w:rsidRPr="000A6031" w:rsidRDefault="000A136D" w:rsidP="006529FE">
      <w:pPr>
        <w:pStyle w:val="Heading3"/>
        <w:spacing w:before="120" w:after="120" w:line="26" w:lineRule="atLeast"/>
        <w:ind w:firstLine="0"/>
        <w:rPr>
          <w:rFonts w:eastAsia="Times New Roman" w:cs="Times New Roman"/>
          <w:b w:val="0"/>
          <w:color w:val="auto"/>
          <w:szCs w:val="26"/>
        </w:rPr>
      </w:pPr>
      <w:bookmarkStart w:id="33" w:name="_Toc511914352"/>
      <w:bookmarkStart w:id="34" w:name="_Toc511914432"/>
      <w:bookmarkStart w:id="35" w:name="_Toc512547361"/>
      <w:r w:rsidRPr="000A6031">
        <w:rPr>
          <w:rFonts w:eastAsia="Times New Roman" w:cs="Times New Roman"/>
          <w:color w:val="auto"/>
          <w:szCs w:val="26"/>
        </w:rPr>
        <w:t>1.</w:t>
      </w:r>
      <w:r w:rsidR="00A67684" w:rsidRPr="000A6031">
        <w:rPr>
          <w:rFonts w:eastAsia="Times New Roman" w:cs="Times New Roman"/>
          <w:color w:val="auto"/>
          <w:szCs w:val="26"/>
        </w:rPr>
        <w:t xml:space="preserve">1.6 </w:t>
      </w:r>
      <w:r w:rsidR="00E8598C" w:rsidRPr="000A6031">
        <w:rPr>
          <w:rFonts w:eastAsia="Times New Roman" w:cs="Times New Roman"/>
          <w:color w:val="auto"/>
          <w:szCs w:val="26"/>
        </w:rPr>
        <w:t>Phân loại:</w:t>
      </w:r>
      <w:bookmarkEnd w:id="33"/>
      <w:bookmarkEnd w:id="34"/>
      <w:bookmarkEnd w:id="35"/>
    </w:p>
    <w:p w:rsidR="00E8598C" w:rsidRPr="000A6031" w:rsidRDefault="00E8598C" w:rsidP="00853332">
      <w:pPr>
        <w:spacing w:line="26" w:lineRule="atLeast"/>
        <w:ind w:firstLine="360"/>
        <w:rPr>
          <w:rFonts w:cs="Times New Roman"/>
          <w:szCs w:val="26"/>
        </w:rPr>
      </w:pPr>
      <w:r w:rsidRPr="000A6031">
        <w:rPr>
          <w:rFonts w:cs="Times New Roman"/>
          <w:szCs w:val="26"/>
        </w:rPr>
        <w:t>Cơ sở dữ liệu được phân chia ra nhiều loại khác nhau:</w:t>
      </w:r>
    </w:p>
    <w:p w:rsidR="00E8598C" w:rsidRPr="000A6031" w:rsidRDefault="00E8598C" w:rsidP="00155488">
      <w:pPr>
        <w:pStyle w:val="ListParagraph"/>
        <w:numPr>
          <w:ilvl w:val="0"/>
          <w:numId w:val="2"/>
        </w:numPr>
        <w:spacing w:line="26" w:lineRule="atLeast"/>
        <w:rPr>
          <w:rFonts w:cs="Times New Roman"/>
          <w:szCs w:val="26"/>
        </w:rPr>
      </w:pPr>
      <w:r w:rsidRPr="000A6031">
        <w:rPr>
          <w:rFonts w:cs="Times New Roman"/>
          <w:szCs w:val="26"/>
        </w:rPr>
        <w:t xml:space="preserve">Cơ sở dữ liệu dạng file: dữ liệu được lưu trữ dưới dạng các file có thể là </w:t>
      </w:r>
      <w:r w:rsidRPr="00853332">
        <w:rPr>
          <w:rFonts w:cs="Times New Roman"/>
          <w:szCs w:val="26"/>
        </w:rPr>
        <w:t>text,</w:t>
      </w:r>
      <w:r w:rsidRPr="00853332">
        <w:rPr>
          <w:rStyle w:val="apple-converted-space"/>
          <w:rFonts w:cs="Times New Roman"/>
          <w:szCs w:val="26"/>
        </w:rPr>
        <w:t> </w:t>
      </w:r>
      <w:hyperlink r:id="rId13" w:tooltip="ASCII" w:history="1">
        <w:r w:rsidRPr="00853332">
          <w:rPr>
            <w:rStyle w:val="Hyperlink"/>
            <w:rFonts w:cs="Times New Roman"/>
            <w:color w:val="auto"/>
            <w:szCs w:val="26"/>
            <w:u w:val="none"/>
          </w:rPr>
          <w:t>ascii</w:t>
        </w:r>
      </w:hyperlink>
      <w:r w:rsidRPr="00853332">
        <w:rPr>
          <w:rFonts w:cs="Times New Roman"/>
          <w:szCs w:val="26"/>
        </w:rPr>
        <w:t>, *.dbf</w:t>
      </w:r>
      <w:r w:rsidRPr="000A6031">
        <w:rPr>
          <w:rFonts w:cs="Times New Roman"/>
          <w:szCs w:val="26"/>
        </w:rPr>
        <w:t xml:space="preserve">. Tiêu biểu cho cơ sở dữ liệu dạng file là </w:t>
      </w:r>
      <w:r w:rsidRPr="00853332">
        <w:rPr>
          <w:rFonts w:cs="Times New Roman"/>
          <w:szCs w:val="26"/>
        </w:rPr>
        <w:t>*.mdb</w:t>
      </w:r>
      <w:r w:rsidRPr="00853332">
        <w:rPr>
          <w:rStyle w:val="apple-converted-space"/>
          <w:rFonts w:cs="Times New Roman"/>
          <w:szCs w:val="26"/>
        </w:rPr>
        <w:t> </w:t>
      </w:r>
      <w:hyperlink r:id="rId14" w:tooltip="Visual FoxPro" w:history="1">
        <w:r w:rsidRPr="000A6031">
          <w:rPr>
            <w:rStyle w:val="Hyperlink"/>
            <w:rFonts w:cs="Times New Roman"/>
            <w:color w:val="auto"/>
            <w:szCs w:val="26"/>
            <w:u w:val="none"/>
          </w:rPr>
          <w:t>Foxpro</w:t>
        </w:r>
      </w:hyperlink>
    </w:p>
    <w:p w:rsidR="00E8598C" w:rsidRPr="000A6031" w:rsidRDefault="00E8598C" w:rsidP="00155488">
      <w:pPr>
        <w:pStyle w:val="ListParagraph"/>
        <w:numPr>
          <w:ilvl w:val="0"/>
          <w:numId w:val="2"/>
        </w:numPr>
        <w:spacing w:line="26" w:lineRule="atLeast"/>
        <w:rPr>
          <w:rFonts w:cs="Times New Roman"/>
          <w:b/>
          <w:szCs w:val="26"/>
        </w:rPr>
      </w:pPr>
      <w:r w:rsidRPr="000A6031">
        <w:rPr>
          <w:rFonts w:cs="Times New Roman"/>
          <w:szCs w:val="26"/>
        </w:rPr>
        <w:t>Cơ sở dữ liệu quan hệ: dữ liệu được lưu trữ trong các bảng dữ liệu gọi là các thực thể, giữa các thực thể này có mối liên hệ với nhau gọi là các</w:t>
      </w:r>
      <w:r w:rsidRPr="000A6031">
        <w:rPr>
          <w:rStyle w:val="apple-converted-space"/>
          <w:rFonts w:cs="Times New Roman"/>
          <w:szCs w:val="26"/>
        </w:rPr>
        <w:t> </w:t>
      </w:r>
      <w:hyperlink r:id="rId15" w:tooltip="Quan hệ" w:history="1">
        <w:r w:rsidRPr="000A6031">
          <w:rPr>
            <w:rStyle w:val="Hyperlink"/>
            <w:rFonts w:cs="Times New Roman"/>
            <w:color w:val="auto"/>
            <w:szCs w:val="26"/>
            <w:u w:val="none"/>
          </w:rPr>
          <w:t>quan hệ</w:t>
        </w:r>
      </w:hyperlink>
      <w:r w:rsidRPr="000A6031">
        <w:rPr>
          <w:rFonts w:cs="Times New Roman"/>
          <w:szCs w:val="26"/>
        </w:rPr>
        <w:t>, mỗi quan hệ có các thuộc tính, trong đó có một thuộc tính là</w:t>
      </w:r>
      <w:r w:rsidRPr="000A6031">
        <w:rPr>
          <w:rStyle w:val="apple-converted-space"/>
          <w:rFonts w:cs="Times New Roman"/>
          <w:szCs w:val="26"/>
        </w:rPr>
        <w:t> </w:t>
      </w:r>
      <w:hyperlink r:id="rId16" w:tooltip="Khóa chính" w:history="1">
        <w:r w:rsidRPr="000A6031">
          <w:rPr>
            <w:rStyle w:val="Hyperlink"/>
            <w:rFonts w:cs="Times New Roman"/>
            <w:color w:val="auto"/>
            <w:szCs w:val="26"/>
            <w:u w:val="none"/>
          </w:rPr>
          <w:t>khóa chính</w:t>
        </w:r>
      </w:hyperlink>
      <w:r w:rsidRPr="000A6031">
        <w:rPr>
          <w:rFonts w:cs="Times New Roman"/>
          <w:szCs w:val="26"/>
        </w:rPr>
        <w:t xml:space="preserve">. Các hệ quản trị hỗ trợ cơ sở dữ liệu quan hệ như: </w:t>
      </w:r>
      <w:r w:rsidRPr="00853332">
        <w:rPr>
          <w:rFonts w:cs="Times New Roman"/>
          <w:szCs w:val="26"/>
        </w:rPr>
        <w:t>MS</w:t>
      </w:r>
      <w:r w:rsidRPr="00853332">
        <w:rPr>
          <w:rStyle w:val="apple-converted-space"/>
          <w:rFonts w:cs="Times New Roman"/>
          <w:szCs w:val="26"/>
        </w:rPr>
        <w:t> </w:t>
      </w:r>
      <w:hyperlink r:id="rId17" w:tooltip="SQL server (trang chưa được viết)" w:history="1">
        <w:r w:rsidRPr="00853332">
          <w:rPr>
            <w:rStyle w:val="Hyperlink"/>
            <w:rFonts w:cs="Times New Roman"/>
            <w:color w:val="auto"/>
            <w:szCs w:val="26"/>
            <w:u w:val="none"/>
          </w:rPr>
          <w:t>SQL server</w:t>
        </w:r>
      </w:hyperlink>
      <w:r w:rsidRPr="00853332">
        <w:rPr>
          <w:rFonts w:cs="Times New Roman"/>
          <w:szCs w:val="26"/>
        </w:rPr>
        <w:t>,</w:t>
      </w:r>
      <w:r w:rsidRPr="00853332">
        <w:rPr>
          <w:rStyle w:val="apple-converted-space"/>
          <w:rFonts w:cs="Times New Roman"/>
          <w:szCs w:val="26"/>
        </w:rPr>
        <w:t> </w:t>
      </w:r>
      <w:hyperlink r:id="rId18" w:tooltip="Oracle" w:history="1">
        <w:r w:rsidRPr="00853332">
          <w:rPr>
            <w:rStyle w:val="Hyperlink"/>
            <w:rFonts w:cs="Times New Roman"/>
            <w:color w:val="auto"/>
            <w:szCs w:val="26"/>
            <w:u w:val="none"/>
          </w:rPr>
          <w:t>Oracle</w:t>
        </w:r>
      </w:hyperlink>
      <w:r w:rsidRPr="00853332">
        <w:rPr>
          <w:rFonts w:cs="Times New Roman"/>
          <w:szCs w:val="26"/>
        </w:rPr>
        <w:t>,</w:t>
      </w:r>
      <w:r w:rsidRPr="00853332">
        <w:rPr>
          <w:rStyle w:val="apple-converted-space"/>
          <w:rFonts w:cs="Times New Roman"/>
          <w:szCs w:val="26"/>
        </w:rPr>
        <w:t> </w:t>
      </w:r>
      <w:hyperlink r:id="rId19" w:tooltip="MySQL" w:history="1">
        <w:r w:rsidRPr="00853332">
          <w:rPr>
            <w:rStyle w:val="Hyperlink"/>
            <w:rFonts w:cs="Times New Roman"/>
            <w:color w:val="auto"/>
            <w:szCs w:val="26"/>
            <w:u w:val="none"/>
          </w:rPr>
          <w:t>MySQL</w:t>
        </w:r>
      </w:hyperlink>
      <w:r w:rsidR="00853332">
        <w:rPr>
          <w:rStyle w:val="Hyperlink"/>
          <w:rFonts w:cs="Times New Roman"/>
          <w:b/>
          <w:color w:val="auto"/>
          <w:szCs w:val="26"/>
          <w:u w:val="none"/>
        </w:rPr>
        <w:t>,</w:t>
      </w:r>
      <w:r w:rsidRPr="000A6031">
        <w:rPr>
          <w:rFonts w:cs="Times New Roman"/>
          <w:b/>
          <w:szCs w:val="26"/>
        </w:rPr>
        <w:t>...</w:t>
      </w:r>
    </w:p>
    <w:p w:rsidR="00E5470E" w:rsidRPr="00853332" w:rsidRDefault="00E8598C" w:rsidP="00155488">
      <w:pPr>
        <w:pStyle w:val="ListParagraph"/>
        <w:numPr>
          <w:ilvl w:val="0"/>
          <w:numId w:val="2"/>
        </w:numPr>
        <w:spacing w:line="26" w:lineRule="atLeast"/>
        <w:rPr>
          <w:rFonts w:cs="Times New Roman"/>
          <w:szCs w:val="26"/>
        </w:rPr>
      </w:pPr>
      <w:r w:rsidRPr="000A6031">
        <w:rPr>
          <w:rFonts w:cs="Times New Roman"/>
          <w:szCs w:val="26"/>
        </w:rPr>
        <w:t>Cơ sở dữ liệu hướng đối tượng: dữ liệu cũng được lưu trữ trong các bảng dữ liệu nhưng các bảng có bổ sung thêm các tính năng hướng đối tượng như lưu trữ thêm các hành vi, nhằm thể hiện hành vi của đối tượng. Mỗi bảng xem như một lớp dữ liệu, một dòng dữ liệu trong bảng là một đối</w:t>
      </w:r>
      <w:r w:rsidR="000A136D" w:rsidRPr="000A6031">
        <w:rPr>
          <w:rFonts w:cs="Times New Roman"/>
          <w:szCs w:val="26"/>
        </w:rPr>
        <w:t xml:space="preserve"> </w:t>
      </w:r>
      <w:r w:rsidRPr="000A6031">
        <w:rPr>
          <w:rFonts w:cs="Times New Roman"/>
          <w:szCs w:val="26"/>
        </w:rPr>
        <w:t xml:space="preserve">tượng. Các hệ quản trị có hỗ trợ cơ sở dữ liệu hướng đối tượng như: </w:t>
      </w:r>
      <w:r w:rsidRPr="00853332">
        <w:rPr>
          <w:rFonts w:cs="Times New Roman"/>
          <w:szCs w:val="26"/>
        </w:rPr>
        <w:t>MS SQL server, Oracle, Postgres,...</w:t>
      </w:r>
    </w:p>
    <w:p w:rsidR="00E8598C" w:rsidRPr="000A6031" w:rsidRDefault="00E8598C" w:rsidP="00155488">
      <w:pPr>
        <w:pStyle w:val="ListParagraph"/>
        <w:numPr>
          <w:ilvl w:val="0"/>
          <w:numId w:val="2"/>
        </w:numPr>
        <w:spacing w:line="26" w:lineRule="atLeast"/>
        <w:rPr>
          <w:rFonts w:cs="Times New Roman"/>
          <w:szCs w:val="26"/>
        </w:rPr>
      </w:pPr>
      <w:r w:rsidRPr="000A6031">
        <w:rPr>
          <w:rFonts w:cs="Times New Roman"/>
          <w:szCs w:val="26"/>
        </w:rPr>
        <w:t>Cơ sở dữ liệu bán cấu trúc: dữ liệu được lưu dưới dạng XML, với định dạng này thông tin mô tả về đối tượng thể hiện trong các</w:t>
      </w:r>
      <w:r w:rsidRPr="000A6031">
        <w:rPr>
          <w:rStyle w:val="apple-converted-space"/>
          <w:rFonts w:cs="Times New Roman"/>
          <w:szCs w:val="26"/>
        </w:rPr>
        <w:t> </w:t>
      </w:r>
      <w:r w:rsidR="009803F1">
        <w:rPr>
          <w:rStyle w:val="apple-converted-space"/>
          <w:rFonts w:cs="Times New Roman"/>
          <w:szCs w:val="26"/>
        </w:rPr>
        <w:t>thẻ</w:t>
      </w:r>
      <w:hyperlink r:id="rId20" w:tooltip="Tag" w:history="1"/>
      <w:r w:rsidRPr="000A6031">
        <w:rPr>
          <w:rFonts w:cs="Times New Roman"/>
          <w:szCs w:val="26"/>
        </w:rPr>
        <w:t>. Đây là cơ sở dữ liệu có nhiều ưu điểm do lưu trữ được hầu hết các loại dữ liệu khác nhau nên cơ sở dữ liệu bán cấu trúc là hướng mới trong nghiên cứu và ứng dụng.</w:t>
      </w:r>
    </w:p>
    <w:p w:rsidR="00E8598C" w:rsidRPr="000A6031" w:rsidRDefault="000A136D" w:rsidP="006529FE">
      <w:pPr>
        <w:pStyle w:val="Heading2"/>
        <w:spacing w:before="120" w:after="120" w:line="26" w:lineRule="atLeast"/>
        <w:ind w:firstLine="0"/>
        <w:rPr>
          <w:rFonts w:cs="Times New Roman"/>
          <w:color w:val="auto"/>
        </w:rPr>
      </w:pPr>
      <w:bookmarkStart w:id="36" w:name="_Toc507842836"/>
      <w:bookmarkStart w:id="37" w:name="_Toc511914353"/>
      <w:bookmarkStart w:id="38" w:name="_Toc511914433"/>
      <w:bookmarkStart w:id="39" w:name="_Toc512547362"/>
      <w:r w:rsidRPr="000A6031">
        <w:rPr>
          <w:rFonts w:cs="Times New Roman"/>
          <w:color w:val="auto"/>
        </w:rPr>
        <w:t>1</w:t>
      </w:r>
      <w:r w:rsidR="00A67684" w:rsidRPr="000A6031">
        <w:rPr>
          <w:rFonts w:cs="Times New Roman"/>
          <w:color w:val="auto"/>
        </w:rPr>
        <w:t>.</w:t>
      </w:r>
      <w:r w:rsidRPr="000A6031">
        <w:rPr>
          <w:rFonts w:cs="Times New Roman"/>
          <w:color w:val="auto"/>
        </w:rPr>
        <w:t>2</w:t>
      </w:r>
      <w:r w:rsidR="00A67684" w:rsidRPr="000A6031">
        <w:rPr>
          <w:rFonts w:cs="Times New Roman"/>
          <w:color w:val="auto"/>
        </w:rPr>
        <w:t xml:space="preserve"> </w:t>
      </w:r>
      <w:r w:rsidR="00E8598C" w:rsidRPr="000A6031">
        <w:rPr>
          <w:rFonts w:cs="Times New Roman"/>
          <w:color w:val="auto"/>
        </w:rPr>
        <w:t>Hệ quản trị cơ sở dữ liệu</w:t>
      </w:r>
      <w:bookmarkEnd w:id="36"/>
      <w:bookmarkEnd w:id="37"/>
      <w:bookmarkEnd w:id="38"/>
      <w:bookmarkEnd w:id="39"/>
    </w:p>
    <w:p w:rsidR="00E8598C" w:rsidRPr="000A6031" w:rsidRDefault="000A136D" w:rsidP="006529FE">
      <w:pPr>
        <w:pStyle w:val="Heading3"/>
        <w:spacing w:before="120" w:after="120" w:line="26" w:lineRule="atLeast"/>
        <w:ind w:firstLine="0"/>
        <w:rPr>
          <w:rFonts w:cs="Times New Roman"/>
          <w:b w:val="0"/>
          <w:color w:val="auto"/>
          <w:szCs w:val="26"/>
        </w:rPr>
      </w:pPr>
      <w:bookmarkStart w:id="40" w:name="_Toc511914354"/>
      <w:bookmarkStart w:id="41" w:name="_Toc511914434"/>
      <w:bookmarkStart w:id="42" w:name="_Toc512547363"/>
      <w:r w:rsidRPr="000A6031">
        <w:rPr>
          <w:rFonts w:cs="Times New Roman"/>
          <w:color w:val="auto"/>
          <w:szCs w:val="26"/>
        </w:rPr>
        <w:t>1</w:t>
      </w:r>
      <w:r w:rsidR="00A67684" w:rsidRPr="000A6031">
        <w:rPr>
          <w:rFonts w:cs="Times New Roman"/>
          <w:color w:val="auto"/>
          <w:szCs w:val="26"/>
        </w:rPr>
        <w:t>.</w:t>
      </w:r>
      <w:r w:rsidRPr="000A6031">
        <w:rPr>
          <w:rFonts w:cs="Times New Roman"/>
          <w:color w:val="auto"/>
          <w:szCs w:val="26"/>
        </w:rPr>
        <w:t>2.</w:t>
      </w:r>
      <w:r w:rsidR="00A67684" w:rsidRPr="000A6031">
        <w:rPr>
          <w:rFonts w:cs="Times New Roman"/>
          <w:color w:val="auto"/>
          <w:szCs w:val="26"/>
        </w:rPr>
        <w:t xml:space="preserve">1 </w:t>
      </w:r>
      <w:r w:rsidR="00E8598C" w:rsidRPr="000A6031">
        <w:rPr>
          <w:rFonts w:cs="Times New Roman"/>
          <w:color w:val="auto"/>
          <w:szCs w:val="26"/>
        </w:rPr>
        <w:t>Định nghĩa</w:t>
      </w:r>
      <w:bookmarkEnd w:id="40"/>
      <w:bookmarkEnd w:id="41"/>
      <w:bookmarkEnd w:id="42"/>
    </w:p>
    <w:p w:rsidR="00E8598C" w:rsidRPr="000A6031" w:rsidRDefault="00E8598C" w:rsidP="00547EC1">
      <w:pPr>
        <w:spacing w:line="26" w:lineRule="atLeast"/>
        <w:ind w:firstLine="709"/>
        <w:rPr>
          <w:rFonts w:cs="Times New Roman"/>
          <w:szCs w:val="26"/>
        </w:rPr>
      </w:pPr>
      <w:r w:rsidRPr="000A6031">
        <w:rPr>
          <w:rFonts w:cs="Times New Roman"/>
          <w:szCs w:val="26"/>
        </w:rPr>
        <w:t xml:space="preserve">Hệ quản trị cơ sở dữ liệu (Database Management System - DBMS): Là một hệ thống phần mềm cho phép tạo lập cơ sở dữ liệu và điều khiển mọi truy nhập đối với cơ sở dữ liệu đó. </w:t>
      </w:r>
    </w:p>
    <w:p w:rsidR="00E8598C" w:rsidRPr="000A6031" w:rsidRDefault="00E8598C" w:rsidP="00547EC1">
      <w:pPr>
        <w:spacing w:line="26" w:lineRule="atLeast"/>
        <w:ind w:firstLine="709"/>
        <w:rPr>
          <w:rFonts w:cs="Times New Roman"/>
          <w:szCs w:val="26"/>
        </w:rPr>
      </w:pPr>
      <w:r w:rsidRPr="000A6031">
        <w:rPr>
          <w:rFonts w:cs="Times New Roman"/>
          <w:szCs w:val="26"/>
        </w:rPr>
        <w:t>Trên thị trường phần mềm ở Việt Nam đã xuất hiện khá nhiều phần mềm hệ quản trị cơ sở dữ liệ</w:t>
      </w:r>
      <w:r w:rsidR="009803F1">
        <w:rPr>
          <w:rFonts w:cs="Times New Roman"/>
          <w:szCs w:val="26"/>
        </w:rPr>
        <w:t xml:space="preserve">u như: </w:t>
      </w:r>
      <w:r w:rsidRPr="000A6031">
        <w:rPr>
          <w:rFonts w:cs="Times New Roman"/>
          <w:szCs w:val="26"/>
        </w:rPr>
        <w:t xml:space="preserve">SQL Server, Oracle,.v.v… </w:t>
      </w:r>
    </w:p>
    <w:p w:rsidR="00E8598C" w:rsidRPr="000A6031" w:rsidRDefault="00E8598C" w:rsidP="00547EC1">
      <w:pPr>
        <w:spacing w:line="26" w:lineRule="atLeast"/>
        <w:ind w:firstLine="709"/>
        <w:rPr>
          <w:rFonts w:cs="Times New Roman"/>
          <w:b/>
          <w:szCs w:val="26"/>
        </w:rPr>
      </w:pPr>
      <w:r w:rsidRPr="000A6031">
        <w:rPr>
          <w:rFonts w:cs="Times New Roman"/>
          <w:szCs w:val="26"/>
        </w:rPr>
        <w:t>Hệ quản trị cơ sở dữ liệu quan hệ (Relation Database Management System - RDBMS) là một hệ quản trị cơ sở dữ liệu theo mô hình quan hệ.</w:t>
      </w:r>
    </w:p>
    <w:p w:rsidR="00E8598C" w:rsidRPr="000A6031" w:rsidRDefault="000A136D" w:rsidP="006529FE">
      <w:pPr>
        <w:pStyle w:val="Heading3"/>
        <w:spacing w:before="120" w:after="120" w:line="26" w:lineRule="atLeast"/>
        <w:ind w:firstLine="0"/>
        <w:rPr>
          <w:rFonts w:eastAsia="Times New Roman" w:cs="Times New Roman"/>
          <w:b w:val="0"/>
          <w:color w:val="auto"/>
          <w:szCs w:val="26"/>
        </w:rPr>
      </w:pPr>
      <w:bookmarkStart w:id="43" w:name="_Toc511914355"/>
      <w:bookmarkStart w:id="44" w:name="_Toc511914435"/>
      <w:bookmarkStart w:id="45" w:name="_Toc512547364"/>
      <w:r w:rsidRPr="000A6031">
        <w:rPr>
          <w:rFonts w:eastAsia="Times New Roman" w:cs="Times New Roman"/>
          <w:color w:val="auto"/>
          <w:szCs w:val="26"/>
        </w:rPr>
        <w:t>1</w:t>
      </w:r>
      <w:r w:rsidR="00A67684" w:rsidRPr="000A6031">
        <w:rPr>
          <w:rFonts w:eastAsia="Times New Roman" w:cs="Times New Roman"/>
          <w:color w:val="auto"/>
          <w:szCs w:val="26"/>
        </w:rPr>
        <w:t>.</w:t>
      </w:r>
      <w:r w:rsidRPr="000A6031">
        <w:rPr>
          <w:rFonts w:cs="Times New Roman"/>
          <w:color w:val="auto"/>
          <w:szCs w:val="26"/>
        </w:rPr>
        <w:t>2.</w:t>
      </w:r>
      <w:r w:rsidR="00A67684" w:rsidRPr="000A6031">
        <w:rPr>
          <w:rFonts w:eastAsia="Times New Roman" w:cs="Times New Roman"/>
          <w:color w:val="auto"/>
          <w:szCs w:val="26"/>
        </w:rPr>
        <w:t xml:space="preserve">2 </w:t>
      </w:r>
      <w:r w:rsidR="00E8598C" w:rsidRPr="000A6031">
        <w:rPr>
          <w:rFonts w:eastAsia="Times New Roman" w:cs="Times New Roman"/>
          <w:color w:val="auto"/>
          <w:szCs w:val="26"/>
        </w:rPr>
        <w:t xml:space="preserve">Ưu điểm của </w:t>
      </w:r>
      <w:r w:rsidR="009803F1">
        <w:rPr>
          <w:rFonts w:eastAsia="Times New Roman" w:cs="Times New Roman"/>
          <w:color w:val="auto"/>
          <w:szCs w:val="26"/>
        </w:rPr>
        <w:t>Hệ quản trị cơ sở dữ liệu</w:t>
      </w:r>
      <w:r w:rsidR="00E8598C" w:rsidRPr="000A6031">
        <w:rPr>
          <w:rFonts w:eastAsia="Times New Roman" w:cs="Times New Roman"/>
          <w:color w:val="auto"/>
          <w:szCs w:val="26"/>
        </w:rPr>
        <w:t>:</w:t>
      </w:r>
      <w:bookmarkEnd w:id="43"/>
      <w:bookmarkEnd w:id="44"/>
      <w:bookmarkEnd w:id="45"/>
    </w:p>
    <w:p w:rsidR="00E8598C" w:rsidRPr="000A6031" w:rsidRDefault="00E8598C" w:rsidP="009803F1">
      <w:pPr>
        <w:spacing w:line="26" w:lineRule="atLeast"/>
        <w:ind w:left="720"/>
        <w:rPr>
          <w:rFonts w:eastAsia="Times New Roman" w:cs="Times New Roman"/>
          <w:szCs w:val="26"/>
        </w:rPr>
      </w:pPr>
      <w:r w:rsidRPr="000A6031">
        <w:rPr>
          <w:rFonts w:eastAsia="Times New Roman" w:cs="Times New Roman"/>
          <w:szCs w:val="26"/>
        </w:rPr>
        <w:t>Quản lý được dữ liệu dư thừa.</w:t>
      </w:r>
    </w:p>
    <w:p w:rsidR="00E8598C" w:rsidRPr="000A6031" w:rsidRDefault="00E8598C" w:rsidP="009803F1">
      <w:pPr>
        <w:spacing w:line="26" w:lineRule="atLeast"/>
        <w:ind w:left="720"/>
        <w:rPr>
          <w:rFonts w:eastAsia="Times New Roman" w:cs="Times New Roman"/>
          <w:szCs w:val="26"/>
        </w:rPr>
      </w:pPr>
      <w:r w:rsidRPr="000A6031">
        <w:rPr>
          <w:rFonts w:eastAsia="Times New Roman" w:cs="Times New Roman"/>
          <w:szCs w:val="26"/>
        </w:rPr>
        <w:lastRenderedPageBreak/>
        <w:t>Đảm báo tính nhất quán cho dữ liệu.</w:t>
      </w:r>
    </w:p>
    <w:p w:rsidR="00E8598C" w:rsidRPr="000A6031" w:rsidRDefault="00E8598C" w:rsidP="009803F1">
      <w:pPr>
        <w:spacing w:line="26" w:lineRule="atLeast"/>
        <w:ind w:left="720"/>
        <w:rPr>
          <w:rFonts w:eastAsia="Times New Roman" w:cs="Times New Roman"/>
          <w:szCs w:val="26"/>
        </w:rPr>
      </w:pPr>
      <w:r w:rsidRPr="000A6031">
        <w:rPr>
          <w:rFonts w:eastAsia="Times New Roman" w:cs="Times New Roman"/>
          <w:szCs w:val="26"/>
        </w:rPr>
        <w:t>Tạo khả năng chia sẻ dữ liệu nhiều hơn.</w:t>
      </w:r>
    </w:p>
    <w:p w:rsidR="00E8598C" w:rsidRPr="000A6031" w:rsidRDefault="00E8598C" w:rsidP="009803F1">
      <w:pPr>
        <w:spacing w:line="26" w:lineRule="atLeast"/>
        <w:ind w:left="720"/>
        <w:rPr>
          <w:rFonts w:eastAsia="Times New Roman" w:cs="Times New Roman"/>
          <w:szCs w:val="26"/>
        </w:rPr>
      </w:pPr>
      <w:r w:rsidRPr="000A6031">
        <w:rPr>
          <w:rFonts w:eastAsia="Times New Roman" w:cs="Times New Roman"/>
          <w:szCs w:val="26"/>
        </w:rPr>
        <w:t>Cải tiến tính toàn vẹn cho dữ liệu.</w:t>
      </w:r>
    </w:p>
    <w:p w:rsidR="00E8598C" w:rsidRPr="000A6031" w:rsidRDefault="000A136D" w:rsidP="006529FE">
      <w:pPr>
        <w:pStyle w:val="Heading3"/>
        <w:spacing w:before="120" w:after="120" w:line="26" w:lineRule="atLeast"/>
        <w:ind w:firstLine="0"/>
        <w:rPr>
          <w:rFonts w:eastAsia="Times New Roman" w:cs="Times New Roman"/>
          <w:b w:val="0"/>
          <w:color w:val="auto"/>
          <w:szCs w:val="26"/>
        </w:rPr>
      </w:pPr>
      <w:bookmarkStart w:id="46" w:name="_Toc511914356"/>
      <w:bookmarkStart w:id="47" w:name="_Toc511914436"/>
      <w:bookmarkStart w:id="48" w:name="_Toc512547365"/>
      <w:r w:rsidRPr="000A6031">
        <w:rPr>
          <w:rFonts w:eastAsia="Times New Roman" w:cs="Times New Roman"/>
          <w:color w:val="auto"/>
          <w:szCs w:val="26"/>
        </w:rPr>
        <w:t>1</w:t>
      </w:r>
      <w:r w:rsidR="00A67684" w:rsidRPr="000A6031">
        <w:rPr>
          <w:rFonts w:eastAsia="Times New Roman" w:cs="Times New Roman"/>
          <w:color w:val="auto"/>
          <w:szCs w:val="26"/>
        </w:rPr>
        <w:t>.</w:t>
      </w:r>
      <w:r w:rsidRPr="000A6031">
        <w:rPr>
          <w:rFonts w:eastAsia="Times New Roman" w:cs="Times New Roman"/>
          <w:color w:val="auto"/>
          <w:szCs w:val="26"/>
        </w:rPr>
        <w:t>2.</w:t>
      </w:r>
      <w:r w:rsidR="00A67684" w:rsidRPr="000A6031">
        <w:rPr>
          <w:rFonts w:eastAsia="Times New Roman" w:cs="Times New Roman"/>
          <w:color w:val="auto"/>
          <w:szCs w:val="26"/>
        </w:rPr>
        <w:t xml:space="preserve">3 </w:t>
      </w:r>
      <w:r w:rsidR="00E8598C" w:rsidRPr="000A6031">
        <w:rPr>
          <w:rFonts w:eastAsia="Times New Roman" w:cs="Times New Roman"/>
          <w:color w:val="auto"/>
          <w:szCs w:val="26"/>
        </w:rPr>
        <w:t>Nhược điểm:</w:t>
      </w:r>
      <w:bookmarkEnd w:id="46"/>
      <w:bookmarkEnd w:id="47"/>
      <w:bookmarkEnd w:id="48"/>
    </w:p>
    <w:p w:rsidR="00E8598C" w:rsidRPr="000A6031" w:rsidRDefault="009803F1" w:rsidP="009803F1">
      <w:pPr>
        <w:spacing w:line="26" w:lineRule="atLeast"/>
        <w:rPr>
          <w:rFonts w:eastAsia="Times New Roman" w:cs="Times New Roman"/>
          <w:szCs w:val="26"/>
        </w:rPr>
      </w:pPr>
      <w:r>
        <w:rPr>
          <w:rFonts w:eastAsia="Times New Roman" w:cs="Times New Roman"/>
          <w:szCs w:val="26"/>
        </w:rPr>
        <w:t>Hệ quản trị cơ sở dữ liệu</w:t>
      </w:r>
      <w:r w:rsidRPr="000A6031">
        <w:rPr>
          <w:rFonts w:eastAsia="Times New Roman" w:cs="Times New Roman"/>
          <w:szCs w:val="26"/>
        </w:rPr>
        <w:t xml:space="preserve"> </w:t>
      </w:r>
      <w:r w:rsidR="00E8598C" w:rsidRPr="000A6031">
        <w:rPr>
          <w:rFonts w:eastAsia="Times New Roman" w:cs="Times New Roman"/>
          <w:szCs w:val="26"/>
        </w:rPr>
        <w:t>tốt thì khá phức tạp.</w:t>
      </w:r>
    </w:p>
    <w:p w:rsidR="00E8598C" w:rsidRPr="000A6031" w:rsidRDefault="009803F1" w:rsidP="009803F1">
      <w:pPr>
        <w:spacing w:line="26" w:lineRule="atLeast"/>
        <w:ind w:left="720"/>
        <w:rPr>
          <w:rFonts w:eastAsia="Times New Roman" w:cs="Times New Roman"/>
          <w:szCs w:val="26"/>
        </w:rPr>
      </w:pPr>
      <w:r>
        <w:rPr>
          <w:rFonts w:eastAsia="Times New Roman" w:cs="Times New Roman"/>
          <w:szCs w:val="26"/>
        </w:rPr>
        <w:t>Hệ quản trị cơ sở dữ liệu</w:t>
      </w:r>
      <w:r w:rsidR="00E8598C" w:rsidRPr="000A6031">
        <w:rPr>
          <w:rFonts w:eastAsia="Times New Roman" w:cs="Times New Roman"/>
          <w:szCs w:val="26"/>
        </w:rPr>
        <w:t xml:space="preserve"> tốt thường rất lớn chiếm nhiều dung lượng bộ nhớ.</w:t>
      </w:r>
    </w:p>
    <w:p w:rsidR="00E8598C" w:rsidRPr="000A6031" w:rsidRDefault="00E8598C" w:rsidP="009803F1">
      <w:pPr>
        <w:spacing w:line="26" w:lineRule="atLeast"/>
        <w:rPr>
          <w:rFonts w:eastAsia="Times New Roman" w:cs="Times New Roman"/>
          <w:szCs w:val="26"/>
        </w:rPr>
      </w:pPr>
      <w:r w:rsidRPr="000A6031">
        <w:rPr>
          <w:rFonts w:eastAsia="Times New Roman" w:cs="Times New Roman"/>
          <w:szCs w:val="26"/>
        </w:rPr>
        <w:t>Giá cả khác nhau tùy theo môi trường và chức năng.</w:t>
      </w:r>
    </w:p>
    <w:p w:rsidR="00E8598C" w:rsidRPr="000A6031" w:rsidRDefault="009803F1" w:rsidP="009803F1">
      <w:pPr>
        <w:spacing w:line="26" w:lineRule="atLeast"/>
        <w:ind w:left="720"/>
        <w:rPr>
          <w:rFonts w:eastAsia="Times New Roman" w:cs="Times New Roman"/>
          <w:szCs w:val="26"/>
        </w:rPr>
      </w:pPr>
      <w:r>
        <w:rPr>
          <w:rFonts w:eastAsia="Times New Roman" w:cs="Times New Roman"/>
          <w:szCs w:val="26"/>
        </w:rPr>
        <w:t>Hệ quản trị cơ sở dữ liệu</w:t>
      </w:r>
      <w:r w:rsidR="00E8598C" w:rsidRPr="000A6031">
        <w:rPr>
          <w:rFonts w:eastAsia="Times New Roman" w:cs="Times New Roman"/>
          <w:szCs w:val="26"/>
        </w:rPr>
        <w:t xml:space="preserve"> được viết tổng quát cho nhiều người dùng thì thường chậm.</w:t>
      </w:r>
    </w:p>
    <w:p w:rsidR="00E8598C" w:rsidRPr="000A6031" w:rsidRDefault="000A136D" w:rsidP="006529FE">
      <w:pPr>
        <w:pStyle w:val="Heading3"/>
        <w:spacing w:before="120" w:after="120" w:line="26" w:lineRule="atLeast"/>
        <w:ind w:firstLine="0"/>
        <w:rPr>
          <w:rFonts w:cs="Times New Roman"/>
          <w:b w:val="0"/>
          <w:color w:val="auto"/>
          <w:szCs w:val="26"/>
        </w:rPr>
      </w:pPr>
      <w:bookmarkStart w:id="49" w:name="_Toc511914357"/>
      <w:bookmarkStart w:id="50" w:name="_Toc511914437"/>
      <w:bookmarkStart w:id="51" w:name="_Toc512547366"/>
      <w:r w:rsidRPr="000A6031">
        <w:rPr>
          <w:rFonts w:cs="Times New Roman"/>
          <w:color w:val="auto"/>
          <w:szCs w:val="26"/>
        </w:rPr>
        <w:t>1</w:t>
      </w:r>
      <w:r w:rsidR="00A67684" w:rsidRPr="000A6031">
        <w:rPr>
          <w:rFonts w:cs="Times New Roman"/>
          <w:color w:val="auto"/>
          <w:szCs w:val="26"/>
        </w:rPr>
        <w:t>.</w:t>
      </w:r>
      <w:r w:rsidRPr="000A6031">
        <w:rPr>
          <w:rFonts w:eastAsia="Times New Roman" w:cs="Times New Roman"/>
          <w:color w:val="auto"/>
          <w:szCs w:val="26"/>
        </w:rPr>
        <w:t>2.</w:t>
      </w:r>
      <w:r w:rsidR="00A67684" w:rsidRPr="000A6031">
        <w:rPr>
          <w:rFonts w:cs="Times New Roman"/>
          <w:color w:val="auto"/>
          <w:szCs w:val="26"/>
        </w:rPr>
        <w:t xml:space="preserve">4 </w:t>
      </w:r>
      <w:r w:rsidR="00E8598C" w:rsidRPr="000A6031">
        <w:rPr>
          <w:rFonts w:cs="Times New Roman"/>
          <w:color w:val="auto"/>
          <w:szCs w:val="26"/>
        </w:rPr>
        <w:t xml:space="preserve">Các khả năng của hệ quản trị </w:t>
      </w:r>
      <w:r w:rsidR="009803F1">
        <w:rPr>
          <w:rFonts w:eastAsia="Times New Roman" w:cs="Times New Roman"/>
          <w:color w:val="auto"/>
          <w:szCs w:val="26"/>
        </w:rPr>
        <w:t>cơ sở dữ liệu</w:t>
      </w:r>
      <w:bookmarkEnd w:id="49"/>
      <w:bookmarkEnd w:id="50"/>
      <w:bookmarkEnd w:id="51"/>
    </w:p>
    <w:p w:rsidR="00E8598C" w:rsidRPr="000A6031" w:rsidRDefault="00E8598C" w:rsidP="00547EC1">
      <w:pPr>
        <w:spacing w:line="26" w:lineRule="atLeast"/>
        <w:ind w:firstLine="709"/>
        <w:rPr>
          <w:rFonts w:cs="Times New Roman"/>
          <w:szCs w:val="26"/>
        </w:rPr>
      </w:pPr>
      <w:r w:rsidRPr="000A6031">
        <w:rPr>
          <w:rFonts w:cs="Times New Roman"/>
          <w:szCs w:val="26"/>
        </w:rPr>
        <w:t>Có hai khả năng chính cho phép phân biệt các hệ quản trị cơ sở dữ liệu với các kiểu hệ thống lập trình khác:</w:t>
      </w:r>
    </w:p>
    <w:p w:rsidR="00E8598C" w:rsidRPr="000A6031" w:rsidRDefault="00E8598C" w:rsidP="00547EC1">
      <w:pPr>
        <w:spacing w:line="26" w:lineRule="atLeast"/>
        <w:ind w:firstLine="709"/>
        <w:rPr>
          <w:rFonts w:cs="Times New Roman"/>
          <w:szCs w:val="26"/>
        </w:rPr>
      </w:pPr>
      <w:r w:rsidRPr="000A6031">
        <w:rPr>
          <w:rFonts w:cs="Times New Roman"/>
          <w:szCs w:val="26"/>
        </w:rPr>
        <w:t xml:space="preserve">Khả năng quản lý dữ liệu tồn tại lâu dài: đặc điểm này chỉ ra rằng có một cơ sở dữ liệu tồn tại trong một thời gian dài, nội dung của cơ sở dữ liệu này là các dữ liệu mà hệ quản trị </w:t>
      </w:r>
      <w:r w:rsidR="009803F1">
        <w:rPr>
          <w:rFonts w:eastAsia="Times New Roman" w:cs="Times New Roman"/>
          <w:szCs w:val="26"/>
        </w:rPr>
        <w:t>cơ sở dữ liệu</w:t>
      </w:r>
      <w:r w:rsidR="009803F1" w:rsidRPr="000A6031">
        <w:rPr>
          <w:rFonts w:eastAsia="Times New Roman" w:cs="Times New Roman"/>
          <w:szCs w:val="26"/>
        </w:rPr>
        <w:t xml:space="preserve"> </w:t>
      </w:r>
      <w:r w:rsidRPr="000A6031">
        <w:rPr>
          <w:rFonts w:cs="Times New Roman"/>
          <w:szCs w:val="26"/>
        </w:rPr>
        <w:t xml:space="preserve">truy nhập và quản lý. </w:t>
      </w:r>
    </w:p>
    <w:p w:rsidR="00E8598C" w:rsidRPr="000A6031" w:rsidRDefault="00E8598C" w:rsidP="00547EC1">
      <w:pPr>
        <w:spacing w:line="26" w:lineRule="atLeast"/>
        <w:ind w:firstLine="709"/>
        <w:rPr>
          <w:rFonts w:cs="Times New Roman"/>
          <w:szCs w:val="26"/>
        </w:rPr>
      </w:pPr>
      <w:r w:rsidRPr="000A6031">
        <w:rPr>
          <w:rFonts w:cs="Times New Roman"/>
          <w:szCs w:val="26"/>
        </w:rPr>
        <w:t xml:space="preserve"> Khả năng truy nhập các khối lượng dữ liệu lớn một cách hiệu quả. </w:t>
      </w:r>
    </w:p>
    <w:p w:rsidR="00E8598C" w:rsidRPr="000A6031" w:rsidRDefault="00E8598C" w:rsidP="00547EC1">
      <w:pPr>
        <w:spacing w:line="26" w:lineRule="atLeast"/>
        <w:ind w:firstLine="709"/>
        <w:rPr>
          <w:rFonts w:cs="Times New Roman"/>
          <w:szCs w:val="26"/>
        </w:rPr>
      </w:pPr>
      <w:r w:rsidRPr="000A6031">
        <w:rPr>
          <w:rFonts w:cs="Times New Roman"/>
          <w:szCs w:val="26"/>
        </w:rPr>
        <w:t xml:space="preserve">Ngoài hai khả năng cơ bản trên, hệ quản trị </w:t>
      </w:r>
      <w:r w:rsidR="009803F1">
        <w:rPr>
          <w:rFonts w:eastAsia="Times New Roman" w:cs="Times New Roman"/>
          <w:szCs w:val="26"/>
        </w:rPr>
        <w:t>cơ sở dữ liệu</w:t>
      </w:r>
      <w:r w:rsidR="009803F1" w:rsidRPr="000A6031">
        <w:rPr>
          <w:rFonts w:eastAsia="Times New Roman" w:cs="Times New Roman"/>
          <w:szCs w:val="26"/>
        </w:rPr>
        <w:t xml:space="preserve"> </w:t>
      </w:r>
      <w:r w:rsidRPr="000A6031">
        <w:rPr>
          <w:rFonts w:cs="Times New Roman"/>
          <w:szCs w:val="26"/>
        </w:rPr>
        <w:t xml:space="preserve">còn có các khả năng khác mà có thể thấy trong hầu hết các hệ quản trị </w:t>
      </w:r>
      <w:r w:rsidR="009803F1">
        <w:rPr>
          <w:rFonts w:eastAsia="Times New Roman" w:cs="Times New Roman"/>
          <w:szCs w:val="26"/>
        </w:rPr>
        <w:t>cơ sở dữ liệu</w:t>
      </w:r>
      <w:r w:rsidR="009803F1" w:rsidRPr="000A6031">
        <w:rPr>
          <w:rFonts w:eastAsia="Times New Roman" w:cs="Times New Roman"/>
          <w:szCs w:val="26"/>
        </w:rPr>
        <w:t xml:space="preserve"> </w:t>
      </w:r>
      <w:r w:rsidRPr="000A6031">
        <w:rPr>
          <w:rFonts w:cs="Times New Roman"/>
          <w:szCs w:val="26"/>
        </w:rPr>
        <w:t xml:space="preserve">đó là: </w:t>
      </w:r>
    </w:p>
    <w:p w:rsidR="00E8598C" w:rsidRPr="000A6031" w:rsidRDefault="00E8598C" w:rsidP="00547EC1">
      <w:pPr>
        <w:spacing w:line="26" w:lineRule="atLeast"/>
        <w:ind w:firstLine="709"/>
        <w:rPr>
          <w:rFonts w:cs="Times New Roman"/>
          <w:szCs w:val="26"/>
        </w:rPr>
      </w:pPr>
      <w:r w:rsidRPr="000A6031">
        <w:rPr>
          <w:rFonts w:cs="Times New Roman"/>
          <w:szCs w:val="26"/>
        </w:rPr>
        <w:t>Hỗ trợ ít nhất một mô hình dữ liệu hay một sự trừu tượng toán học mà qua đó người sử dụng có thể quan sát dữ liệu.</w:t>
      </w:r>
    </w:p>
    <w:p w:rsidR="00E8598C" w:rsidRPr="000A6031" w:rsidRDefault="00E8598C" w:rsidP="00547EC1">
      <w:pPr>
        <w:spacing w:line="26" w:lineRule="atLeast"/>
        <w:ind w:firstLine="709"/>
        <w:rPr>
          <w:rFonts w:cs="Times New Roman"/>
          <w:szCs w:val="26"/>
        </w:rPr>
      </w:pPr>
      <w:r w:rsidRPr="000A6031">
        <w:rPr>
          <w:rFonts w:cs="Times New Roman"/>
          <w:szCs w:val="26"/>
        </w:rPr>
        <w:t>Ðảm bảo tính độc lập dữ liệu hay sự bất biến của chương trình ứng dụng đối với các thay đổi về cấu trúc trong mô hình dữ liệu.</w:t>
      </w:r>
    </w:p>
    <w:p w:rsidR="00E8598C" w:rsidRPr="000A6031" w:rsidRDefault="00E8598C" w:rsidP="00547EC1">
      <w:pPr>
        <w:spacing w:line="26" w:lineRule="atLeast"/>
        <w:ind w:firstLine="709"/>
        <w:rPr>
          <w:rFonts w:cs="Times New Roman"/>
          <w:szCs w:val="26"/>
        </w:rPr>
      </w:pPr>
      <w:r w:rsidRPr="000A6031">
        <w:rPr>
          <w:rFonts w:cs="Times New Roman"/>
          <w:szCs w:val="26"/>
        </w:rPr>
        <w:t xml:space="preserve">Hỗ trợ các ngôn ngữ cao cấp nhất định cho phép người sử dụng định nghĩa cấu trúc dữ liệu, truy nhập dữ liệu và thao tác dữ liệu. </w:t>
      </w:r>
    </w:p>
    <w:p w:rsidR="00E8598C" w:rsidRPr="000A6031" w:rsidRDefault="00E8598C" w:rsidP="00547EC1">
      <w:pPr>
        <w:spacing w:line="26" w:lineRule="atLeast"/>
        <w:ind w:firstLine="709"/>
        <w:rPr>
          <w:rFonts w:cs="Times New Roman"/>
          <w:b/>
          <w:szCs w:val="26"/>
        </w:rPr>
      </w:pPr>
      <w:r w:rsidRPr="000A6031">
        <w:rPr>
          <w:rFonts w:cs="Times New Roman"/>
          <w:szCs w:val="26"/>
        </w:rPr>
        <w:t xml:space="preserve">Quản lý giao dịch, có nghĩa là khả năng cung cấp các truy nhập đồng thời, đúng đắn đối với </w:t>
      </w:r>
      <w:r w:rsidR="009803F1">
        <w:rPr>
          <w:rFonts w:eastAsia="Times New Roman" w:cs="Times New Roman"/>
          <w:szCs w:val="26"/>
        </w:rPr>
        <w:t>cơ sở dữ liệu</w:t>
      </w:r>
      <w:r w:rsidR="009803F1" w:rsidRPr="000A6031">
        <w:rPr>
          <w:rFonts w:eastAsia="Times New Roman" w:cs="Times New Roman"/>
          <w:szCs w:val="26"/>
        </w:rPr>
        <w:t xml:space="preserve"> </w:t>
      </w:r>
      <w:r w:rsidRPr="000A6031">
        <w:rPr>
          <w:rFonts w:cs="Times New Roman"/>
          <w:szCs w:val="26"/>
        </w:rPr>
        <w:t>từ nhiều người sử dụng tại cùng một thời điểm.</w:t>
      </w:r>
    </w:p>
    <w:p w:rsidR="00E8598C" w:rsidRPr="000A6031" w:rsidRDefault="00E8598C" w:rsidP="00547EC1">
      <w:pPr>
        <w:spacing w:line="26" w:lineRule="atLeast"/>
        <w:ind w:firstLine="709"/>
        <w:rPr>
          <w:rFonts w:cs="Times New Roman"/>
          <w:b/>
          <w:szCs w:val="26"/>
        </w:rPr>
      </w:pPr>
      <w:r w:rsidRPr="000A6031">
        <w:rPr>
          <w:rFonts w:cs="Times New Roman"/>
          <w:szCs w:val="26"/>
        </w:rPr>
        <w:t xml:space="preserve">Ðiều khiển truy nhập, có nghĩa là khả năng hạn chế truy nhập đến các dữ liệu bởi những người sử dụng không được cấp phép và khả năng kiểm tra tính đúng đắn của </w:t>
      </w:r>
      <w:r w:rsidR="009803F1">
        <w:rPr>
          <w:rFonts w:eastAsia="Times New Roman" w:cs="Times New Roman"/>
          <w:szCs w:val="26"/>
        </w:rPr>
        <w:t>cơ sở dữ liệu</w:t>
      </w:r>
      <w:r w:rsidRPr="000A6031">
        <w:rPr>
          <w:rFonts w:cs="Times New Roman"/>
          <w:szCs w:val="26"/>
        </w:rPr>
        <w:t xml:space="preserve">. </w:t>
      </w:r>
    </w:p>
    <w:p w:rsidR="00E8598C" w:rsidRPr="000A6031" w:rsidRDefault="00E8598C" w:rsidP="00547EC1">
      <w:pPr>
        <w:spacing w:line="26" w:lineRule="atLeast"/>
        <w:ind w:firstLine="709"/>
        <w:rPr>
          <w:rFonts w:cs="Times New Roman"/>
          <w:b/>
          <w:szCs w:val="26"/>
        </w:rPr>
      </w:pPr>
      <w:r w:rsidRPr="000A6031">
        <w:rPr>
          <w:rFonts w:cs="Times New Roman"/>
          <w:szCs w:val="26"/>
        </w:rPr>
        <w:t xml:space="preserve"> Phục hồi dữ liệu, có nghĩa là có khả năng phục hồi dữ liệu, không làm mất mát dữ liệu với các lỗi hệ thống.</w:t>
      </w:r>
    </w:p>
    <w:p w:rsidR="00E8598C" w:rsidRPr="000A6031" w:rsidRDefault="000A136D" w:rsidP="006529FE">
      <w:pPr>
        <w:pStyle w:val="Heading3"/>
        <w:spacing w:before="120" w:after="120" w:line="26" w:lineRule="atLeast"/>
        <w:ind w:firstLine="0"/>
        <w:rPr>
          <w:rFonts w:eastAsia="Times New Roman" w:cs="Times New Roman"/>
          <w:b w:val="0"/>
          <w:bCs w:val="0"/>
          <w:color w:val="auto"/>
          <w:szCs w:val="26"/>
        </w:rPr>
      </w:pPr>
      <w:bookmarkStart w:id="52" w:name="_Toc511914358"/>
      <w:bookmarkStart w:id="53" w:name="_Toc511914438"/>
      <w:bookmarkStart w:id="54" w:name="_Toc512547367"/>
      <w:r w:rsidRPr="000A6031">
        <w:rPr>
          <w:rFonts w:eastAsia="Times New Roman" w:cs="Times New Roman"/>
          <w:color w:val="auto"/>
          <w:szCs w:val="26"/>
        </w:rPr>
        <w:t>1</w:t>
      </w:r>
      <w:r w:rsidR="00A67684" w:rsidRPr="000A6031">
        <w:rPr>
          <w:rFonts w:eastAsia="Times New Roman" w:cs="Times New Roman"/>
          <w:color w:val="auto"/>
          <w:szCs w:val="26"/>
        </w:rPr>
        <w:t>.</w:t>
      </w:r>
      <w:r w:rsidRPr="000A6031">
        <w:rPr>
          <w:rFonts w:eastAsia="Times New Roman" w:cs="Times New Roman"/>
          <w:color w:val="auto"/>
          <w:szCs w:val="26"/>
        </w:rPr>
        <w:t>2.</w:t>
      </w:r>
      <w:r w:rsidR="00A67684" w:rsidRPr="000A6031">
        <w:rPr>
          <w:rFonts w:eastAsia="Times New Roman" w:cs="Times New Roman"/>
          <w:color w:val="auto"/>
          <w:szCs w:val="26"/>
        </w:rPr>
        <w:t xml:space="preserve">5 </w:t>
      </w:r>
      <w:r w:rsidR="00E8598C" w:rsidRPr="000A6031">
        <w:rPr>
          <w:rFonts w:eastAsia="Times New Roman" w:cs="Times New Roman"/>
          <w:color w:val="auto"/>
          <w:szCs w:val="26"/>
        </w:rPr>
        <w:t xml:space="preserve">Các hệ quản trị </w:t>
      </w:r>
      <w:r w:rsidR="009803F1">
        <w:rPr>
          <w:rFonts w:eastAsia="Times New Roman" w:cs="Times New Roman"/>
          <w:color w:val="auto"/>
          <w:szCs w:val="26"/>
        </w:rPr>
        <w:t>cơ sở dữ liệu</w:t>
      </w:r>
      <w:r w:rsidR="009803F1" w:rsidRPr="000A6031">
        <w:rPr>
          <w:rFonts w:eastAsia="Times New Roman" w:cs="Times New Roman"/>
          <w:color w:val="auto"/>
          <w:szCs w:val="26"/>
        </w:rPr>
        <w:t xml:space="preserve"> </w:t>
      </w:r>
      <w:r w:rsidR="00E8598C" w:rsidRPr="000A6031">
        <w:rPr>
          <w:rFonts w:eastAsia="Times New Roman" w:cs="Times New Roman"/>
          <w:color w:val="auto"/>
          <w:szCs w:val="26"/>
        </w:rPr>
        <w:t>đều thực hiện các chức năng sau :</w:t>
      </w:r>
      <w:bookmarkEnd w:id="52"/>
      <w:bookmarkEnd w:id="53"/>
      <w:bookmarkEnd w:id="54"/>
    </w:p>
    <w:p w:rsidR="00E8598C" w:rsidRPr="000A6031" w:rsidRDefault="000A136D" w:rsidP="00547EC1">
      <w:pPr>
        <w:spacing w:line="26" w:lineRule="atLeast"/>
        <w:ind w:firstLine="709"/>
        <w:rPr>
          <w:rFonts w:eastAsia="Times New Roman" w:cs="Times New Roman"/>
          <w:szCs w:val="26"/>
        </w:rPr>
      </w:pPr>
      <w:r w:rsidRPr="000A6031">
        <w:rPr>
          <w:rFonts w:eastAsia="Times New Roman" w:cs="Times New Roman"/>
          <w:szCs w:val="26"/>
        </w:rPr>
        <w:t xml:space="preserve">- </w:t>
      </w:r>
      <w:r w:rsidR="00E8598C" w:rsidRPr="000A6031">
        <w:rPr>
          <w:rFonts w:eastAsia="Times New Roman" w:cs="Times New Roman"/>
          <w:szCs w:val="26"/>
        </w:rPr>
        <w:t>Lưu trữ dữ liệu.</w:t>
      </w:r>
    </w:p>
    <w:p w:rsidR="00E8598C" w:rsidRPr="000A6031" w:rsidRDefault="000A136D" w:rsidP="00547EC1">
      <w:pPr>
        <w:spacing w:line="26" w:lineRule="atLeast"/>
        <w:ind w:firstLine="709"/>
        <w:rPr>
          <w:rFonts w:eastAsia="Times New Roman" w:cs="Times New Roman"/>
          <w:szCs w:val="26"/>
        </w:rPr>
      </w:pPr>
      <w:r w:rsidRPr="000A6031">
        <w:rPr>
          <w:rFonts w:eastAsia="Times New Roman" w:cs="Times New Roman"/>
          <w:szCs w:val="26"/>
        </w:rPr>
        <w:t xml:space="preserve">- </w:t>
      </w:r>
      <w:r w:rsidR="00E8598C" w:rsidRPr="000A6031">
        <w:rPr>
          <w:rFonts w:eastAsia="Times New Roman" w:cs="Times New Roman"/>
          <w:szCs w:val="26"/>
        </w:rPr>
        <w:t xml:space="preserve">Tạo ra và duy trì </w:t>
      </w:r>
      <w:r w:rsidR="009803F1">
        <w:rPr>
          <w:rFonts w:eastAsia="Times New Roman" w:cs="Times New Roman"/>
          <w:szCs w:val="26"/>
        </w:rPr>
        <w:t>cơ sở dữ liệu</w:t>
      </w:r>
      <w:r w:rsidR="00E8598C" w:rsidRPr="000A6031">
        <w:rPr>
          <w:rFonts w:eastAsia="Times New Roman" w:cs="Times New Roman"/>
          <w:szCs w:val="26"/>
        </w:rPr>
        <w:t>.</w:t>
      </w:r>
    </w:p>
    <w:p w:rsidR="00E8598C" w:rsidRPr="000A6031" w:rsidRDefault="000A136D" w:rsidP="00547EC1">
      <w:pPr>
        <w:spacing w:line="26" w:lineRule="atLeast"/>
        <w:ind w:firstLine="709"/>
        <w:rPr>
          <w:rFonts w:eastAsia="Times New Roman" w:cs="Times New Roman"/>
          <w:szCs w:val="26"/>
        </w:rPr>
      </w:pPr>
      <w:r w:rsidRPr="000A6031">
        <w:rPr>
          <w:rFonts w:eastAsia="Times New Roman" w:cs="Times New Roman"/>
          <w:szCs w:val="26"/>
        </w:rPr>
        <w:t xml:space="preserve">- </w:t>
      </w:r>
      <w:r w:rsidR="00E8598C" w:rsidRPr="000A6031">
        <w:rPr>
          <w:rFonts w:eastAsia="Times New Roman" w:cs="Times New Roman"/>
          <w:szCs w:val="26"/>
        </w:rPr>
        <w:t>Cho phép nhiềungười dùng</w:t>
      </w:r>
      <w:r w:rsidRPr="000A6031">
        <w:rPr>
          <w:rFonts w:eastAsia="Times New Roman" w:cs="Times New Roman"/>
          <w:szCs w:val="26"/>
        </w:rPr>
        <w:t xml:space="preserve"> </w:t>
      </w:r>
      <w:r w:rsidR="00E8598C" w:rsidRPr="000A6031">
        <w:rPr>
          <w:rFonts w:eastAsia="Times New Roman" w:cs="Times New Roman"/>
          <w:szCs w:val="26"/>
        </w:rPr>
        <w:t>truy xuất đồng</w:t>
      </w:r>
      <w:r w:rsidRPr="000A6031">
        <w:rPr>
          <w:rFonts w:eastAsia="Times New Roman" w:cs="Times New Roman"/>
          <w:szCs w:val="26"/>
        </w:rPr>
        <w:t xml:space="preserve"> </w:t>
      </w:r>
      <w:r w:rsidR="00E8598C" w:rsidRPr="000A6031">
        <w:rPr>
          <w:rFonts w:eastAsia="Times New Roman" w:cs="Times New Roman"/>
          <w:szCs w:val="26"/>
        </w:rPr>
        <w:t>thời.</w:t>
      </w:r>
    </w:p>
    <w:p w:rsidR="00E8598C" w:rsidRPr="000A6031" w:rsidRDefault="000A136D" w:rsidP="00547EC1">
      <w:pPr>
        <w:spacing w:line="26" w:lineRule="atLeast"/>
        <w:ind w:firstLine="709"/>
        <w:rPr>
          <w:rFonts w:eastAsia="Times New Roman" w:cs="Times New Roman"/>
          <w:szCs w:val="26"/>
        </w:rPr>
      </w:pPr>
      <w:r w:rsidRPr="000A6031">
        <w:rPr>
          <w:rFonts w:eastAsia="Times New Roman" w:cs="Times New Roman"/>
          <w:szCs w:val="26"/>
        </w:rPr>
        <w:t xml:space="preserve">- </w:t>
      </w:r>
      <w:r w:rsidR="00E8598C" w:rsidRPr="000A6031">
        <w:rPr>
          <w:rFonts w:eastAsia="Times New Roman" w:cs="Times New Roman"/>
          <w:szCs w:val="26"/>
        </w:rPr>
        <w:t>Hỗ trợ tính bảo mật và riêng tư.</w:t>
      </w:r>
    </w:p>
    <w:p w:rsidR="00E8598C" w:rsidRPr="000A6031" w:rsidRDefault="000A136D" w:rsidP="00547EC1">
      <w:pPr>
        <w:spacing w:line="26" w:lineRule="atLeast"/>
        <w:ind w:firstLine="709"/>
        <w:rPr>
          <w:rFonts w:eastAsia="Times New Roman" w:cs="Times New Roman"/>
          <w:szCs w:val="26"/>
        </w:rPr>
      </w:pPr>
      <w:r w:rsidRPr="000A6031">
        <w:rPr>
          <w:rFonts w:eastAsia="Times New Roman" w:cs="Times New Roman"/>
          <w:szCs w:val="26"/>
        </w:rPr>
        <w:lastRenderedPageBreak/>
        <w:t xml:space="preserve">- </w:t>
      </w:r>
      <w:r w:rsidR="00E8598C" w:rsidRPr="000A6031">
        <w:rPr>
          <w:rFonts w:eastAsia="Times New Roman" w:cs="Times New Roman"/>
          <w:szCs w:val="26"/>
        </w:rPr>
        <w:t>Cho phép xem và xử lý dữ liệu lưu trữ.</w:t>
      </w:r>
    </w:p>
    <w:p w:rsidR="00E8598C" w:rsidRPr="000A6031" w:rsidRDefault="000A136D" w:rsidP="00547EC1">
      <w:pPr>
        <w:spacing w:line="26" w:lineRule="atLeast"/>
        <w:ind w:firstLine="709"/>
        <w:rPr>
          <w:rFonts w:eastAsia="Times New Roman" w:cs="Times New Roman"/>
          <w:szCs w:val="26"/>
        </w:rPr>
      </w:pPr>
      <w:r w:rsidRPr="000A6031">
        <w:rPr>
          <w:rFonts w:eastAsia="Times New Roman" w:cs="Times New Roman"/>
          <w:szCs w:val="26"/>
        </w:rPr>
        <w:t xml:space="preserve">- </w:t>
      </w:r>
      <w:r w:rsidR="00E8598C" w:rsidRPr="000A6031">
        <w:rPr>
          <w:rFonts w:eastAsia="Times New Roman" w:cs="Times New Roman"/>
          <w:szCs w:val="26"/>
        </w:rPr>
        <w:t>Cho phép cập nhật và lưu trữ dữ liệu sau khi cập nhật.</w:t>
      </w:r>
    </w:p>
    <w:p w:rsidR="00E8598C" w:rsidRPr="000A6031" w:rsidRDefault="000A136D" w:rsidP="00547EC1">
      <w:pPr>
        <w:spacing w:line="26" w:lineRule="atLeast"/>
        <w:ind w:firstLine="709"/>
        <w:rPr>
          <w:rFonts w:eastAsia="Times New Roman" w:cs="Times New Roman"/>
          <w:szCs w:val="26"/>
        </w:rPr>
      </w:pPr>
      <w:r w:rsidRPr="000A6031">
        <w:rPr>
          <w:rFonts w:eastAsia="Times New Roman" w:cs="Times New Roman"/>
          <w:szCs w:val="26"/>
        </w:rPr>
        <w:t xml:space="preserve">- </w:t>
      </w:r>
      <w:r w:rsidR="00E8598C" w:rsidRPr="000A6031">
        <w:rPr>
          <w:rFonts w:eastAsia="Times New Roman" w:cs="Times New Roman"/>
          <w:szCs w:val="26"/>
        </w:rPr>
        <w:t>Cung cấp một cơ chế chỉ mục (index) hiệu quả để truy cập nhanh các dữ liệu lựa chọn.</w:t>
      </w:r>
    </w:p>
    <w:p w:rsidR="00E8598C" w:rsidRPr="000A6031" w:rsidRDefault="000A136D" w:rsidP="00547EC1">
      <w:pPr>
        <w:spacing w:line="26" w:lineRule="atLeast"/>
        <w:ind w:firstLine="709"/>
        <w:rPr>
          <w:rFonts w:eastAsia="Times New Roman" w:cs="Times New Roman"/>
          <w:szCs w:val="26"/>
        </w:rPr>
      </w:pPr>
      <w:r w:rsidRPr="000A6031">
        <w:rPr>
          <w:rFonts w:eastAsia="Times New Roman" w:cs="Times New Roman"/>
          <w:szCs w:val="26"/>
        </w:rPr>
        <w:t xml:space="preserve">- </w:t>
      </w:r>
      <w:r w:rsidR="00E8598C" w:rsidRPr="000A6031">
        <w:rPr>
          <w:rFonts w:eastAsia="Times New Roman" w:cs="Times New Roman"/>
          <w:szCs w:val="26"/>
        </w:rPr>
        <w:t>Cung cấp tính nhất quán giữa các bản ghi khác nhau.</w:t>
      </w:r>
    </w:p>
    <w:p w:rsidR="00E8598C" w:rsidRPr="000A6031" w:rsidRDefault="000A136D" w:rsidP="00547EC1">
      <w:pPr>
        <w:spacing w:line="26" w:lineRule="atLeast"/>
        <w:ind w:firstLine="709"/>
        <w:rPr>
          <w:rFonts w:eastAsia="Times New Roman" w:cs="Times New Roman"/>
          <w:szCs w:val="26"/>
        </w:rPr>
      </w:pPr>
      <w:r w:rsidRPr="000A6031">
        <w:rPr>
          <w:rFonts w:eastAsia="Times New Roman" w:cs="Times New Roman"/>
          <w:szCs w:val="26"/>
        </w:rPr>
        <w:t xml:space="preserve">- </w:t>
      </w:r>
      <w:r w:rsidR="00E8598C" w:rsidRPr="000A6031">
        <w:rPr>
          <w:rFonts w:eastAsia="Times New Roman" w:cs="Times New Roman"/>
          <w:szCs w:val="26"/>
        </w:rPr>
        <w:t>Bảo vệ dữ liệu khỏi mất mát bằng các quá trình sao lưu (backup) và phục hồi (recovery).</w:t>
      </w:r>
    </w:p>
    <w:p w:rsidR="00E8598C" w:rsidRPr="000A6031" w:rsidRDefault="000A136D" w:rsidP="006529FE">
      <w:pPr>
        <w:pStyle w:val="Heading3"/>
        <w:spacing w:before="120" w:after="120" w:line="26" w:lineRule="atLeast"/>
        <w:ind w:firstLine="0"/>
        <w:rPr>
          <w:rFonts w:eastAsia="Times New Roman" w:cs="Times New Roman"/>
          <w:b w:val="0"/>
          <w:color w:val="auto"/>
          <w:szCs w:val="26"/>
        </w:rPr>
      </w:pPr>
      <w:bookmarkStart w:id="55" w:name="_Toc511914359"/>
      <w:bookmarkStart w:id="56" w:name="_Toc511914439"/>
      <w:bookmarkStart w:id="57" w:name="_Toc512547368"/>
      <w:r w:rsidRPr="000A6031">
        <w:rPr>
          <w:rFonts w:eastAsia="Times New Roman" w:cs="Times New Roman"/>
          <w:color w:val="auto"/>
          <w:szCs w:val="26"/>
        </w:rPr>
        <w:t>1</w:t>
      </w:r>
      <w:r w:rsidR="00A67684" w:rsidRPr="000A6031">
        <w:rPr>
          <w:rFonts w:eastAsia="Times New Roman" w:cs="Times New Roman"/>
          <w:color w:val="auto"/>
          <w:szCs w:val="26"/>
        </w:rPr>
        <w:t>.</w:t>
      </w:r>
      <w:r w:rsidRPr="000A6031">
        <w:rPr>
          <w:rFonts w:eastAsia="Times New Roman" w:cs="Times New Roman"/>
          <w:color w:val="auto"/>
          <w:szCs w:val="26"/>
        </w:rPr>
        <w:t>2.</w:t>
      </w:r>
      <w:r w:rsidR="00A67684" w:rsidRPr="000A6031">
        <w:rPr>
          <w:rFonts w:eastAsia="Times New Roman" w:cs="Times New Roman"/>
          <w:color w:val="auto"/>
          <w:szCs w:val="26"/>
        </w:rPr>
        <w:t xml:space="preserve">6 </w:t>
      </w:r>
      <w:r w:rsidR="00E8598C" w:rsidRPr="000A6031">
        <w:rPr>
          <w:rFonts w:eastAsia="Times New Roman" w:cs="Times New Roman"/>
          <w:color w:val="auto"/>
          <w:szCs w:val="26"/>
        </w:rPr>
        <w:t xml:space="preserve">Giới thiệu về hệ quản trị </w:t>
      </w:r>
      <w:r w:rsidR="009803F1">
        <w:rPr>
          <w:rFonts w:eastAsia="Times New Roman" w:cs="Times New Roman"/>
          <w:color w:val="auto"/>
          <w:szCs w:val="26"/>
        </w:rPr>
        <w:t>cơ sở dữ liệu</w:t>
      </w:r>
      <w:r w:rsidR="009803F1" w:rsidRPr="000A6031">
        <w:rPr>
          <w:rFonts w:eastAsia="Times New Roman" w:cs="Times New Roman"/>
          <w:color w:val="auto"/>
          <w:szCs w:val="26"/>
        </w:rPr>
        <w:t xml:space="preserve"> </w:t>
      </w:r>
      <w:r w:rsidR="00E8598C" w:rsidRPr="000A6031">
        <w:rPr>
          <w:rFonts w:eastAsia="Times New Roman" w:cs="Times New Roman"/>
          <w:color w:val="auto"/>
          <w:szCs w:val="26"/>
        </w:rPr>
        <w:t>SQLite</w:t>
      </w:r>
      <w:bookmarkEnd w:id="55"/>
      <w:bookmarkEnd w:id="56"/>
      <w:bookmarkEnd w:id="57"/>
    </w:p>
    <w:p w:rsidR="00E8598C" w:rsidRPr="000A6031" w:rsidRDefault="00E8598C" w:rsidP="00547EC1">
      <w:pPr>
        <w:spacing w:line="26" w:lineRule="atLeast"/>
        <w:ind w:firstLine="709"/>
        <w:rPr>
          <w:szCs w:val="26"/>
        </w:rPr>
      </w:pPr>
      <w:r w:rsidRPr="000A6031">
        <w:rPr>
          <w:szCs w:val="26"/>
        </w:rPr>
        <w:t>SQLite là một cơ sở dữ liệu quan hệ, mã nguồn mở, nó được tích hợp sẵn trên hệ điều hành Android, vì vậy có thể sử dụng nó bất cứ lúc nào, và không cần phải cấu hình gì thêm. </w:t>
      </w:r>
    </w:p>
    <w:p w:rsidR="00E8598C" w:rsidRPr="000A6031" w:rsidRDefault="00E8598C" w:rsidP="00547EC1">
      <w:pPr>
        <w:spacing w:line="26" w:lineRule="atLeast"/>
        <w:ind w:firstLine="709"/>
        <w:rPr>
          <w:rFonts w:cs="Times New Roman"/>
          <w:szCs w:val="26"/>
          <w:shd w:val="clear" w:color="auto" w:fill="FFFFFF"/>
        </w:rPr>
      </w:pPr>
      <w:r w:rsidRPr="000A6031">
        <w:rPr>
          <w:rFonts w:cs="Times New Roman"/>
          <w:bCs/>
          <w:szCs w:val="26"/>
          <w:shd w:val="clear" w:color="auto" w:fill="FFFFFF"/>
        </w:rPr>
        <w:tab/>
        <w:t>SQLite</w:t>
      </w:r>
      <w:r w:rsidRPr="000A6031">
        <w:rPr>
          <w:rStyle w:val="apple-converted-space"/>
          <w:rFonts w:cs="Times New Roman"/>
          <w:szCs w:val="26"/>
          <w:shd w:val="clear" w:color="auto" w:fill="FFFFFF"/>
        </w:rPr>
        <w:t> </w:t>
      </w:r>
      <w:r w:rsidRPr="000A6031">
        <w:rPr>
          <w:rFonts w:cs="Times New Roman"/>
          <w:szCs w:val="26"/>
          <w:shd w:val="clear" w:color="auto" w:fill="FFFFFF"/>
        </w:rPr>
        <w:t>là hệ thống</w:t>
      </w:r>
      <w:r w:rsidRPr="000A6031">
        <w:rPr>
          <w:rStyle w:val="apple-converted-space"/>
          <w:rFonts w:cs="Times New Roman"/>
          <w:szCs w:val="26"/>
          <w:shd w:val="clear" w:color="auto" w:fill="FFFFFF"/>
        </w:rPr>
        <w:t> </w:t>
      </w:r>
      <w:hyperlink r:id="rId21" w:tooltip="Cơ sở dữ liệu quan hệ (trang chưa được viết)" w:history="1">
        <w:r w:rsidRPr="000A6031">
          <w:rPr>
            <w:rStyle w:val="Hyperlink"/>
            <w:rFonts w:cs="Times New Roman"/>
            <w:color w:val="auto"/>
            <w:szCs w:val="26"/>
            <w:u w:val="none"/>
            <w:shd w:val="clear" w:color="auto" w:fill="FFFFFF"/>
          </w:rPr>
          <w:t>cơ sở dữ liệu quan hệ</w:t>
        </w:r>
      </w:hyperlink>
      <w:r w:rsidRPr="000A6031">
        <w:rPr>
          <w:rStyle w:val="apple-converted-space"/>
          <w:rFonts w:cs="Times New Roman"/>
          <w:szCs w:val="26"/>
          <w:shd w:val="clear" w:color="auto" w:fill="FFFFFF"/>
        </w:rPr>
        <w:t> </w:t>
      </w:r>
      <w:r w:rsidRPr="000A6031">
        <w:rPr>
          <w:rFonts w:cs="Times New Roman"/>
          <w:szCs w:val="26"/>
          <w:shd w:val="clear" w:color="auto" w:fill="FFFFFF"/>
        </w:rPr>
        <w:t>nhỏ gọn, hoàn chỉnh, có thể cài đặt bên trong các</w:t>
      </w:r>
      <w:r w:rsidRPr="000A6031">
        <w:rPr>
          <w:rStyle w:val="apple-converted-space"/>
          <w:rFonts w:cs="Times New Roman"/>
          <w:szCs w:val="26"/>
          <w:shd w:val="clear" w:color="auto" w:fill="FFFFFF"/>
        </w:rPr>
        <w:t> </w:t>
      </w:r>
      <w:hyperlink r:id="rId22" w:tooltip="Trình ứng dụng (trang chưa được viết)" w:history="1">
        <w:r w:rsidRPr="000A6031">
          <w:rPr>
            <w:rStyle w:val="Hyperlink"/>
            <w:rFonts w:cs="Times New Roman"/>
            <w:color w:val="auto"/>
            <w:szCs w:val="26"/>
            <w:u w:val="none"/>
            <w:shd w:val="clear" w:color="auto" w:fill="FFFFFF"/>
          </w:rPr>
          <w:t>trình ứng dụng</w:t>
        </w:r>
      </w:hyperlink>
      <w:r w:rsidRPr="000A6031">
        <w:rPr>
          <w:rStyle w:val="apple-converted-space"/>
          <w:rFonts w:cs="Times New Roman"/>
          <w:szCs w:val="26"/>
          <w:shd w:val="clear" w:color="auto" w:fill="FFFFFF"/>
        </w:rPr>
        <w:t> </w:t>
      </w:r>
      <w:r w:rsidRPr="000A6031">
        <w:rPr>
          <w:rFonts w:cs="Times New Roman"/>
          <w:szCs w:val="26"/>
          <w:shd w:val="clear" w:color="auto" w:fill="FFFFFF"/>
        </w:rPr>
        <w:t>khác. SQLite được Richard Hipp viết dưới dạng</w:t>
      </w:r>
      <w:r w:rsidRPr="000A6031">
        <w:rPr>
          <w:rStyle w:val="apple-converted-space"/>
          <w:rFonts w:cs="Times New Roman"/>
          <w:szCs w:val="26"/>
          <w:shd w:val="clear" w:color="auto" w:fill="FFFFFF"/>
        </w:rPr>
        <w:t> </w:t>
      </w:r>
      <w:hyperlink r:id="rId23" w:tooltip="Thư viện" w:history="1">
        <w:r w:rsidRPr="000A6031">
          <w:rPr>
            <w:rStyle w:val="Hyperlink"/>
            <w:rFonts w:cs="Times New Roman"/>
            <w:color w:val="auto"/>
            <w:szCs w:val="26"/>
            <w:u w:val="none"/>
            <w:shd w:val="clear" w:color="auto" w:fill="FFFFFF"/>
          </w:rPr>
          <w:t>thư viện</w:t>
        </w:r>
      </w:hyperlink>
      <w:r w:rsidRPr="000A6031">
        <w:rPr>
          <w:rStyle w:val="apple-converted-space"/>
          <w:rFonts w:cs="Times New Roman"/>
          <w:szCs w:val="26"/>
          <w:shd w:val="clear" w:color="auto" w:fill="FFFFFF"/>
        </w:rPr>
        <w:t> </w:t>
      </w:r>
      <w:r w:rsidRPr="000A6031">
        <w:rPr>
          <w:rFonts w:cs="Times New Roman"/>
          <w:szCs w:val="26"/>
          <w:shd w:val="clear" w:color="auto" w:fill="FFFFFF"/>
        </w:rPr>
        <w:t>bằng ngôn ngữ lập trình</w:t>
      </w:r>
      <w:r w:rsidRPr="000A6031">
        <w:rPr>
          <w:rStyle w:val="apple-converted-space"/>
          <w:rFonts w:cs="Times New Roman"/>
          <w:szCs w:val="26"/>
          <w:shd w:val="clear" w:color="auto" w:fill="FFFFFF"/>
        </w:rPr>
        <w:t> </w:t>
      </w:r>
      <w:hyperlink r:id="rId24" w:tooltip="C" w:history="1">
        <w:r w:rsidRPr="000A6031">
          <w:rPr>
            <w:rStyle w:val="Hyperlink"/>
            <w:rFonts w:cs="Times New Roman"/>
            <w:color w:val="auto"/>
            <w:szCs w:val="26"/>
            <w:u w:val="none"/>
            <w:shd w:val="clear" w:color="auto" w:fill="FFFFFF"/>
          </w:rPr>
          <w:t>C</w:t>
        </w:r>
      </w:hyperlink>
      <w:r w:rsidRPr="000A6031">
        <w:rPr>
          <w:rFonts w:cs="Times New Roman"/>
          <w:szCs w:val="26"/>
          <w:shd w:val="clear" w:color="auto" w:fill="FFFFFF"/>
        </w:rPr>
        <w:t>.</w:t>
      </w:r>
    </w:p>
    <w:p w:rsidR="000A136D" w:rsidRPr="000A6031" w:rsidRDefault="00E8598C" w:rsidP="00547EC1">
      <w:pPr>
        <w:spacing w:line="26" w:lineRule="atLeast"/>
        <w:ind w:firstLine="709"/>
        <w:rPr>
          <w:rFonts w:cs="Times New Roman"/>
          <w:szCs w:val="26"/>
        </w:rPr>
      </w:pPr>
      <w:r w:rsidRPr="000A6031">
        <w:rPr>
          <w:rFonts w:cs="Times New Roman"/>
          <w:szCs w:val="26"/>
          <w:shd w:val="clear" w:color="auto" w:fill="FFFFFF"/>
        </w:rPr>
        <w:t>SQLite là một thư viện thực thi các chức năng của một database engine với đặc điểm giống như một phần mềm portable, không cần cài đặt, không cần cấu hình, không cầ</w:t>
      </w:r>
      <w:r w:rsidR="009803F1">
        <w:rPr>
          <w:rFonts w:cs="Times New Roman"/>
          <w:szCs w:val="26"/>
          <w:shd w:val="clear" w:color="auto" w:fill="FFFFFF"/>
        </w:rPr>
        <w:t>n server. N</w:t>
      </w:r>
      <w:r w:rsidRPr="000A6031">
        <w:rPr>
          <w:rFonts w:cs="Times New Roman"/>
          <w:szCs w:val="26"/>
          <w:shd w:val="clear" w:color="auto" w:fill="FFFFFF"/>
        </w:rPr>
        <w:t xml:space="preserve">hững điểm này rất khác so với việc sử dụng SQL Server hoặc Oracle, nhưng nó vẫn có </w:t>
      </w:r>
      <w:r w:rsidR="009803F1">
        <w:rPr>
          <w:rFonts w:cs="Times New Roman"/>
          <w:szCs w:val="26"/>
          <w:shd w:val="clear" w:color="auto" w:fill="FFFFFF"/>
        </w:rPr>
        <w:t>chuyển giao</w:t>
      </w:r>
      <w:r w:rsidRPr="000A6031">
        <w:rPr>
          <w:rFonts w:cs="Times New Roman"/>
          <w:szCs w:val="26"/>
          <w:shd w:val="clear" w:color="auto" w:fill="FFFFFF"/>
        </w:rPr>
        <w:t xml:space="preserve"> để đảm bảo tính toàn vẹn và an toàn trong quá trình thao tác dữ liệ</w:t>
      </w:r>
      <w:r w:rsidR="009803F1">
        <w:rPr>
          <w:rFonts w:cs="Times New Roman"/>
          <w:szCs w:val="26"/>
          <w:shd w:val="clear" w:color="auto" w:fill="FFFFFF"/>
        </w:rPr>
        <w:t>u.</w:t>
      </w:r>
    </w:p>
    <w:p w:rsidR="00E8598C" w:rsidRPr="000A6031" w:rsidRDefault="00E8598C" w:rsidP="009803F1">
      <w:pPr>
        <w:spacing w:line="26" w:lineRule="atLeast"/>
        <w:ind w:firstLine="360"/>
        <w:rPr>
          <w:rFonts w:cs="Times New Roman"/>
          <w:szCs w:val="26"/>
          <w:shd w:val="clear" w:color="auto" w:fill="FFFFFF"/>
        </w:rPr>
      </w:pPr>
      <w:r w:rsidRPr="000A6031">
        <w:rPr>
          <w:rFonts w:cs="Times New Roman"/>
          <w:szCs w:val="26"/>
        </w:rPr>
        <w:t>SQLite có các ưu điểm sau:</w:t>
      </w:r>
    </w:p>
    <w:p w:rsidR="00E8598C" w:rsidRPr="009803F1" w:rsidRDefault="00E8598C" w:rsidP="00155488">
      <w:pPr>
        <w:pStyle w:val="ListParagraph"/>
        <w:numPr>
          <w:ilvl w:val="0"/>
          <w:numId w:val="3"/>
        </w:numPr>
        <w:spacing w:line="26" w:lineRule="atLeast"/>
        <w:rPr>
          <w:rFonts w:cs="Times New Roman"/>
          <w:szCs w:val="26"/>
        </w:rPr>
      </w:pPr>
      <w:r w:rsidRPr="009803F1">
        <w:rPr>
          <w:rFonts w:cs="Times New Roman"/>
          <w:szCs w:val="26"/>
        </w:rPr>
        <w:t>Tin cậy: các hoạt động</w:t>
      </w:r>
      <w:r w:rsidR="009803F1" w:rsidRPr="009803F1">
        <w:rPr>
          <w:rFonts w:cs="Times New Roman"/>
          <w:szCs w:val="26"/>
        </w:rPr>
        <w:t xml:space="preserve"> </w:t>
      </w:r>
      <w:r w:rsidRPr="009803F1">
        <w:rPr>
          <w:rFonts w:cs="Times New Roman"/>
          <w:szCs w:val="26"/>
        </w:rPr>
        <w:t>chuyể</w:t>
      </w:r>
      <w:r w:rsidR="009803F1" w:rsidRPr="009803F1">
        <w:rPr>
          <w:rFonts w:cs="Times New Roman"/>
          <w:szCs w:val="26"/>
        </w:rPr>
        <w:t xml:space="preserve">n giao </w:t>
      </w:r>
      <w:r w:rsidRPr="009803F1">
        <w:rPr>
          <w:rFonts w:cs="Times New Roman"/>
          <w:szCs w:val="26"/>
        </w:rPr>
        <w:t>nội trong</w:t>
      </w:r>
      <w:r w:rsidRPr="009803F1">
        <w:rPr>
          <w:rStyle w:val="apple-converted-space"/>
          <w:rFonts w:cs="Times New Roman"/>
          <w:szCs w:val="26"/>
        </w:rPr>
        <w:t> </w:t>
      </w:r>
      <w:hyperlink r:id="rId25" w:tooltip="Cơ sở dữ liệu" w:history="1">
        <w:r w:rsidRPr="009803F1">
          <w:rPr>
            <w:rStyle w:val="Hyperlink"/>
            <w:rFonts w:cs="Times New Roman"/>
            <w:color w:val="auto"/>
            <w:szCs w:val="26"/>
            <w:u w:val="none"/>
          </w:rPr>
          <w:t>cơ sở dữ liệu</w:t>
        </w:r>
      </w:hyperlink>
      <w:r w:rsidRPr="009803F1">
        <w:rPr>
          <w:rStyle w:val="apple-converted-space"/>
          <w:rFonts w:cs="Times New Roman"/>
          <w:szCs w:val="26"/>
        </w:rPr>
        <w:t> </w:t>
      </w:r>
      <w:r w:rsidRPr="009803F1">
        <w:rPr>
          <w:rFonts w:cs="Times New Roman"/>
          <w:szCs w:val="26"/>
        </w:rPr>
        <w:t>được thực hiện</w:t>
      </w:r>
      <w:r w:rsidRPr="009803F1">
        <w:rPr>
          <w:rStyle w:val="apple-converted-space"/>
          <w:rFonts w:cs="Times New Roman"/>
          <w:szCs w:val="26"/>
        </w:rPr>
        <w:t> </w:t>
      </w:r>
      <w:hyperlink r:id="rId26" w:tooltip="Tính toàn vẹn (giao dịch) (trang chưa được viết)" w:history="1">
        <w:r w:rsidRPr="009803F1">
          <w:rPr>
            <w:rStyle w:val="Hyperlink"/>
            <w:rFonts w:cs="Times New Roman"/>
            <w:color w:val="auto"/>
            <w:szCs w:val="26"/>
            <w:u w:val="none"/>
          </w:rPr>
          <w:t>trọn vẹn</w:t>
        </w:r>
      </w:hyperlink>
      <w:r w:rsidRPr="009803F1">
        <w:rPr>
          <w:rFonts w:cs="Times New Roman"/>
          <w:szCs w:val="26"/>
        </w:rPr>
        <w:t>, không gây lỗi khi xảy ra sự cố</w:t>
      </w:r>
      <w:r w:rsidRPr="009803F1">
        <w:rPr>
          <w:rStyle w:val="apple-converted-space"/>
          <w:rFonts w:cs="Times New Roman"/>
          <w:szCs w:val="26"/>
        </w:rPr>
        <w:t> </w:t>
      </w:r>
      <w:hyperlink r:id="rId27" w:tooltip="Phần cứng" w:history="1">
        <w:r w:rsidRPr="009803F1">
          <w:rPr>
            <w:rStyle w:val="Hyperlink"/>
            <w:rFonts w:cs="Times New Roman"/>
            <w:color w:val="auto"/>
            <w:szCs w:val="26"/>
            <w:u w:val="none"/>
          </w:rPr>
          <w:t>phần cứng</w:t>
        </w:r>
      </w:hyperlink>
      <w:r w:rsidR="009803F1">
        <w:rPr>
          <w:rStyle w:val="Hyperlink"/>
          <w:rFonts w:cs="Times New Roman"/>
          <w:color w:val="auto"/>
          <w:szCs w:val="26"/>
          <w:u w:val="none"/>
        </w:rPr>
        <w:t>.</w:t>
      </w:r>
    </w:p>
    <w:p w:rsidR="00E8598C" w:rsidRPr="009803F1" w:rsidRDefault="00E8598C" w:rsidP="00155488">
      <w:pPr>
        <w:pStyle w:val="ListParagraph"/>
        <w:numPr>
          <w:ilvl w:val="0"/>
          <w:numId w:val="3"/>
        </w:numPr>
        <w:spacing w:line="26" w:lineRule="atLeast"/>
        <w:rPr>
          <w:rFonts w:cs="Times New Roman"/>
          <w:szCs w:val="26"/>
        </w:rPr>
      </w:pPr>
      <w:r w:rsidRPr="009803F1">
        <w:rPr>
          <w:rFonts w:cs="Times New Roman"/>
          <w:szCs w:val="26"/>
        </w:rPr>
        <w:t>Tuân theo chuẩn</w:t>
      </w:r>
      <w:r w:rsidRPr="009803F1">
        <w:rPr>
          <w:rStyle w:val="apple-converted-space"/>
          <w:rFonts w:cs="Times New Roman"/>
          <w:szCs w:val="26"/>
        </w:rPr>
        <w:t> </w:t>
      </w:r>
      <w:hyperlink r:id="rId28" w:tooltip="SQL92 (trang chưa được viết)" w:history="1">
        <w:r w:rsidRPr="009803F1">
          <w:rPr>
            <w:rStyle w:val="Hyperlink"/>
            <w:rFonts w:cs="Times New Roman"/>
            <w:color w:val="auto"/>
            <w:szCs w:val="26"/>
            <w:u w:val="none"/>
          </w:rPr>
          <w:t>SQL92</w:t>
        </w:r>
      </w:hyperlink>
      <w:r w:rsidRPr="009803F1">
        <w:rPr>
          <w:rStyle w:val="apple-converted-space"/>
          <w:rFonts w:cs="Times New Roman"/>
          <w:szCs w:val="26"/>
        </w:rPr>
        <w:t> </w:t>
      </w:r>
      <w:r w:rsidRPr="009803F1">
        <w:rPr>
          <w:rFonts w:cs="Times New Roman"/>
          <w:szCs w:val="26"/>
        </w:rPr>
        <w:t>(chỉ có một vài đặc điểm không hỗ trợ)</w:t>
      </w:r>
      <w:r w:rsidR="009803F1">
        <w:rPr>
          <w:rFonts w:cs="Times New Roman"/>
          <w:szCs w:val="26"/>
        </w:rPr>
        <w:t>.</w:t>
      </w:r>
    </w:p>
    <w:p w:rsidR="00E8598C" w:rsidRPr="009803F1" w:rsidRDefault="00E8598C" w:rsidP="00155488">
      <w:pPr>
        <w:pStyle w:val="ListParagraph"/>
        <w:numPr>
          <w:ilvl w:val="0"/>
          <w:numId w:val="3"/>
        </w:numPr>
        <w:spacing w:line="26" w:lineRule="atLeast"/>
        <w:rPr>
          <w:rFonts w:cs="Times New Roman"/>
          <w:szCs w:val="26"/>
        </w:rPr>
      </w:pPr>
      <w:r w:rsidRPr="009803F1">
        <w:rPr>
          <w:rFonts w:cs="Times New Roman"/>
          <w:szCs w:val="26"/>
        </w:rPr>
        <w:t>Không cần cài đặt cấu hình</w:t>
      </w:r>
      <w:r w:rsidR="009803F1">
        <w:rPr>
          <w:rFonts w:cs="Times New Roman"/>
          <w:szCs w:val="26"/>
        </w:rPr>
        <w:t>.</w:t>
      </w:r>
    </w:p>
    <w:p w:rsidR="00E8598C" w:rsidRPr="009803F1" w:rsidRDefault="00E8598C" w:rsidP="00155488">
      <w:pPr>
        <w:pStyle w:val="ListParagraph"/>
        <w:numPr>
          <w:ilvl w:val="0"/>
          <w:numId w:val="3"/>
        </w:numPr>
        <w:spacing w:line="26" w:lineRule="atLeast"/>
        <w:rPr>
          <w:rFonts w:cs="Times New Roman"/>
          <w:szCs w:val="26"/>
        </w:rPr>
      </w:pPr>
      <w:r w:rsidRPr="009803F1">
        <w:rPr>
          <w:rFonts w:cs="Times New Roman"/>
          <w:szCs w:val="26"/>
        </w:rPr>
        <w:t>Kích thước chương trình gọn nhẹ, với cấu hình đầy đủ chỉ không đầy 300</w:t>
      </w:r>
      <w:r w:rsidRPr="009803F1">
        <w:rPr>
          <w:rStyle w:val="apple-converted-space"/>
          <w:rFonts w:cs="Times New Roman"/>
          <w:szCs w:val="26"/>
        </w:rPr>
        <w:t> </w:t>
      </w:r>
      <w:hyperlink r:id="rId29" w:tooltip="Kilobyte" w:history="1">
        <w:r w:rsidRPr="009803F1">
          <w:rPr>
            <w:rStyle w:val="Hyperlink"/>
            <w:rFonts w:cs="Times New Roman"/>
            <w:color w:val="auto"/>
            <w:szCs w:val="26"/>
            <w:u w:val="none"/>
          </w:rPr>
          <w:t>kB</w:t>
        </w:r>
      </w:hyperlink>
      <w:r w:rsidR="009803F1">
        <w:rPr>
          <w:rStyle w:val="Hyperlink"/>
          <w:rFonts w:cs="Times New Roman"/>
          <w:color w:val="auto"/>
          <w:szCs w:val="26"/>
          <w:u w:val="none"/>
        </w:rPr>
        <w:t>.</w:t>
      </w:r>
    </w:p>
    <w:p w:rsidR="00E8598C" w:rsidRPr="009803F1" w:rsidRDefault="00E8598C" w:rsidP="00155488">
      <w:pPr>
        <w:pStyle w:val="ListParagraph"/>
        <w:numPr>
          <w:ilvl w:val="0"/>
          <w:numId w:val="3"/>
        </w:numPr>
        <w:spacing w:line="26" w:lineRule="atLeast"/>
        <w:rPr>
          <w:rFonts w:cs="Times New Roman"/>
          <w:szCs w:val="26"/>
        </w:rPr>
      </w:pPr>
      <w:r w:rsidRPr="009803F1">
        <w:rPr>
          <w:rFonts w:cs="Times New Roman"/>
          <w:szCs w:val="26"/>
        </w:rPr>
        <w:t>Thực hiện các thao tác đơn giản nhanh hơn các hệ thống cơ sở dữ liệu</w:t>
      </w:r>
      <w:r w:rsidRPr="009803F1">
        <w:rPr>
          <w:rStyle w:val="apple-converted-space"/>
          <w:rFonts w:cs="Times New Roman"/>
          <w:szCs w:val="26"/>
        </w:rPr>
        <w:t> </w:t>
      </w:r>
      <w:hyperlink r:id="rId30" w:tooltip="Khách/chủ (trang chưa được viết)" w:history="1">
        <w:r w:rsidRPr="009803F1">
          <w:rPr>
            <w:rStyle w:val="Hyperlink"/>
            <w:rFonts w:cs="Times New Roman"/>
            <w:color w:val="auto"/>
            <w:szCs w:val="26"/>
            <w:u w:val="none"/>
          </w:rPr>
          <w:t>khách/chủ</w:t>
        </w:r>
      </w:hyperlink>
      <w:r w:rsidRPr="009803F1">
        <w:rPr>
          <w:rStyle w:val="apple-converted-space"/>
          <w:rFonts w:cs="Times New Roman"/>
          <w:szCs w:val="26"/>
        </w:rPr>
        <w:t> </w:t>
      </w:r>
      <w:r w:rsidRPr="009803F1">
        <w:rPr>
          <w:rFonts w:cs="Times New Roman"/>
          <w:szCs w:val="26"/>
        </w:rPr>
        <w:t>khác.</w:t>
      </w:r>
    </w:p>
    <w:p w:rsidR="009803F1" w:rsidRDefault="00E8598C" w:rsidP="00155488">
      <w:pPr>
        <w:pStyle w:val="ListParagraph"/>
        <w:numPr>
          <w:ilvl w:val="0"/>
          <w:numId w:val="3"/>
        </w:numPr>
        <w:spacing w:line="26" w:lineRule="atLeast"/>
        <w:rPr>
          <w:rFonts w:cs="Times New Roman"/>
          <w:szCs w:val="26"/>
        </w:rPr>
      </w:pPr>
      <w:r w:rsidRPr="009803F1">
        <w:rPr>
          <w:rFonts w:cs="Times New Roman"/>
          <w:szCs w:val="26"/>
        </w:rPr>
        <w:t>Không cần</w:t>
      </w:r>
      <w:r w:rsidRPr="009803F1">
        <w:rPr>
          <w:rStyle w:val="apple-converted-space"/>
          <w:rFonts w:cs="Times New Roman"/>
          <w:szCs w:val="26"/>
        </w:rPr>
        <w:t> </w:t>
      </w:r>
      <w:hyperlink r:id="rId31" w:tooltip="Phần mềm" w:history="1">
        <w:r w:rsidRPr="009803F1">
          <w:rPr>
            <w:rStyle w:val="Hyperlink"/>
            <w:rFonts w:cs="Times New Roman"/>
            <w:color w:val="auto"/>
            <w:szCs w:val="26"/>
            <w:u w:val="none"/>
          </w:rPr>
          <w:t>phần mềm</w:t>
        </w:r>
      </w:hyperlink>
      <w:r w:rsidRPr="009803F1">
        <w:rPr>
          <w:rStyle w:val="apple-converted-space"/>
          <w:rFonts w:cs="Times New Roman"/>
          <w:szCs w:val="26"/>
        </w:rPr>
        <w:t> </w:t>
      </w:r>
      <w:r w:rsidRPr="009803F1">
        <w:rPr>
          <w:rFonts w:cs="Times New Roman"/>
          <w:szCs w:val="26"/>
        </w:rPr>
        <w:t>phụ trợ</w:t>
      </w:r>
      <w:r w:rsidR="009803F1">
        <w:rPr>
          <w:rFonts w:cs="Times New Roman"/>
          <w:szCs w:val="26"/>
        </w:rPr>
        <w:t>.</w:t>
      </w:r>
    </w:p>
    <w:p w:rsidR="005F73C5" w:rsidRDefault="006C5884" w:rsidP="00155488">
      <w:pPr>
        <w:pStyle w:val="ListParagraph"/>
        <w:numPr>
          <w:ilvl w:val="0"/>
          <w:numId w:val="3"/>
        </w:numPr>
        <w:spacing w:line="26" w:lineRule="atLeast"/>
        <w:rPr>
          <w:rFonts w:cs="Times New Roman"/>
          <w:szCs w:val="26"/>
        </w:rPr>
      </w:pPr>
      <w:hyperlink r:id="rId32" w:tooltip="Phần mềm tự do" w:history="1">
        <w:r w:rsidR="00E8598C" w:rsidRPr="009803F1">
          <w:rPr>
            <w:rStyle w:val="Hyperlink"/>
            <w:rFonts w:cs="Times New Roman"/>
            <w:color w:val="auto"/>
            <w:szCs w:val="26"/>
            <w:u w:val="none"/>
          </w:rPr>
          <w:t>Phần mềm tự do</w:t>
        </w:r>
      </w:hyperlink>
      <w:r w:rsidR="00E8598C" w:rsidRPr="009803F1">
        <w:rPr>
          <w:rStyle w:val="apple-converted-space"/>
          <w:rFonts w:cs="Times New Roman"/>
          <w:szCs w:val="26"/>
        </w:rPr>
        <w:t> </w:t>
      </w:r>
      <w:r w:rsidR="00E8598C" w:rsidRPr="009803F1">
        <w:rPr>
          <w:rFonts w:cs="Times New Roman"/>
          <w:szCs w:val="26"/>
        </w:rPr>
        <w:t>với</w:t>
      </w:r>
      <w:r w:rsidR="00E8598C" w:rsidRPr="009803F1">
        <w:rPr>
          <w:rStyle w:val="apple-converted-space"/>
          <w:rFonts w:cs="Times New Roman"/>
          <w:szCs w:val="26"/>
        </w:rPr>
        <w:t> </w:t>
      </w:r>
      <w:hyperlink r:id="rId33" w:tooltip="Mã nguồn" w:history="1">
        <w:r w:rsidR="00E8598C" w:rsidRPr="009803F1">
          <w:rPr>
            <w:rStyle w:val="Hyperlink"/>
            <w:rFonts w:cs="Times New Roman"/>
            <w:color w:val="auto"/>
            <w:szCs w:val="26"/>
            <w:u w:val="none"/>
          </w:rPr>
          <w:t>mã nguồn</w:t>
        </w:r>
      </w:hyperlink>
      <w:r w:rsidR="00E8598C" w:rsidRPr="009803F1">
        <w:rPr>
          <w:rStyle w:val="apple-converted-space"/>
          <w:rFonts w:cs="Times New Roman"/>
          <w:szCs w:val="26"/>
        </w:rPr>
        <w:t> </w:t>
      </w:r>
      <w:r w:rsidR="00E8598C" w:rsidRPr="009803F1">
        <w:rPr>
          <w:rFonts w:cs="Times New Roman"/>
          <w:szCs w:val="26"/>
        </w:rPr>
        <w:t xml:space="preserve">mở, được chú thích rõ </w:t>
      </w:r>
      <w:r w:rsidR="009803F1">
        <w:rPr>
          <w:rFonts w:cs="Times New Roman"/>
          <w:szCs w:val="26"/>
        </w:rPr>
        <w:t>rang.</w:t>
      </w:r>
    </w:p>
    <w:p w:rsidR="00E8598C" w:rsidRPr="005F73C5" w:rsidRDefault="00E8598C" w:rsidP="00155488">
      <w:pPr>
        <w:pStyle w:val="ListParagraph"/>
        <w:numPr>
          <w:ilvl w:val="0"/>
          <w:numId w:val="3"/>
        </w:numPr>
        <w:spacing w:line="26" w:lineRule="atLeast"/>
        <w:rPr>
          <w:rStyle w:val="apple-converted-space"/>
          <w:rFonts w:cs="Times New Roman"/>
          <w:szCs w:val="26"/>
        </w:rPr>
      </w:pPr>
      <w:r w:rsidRPr="005F73C5">
        <w:rPr>
          <w:rFonts w:cs="Times New Roman"/>
          <w:bCs/>
          <w:szCs w:val="26"/>
          <w:shd w:val="clear" w:color="auto" w:fill="FFFFFF"/>
        </w:rPr>
        <w:t>SQLite được đánh giá là nhanh, tin cậ</w:t>
      </w:r>
      <w:r w:rsidR="005F73C5" w:rsidRPr="005F73C5">
        <w:rPr>
          <w:rFonts w:cs="Times New Roman"/>
          <w:bCs/>
          <w:szCs w:val="26"/>
          <w:shd w:val="clear" w:color="auto" w:fill="FFFFFF"/>
        </w:rPr>
        <w:t>y.</w:t>
      </w:r>
    </w:p>
    <w:p w:rsidR="00E8598C" w:rsidRPr="000A6031" w:rsidRDefault="000A136D" w:rsidP="006529FE">
      <w:pPr>
        <w:pStyle w:val="Heading2"/>
        <w:spacing w:before="120" w:after="120" w:line="26" w:lineRule="atLeast"/>
        <w:ind w:firstLine="0"/>
        <w:rPr>
          <w:rFonts w:cs="Times New Roman"/>
          <w:color w:val="auto"/>
        </w:rPr>
      </w:pPr>
      <w:bookmarkStart w:id="58" w:name="_Toc507842837"/>
      <w:bookmarkStart w:id="59" w:name="_Toc511914360"/>
      <w:bookmarkStart w:id="60" w:name="_Toc511914440"/>
      <w:bookmarkStart w:id="61" w:name="_Toc512547369"/>
      <w:r w:rsidRPr="000A6031">
        <w:rPr>
          <w:rFonts w:cs="Times New Roman"/>
          <w:color w:val="auto"/>
        </w:rPr>
        <w:t>1</w:t>
      </w:r>
      <w:r w:rsidR="00A67684" w:rsidRPr="000A6031">
        <w:rPr>
          <w:rFonts w:cs="Times New Roman"/>
          <w:color w:val="auto"/>
        </w:rPr>
        <w:t>.</w:t>
      </w:r>
      <w:r w:rsidRPr="000A6031">
        <w:rPr>
          <w:rFonts w:cs="Times New Roman"/>
          <w:color w:val="auto"/>
        </w:rPr>
        <w:t>3</w:t>
      </w:r>
      <w:r w:rsidR="00A67684" w:rsidRPr="000A6031">
        <w:rPr>
          <w:rFonts w:cs="Times New Roman"/>
          <w:color w:val="auto"/>
        </w:rPr>
        <w:t xml:space="preserve"> </w:t>
      </w:r>
      <w:r w:rsidR="00E8598C" w:rsidRPr="000A6031">
        <w:rPr>
          <w:rFonts w:cs="Times New Roman"/>
          <w:color w:val="auto"/>
        </w:rPr>
        <w:t>Phân tích thiết kế hệ thống</w:t>
      </w:r>
      <w:bookmarkEnd w:id="58"/>
      <w:bookmarkEnd w:id="59"/>
      <w:bookmarkEnd w:id="60"/>
      <w:bookmarkEnd w:id="61"/>
    </w:p>
    <w:p w:rsidR="00E8598C" w:rsidRPr="000A6031" w:rsidRDefault="000A136D" w:rsidP="006529FE">
      <w:pPr>
        <w:pStyle w:val="Heading3"/>
        <w:spacing w:before="120" w:after="120" w:line="26" w:lineRule="atLeast"/>
        <w:ind w:firstLine="0"/>
        <w:rPr>
          <w:rFonts w:cs="Times New Roman"/>
          <w:b w:val="0"/>
          <w:color w:val="auto"/>
          <w:szCs w:val="26"/>
        </w:rPr>
      </w:pPr>
      <w:bookmarkStart w:id="62" w:name="_Toc511914361"/>
      <w:bookmarkStart w:id="63" w:name="_Toc511914441"/>
      <w:bookmarkStart w:id="64" w:name="_Toc512547370"/>
      <w:r w:rsidRPr="000A6031">
        <w:rPr>
          <w:rFonts w:cs="Times New Roman"/>
          <w:color w:val="auto"/>
          <w:szCs w:val="26"/>
        </w:rPr>
        <w:t>1</w:t>
      </w:r>
      <w:r w:rsidR="00A67684" w:rsidRPr="000A6031">
        <w:rPr>
          <w:rFonts w:cs="Times New Roman"/>
          <w:color w:val="auto"/>
          <w:szCs w:val="26"/>
        </w:rPr>
        <w:t>.</w:t>
      </w:r>
      <w:r w:rsidRPr="000A6031">
        <w:rPr>
          <w:rFonts w:cs="Times New Roman"/>
          <w:color w:val="auto"/>
          <w:szCs w:val="26"/>
        </w:rPr>
        <w:t>3.</w:t>
      </w:r>
      <w:r w:rsidR="00A67684" w:rsidRPr="000A6031">
        <w:rPr>
          <w:rFonts w:cs="Times New Roman"/>
          <w:color w:val="auto"/>
          <w:szCs w:val="26"/>
        </w:rPr>
        <w:t xml:space="preserve">1 </w:t>
      </w:r>
      <w:r w:rsidR="00E8598C" w:rsidRPr="000A6031">
        <w:rPr>
          <w:rFonts w:cs="Times New Roman"/>
          <w:color w:val="auto"/>
          <w:szCs w:val="26"/>
        </w:rPr>
        <w:t>Các khái niệm</w:t>
      </w:r>
      <w:bookmarkEnd w:id="62"/>
      <w:bookmarkEnd w:id="63"/>
      <w:bookmarkEnd w:id="64"/>
    </w:p>
    <w:p w:rsidR="00E8598C" w:rsidRPr="000A6031" w:rsidRDefault="00E8598C" w:rsidP="00547EC1">
      <w:pPr>
        <w:spacing w:line="26" w:lineRule="atLeast"/>
        <w:ind w:firstLine="709"/>
        <w:rPr>
          <w:rFonts w:cs="Times New Roman"/>
          <w:szCs w:val="26"/>
        </w:rPr>
      </w:pPr>
      <w:r w:rsidRPr="000A6031">
        <w:rPr>
          <w:rFonts w:cs="Times New Roman"/>
          <w:b/>
          <w:szCs w:val="26"/>
        </w:rPr>
        <w:tab/>
      </w:r>
      <w:r w:rsidRPr="000A6031">
        <w:rPr>
          <w:rFonts w:cs="Times New Roman"/>
          <w:szCs w:val="26"/>
        </w:rPr>
        <w:t>Hệ thống là tập hợp các phần tử có những mối quan hệ ràng buộc lẫ</w:t>
      </w:r>
      <w:r w:rsidR="005F73C5">
        <w:rPr>
          <w:rFonts w:cs="Times New Roman"/>
          <w:szCs w:val="26"/>
        </w:rPr>
        <w:t>n nhau cù</w:t>
      </w:r>
      <w:r w:rsidRPr="000A6031">
        <w:rPr>
          <w:rFonts w:cs="Times New Roman"/>
          <w:szCs w:val="26"/>
        </w:rPr>
        <w:t>ng hoạt động chung cho một số mục tiêu nào đó, thực hiện trao đổi vào/ra với môi trường ngoài.</w:t>
      </w:r>
    </w:p>
    <w:p w:rsidR="00E8598C" w:rsidRPr="000A6031" w:rsidRDefault="00E8598C" w:rsidP="00547EC1">
      <w:pPr>
        <w:spacing w:line="26" w:lineRule="atLeast"/>
        <w:ind w:firstLine="709"/>
        <w:rPr>
          <w:rFonts w:cs="Times New Roman"/>
          <w:szCs w:val="26"/>
        </w:rPr>
      </w:pPr>
      <w:r w:rsidRPr="000A6031">
        <w:rPr>
          <w:rFonts w:cs="Times New Roman"/>
          <w:szCs w:val="26"/>
        </w:rPr>
        <w:tab/>
        <w:t>Hệ thống quản lý là một hệ thống có mục đích mang lại lợi nhuận hoặc lợi ích nào đó. Đặc điểm của hệ thống là có con người tham gia và trao đổi thông tin</w:t>
      </w:r>
    </w:p>
    <w:p w:rsidR="00E8598C" w:rsidRPr="000A6031" w:rsidRDefault="00E8598C" w:rsidP="00547EC1">
      <w:pPr>
        <w:spacing w:line="26" w:lineRule="atLeast"/>
        <w:ind w:firstLine="709"/>
        <w:rPr>
          <w:rFonts w:cs="Times New Roman"/>
          <w:szCs w:val="26"/>
        </w:rPr>
      </w:pPr>
      <w:r w:rsidRPr="000A6031">
        <w:rPr>
          <w:rFonts w:cs="Times New Roman"/>
          <w:szCs w:val="26"/>
        </w:rPr>
        <w:tab/>
        <w:t>Hệ thống thông tin là hệ thống sử dụng công nghệ thông tin để thu thập, truyền, lưu trữ, xử lý và biểu diễn thông tin trong một hay nhiề</w:t>
      </w:r>
      <w:r w:rsidR="005F73C5">
        <w:rPr>
          <w:rFonts w:cs="Times New Roman"/>
          <w:szCs w:val="26"/>
        </w:rPr>
        <w:t>u quá trình.</w:t>
      </w:r>
    </w:p>
    <w:p w:rsidR="00E8598C" w:rsidRPr="000A6031" w:rsidRDefault="000A136D" w:rsidP="006529FE">
      <w:pPr>
        <w:pStyle w:val="Heading3"/>
        <w:spacing w:before="120" w:after="120" w:line="26" w:lineRule="atLeast"/>
        <w:ind w:firstLine="0"/>
        <w:rPr>
          <w:rFonts w:cs="Times New Roman"/>
          <w:b w:val="0"/>
          <w:color w:val="auto"/>
          <w:szCs w:val="26"/>
        </w:rPr>
      </w:pPr>
      <w:bookmarkStart w:id="65" w:name="_Toc511914362"/>
      <w:bookmarkStart w:id="66" w:name="_Toc511914442"/>
      <w:bookmarkStart w:id="67" w:name="_Toc512547371"/>
      <w:r w:rsidRPr="000A6031">
        <w:rPr>
          <w:rFonts w:cs="Times New Roman"/>
          <w:color w:val="auto"/>
          <w:szCs w:val="26"/>
        </w:rPr>
        <w:lastRenderedPageBreak/>
        <w:t>1</w:t>
      </w:r>
      <w:r w:rsidR="00A67684" w:rsidRPr="000A6031">
        <w:rPr>
          <w:rFonts w:cs="Times New Roman"/>
          <w:color w:val="auto"/>
          <w:szCs w:val="26"/>
        </w:rPr>
        <w:t>.</w:t>
      </w:r>
      <w:r w:rsidRPr="000A6031">
        <w:rPr>
          <w:rFonts w:cs="Times New Roman"/>
          <w:color w:val="auto"/>
          <w:szCs w:val="26"/>
        </w:rPr>
        <w:t>3.</w:t>
      </w:r>
      <w:r w:rsidR="00A67684" w:rsidRPr="000A6031">
        <w:rPr>
          <w:rFonts w:cs="Times New Roman"/>
          <w:color w:val="auto"/>
          <w:szCs w:val="26"/>
        </w:rPr>
        <w:t xml:space="preserve">2 </w:t>
      </w:r>
      <w:r w:rsidR="00E8598C" w:rsidRPr="000A6031">
        <w:rPr>
          <w:rFonts w:cs="Times New Roman"/>
          <w:color w:val="auto"/>
          <w:szCs w:val="26"/>
        </w:rPr>
        <w:t>Vai trò</w:t>
      </w:r>
      <w:bookmarkEnd w:id="65"/>
      <w:bookmarkEnd w:id="66"/>
      <w:bookmarkEnd w:id="67"/>
    </w:p>
    <w:p w:rsidR="00E8598C" w:rsidRPr="0044386D" w:rsidRDefault="00E8598C" w:rsidP="00155488">
      <w:pPr>
        <w:pStyle w:val="ListParagraph"/>
        <w:numPr>
          <w:ilvl w:val="0"/>
          <w:numId w:val="4"/>
        </w:numPr>
        <w:spacing w:line="26" w:lineRule="atLeast"/>
        <w:rPr>
          <w:rFonts w:cs="Times New Roman"/>
          <w:szCs w:val="26"/>
        </w:rPr>
      </w:pPr>
      <w:r w:rsidRPr="0044386D">
        <w:rPr>
          <w:rFonts w:cs="Times New Roman"/>
          <w:szCs w:val="26"/>
        </w:rPr>
        <w:t>Hệ thống thông tin đóng vai trò trung gian giữa hệ quyết định và hệ tác nghiệp trong hệ thống quản lý.</w:t>
      </w:r>
    </w:p>
    <w:p w:rsidR="0044386D" w:rsidRDefault="0044386D" w:rsidP="00155488">
      <w:pPr>
        <w:pStyle w:val="ListParagraph"/>
        <w:numPr>
          <w:ilvl w:val="0"/>
          <w:numId w:val="4"/>
        </w:numPr>
      </w:pPr>
      <w:r w:rsidRPr="0044386D">
        <w:t>Xây dựng hệ thống thông tin là một hoạt động tổng hợp của các môn học thuộc lĩnh vực Công nghệ thông tin. Hệ thống thông tin tin học là một ứng dụng đầy đủ và toàn diện nhất các thành tựu của CNTT vào một tổ chứ</w:t>
      </w:r>
      <w:r>
        <w:t>c</w:t>
      </w:r>
    </w:p>
    <w:p w:rsidR="0044386D" w:rsidRDefault="0044386D" w:rsidP="00155488">
      <w:pPr>
        <w:pStyle w:val="ListParagraph"/>
        <w:numPr>
          <w:ilvl w:val="0"/>
          <w:numId w:val="4"/>
        </w:numPr>
      </w:pPr>
      <w:r w:rsidRPr="0044386D">
        <w:t>Xây dựng hệ thống thông tin là một hoạt động trải qua một loạt các giai đoạn để có sản phẩm cuối cùng là một hệ thố</w:t>
      </w:r>
      <w:r>
        <w:t>ng thông tin.</w:t>
      </w:r>
    </w:p>
    <w:p w:rsidR="0044386D" w:rsidRDefault="0044386D" w:rsidP="00155488">
      <w:pPr>
        <w:pStyle w:val="ListParagraph"/>
        <w:numPr>
          <w:ilvl w:val="0"/>
          <w:numId w:val="4"/>
        </w:numPr>
      </w:pPr>
      <w:r w:rsidRPr="0044386D">
        <w:t>Phân tích và thiết kế là giai đoạn đầu của quá trình phát triển hệ thống thông tin. Nó quyết định đến chất lượng và giá thành của hệ thống.</w:t>
      </w:r>
    </w:p>
    <w:p w:rsidR="0044386D" w:rsidRDefault="0044386D" w:rsidP="00155488">
      <w:pPr>
        <w:pStyle w:val="ListParagraph"/>
        <w:numPr>
          <w:ilvl w:val="0"/>
          <w:numId w:val="4"/>
        </w:numPr>
      </w:pPr>
      <w:r w:rsidRPr="0044386D">
        <w:t>Nhờ thiết kế tốt mà các hệ thống thông tin được duy trì hoạt động tốt và phát triển</w:t>
      </w:r>
      <w:r>
        <w:t>.</w:t>
      </w:r>
    </w:p>
    <w:p w:rsidR="0044386D" w:rsidRPr="0044386D" w:rsidRDefault="0044386D" w:rsidP="00155488">
      <w:pPr>
        <w:pStyle w:val="ListParagraph"/>
        <w:numPr>
          <w:ilvl w:val="0"/>
          <w:numId w:val="4"/>
        </w:numPr>
      </w:pPr>
      <w:r w:rsidRPr="0044386D">
        <w:t>Quy mô và mức độ phức tạp của các hệ thống ngày càng tăng, nên phân tích và thiết kế trở thành một yêu cầu bắt buộc</w:t>
      </w:r>
      <w:r w:rsidRPr="0044386D">
        <w:rPr>
          <w:lang w:eastAsia="en-US"/>
        </w:rPr>
        <w:t xml:space="preserve"> để có được một hệ thống tốt</w:t>
      </w:r>
      <w:r>
        <w:rPr>
          <w:lang w:eastAsia="en-US"/>
        </w:rPr>
        <w:t>.</w:t>
      </w:r>
    </w:p>
    <w:p w:rsidR="00E8598C" w:rsidRPr="000A6031" w:rsidRDefault="000A136D" w:rsidP="006529FE">
      <w:pPr>
        <w:pStyle w:val="Heading3"/>
        <w:spacing w:before="120" w:after="120" w:line="26" w:lineRule="atLeast"/>
        <w:ind w:firstLine="0"/>
        <w:rPr>
          <w:rFonts w:cs="Times New Roman"/>
          <w:b w:val="0"/>
          <w:color w:val="auto"/>
          <w:szCs w:val="26"/>
        </w:rPr>
      </w:pPr>
      <w:bookmarkStart w:id="68" w:name="_Toc511914363"/>
      <w:bookmarkStart w:id="69" w:name="_Toc511914443"/>
      <w:bookmarkStart w:id="70" w:name="_Toc512547372"/>
      <w:r w:rsidRPr="000A6031">
        <w:rPr>
          <w:rFonts w:cs="Times New Roman"/>
          <w:color w:val="auto"/>
          <w:szCs w:val="26"/>
        </w:rPr>
        <w:t>1</w:t>
      </w:r>
      <w:r w:rsidR="00A67684" w:rsidRPr="000A6031">
        <w:rPr>
          <w:rFonts w:cs="Times New Roman"/>
          <w:color w:val="auto"/>
          <w:szCs w:val="26"/>
        </w:rPr>
        <w:t>.</w:t>
      </w:r>
      <w:r w:rsidRPr="000A6031">
        <w:rPr>
          <w:rFonts w:cs="Times New Roman"/>
          <w:color w:val="auto"/>
          <w:szCs w:val="26"/>
        </w:rPr>
        <w:t>3.</w:t>
      </w:r>
      <w:r w:rsidR="00A67684" w:rsidRPr="000A6031">
        <w:rPr>
          <w:rFonts w:cs="Times New Roman"/>
          <w:color w:val="auto"/>
          <w:szCs w:val="26"/>
        </w:rPr>
        <w:t xml:space="preserve">3 </w:t>
      </w:r>
      <w:r w:rsidR="00E8598C" w:rsidRPr="000A6031">
        <w:rPr>
          <w:rFonts w:cs="Times New Roman"/>
          <w:color w:val="auto"/>
          <w:szCs w:val="26"/>
        </w:rPr>
        <w:t>Nhiệm vụ</w:t>
      </w:r>
      <w:bookmarkEnd w:id="68"/>
      <w:bookmarkEnd w:id="69"/>
      <w:bookmarkEnd w:id="70"/>
    </w:p>
    <w:p w:rsidR="00E8598C" w:rsidRPr="0044386D" w:rsidRDefault="00E8598C" w:rsidP="00155488">
      <w:pPr>
        <w:pStyle w:val="ListParagraph"/>
        <w:numPr>
          <w:ilvl w:val="0"/>
          <w:numId w:val="6"/>
        </w:numPr>
        <w:spacing w:line="26" w:lineRule="atLeast"/>
        <w:rPr>
          <w:rFonts w:cs="Times New Roman"/>
          <w:szCs w:val="26"/>
        </w:rPr>
      </w:pPr>
      <w:r w:rsidRPr="0044386D">
        <w:rPr>
          <w:rFonts w:cs="Times New Roman"/>
          <w:szCs w:val="26"/>
        </w:rPr>
        <w:t>Trao đổi thông tin với người dùng.</w:t>
      </w:r>
    </w:p>
    <w:p w:rsidR="00E8598C" w:rsidRPr="0044386D" w:rsidRDefault="00E8598C" w:rsidP="00155488">
      <w:pPr>
        <w:pStyle w:val="ListParagraph"/>
        <w:numPr>
          <w:ilvl w:val="0"/>
          <w:numId w:val="6"/>
        </w:numPr>
        <w:spacing w:line="26" w:lineRule="atLeast"/>
        <w:rPr>
          <w:rFonts w:cs="Times New Roman"/>
          <w:szCs w:val="26"/>
        </w:rPr>
      </w:pPr>
      <w:r w:rsidRPr="0044386D">
        <w:rPr>
          <w:rFonts w:cs="Times New Roman"/>
          <w:szCs w:val="26"/>
        </w:rPr>
        <w:t>Thực hiện viêc liên lạc giữa các bộ phận và cung cấp thông tin cho các hệ tác nghiệp và hệ quyết định.</w:t>
      </w:r>
    </w:p>
    <w:p w:rsidR="00E8598C" w:rsidRPr="000A6031" w:rsidRDefault="000A136D" w:rsidP="006529FE">
      <w:pPr>
        <w:pStyle w:val="Heading3"/>
        <w:spacing w:before="120" w:after="120" w:line="26" w:lineRule="atLeast"/>
        <w:ind w:firstLine="0"/>
        <w:rPr>
          <w:rFonts w:cs="Times New Roman"/>
          <w:b w:val="0"/>
          <w:color w:val="auto"/>
          <w:szCs w:val="26"/>
        </w:rPr>
      </w:pPr>
      <w:bookmarkStart w:id="71" w:name="_Toc511914364"/>
      <w:bookmarkStart w:id="72" w:name="_Toc511914444"/>
      <w:bookmarkStart w:id="73" w:name="_Toc512547373"/>
      <w:r w:rsidRPr="000A6031">
        <w:rPr>
          <w:rFonts w:cs="Times New Roman"/>
          <w:color w:val="auto"/>
          <w:szCs w:val="26"/>
        </w:rPr>
        <w:t>1</w:t>
      </w:r>
      <w:r w:rsidR="00A67684" w:rsidRPr="000A6031">
        <w:rPr>
          <w:rFonts w:cs="Times New Roman"/>
          <w:color w:val="auto"/>
          <w:szCs w:val="26"/>
        </w:rPr>
        <w:t>.</w:t>
      </w:r>
      <w:r w:rsidRPr="000A6031">
        <w:rPr>
          <w:rFonts w:cs="Times New Roman"/>
          <w:color w:val="auto"/>
          <w:szCs w:val="26"/>
        </w:rPr>
        <w:t>3.</w:t>
      </w:r>
      <w:r w:rsidR="00A67684" w:rsidRPr="000A6031">
        <w:rPr>
          <w:rFonts w:cs="Times New Roman"/>
          <w:color w:val="auto"/>
          <w:szCs w:val="26"/>
        </w:rPr>
        <w:t xml:space="preserve">4 </w:t>
      </w:r>
      <w:r w:rsidR="00E8598C" w:rsidRPr="000A6031">
        <w:rPr>
          <w:rFonts w:cs="Times New Roman"/>
          <w:color w:val="auto"/>
          <w:szCs w:val="26"/>
        </w:rPr>
        <w:t>Các phương pháp phân tích thiết kế hệ thống</w:t>
      </w:r>
      <w:bookmarkEnd w:id="71"/>
      <w:bookmarkEnd w:id="72"/>
      <w:bookmarkEnd w:id="73"/>
    </w:p>
    <w:p w:rsidR="00E8598C" w:rsidRPr="0044386D" w:rsidRDefault="00E8598C" w:rsidP="00155488">
      <w:pPr>
        <w:pStyle w:val="ListParagraph"/>
        <w:numPr>
          <w:ilvl w:val="0"/>
          <w:numId w:val="5"/>
        </w:numPr>
        <w:spacing w:line="26" w:lineRule="atLeast"/>
        <w:rPr>
          <w:rFonts w:cs="Times New Roman"/>
          <w:szCs w:val="26"/>
        </w:rPr>
      </w:pPr>
      <w:r w:rsidRPr="0044386D">
        <w:rPr>
          <w:rFonts w:cs="Times New Roman"/>
          <w:szCs w:val="26"/>
        </w:rPr>
        <w:t>Phương pháp thiết kế cổ điển.</w:t>
      </w:r>
    </w:p>
    <w:p w:rsidR="00E8598C" w:rsidRPr="0044386D" w:rsidRDefault="00E8598C" w:rsidP="00155488">
      <w:pPr>
        <w:pStyle w:val="ListParagraph"/>
        <w:numPr>
          <w:ilvl w:val="0"/>
          <w:numId w:val="5"/>
        </w:numPr>
        <w:spacing w:line="26" w:lineRule="atLeast"/>
        <w:rPr>
          <w:rFonts w:cs="Times New Roman"/>
          <w:szCs w:val="26"/>
        </w:rPr>
      </w:pPr>
      <w:r w:rsidRPr="0044386D">
        <w:rPr>
          <w:rFonts w:cs="Times New Roman"/>
          <w:szCs w:val="26"/>
        </w:rPr>
        <w:t>Phương pháp phân tích thiết kế hệ thống bán cấu trúc.</w:t>
      </w:r>
    </w:p>
    <w:p w:rsidR="00E8598C" w:rsidRPr="0044386D" w:rsidRDefault="00E8598C" w:rsidP="00155488">
      <w:pPr>
        <w:pStyle w:val="ListParagraph"/>
        <w:numPr>
          <w:ilvl w:val="0"/>
          <w:numId w:val="5"/>
        </w:numPr>
        <w:spacing w:line="26" w:lineRule="atLeast"/>
        <w:rPr>
          <w:rFonts w:cs="Times New Roman"/>
          <w:szCs w:val="26"/>
        </w:rPr>
      </w:pPr>
      <w:r w:rsidRPr="0044386D">
        <w:rPr>
          <w:rFonts w:cs="Times New Roman"/>
          <w:szCs w:val="26"/>
        </w:rPr>
        <w:t>Phương pháp phân tích thiết kế hệ thống có cấu trúc.</w:t>
      </w:r>
    </w:p>
    <w:p w:rsidR="00E8598C" w:rsidRPr="000A6031" w:rsidRDefault="000A136D" w:rsidP="006529FE">
      <w:pPr>
        <w:pStyle w:val="Heading3"/>
        <w:spacing w:before="120" w:after="120" w:line="26" w:lineRule="atLeast"/>
        <w:ind w:firstLine="0"/>
        <w:rPr>
          <w:rFonts w:cs="Times New Roman"/>
          <w:b w:val="0"/>
          <w:color w:val="auto"/>
          <w:szCs w:val="26"/>
        </w:rPr>
      </w:pPr>
      <w:bookmarkStart w:id="74" w:name="_Toc511914365"/>
      <w:bookmarkStart w:id="75" w:name="_Toc511914445"/>
      <w:bookmarkStart w:id="76" w:name="_Toc512547374"/>
      <w:r w:rsidRPr="000A6031">
        <w:rPr>
          <w:rFonts w:cs="Times New Roman"/>
          <w:color w:val="auto"/>
          <w:szCs w:val="26"/>
        </w:rPr>
        <w:t>1</w:t>
      </w:r>
      <w:r w:rsidR="00A67684" w:rsidRPr="000A6031">
        <w:rPr>
          <w:rFonts w:cs="Times New Roman"/>
          <w:color w:val="auto"/>
          <w:szCs w:val="26"/>
        </w:rPr>
        <w:t>.</w:t>
      </w:r>
      <w:r w:rsidRPr="000A6031">
        <w:rPr>
          <w:rFonts w:cs="Times New Roman"/>
          <w:color w:val="auto"/>
          <w:szCs w:val="26"/>
        </w:rPr>
        <w:t>3.</w:t>
      </w:r>
      <w:r w:rsidR="00A67684" w:rsidRPr="000A6031">
        <w:rPr>
          <w:rFonts w:cs="Times New Roman"/>
          <w:color w:val="auto"/>
          <w:szCs w:val="26"/>
        </w:rPr>
        <w:t xml:space="preserve">5 </w:t>
      </w:r>
      <w:r w:rsidR="00E8598C" w:rsidRPr="000A6031">
        <w:rPr>
          <w:rFonts w:cs="Times New Roman"/>
          <w:color w:val="auto"/>
          <w:szCs w:val="26"/>
        </w:rPr>
        <w:t>Các giai đoạn phân tích thiết kế hệ thống</w:t>
      </w:r>
      <w:bookmarkEnd w:id="74"/>
      <w:bookmarkEnd w:id="75"/>
      <w:bookmarkEnd w:id="76"/>
    </w:p>
    <w:p w:rsidR="00E8598C" w:rsidRPr="0044386D" w:rsidRDefault="00E8598C" w:rsidP="00155488">
      <w:pPr>
        <w:pStyle w:val="ListParagraph"/>
        <w:numPr>
          <w:ilvl w:val="0"/>
          <w:numId w:val="7"/>
        </w:numPr>
      </w:pPr>
      <w:r w:rsidRPr="0044386D">
        <w:t>Khảo sát hiện trạng và xác lập dự án.</w:t>
      </w:r>
    </w:p>
    <w:p w:rsidR="00E8598C" w:rsidRPr="0044386D" w:rsidRDefault="00E8598C" w:rsidP="00155488">
      <w:pPr>
        <w:pStyle w:val="ListParagraph"/>
        <w:numPr>
          <w:ilvl w:val="0"/>
          <w:numId w:val="7"/>
        </w:numPr>
      </w:pPr>
      <w:r w:rsidRPr="0044386D">
        <w:t>Phân tích hệ thống: Phân tích các chức năng và dữ liệu của hệ thống cũ để đưa ra mô tả của hệ thống mới.</w:t>
      </w:r>
    </w:p>
    <w:p w:rsidR="00E8598C" w:rsidRPr="0044386D" w:rsidRDefault="00E8598C" w:rsidP="00155488">
      <w:pPr>
        <w:pStyle w:val="ListParagraph"/>
        <w:numPr>
          <w:ilvl w:val="0"/>
          <w:numId w:val="7"/>
        </w:numPr>
      </w:pPr>
      <w:r w:rsidRPr="0044386D">
        <w:t>Thiết kế hệ thống.</w:t>
      </w:r>
    </w:p>
    <w:p w:rsidR="00635015" w:rsidRDefault="00E8598C" w:rsidP="00155488">
      <w:pPr>
        <w:pStyle w:val="ListParagraph"/>
        <w:numPr>
          <w:ilvl w:val="0"/>
          <w:numId w:val="7"/>
        </w:numPr>
      </w:pPr>
      <w:r w:rsidRPr="0044386D">
        <w:t>Xây dựng hệ thống.</w:t>
      </w:r>
    </w:p>
    <w:p w:rsidR="0044386D" w:rsidRDefault="00635015" w:rsidP="0044386D">
      <w:r>
        <w:rPr>
          <w:noProof/>
          <w:lang w:eastAsia="en-US"/>
        </w:rPr>
        <w:lastRenderedPageBreak/>
        <w:drawing>
          <wp:inline distT="0" distB="0" distL="0" distR="0" wp14:anchorId="7E27C33D" wp14:editId="567A009B">
            <wp:extent cx="5600700" cy="3486150"/>
            <wp:effectExtent l="0" t="0" r="0" b="0"/>
            <wp:docPr id="2" name="Picture 2" descr="I:\Do An TN\file in\hinh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I:\Do An TN\file in\hinh22.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00700" cy="3486150"/>
                    </a:xfrm>
                    <a:prstGeom prst="rect">
                      <a:avLst/>
                    </a:prstGeom>
                    <a:noFill/>
                    <a:ln>
                      <a:noFill/>
                    </a:ln>
                  </pic:spPr>
                </pic:pic>
              </a:graphicData>
            </a:graphic>
          </wp:inline>
        </w:drawing>
      </w:r>
    </w:p>
    <w:p w:rsidR="00635015" w:rsidRPr="0044386D" w:rsidRDefault="00635015" w:rsidP="0044386D"/>
    <w:p w:rsidR="00E8598C" w:rsidRPr="000A6031" w:rsidRDefault="000A136D" w:rsidP="006529FE">
      <w:pPr>
        <w:pStyle w:val="Heading2"/>
        <w:spacing w:before="120" w:after="120" w:line="26" w:lineRule="atLeast"/>
        <w:ind w:firstLine="0"/>
        <w:rPr>
          <w:rFonts w:cs="Times New Roman"/>
          <w:color w:val="auto"/>
        </w:rPr>
      </w:pPr>
      <w:bookmarkStart w:id="77" w:name="_Toc475801469"/>
      <w:bookmarkStart w:id="78" w:name="_Toc475999799"/>
      <w:bookmarkStart w:id="79" w:name="_Toc507842838"/>
      <w:bookmarkStart w:id="80" w:name="_Toc511914366"/>
      <w:bookmarkStart w:id="81" w:name="_Toc511914446"/>
      <w:bookmarkStart w:id="82" w:name="_Toc512547375"/>
      <w:r w:rsidRPr="000A6031">
        <w:rPr>
          <w:rFonts w:cs="Times New Roman"/>
          <w:color w:val="auto"/>
        </w:rPr>
        <w:t>1</w:t>
      </w:r>
      <w:r w:rsidR="00A67684" w:rsidRPr="000A6031">
        <w:rPr>
          <w:rFonts w:cs="Times New Roman"/>
          <w:color w:val="auto"/>
        </w:rPr>
        <w:t>.</w:t>
      </w:r>
      <w:r w:rsidRPr="000A6031">
        <w:rPr>
          <w:rFonts w:cs="Times New Roman"/>
          <w:color w:val="auto"/>
        </w:rPr>
        <w:t>4</w:t>
      </w:r>
      <w:r w:rsidR="00A67684" w:rsidRPr="000A6031">
        <w:rPr>
          <w:rFonts w:cs="Times New Roman"/>
          <w:color w:val="auto"/>
        </w:rPr>
        <w:t xml:space="preserve"> </w:t>
      </w:r>
      <w:r w:rsidR="00E8598C" w:rsidRPr="000A6031">
        <w:rPr>
          <w:rFonts w:cs="Times New Roman"/>
          <w:color w:val="auto"/>
        </w:rPr>
        <w:t>Công nghệ Java</w:t>
      </w:r>
      <w:bookmarkEnd w:id="77"/>
      <w:bookmarkEnd w:id="78"/>
      <w:bookmarkEnd w:id="79"/>
      <w:bookmarkEnd w:id="80"/>
      <w:bookmarkEnd w:id="81"/>
      <w:bookmarkEnd w:id="82"/>
    </w:p>
    <w:p w:rsidR="00E8598C" w:rsidRPr="000A6031" w:rsidRDefault="00E8598C" w:rsidP="00547EC1">
      <w:pPr>
        <w:spacing w:line="26" w:lineRule="atLeast"/>
        <w:ind w:firstLine="709"/>
        <w:rPr>
          <w:rFonts w:cs="Times New Roman"/>
          <w:szCs w:val="26"/>
        </w:rPr>
      </w:pPr>
      <w:r w:rsidRPr="000A6031">
        <w:rPr>
          <w:rFonts w:cs="Times New Roman"/>
          <w:b/>
          <w:bCs/>
          <w:szCs w:val="26"/>
        </w:rPr>
        <w:t>Java</w:t>
      </w:r>
      <w:r w:rsidRPr="000A6031">
        <w:rPr>
          <w:rStyle w:val="apple-converted-space"/>
          <w:rFonts w:cs="Times New Roman"/>
          <w:szCs w:val="26"/>
        </w:rPr>
        <w:t> </w:t>
      </w:r>
      <w:r w:rsidRPr="000A6031">
        <w:rPr>
          <w:rFonts w:cs="Times New Roman"/>
          <w:szCs w:val="26"/>
        </w:rPr>
        <w:t>là một</w:t>
      </w:r>
      <w:r w:rsidRPr="000A6031">
        <w:rPr>
          <w:rStyle w:val="apple-converted-space"/>
          <w:rFonts w:cs="Times New Roman"/>
          <w:szCs w:val="26"/>
        </w:rPr>
        <w:t> </w:t>
      </w:r>
      <w:hyperlink r:id="rId35" w:tooltip="Ngôn ngữ lập trình" w:history="1">
        <w:r w:rsidRPr="000A6031">
          <w:rPr>
            <w:rStyle w:val="Hyperlink"/>
            <w:rFonts w:cs="Times New Roman"/>
            <w:color w:val="auto"/>
            <w:szCs w:val="26"/>
            <w:u w:val="none"/>
          </w:rPr>
          <w:t>ngôn ngữ lập trình</w:t>
        </w:r>
      </w:hyperlink>
      <w:r w:rsidRPr="000A6031">
        <w:rPr>
          <w:rStyle w:val="apple-converted-space"/>
          <w:rFonts w:cs="Times New Roman"/>
          <w:szCs w:val="26"/>
        </w:rPr>
        <w:t> </w:t>
      </w:r>
      <w:hyperlink r:id="rId36" w:tooltip="Lập trình hướng đối tượng" w:history="1">
        <w:r w:rsidRPr="000A6031">
          <w:rPr>
            <w:rStyle w:val="Hyperlink"/>
            <w:rFonts w:cs="Times New Roman"/>
            <w:color w:val="auto"/>
            <w:szCs w:val="26"/>
            <w:u w:val="none"/>
          </w:rPr>
          <w:t>hướng đối tượng</w:t>
        </w:r>
      </w:hyperlink>
      <w:r w:rsidRPr="000A6031">
        <w:rPr>
          <w:rStyle w:val="apple-converted-space"/>
          <w:rFonts w:cs="Times New Roman"/>
          <w:szCs w:val="26"/>
        </w:rPr>
        <w:t> </w:t>
      </w:r>
      <w:r w:rsidRPr="000A6031">
        <w:rPr>
          <w:rFonts w:cs="Times New Roman"/>
          <w:szCs w:val="26"/>
        </w:rPr>
        <w:t xml:space="preserve"> và dựa trên các lớp. Khác với phần lớn ngôn ngữ lậ</w:t>
      </w:r>
      <w:r w:rsidR="00635015">
        <w:rPr>
          <w:rFonts w:cs="Times New Roman"/>
          <w:szCs w:val="26"/>
        </w:rPr>
        <w:t>p trình khác như C/C++</w:t>
      </w:r>
      <w:r w:rsidRPr="000A6031">
        <w:rPr>
          <w:rFonts w:cs="Times New Roman"/>
          <w:szCs w:val="26"/>
        </w:rPr>
        <w:t>, thay vì</w:t>
      </w:r>
      <w:r w:rsidRPr="000A6031">
        <w:rPr>
          <w:rStyle w:val="apple-converted-space"/>
          <w:rFonts w:cs="Times New Roman"/>
          <w:szCs w:val="26"/>
        </w:rPr>
        <w:t> </w:t>
      </w:r>
      <w:hyperlink r:id="rId37" w:tooltip="Trình biên dịch" w:history="1">
        <w:r w:rsidRPr="000A6031">
          <w:rPr>
            <w:rStyle w:val="Hyperlink"/>
            <w:rFonts w:cs="Times New Roman"/>
            <w:color w:val="auto"/>
            <w:szCs w:val="26"/>
            <w:u w:val="none"/>
          </w:rPr>
          <w:t>biên dịch</w:t>
        </w:r>
      </w:hyperlink>
      <w:r w:rsidRPr="000A6031">
        <w:rPr>
          <w:rStyle w:val="apple-converted-space"/>
          <w:rFonts w:cs="Times New Roman"/>
          <w:szCs w:val="26"/>
        </w:rPr>
        <w:t> </w:t>
      </w:r>
      <w:hyperlink r:id="rId38" w:tooltip="Mã nguồn" w:history="1">
        <w:r w:rsidRPr="000A6031">
          <w:rPr>
            <w:rStyle w:val="Hyperlink"/>
            <w:rFonts w:cs="Times New Roman"/>
            <w:color w:val="auto"/>
            <w:szCs w:val="26"/>
            <w:u w:val="none"/>
          </w:rPr>
          <w:t>mã nguồn</w:t>
        </w:r>
      </w:hyperlink>
      <w:r w:rsidRPr="000A6031">
        <w:rPr>
          <w:rStyle w:val="apple-converted-space"/>
          <w:rFonts w:cs="Times New Roman"/>
          <w:szCs w:val="26"/>
        </w:rPr>
        <w:t> </w:t>
      </w:r>
      <w:r w:rsidRPr="000A6031">
        <w:rPr>
          <w:rFonts w:cs="Times New Roman"/>
          <w:szCs w:val="26"/>
        </w:rPr>
        <w:t>thành</w:t>
      </w:r>
      <w:r w:rsidRPr="000A6031">
        <w:rPr>
          <w:rStyle w:val="apple-converted-space"/>
          <w:rFonts w:cs="Times New Roman"/>
          <w:szCs w:val="26"/>
        </w:rPr>
        <w:t> </w:t>
      </w:r>
      <w:hyperlink r:id="rId39" w:tooltip="Ngôn ngữ máy" w:history="1">
        <w:r w:rsidRPr="000A6031">
          <w:rPr>
            <w:rStyle w:val="Hyperlink"/>
            <w:rFonts w:cs="Times New Roman"/>
            <w:color w:val="auto"/>
            <w:szCs w:val="26"/>
            <w:u w:val="none"/>
          </w:rPr>
          <w:t>mã máy</w:t>
        </w:r>
      </w:hyperlink>
      <w:r w:rsidRPr="000A6031">
        <w:rPr>
          <w:rStyle w:val="apple-converted-space"/>
          <w:rFonts w:cs="Times New Roman"/>
          <w:szCs w:val="26"/>
        </w:rPr>
        <w:t> </w:t>
      </w:r>
      <w:r w:rsidRPr="000A6031">
        <w:rPr>
          <w:rFonts w:cs="Times New Roman"/>
          <w:szCs w:val="26"/>
        </w:rPr>
        <w:t>hoặc</w:t>
      </w:r>
      <w:r w:rsidRPr="000A6031">
        <w:rPr>
          <w:rStyle w:val="apple-converted-space"/>
          <w:rFonts w:cs="Times New Roman"/>
          <w:szCs w:val="26"/>
        </w:rPr>
        <w:t> </w:t>
      </w:r>
      <w:hyperlink r:id="rId40" w:tooltip="Trình thông dịch" w:history="1">
        <w:r w:rsidRPr="000A6031">
          <w:rPr>
            <w:rStyle w:val="Hyperlink"/>
            <w:rFonts w:cs="Times New Roman"/>
            <w:color w:val="auto"/>
            <w:szCs w:val="26"/>
            <w:u w:val="none"/>
          </w:rPr>
          <w:t>thông dịch</w:t>
        </w:r>
      </w:hyperlink>
      <w:r w:rsidRPr="000A6031">
        <w:rPr>
          <w:rStyle w:val="apple-converted-space"/>
          <w:rFonts w:cs="Times New Roman"/>
          <w:szCs w:val="26"/>
        </w:rPr>
        <w:t> </w:t>
      </w:r>
      <w:r w:rsidRPr="000A6031">
        <w:rPr>
          <w:rFonts w:cs="Times New Roman"/>
          <w:szCs w:val="26"/>
        </w:rPr>
        <w:t>mã nguồn khi chạy, Java được thiết kế để biên dịch mã nguồn thành</w:t>
      </w:r>
      <w:r w:rsidRPr="000A6031">
        <w:rPr>
          <w:rStyle w:val="apple-converted-space"/>
          <w:rFonts w:cs="Times New Roman"/>
          <w:szCs w:val="26"/>
        </w:rPr>
        <w:t> </w:t>
      </w:r>
      <w:hyperlink r:id="rId41" w:tooltip="Bytecode" w:history="1">
        <w:r w:rsidRPr="000A6031">
          <w:rPr>
            <w:rStyle w:val="Hyperlink"/>
            <w:rFonts w:cs="Times New Roman"/>
            <w:color w:val="auto"/>
            <w:szCs w:val="26"/>
            <w:u w:val="none"/>
          </w:rPr>
          <w:t>bytecode</w:t>
        </w:r>
      </w:hyperlink>
      <w:r w:rsidRPr="000A6031">
        <w:rPr>
          <w:rFonts w:cs="Times New Roman"/>
          <w:szCs w:val="26"/>
        </w:rPr>
        <w:t>, bytecode sau đó sẽ được môi trường thực thi chạy.</w:t>
      </w:r>
    </w:p>
    <w:p w:rsidR="00E8598C" w:rsidRPr="000A6031" w:rsidRDefault="00E8598C" w:rsidP="00547EC1">
      <w:pPr>
        <w:spacing w:line="26" w:lineRule="atLeast"/>
        <w:ind w:firstLine="709"/>
        <w:rPr>
          <w:rFonts w:cs="Times New Roman"/>
          <w:szCs w:val="26"/>
        </w:rPr>
      </w:pPr>
      <w:r w:rsidRPr="000A6031">
        <w:rPr>
          <w:rFonts w:cs="Times New Roman"/>
          <w:szCs w:val="26"/>
        </w:rPr>
        <w:t>Trước đây, Java chạy chậm hơn những ngôn ngữ dịch thẳng ra mã máy như C và</w:t>
      </w:r>
      <w:r w:rsidRPr="000A6031">
        <w:rPr>
          <w:rStyle w:val="apple-converted-space"/>
          <w:rFonts w:cs="Times New Roman"/>
          <w:szCs w:val="26"/>
        </w:rPr>
        <w:t> </w:t>
      </w:r>
      <w:hyperlink r:id="rId42" w:tooltip="C++" w:history="1">
        <w:r w:rsidRPr="000A6031">
          <w:rPr>
            <w:rStyle w:val="Hyperlink"/>
            <w:rFonts w:cs="Times New Roman"/>
            <w:color w:val="auto"/>
            <w:szCs w:val="26"/>
            <w:u w:val="none"/>
          </w:rPr>
          <w:t>C++</w:t>
        </w:r>
      </w:hyperlink>
      <w:r w:rsidRPr="000A6031">
        <w:rPr>
          <w:rFonts w:cs="Times New Roman"/>
          <w:szCs w:val="26"/>
        </w:rPr>
        <w:t>, nhưng sau này nhờ công nghệ</w:t>
      </w:r>
      <w:r w:rsidR="00635015">
        <w:rPr>
          <w:rFonts w:cs="Times New Roman"/>
          <w:szCs w:val="26"/>
        </w:rPr>
        <w:t xml:space="preserve"> </w:t>
      </w:r>
      <w:r w:rsidRPr="000A6031">
        <w:rPr>
          <w:rFonts w:cs="Times New Roman"/>
          <w:szCs w:val="26"/>
        </w:rPr>
        <w:t>biên dịch tại chỗ, khoảng cách này đã được thu hẹp, và trong một số trường hợp đặc biệt Java có thể chạy nhanh hơn. Java chạy nhanh hơn những ngôn ngữ thông dịch như</w:t>
      </w:r>
      <w:r w:rsidRPr="000A6031">
        <w:rPr>
          <w:rStyle w:val="apple-converted-space"/>
          <w:rFonts w:cs="Times New Roman"/>
          <w:szCs w:val="26"/>
        </w:rPr>
        <w:t> </w:t>
      </w:r>
      <w:hyperlink r:id="rId43" w:tooltip="Python" w:history="1">
        <w:r w:rsidRPr="000A6031">
          <w:rPr>
            <w:rStyle w:val="Hyperlink"/>
            <w:rFonts w:cs="Times New Roman"/>
            <w:color w:val="auto"/>
            <w:szCs w:val="26"/>
            <w:u w:val="none"/>
          </w:rPr>
          <w:t>Python</w:t>
        </w:r>
      </w:hyperlink>
      <w:r w:rsidRPr="000A6031">
        <w:rPr>
          <w:rFonts w:cs="Times New Roman"/>
          <w:szCs w:val="26"/>
        </w:rPr>
        <w:t>,</w:t>
      </w:r>
      <w:r w:rsidRPr="000A6031">
        <w:rPr>
          <w:rStyle w:val="apple-converted-space"/>
          <w:rFonts w:cs="Times New Roman"/>
          <w:szCs w:val="26"/>
        </w:rPr>
        <w:t> </w:t>
      </w:r>
      <w:hyperlink r:id="rId44" w:tooltip="Perl" w:history="1">
        <w:r w:rsidRPr="000A6031">
          <w:rPr>
            <w:rStyle w:val="Hyperlink"/>
            <w:rFonts w:cs="Times New Roman"/>
            <w:color w:val="auto"/>
            <w:szCs w:val="26"/>
            <w:u w:val="none"/>
          </w:rPr>
          <w:t>Perl</w:t>
        </w:r>
      </w:hyperlink>
      <w:r w:rsidRPr="000A6031">
        <w:rPr>
          <w:rFonts w:cs="Times New Roman"/>
          <w:szCs w:val="26"/>
        </w:rPr>
        <w:t>,</w:t>
      </w:r>
      <w:r w:rsidRPr="000A6031">
        <w:rPr>
          <w:rStyle w:val="apple-converted-space"/>
          <w:rFonts w:cs="Times New Roman"/>
          <w:szCs w:val="26"/>
        </w:rPr>
        <w:t> </w:t>
      </w:r>
      <w:hyperlink r:id="rId45" w:tooltip="PHP" w:history="1">
        <w:r w:rsidRPr="000A6031">
          <w:rPr>
            <w:rStyle w:val="Hyperlink"/>
            <w:rFonts w:cs="Times New Roman"/>
            <w:color w:val="auto"/>
            <w:szCs w:val="26"/>
            <w:u w:val="none"/>
          </w:rPr>
          <w:t>PHP</w:t>
        </w:r>
      </w:hyperlink>
      <w:r w:rsidRPr="000A6031">
        <w:rPr>
          <w:rFonts w:cs="Times New Roman"/>
          <w:szCs w:val="26"/>
        </w:rPr>
        <w:t>. Java chạy tương đương so với</w:t>
      </w:r>
      <w:r w:rsidRPr="000A6031">
        <w:rPr>
          <w:rStyle w:val="apple-converted-space"/>
          <w:rFonts w:cs="Times New Roman"/>
          <w:szCs w:val="26"/>
        </w:rPr>
        <w:t> </w:t>
      </w:r>
      <w:hyperlink r:id="rId46" w:tooltip="C thăng" w:history="1">
        <w:r w:rsidRPr="000A6031">
          <w:rPr>
            <w:rStyle w:val="Hyperlink"/>
            <w:rFonts w:cs="Times New Roman"/>
            <w:color w:val="auto"/>
            <w:szCs w:val="26"/>
            <w:u w:val="none"/>
          </w:rPr>
          <w:t>C#</w:t>
        </w:r>
      </w:hyperlink>
      <w:r w:rsidRPr="000A6031">
        <w:rPr>
          <w:rFonts w:cs="Times New Roman"/>
          <w:szCs w:val="26"/>
        </w:rPr>
        <w:t>, một ngôn ngữ khá tương đồng về mặt cú pháp và quá trình dịch/chạy</w:t>
      </w:r>
      <w:r w:rsidR="00635015">
        <w:rPr>
          <w:szCs w:val="26"/>
        </w:rPr>
        <w:t>.</w:t>
      </w:r>
    </w:p>
    <w:p w:rsidR="00E8598C" w:rsidRPr="000A6031" w:rsidRDefault="006C5884" w:rsidP="00547EC1">
      <w:pPr>
        <w:spacing w:line="26" w:lineRule="atLeast"/>
        <w:ind w:firstLine="709"/>
        <w:rPr>
          <w:rFonts w:cs="Times New Roman"/>
          <w:szCs w:val="26"/>
        </w:rPr>
      </w:pPr>
      <w:hyperlink r:id="rId47" w:tooltip="Cú pháp học" w:history="1">
        <w:r w:rsidR="00E8598C" w:rsidRPr="000A6031">
          <w:rPr>
            <w:rStyle w:val="Hyperlink"/>
            <w:rFonts w:cs="Times New Roman"/>
            <w:color w:val="auto"/>
            <w:szCs w:val="26"/>
            <w:u w:val="none"/>
          </w:rPr>
          <w:t>Cú pháp</w:t>
        </w:r>
      </w:hyperlink>
      <w:r w:rsidR="00E8598C" w:rsidRPr="000A6031">
        <w:rPr>
          <w:rStyle w:val="apple-converted-space"/>
          <w:rFonts w:cs="Times New Roman"/>
          <w:szCs w:val="26"/>
        </w:rPr>
        <w:t> </w:t>
      </w:r>
      <w:r w:rsidR="00E8598C" w:rsidRPr="000A6031">
        <w:rPr>
          <w:rFonts w:cs="Times New Roman"/>
          <w:szCs w:val="26"/>
        </w:rPr>
        <w:t>Java được vay mượn nhiều từ</w:t>
      </w:r>
      <w:r w:rsidR="00E8598C" w:rsidRPr="000A6031">
        <w:rPr>
          <w:rStyle w:val="apple-converted-space"/>
          <w:rFonts w:cs="Times New Roman"/>
          <w:szCs w:val="26"/>
        </w:rPr>
        <w:t> </w:t>
      </w:r>
      <w:hyperlink r:id="rId48" w:tooltip="C (ngôn ngữ lập trình)" w:history="1">
        <w:r w:rsidR="00E8598C" w:rsidRPr="000A6031">
          <w:rPr>
            <w:rStyle w:val="Hyperlink"/>
            <w:rFonts w:cs="Times New Roman"/>
            <w:color w:val="auto"/>
            <w:szCs w:val="26"/>
            <w:u w:val="none"/>
          </w:rPr>
          <w:t>C</w:t>
        </w:r>
      </w:hyperlink>
      <w:r w:rsidR="00635015">
        <w:rPr>
          <w:rStyle w:val="apple-converted-space"/>
          <w:rFonts w:cs="Times New Roman"/>
          <w:szCs w:val="26"/>
        </w:rPr>
        <w:t>/</w:t>
      </w:r>
      <w:r w:rsidR="00E8598C" w:rsidRPr="000A6031">
        <w:rPr>
          <w:rStyle w:val="apple-converted-space"/>
          <w:rFonts w:cs="Times New Roman"/>
          <w:szCs w:val="26"/>
        </w:rPr>
        <w:t> </w:t>
      </w:r>
      <w:hyperlink r:id="rId49" w:tooltip="C++" w:history="1">
        <w:r w:rsidR="00E8598C" w:rsidRPr="000A6031">
          <w:rPr>
            <w:rStyle w:val="Hyperlink"/>
            <w:rFonts w:cs="Times New Roman"/>
            <w:color w:val="auto"/>
            <w:szCs w:val="26"/>
            <w:u w:val="none"/>
          </w:rPr>
          <w:t>C++</w:t>
        </w:r>
      </w:hyperlink>
      <w:r w:rsidR="00E8598C" w:rsidRPr="000A6031">
        <w:rPr>
          <w:rStyle w:val="apple-converted-space"/>
          <w:rFonts w:cs="Times New Roman"/>
          <w:szCs w:val="26"/>
        </w:rPr>
        <w:t> </w:t>
      </w:r>
      <w:r w:rsidR="00E8598C" w:rsidRPr="000A6031">
        <w:rPr>
          <w:rFonts w:cs="Times New Roman"/>
          <w:szCs w:val="26"/>
        </w:rPr>
        <w:t>nhưng có cú pháp hướng đối tượng đơn giản hơn và ít tính năng xử lý cấp thấp hơn. Do đó việc viết một chương trình bằng Java dễ hơn, đơn giản hơn, đỡ tốn công sửa lỗi hơn.</w:t>
      </w:r>
    </w:p>
    <w:p w:rsidR="00E8598C" w:rsidRPr="000A6031" w:rsidRDefault="00E8598C" w:rsidP="00547EC1">
      <w:pPr>
        <w:spacing w:line="26" w:lineRule="atLeast"/>
        <w:ind w:firstLine="709"/>
        <w:rPr>
          <w:rFonts w:cs="Times New Roman"/>
          <w:szCs w:val="26"/>
        </w:rPr>
      </w:pPr>
      <w:r w:rsidRPr="000A6031">
        <w:rPr>
          <w:rFonts w:cs="Times New Roman"/>
          <w:szCs w:val="26"/>
        </w:rPr>
        <w:t>Trong Java, hiện tượng rò rỉ bộ nhớ hầu như không xảy ra do bộ nhớ được quản lí bởi Java Virtual Machine (JVM) bằng cách tự động "dọn dẹp rác". Người lập trình không phải quan tâm đến việc cấp phát và xóa bộ nhớ như C, C++. Tuy nhiên khi s</w:t>
      </w:r>
      <w:r w:rsidR="00635015">
        <w:rPr>
          <w:rFonts w:cs="Times New Roman"/>
          <w:szCs w:val="26"/>
        </w:rPr>
        <w:t>ử</w:t>
      </w:r>
      <w:r w:rsidRPr="000A6031">
        <w:rPr>
          <w:rFonts w:cs="Times New Roman"/>
          <w:szCs w:val="26"/>
        </w:rPr>
        <w:t xml:space="preserve"> dụng những tài nguyên mạng, file IO, database mà người lậ</w:t>
      </w:r>
      <w:r w:rsidR="00635015">
        <w:rPr>
          <w:rFonts w:cs="Times New Roman"/>
          <w:szCs w:val="26"/>
        </w:rPr>
        <w:t xml:space="preserve">p trình không đóng </w:t>
      </w:r>
      <w:r w:rsidRPr="000A6031">
        <w:rPr>
          <w:rFonts w:cs="Times New Roman"/>
          <w:szCs w:val="26"/>
        </w:rPr>
        <w:t xml:space="preserve">các </w:t>
      </w:r>
      <w:r w:rsidR="00635015">
        <w:rPr>
          <w:rFonts w:cs="Times New Roman"/>
          <w:szCs w:val="26"/>
        </w:rPr>
        <w:t>luồng</w:t>
      </w:r>
      <w:r w:rsidRPr="000A6031">
        <w:rPr>
          <w:rFonts w:cs="Times New Roman"/>
          <w:szCs w:val="26"/>
        </w:rPr>
        <w:t xml:space="preserve"> thì rò rỉ dữ liệu vẫn có thể xảy ra.</w:t>
      </w:r>
    </w:p>
    <w:p w:rsidR="00E8598C" w:rsidRPr="000A6031" w:rsidRDefault="000A136D" w:rsidP="006529FE">
      <w:pPr>
        <w:pStyle w:val="Heading3"/>
        <w:spacing w:before="120" w:after="120" w:line="26" w:lineRule="atLeast"/>
        <w:ind w:firstLine="0"/>
        <w:rPr>
          <w:rFonts w:cs="Times New Roman"/>
          <w:b w:val="0"/>
          <w:color w:val="auto"/>
          <w:szCs w:val="26"/>
        </w:rPr>
      </w:pPr>
      <w:bookmarkStart w:id="83" w:name="_Toc475801470"/>
      <w:bookmarkStart w:id="84" w:name="_Toc475999800"/>
      <w:bookmarkStart w:id="85" w:name="_Toc511914367"/>
      <w:bookmarkStart w:id="86" w:name="_Toc511914447"/>
      <w:bookmarkStart w:id="87" w:name="_Toc512547376"/>
      <w:r w:rsidRPr="000A6031">
        <w:rPr>
          <w:rFonts w:cs="Times New Roman"/>
          <w:color w:val="auto"/>
          <w:szCs w:val="26"/>
        </w:rPr>
        <w:t>1.</w:t>
      </w:r>
      <w:r w:rsidR="00A67684" w:rsidRPr="000A6031">
        <w:rPr>
          <w:rFonts w:cs="Times New Roman"/>
          <w:color w:val="auto"/>
          <w:szCs w:val="26"/>
        </w:rPr>
        <w:t xml:space="preserve">4.1 </w:t>
      </w:r>
      <w:r w:rsidR="00E8598C" w:rsidRPr="000A6031">
        <w:rPr>
          <w:rFonts w:cs="Times New Roman"/>
          <w:color w:val="auto"/>
          <w:szCs w:val="26"/>
        </w:rPr>
        <w:t>Lịch sử phát triển</w:t>
      </w:r>
      <w:bookmarkEnd w:id="83"/>
      <w:bookmarkEnd w:id="84"/>
      <w:bookmarkEnd w:id="85"/>
      <w:bookmarkEnd w:id="86"/>
      <w:bookmarkEnd w:id="87"/>
    </w:p>
    <w:p w:rsidR="00E8598C" w:rsidRPr="000A6031" w:rsidRDefault="00E8598C" w:rsidP="00547EC1">
      <w:pPr>
        <w:spacing w:line="26" w:lineRule="atLeast"/>
        <w:ind w:firstLine="709"/>
        <w:rPr>
          <w:rFonts w:cs="Times New Roman"/>
          <w:szCs w:val="26"/>
        </w:rPr>
      </w:pPr>
      <w:r w:rsidRPr="000A6031">
        <w:rPr>
          <w:rFonts w:cs="Times New Roman"/>
          <w:szCs w:val="26"/>
        </w:rPr>
        <w:t xml:space="preserve">Năm 1990, Sun MicroSystems thực hiện dự án Green nhằm phát triển phần mềm trong các thiết bị dân dụng. James Gosling, chuyên gia lập trình đã tạo ra một ngôn ngữ </w:t>
      </w:r>
      <w:r w:rsidRPr="000A6031">
        <w:rPr>
          <w:rFonts w:cs="Times New Roman"/>
          <w:szCs w:val="26"/>
        </w:rPr>
        <w:lastRenderedPageBreak/>
        <w:t xml:space="preserve">lập trình mới có tên là Oak. Ngôn ngữ này có cú pháp gần giống như C++ nhưng bỏ qua các </w:t>
      </w:r>
      <w:r w:rsidR="00635015">
        <w:rPr>
          <w:rFonts w:cs="Times New Roman"/>
          <w:szCs w:val="26"/>
        </w:rPr>
        <w:t>lập trình cấp thấp</w:t>
      </w:r>
      <w:r w:rsidRPr="000A6031">
        <w:rPr>
          <w:rFonts w:cs="Times New Roman"/>
          <w:szCs w:val="26"/>
        </w:rPr>
        <w:t xml:space="preserve"> của C++ như truy cập trực tiếp tài nguyên hệ thống, con trỏ, định nghĩa chồng các tác tử…</w:t>
      </w:r>
    </w:p>
    <w:p w:rsidR="00E8598C" w:rsidRPr="000A6031" w:rsidRDefault="00E8598C" w:rsidP="00547EC1">
      <w:pPr>
        <w:spacing w:line="26" w:lineRule="atLeast"/>
        <w:ind w:firstLine="709"/>
        <w:rPr>
          <w:rFonts w:cs="Times New Roman"/>
          <w:szCs w:val="26"/>
        </w:rPr>
      </w:pPr>
      <w:r w:rsidRPr="000A6031">
        <w:rPr>
          <w:rFonts w:cs="Times New Roman"/>
          <w:szCs w:val="26"/>
        </w:rPr>
        <w:t>Khi ngôn ngữ Oak trưởng thành, WWW cũng đang vào thời kỳ phát triển mạnh mẽ, Sun cho rằng đây là một ngôn ngữ thích hợp cho Internet. Năm 1995, Oak đổi tên thành Java và sau đó đến 1996  Java đã được xem như một chuẩn công nghiệp cho Internet.</w:t>
      </w:r>
    </w:p>
    <w:p w:rsidR="00635015" w:rsidRPr="00635015" w:rsidRDefault="00E8598C" w:rsidP="00155488">
      <w:pPr>
        <w:pStyle w:val="Heading3"/>
        <w:numPr>
          <w:ilvl w:val="2"/>
          <w:numId w:val="9"/>
        </w:numPr>
        <w:spacing w:before="120" w:after="120" w:line="26" w:lineRule="atLeast"/>
        <w:rPr>
          <w:rFonts w:cs="Times New Roman"/>
          <w:color w:val="auto"/>
          <w:szCs w:val="26"/>
        </w:rPr>
      </w:pPr>
      <w:bookmarkStart w:id="88" w:name="_Toc511914368"/>
      <w:bookmarkStart w:id="89" w:name="_Toc511914448"/>
      <w:bookmarkStart w:id="90" w:name="_Toc512547377"/>
      <w:r w:rsidRPr="000A6031">
        <w:rPr>
          <w:rFonts w:cs="Times New Roman"/>
          <w:color w:val="auto"/>
          <w:szCs w:val="26"/>
        </w:rPr>
        <w:t>Phương châm</w:t>
      </w:r>
      <w:bookmarkEnd w:id="88"/>
      <w:bookmarkEnd w:id="89"/>
      <w:bookmarkEnd w:id="90"/>
    </w:p>
    <w:p w:rsidR="00E8598C" w:rsidRPr="00635015" w:rsidRDefault="00E8598C" w:rsidP="00635015">
      <w:pPr>
        <w:ind w:firstLine="360"/>
      </w:pPr>
      <w:r w:rsidRPr="00635015">
        <w:t>Có 5 mục tiêu chính trong việc xây dựng ngôn ngữ Java:</w:t>
      </w:r>
    </w:p>
    <w:p w:rsidR="00E8598C" w:rsidRPr="00635015" w:rsidRDefault="00E8598C" w:rsidP="00155488">
      <w:pPr>
        <w:pStyle w:val="ListParagraph"/>
        <w:numPr>
          <w:ilvl w:val="0"/>
          <w:numId w:val="8"/>
        </w:numPr>
      </w:pPr>
      <w:r w:rsidRPr="00635015">
        <w:t>Đơn giản, hướng đối tượng và quen thuộc.</w:t>
      </w:r>
    </w:p>
    <w:p w:rsidR="00E8598C" w:rsidRPr="00635015" w:rsidRDefault="00E8598C" w:rsidP="00155488">
      <w:pPr>
        <w:pStyle w:val="ListParagraph"/>
        <w:numPr>
          <w:ilvl w:val="0"/>
          <w:numId w:val="8"/>
        </w:numPr>
      </w:pPr>
      <w:r w:rsidRPr="00635015">
        <w:t>Mạnh mẽ và an toàn.</w:t>
      </w:r>
    </w:p>
    <w:p w:rsidR="00E8598C" w:rsidRPr="00635015" w:rsidRDefault="00E8598C" w:rsidP="00155488">
      <w:pPr>
        <w:pStyle w:val="ListParagraph"/>
        <w:numPr>
          <w:ilvl w:val="0"/>
          <w:numId w:val="8"/>
        </w:numPr>
      </w:pPr>
      <w:r w:rsidRPr="00635015">
        <w:t>Kiến trúc trung lập và di động.</w:t>
      </w:r>
    </w:p>
    <w:p w:rsidR="00E8598C" w:rsidRPr="00635015" w:rsidRDefault="00E8598C" w:rsidP="00155488">
      <w:pPr>
        <w:pStyle w:val="ListParagraph"/>
        <w:numPr>
          <w:ilvl w:val="0"/>
          <w:numId w:val="8"/>
        </w:numPr>
      </w:pPr>
      <w:r w:rsidRPr="00635015">
        <w:t>Thực thi với hiệu suất cao.</w:t>
      </w:r>
    </w:p>
    <w:p w:rsidR="00E8598C" w:rsidRPr="00635015" w:rsidRDefault="00E8598C" w:rsidP="00155488">
      <w:pPr>
        <w:pStyle w:val="ListParagraph"/>
        <w:numPr>
          <w:ilvl w:val="0"/>
          <w:numId w:val="8"/>
        </w:numPr>
      </w:pPr>
      <w:r w:rsidRPr="00635015">
        <w:t>Dịch ra bytecode, phân luồng và năng động.</w:t>
      </w:r>
    </w:p>
    <w:p w:rsidR="00E8598C" w:rsidRPr="000A6031" w:rsidRDefault="000A136D" w:rsidP="006529FE">
      <w:pPr>
        <w:pStyle w:val="Heading3"/>
        <w:spacing w:before="120" w:after="120" w:line="26" w:lineRule="atLeast"/>
        <w:ind w:firstLine="0"/>
        <w:rPr>
          <w:rFonts w:cs="Times New Roman"/>
          <w:b w:val="0"/>
          <w:color w:val="auto"/>
          <w:szCs w:val="26"/>
        </w:rPr>
      </w:pPr>
      <w:bookmarkStart w:id="91" w:name="_Toc475801471"/>
      <w:bookmarkStart w:id="92" w:name="_Toc475999801"/>
      <w:bookmarkStart w:id="93" w:name="_Toc511914369"/>
      <w:bookmarkStart w:id="94" w:name="_Toc511914449"/>
      <w:bookmarkStart w:id="95" w:name="_Toc512547378"/>
      <w:r w:rsidRPr="000A6031">
        <w:rPr>
          <w:rFonts w:cs="Times New Roman"/>
          <w:color w:val="auto"/>
          <w:szCs w:val="26"/>
        </w:rPr>
        <w:t>1.</w:t>
      </w:r>
      <w:r w:rsidR="00A67684" w:rsidRPr="000A6031">
        <w:rPr>
          <w:rFonts w:cs="Times New Roman"/>
          <w:color w:val="auto"/>
          <w:szCs w:val="26"/>
        </w:rPr>
        <w:t xml:space="preserve">4.3 </w:t>
      </w:r>
      <w:r w:rsidR="00E8598C" w:rsidRPr="000A6031">
        <w:rPr>
          <w:rFonts w:cs="Times New Roman"/>
          <w:color w:val="auto"/>
          <w:szCs w:val="26"/>
        </w:rPr>
        <w:t>Khả năng của ngôn ngữ Java</w:t>
      </w:r>
      <w:bookmarkEnd w:id="91"/>
      <w:bookmarkEnd w:id="92"/>
      <w:bookmarkEnd w:id="93"/>
      <w:bookmarkEnd w:id="94"/>
      <w:bookmarkEnd w:id="95"/>
      <w:r w:rsidR="00E8598C" w:rsidRPr="000A6031">
        <w:rPr>
          <w:rFonts w:cs="Times New Roman"/>
          <w:color w:val="auto"/>
          <w:szCs w:val="26"/>
        </w:rPr>
        <w:t> </w:t>
      </w:r>
    </w:p>
    <w:p w:rsidR="00E8598C" w:rsidRPr="000A6031" w:rsidRDefault="00E8598C" w:rsidP="00547EC1">
      <w:pPr>
        <w:spacing w:line="26" w:lineRule="atLeast"/>
        <w:ind w:firstLine="709"/>
        <w:rPr>
          <w:rFonts w:cs="Times New Roman"/>
          <w:bCs/>
          <w:szCs w:val="26"/>
        </w:rPr>
      </w:pPr>
      <w:r w:rsidRPr="000A6031">
        <w:rPr>
          <w:rFonts w:cs="Times New Roman"/>
          <w:bCs/>
          <w:szCs w:val="26"/>
        </w:rPr>
        <w:t>Là một ngôn ngữ bậ</w:t>
      </w:r>
      <w:r w:rsidR="00635015">
        <w:rPr>
          <w:rFonts w:cs="Times New Roman"/>
          <w:bCs/>
          <w:szCs w:val="26"/>
        </w:rPr>
        <w:t>c cao như</w:t>
      </w:r>
      <w:r w:rsidRPr="000A6031">
        <w:rPr>
          <w:rFonts w:cs="Times New Roman"/>
          <w:bCs/>
          <w:szCs w:val="26"/>
        </w:rPr>
        <w:t xml:space="preserve"> C++, Perl, SmallTalk,.. </w:t>
      </w:r>
      <w:r w:rsidR="00635015">
        <w:rPr>
          <w:rFonts w:cs="Times New Roman"/>
          <w:bCs/>
          <w:szCs w:val="26"/>
        </w:rPr>
        <w:t>C</w:t>
      </w:r>
      <w:r w:rsidRPr="000A6031">
        <w:rPr>
          <w:rFonts w:cs="Times New Roman"/>
          <w:bCs/>
          <w:szCs w:val="26"/>
        </w:rPr>
        <w:t>ho nên có thể được dùng để tạo ra các ứng dụng để giải quyết các vấn đề về số, xử lý văn bản, tạo ra trò chơi, và nhiều thứ khác.</w:t>
      </w:r>
    </w:p>
    <w:p w:rsidR="00635015" w:rsidRDefault="00E8598C" w:rsidP="00635015">
      <w:pPr>
        <w:spacing w:line="26" w:lineRule="atLeast"/>
        <w:ind w:firstLine="709"/>
        <w:rPr>
          <w:rFonts w:cs="Times New Roman"/>
          <w:bCs/>
          <w:szCs w:val="26"/>
        </w:rPr>
      </w:pPr>
      <w:r w:rsidRPr="000A6031">
        <w:rPr>
          <w:rFonts w:cs="Times New Roman"/>
          <w:bCs/>
          <w:szCs w:val="26"/>
        </w:rPr>
        <w:t>Có các môi trường lập trình đồ họa như  Visual Java, Symante</w:t>
      </w:r>
      <w:r w:rsidR="00635015">
        <w:rPr>
          <w:rFonts w:cs="Times New Roman"/>
          <w:bCs/>
          <w:szCs w:val="26"/>
        </w:rPr>
        <w:t>c Cafe, Jbuilder, Jcreator, ...</w:t>
      </w:r>
    </w:p>
    <w:p w:rsidR="00E8598C" w:rsidRPr="000A6031" w:rsidRDefault="00E8598C" w:rsidP="00635015">
      <w:pPr>
        <w:spacing w:line="26" w:lineRule="atLeast"/>
        <w:ind w:firstLine="709"/>
        <w:rPr>
          <w:rFonts w:cs="Times New Roman"/>
          <w:bCs/>
          <w:szCs w:val="26"/>
        </w:rPr>
      </w:pPr>
      <w:r w:rsidRPr="000A6031">
        <w:rPr>
          <w:rFonts w:cs="Times New Roman"/>
          <w:bCs/>
          <w:szCs w:val="26"/>
        </w:rPr>
        <w:t>Có khả năng truy cập dữ liệu từ xa thông qua cầu nối JDBC (Java DataBase Connectivity)</w:t>
      </w:r>
    </w:p>
    <w:p w:rsidR="00E8598C" w:rsidRPr="000A6031" w:rsidRDefault="00E8598C" w:rsidP="00547EC1">
      <w:pPr>
        <w:spacing w:line="26" w:lineRule="atLeast"/>
        <w:ind w:firstLine="709"/>
        <w:rPr>
          <w:rFonts w:cs="Times New Roman"/>
          <w:bCs/>
          <w:szCs w:val="26"/>
        </w:rPr>
      </w:pPr>
      <w:r w:rsidRPr="000A6031">
        <w:rPr>
          <w:rFonts w:cs="Times New Roman"/>
          <w:bCs/>
          <w:szCs w:val="26"/>
        </w:rPr>
        <w:t>Hỗ trợ các lớp hữu ích, tiện lợi trong lập trình các ứng dụng mạng (Socket) cũng như truy xuất Web.</w:t>
      </w:r>
    </w:p>
    <w:p w:rsidR="00E8598C" w:rsidRPr="000A6031" w:rsidRDefault="00E8598C" w:rsidP="00547EC1">
      <w:pPr>
        <w:spacing w:line="26" w:lineRule="atLeast"/>
        <w:ind w:firstLine="709"/>
        <w:rPr>
          <w:rFonts w:cs="Times New Roman"/>
          <w:bCs/>
          <w:szCs w:val="26"/>
        </w:rPr>
      </w:pPr>
      <w:r w:rsidRPr="000A6031">
        <w:rPr>
          <w:rFonts w:cs="Times New Roman"/>
          <w:bCs/>
          <w:szCs w:val="26"/>
        </w:rPr>
        <w:t>Hỗ trợ lập trình phân tán  (Remote Method Invocation ) cho phép một ứng dụng có thể được xử lý phân tán trên các máy tính khác nhau.</w:t>
      </w:r>
    </w:p>
    <w:p w:rsidR="00E8598C" w:rsidRPr="000A6031" w:rsidRDefault="00E8598C" w:rsidP="00547EC1">
      <w:pPr>
        <w:spacing w:line="26" w:lineRule="atLeast"/>
        <w:ind w:firstLine="709"/>
        <w:rPr>
          <w:rFonts w:cs="Times New Roman"/>
          <w:bCs/>
          <w:szCs w:val="26"/>
        </w:rPr>
      </w:pPr>
      <w:r w:rsidRPr="000A6031">
        <w:rPr>
          <w:rFonts w:cs="Times New Roman"/>
          <w:bCs/>
          <w:szCs w:val="26"/>
        </w:rPr>
        <w:t>Và luôn được bổ sung các tính năng cao cấp khác trong các phiên bản sau.</w:t>
      </w:r>
    </w:p>
    <w:p w:rsidR="00E8598C" w:rsidRPr="000A6031" w:rsidRDefault="000A136D" w:rsidP="006529FE">
      <w:pPr>
        <w:pStyle w:val="Heading3"/>
        <w:spacing w:before="120" w:after="120" w:line="26" w:lineRule="atLeast"/>
        <w:ind w:firstLine="0"/>
        <w:rPr>
          <w:rFonts w:cs="Times New Roman"/>
          <w:b w:val="0"/>
          <w:color w:val="auto"/>
          <w:szCs w:val="26"/>
        </w:rPr>
      </w:pPr>
      <w:bookmarkStart w:id="96" w:name="_Toc475801472"/>
      <w:bookmarkStart w:id="97" w:name="_Toc475999802"/>
      <w:bookmarkStart w:id="98" w:name="_Toc511914370"/>
      <w:bookmarkStart w:id="99" w:name="_Toc511914450"/>
      <w:bookmarkStart w:id="100" w:name="_Toc512547379"/>
      <w:r w:rsidRPr="000A6031">
        <w:rPr>
          <w:rFonts w:cs="Times New Roman"/>
          <w:color w:val="auto"/>
          <w:szCs w:val="26"/>
        </w:rPr>
        <w:t>1.</w:t>
      </w:r>
      <w:r w:rsidR="00A67684" w:rsidRPr="000A6031">
        <w:rPr>
          <w:rFonts w:cs="Times New Roman"/>
          <w:color w:val="auto"/>
          <w:szCs w:val="26"/>
        </w:rPr>
        <w:t xml:space="preserve">4.4 </w:t>
      </w:r>
      <w:r w:rsidR="00E8598C" w:rsidRPr="000A6031">
        <w:rPr>
          <w:rFonts w:cs="Times New Roman"/>
          <w:color w:val="auto"/>
          <w:szCs w:val="26"/>
        </w:rPr>
        <w:t>Những đặc điểm của ngôn ngữ Java</w:t>
      </w:r>
      <w:bookmarkEnd w:id="96"/>
      <w:bookmarkEnd w:id="97"/>
      <w:bookmarkEnd w:id="98"/>
      <w:bookmarkEnd w:id="99"/>
      <w:bookmarkEnd w:id="100"/>
      <w:r w:rsidR="00E8598C" w:rsidRPr="000A6031">
        <w:rPr>
          <w:rFonts w:cs="Times New Roman"/>
          <w:color w:val="auto"/>
          <w:szCs w:val="26"/>
        </w:rPr>
        <w:t> </w:t>
      </w:r>
    </w:p>
    <w:p w:rsidR="00E8598C" w:rsidRPr="000A6031" w:rsidRDefault="00E8598C" w:rsidP="00547EC1">
      <w:pPr>
        <w:spacing w:line="26" w:lineRule="atLeast"/>
        <w:ind w:firstLine="709"/>
        <w:rPr>
          <w:rFonts w:cs="Times New Roman"/>
          <w:bCs/>
          <w:szCs w:val="26"/>
        </w:rPr>
      </w:pPr>
      <w:r w:rsidRPr="000A6031">
        <w:rPr>
          <w:rFonts w:cs="Times New Roman"/>
          <w:bCs/>
          <w:szCs w:val="26"/>
        </w:rPr>
        <w:t xml:space="preserve">Ngôn ngữ </w:t>
      </w:r>
      <w:r w:rsidR="00635015">
        <w:rPr>
          <w:rFonts w:cs="Times New Roman"/>
          <w:bCs/>
          <w:szCs w:val="26"/>
        </w:rPr>
        <w:t>thuần tùy</w:t>
      </w:r>
      <w:r w:rsidRPr="000A6031">
        <w:rPr>
          <w:rFonts w:cs="Times New Roman"/>
          <w:bCs/>
          <w:szCs w:val="26"/>
        </w:rPr>
        <w:t xml:space="preserve"> hướng đối tượng.</w:t>
      </w:r>
    </w:p>
    <w:p w:rsidR="00E8598C" w:rsidRPr="000A6031" w:rsidRDefault="00E8598C" w:rsidP="00547EC1">
      <w:pPr>
        <w:spacing w:line="26" w:lineRule="atLeast"/>
        <w:ind w:firstLine="709"/>
        <w:rPr>
          <w:rFonts w:cs="Times New Roman"/>
          <w:bCs/>
          <w:szCs w:val="26"/>
        </w:rPr>
      </w:pPr>
      <w:r w:rsidRPr="000A6031">
        <w:rPr>
          <w:rFonts w:cs="Times New Roman"/>
          <w:bCs/>
          <w:szCs w:val="26"/>
        </w:rPr>
        <w:t>Ngôn ngữ đa nền cho phép một chương trình có thể thực thi trên các hệ điều hành khác nhau (MS Windows, UNIX, Linux) mà không phải biên dịch lại chương trình. Phương châm của java là </w:t>
      </w:r>
      <w:r w:rsidRPr="000A6031">
        <w:rPr>
          <w:rFonts w:cs="Times New Roman"/>
          <w:szCs w:val="26"/>
        </w:rPr>
        <w:t>"Viết một lần ,  Chạy trên nhiều nền"</w:t>
      </w:r>
      <w:r w:rsidRPr="000A6031">
        <w:rPr>
          <w:rFonts w:cs="Times New Roman"/>
          <w:bCs/>
          <w:szCs w:val="26"/>
        </w:rPr>
        <w:t>  (Write Once, Run Anywhere).</w:t>
      </w:r>
    </w:p>
    <w:p w:rsidR="00E8598C" w:rsidRPr="000A6031" w:rsidRDefault="00E8598C" w:rsidP="00547EC1">
      <w:pPr>
        <w:spacing w:line="26" w:lineRule="atLeast"/>
        <w:ind w:firstLine="709"/>
        <w:rPr>
          <w:rFonts w:cs="Times New Roman"/>
          <w:bCs/>
          <w:szCs w:val="26"/>
        </w:rPr>
      </w:pPr>
      <w:r w:rsidRPr="000A6031">
        <w:rPr>
          <w:rFonts w:cs="Times New Roman"/>
          <w:bCs/>
          <w:szCs w:val="26"/>
        </w:rPr>
        <w:t>Ngôn ngữ đa luồng, cho phép trong một chương trình có thể có nhiều luồng điều khiển được thực thi song song nhau, rất hữu ích cho các xử lý song song.</w:t>
      </w:r>
    </w:p>
    <w:p w:rsidR="00E8598C" w:rsidRPr="000A6031" w:rsidRDefault="00E8598C" w:rsidP="00547EC1">
      <w:pPr>
        <w:spacing w:line="26" w:lineRule="atLeast"/>
        <w:ind w:firstLine="709"/>
        <w:rPr>
          <w:rFonts w:cs="Times New Roman"/>
          <w:bCs/>
          <w:szCs w:val="26"/>
        </w:rPr>
      </w:pPr>
      <w:r w:rsidRPr="000A6031">
        <w:rPr>
          <w:rFonts w:cs="Times New Roman"/>
          <w:bCs/>
          <w:szCs w:val="26"/>
        </w:rPr>
        <w:t>Ngôn ngữ phân tán, cho phép các đối tượng của một ứng dụng được phân bố và thực thi trên các máy tính khác nhau.</w:t>
      </w:r>
    </w:p>
    <w:p w:rsidR="00E8598C" w:rsidRPr="000A6031" w:rsidRDefault="00E8598C" w:rsidP="00547EC1">
      <w:pPr>
        <w:spacing w:line="26" w:lineRule="atLeast"/>
        <w:ind w:firstLine="709"/>
        <w:rPr>
          <w:rFonts w:cs="Times New Roman"/>
          <w:bCs/>
          <w:szCs w:val="26"/>
        </w:rPr>
      </w:pPr>
      <w:r w:rsidRPr="000A6031">
        <w:rPr>
          <w:rFonts w:cs="Times New Roman"/>
          <w:bCs/>
          <w:szCs w:val="26"/>
        </w:rPr>
        <w:lastRenderedPageBreak/>
        <w:t>Ngôn ngữ động, cho phép mã lệnh của một chương trình được tải từ một máy tính về máy của người yêu cầu thực thi chương trình.</w:t>
      </w:r>
    </w:p>
    <w:p w:rsidR="00E8598C" w:rsidRPr="000A6031" w:rsidRDefault="00E8598C" w:rsidP="00547EC1">
      <w:pPr>
        <w:spacing w:line="26" w:lineRule="atLeast"/>
        <w:ind w:firstLine="709"/>
        <w:rPr>
          <w:rFonts w:cs="Times New Roman"/>
          <w:bCs/>
          <w:szCs w:val="26"/>
        </w:rPr>
      </w:pPr>
      <w:r w:rsidRPr="000A6031">
        <w:rPr>
          <w:rFonts w:cs="Times New Roman"/>
          <w:bCs/>
          <w:szCs w:val="26"/>
        </w:rPr>
        <w:t>Ngôn ngữ an toàn, tất cả các thao tác truy xuất vào các thiết bị vào ra đều thực hiện trên máy ảo nhờ đó hạn chế các thao tác nguy hiểm cho máy tính thật.</w:t>
      </w:r>
    </w:p>
    <w:p w:rsidR="00E8598C" w:rsidRPr="000A6031" w:rsidRDefault="00E8598C" w:rsidP="00547EC1">
      <w:pPr>
        <w:spacing w:line="26" w:lineRule="atLeast"/>
        <w:ind w:firstLine="709"/>
        <w:rPr>
          <w:rFonts w:cs="Times New Roman"/>
          <w:bCs/>
          <w:szCs w:val="26"/>
        </w:rPr>
      </w:pPr>
      <w:r w:rsidRPr="000A6031">
        <w:rPr>
          <w:rFonts w:cs="Times New Roman"/>
          <w:bCs/>
          <w:szCs w:val="26"/>
        </w:rPr>
        <w:t>Ngôn ngữ đơn giản, dễ học, kiến trúc chương trình đơn giản, trong sáng.</w:t>
      </w:r>
    </w:p>
    <w:p w:rsidR="00E8598C" w:rsidRPr="000A6031" w:rsidRDefault="000A136D" w:rsidP="006529FE">
      <w:pPr>
        <w:pStyle w:val="Heading3"/>
        <w:spacing w:before="120" w:after="120" w:line="26" w:lineRule="atLeast"/>
        <w:ind w:firstLine="0"/>
        <w:rPr>
          <w:rFonts w:cs="Times New Roman"/>
          <w:b w:val="0"/>
          <w:color w:val="auto"/>
          <w:szCs w:val="26"/>
        </w:rPr>
      </w:pPr>
      <w:bookmarkStart w:id="101" w:name="_Toc475801473"/>
      <w:bookmarkStart w:id="102" w:name="_Toc475999803"/>
      <w:bookmarkStart w:id="103" w:name="_Toc511914371"/>
      <w:bookmarkStart w:id="104" w:name="_Toc511914451"/>
      <w:bookmarkStart w:id="105" w:name="_Toc512547380"/>
      <w:r w:rsidRPr="000A6031">
        <w:rPr>
          <w:rFonts w:cs="Times New Roman"/>
          <w:color w:val="auto"/>
          <w:szCs w:val="26"/>
        </w:rPr>
        <w:t>1.</w:t>
      </w:r>
      <w:r w:rsidR="00A67684" w:rsidRPr="000A6031">
        <w:rPr>
          <w:rFonts w:cs="Times New Roman"/>
          <w:color w:val="auto"/>
          <w:szCs w:val="26"/>
        </w:rPr>
        <w:t xml:space="preserve">4.5 </w:t>
      </w:r>
      <w:r w:rsidR="00E8598C" w:rsidRPr="000A6031">
        <w:rPr>
          <w:rFonts w:cs="Times New Roman"/>
          <w:color w:val="auto"/>
          <w:szCs w:val="26"/>
        </w:rPr>
        <w:t>Máy ảo Java (JMV - Java Virtual Machine)</w:t>
      </w:r>
      <w:bookmarkEnd w:id="101"/>
      <w:bookmarkEnd w:id="102"/>
      <w:bookmarkEnd w:id="103"/>
      <w:bookmarkEnd w:id="104"/>
      <w:bookmarkEnd w:id="105"/>
    </w:p>
    <w:p w:rsidR="00E8598C" w:rsidRPr="000A6031" w:rsidRDefault="00E8598C" w:rsidP="00547EC1">
      <w:pPr>
        <w:spacing w:line="26" w:lineRule="atLeast"/>
        <w:ind w:firstLine="709"/>
        <w:rPr>
          <w:rFonts w:cs="Times New Roman"/>
          <w:szCs w:val="26"/>
        </w:rPr>
      </w:pPr>
      <w:r w:rsidRPr="000A6031">
        <w:rPr>
          <w:rFonts w:cs="Times New Roman"/>
          <w:szCs w:val="26"/>
        </w:rPr>
        <w:t>Để đảm bảo tính đa nền, Java sử dụng cơ chế</w:t>
      </w:r>
      <w:r w:rsidRPr="000A6031">
        <w:rPr>
          <w:rStyle w:val="apple-converted-space"/>
          <w:rFonts w:cs="Times New Roman"/>
          <w:szCs w:val="26"/>
        </w:rPr>
        <w:t> </w:t>
      </w:r>
      <w:r w:rsidRPr="000A6031">
        <w:rPr>
          <w:rStyle w:val="Strong"/>
          <w:rFonts w:cs="Times New Roman"/>
          <w:szCs w:val="26"/>
        </w:rPr>
        <w:t>Máy ảo của Java</w:t>
      </w:r>
      <w:r w:rsidRPr="000A6031">
        <w:rPr>
          <w:rFonts w:cs="Times New Roman"/>
          <w:szCs w:val="26"/>
        </w:rPr>
        <w:t>. ByteCode đó là ngôn ngữ máy của Máy ảo Java tương tự như các lệnh nhị phân của các máy tính thực. Một chương trình sau khi được viết bằng ngôn ngữ Java (có phần mở rộng là .java) phải được biên dịch thành tập tin thực thi được trên máy ảo Java (có phần mở rộng là .class).  Tập tin thực thi này chứa các chỉ thị dưới dạng mã Bytecode mà máy ảo Java hiểu được phải làm gì. </w:t>
      </w:r>
    </w:p>
    <w:p w:rsidR="00E8598C" w:rsidRPr="000A6031" w:rsidRDefault="00E8598C" w:rsidP="00547EC1">
      <w:pPr>
        <w:spacing w:line="26" w:lineRule="atLeast"/>
        <w:ind w:firstLine="709"/>
        <w:rPr>
          <w:rFonts w:cs="Times New Roman"/>
          <w:szCs w:val="26"/>
        </w:rPr>
      </w:pPr>
      <w:r w:rsidRPr="000A6031">
        <w:rPr>
          <w:rFonts w:cs="Times New Roman"/>
          <w:szCs w:val="26"/>
        </w:rPr>
        <w:t>Khi thực hiện một chương trình, máy ảo Java lần lượt thông dịch các chỉ thị dưới dạng Bytecode thành các chỉ thị dạng nhị phân của máy tính thực và thực thi thực sự chúng trên máy tính thực.</w:t>
      </w:r>
    </w:p>
    <w:p w:rsidR="00E8598C" w:rsidRPr="000A6031" w:rsidRDefault="00E8598C" w:rsidP="00547EC1">
      <w:pPr>
        <w:spacing w:line="26" w:lineRule="atLeast"/>
        <w:ind w:firstLine="709"/>
        <w:rPr>
          <w:rFonts w:cs="Times New Roman"/>
          <w:szCs w:val="26"/>
        </w:rPr>
      </w:pPr>
      <w:r w:rsidRPr="000A6031">
        <w:rPr>
          <w:rFonts w:cs="Times New Roman"/>
          <w:szCs w:val="26"/>
        </w:rPr>
        <w:t>Máy ảo thực tế đó là một chương trình thông dịch. Vì thế các hệ điều hành khác nhau sẽ có các máy ảo khác nhau. Để thực thi một ứng dụng của Java trên một hệ điều hành cụ thể, cần phải cài đặt máy ảo tương ứng cho hệ điều hành đó.</w:t>
      </w:r>
    </w:p>
    <w:p w:rsidR="00E8598C" w:rsidRPr="000A6031" w:rsidRDefault="000A136D" w:rsidP="006529FE">
      <w:pPr>
        <w:pStyle w:val="Heading3"/>
        <w:spacing w:before="120" w:after="120" w:line="26" w:lineRule="atLeast"/>
        <w:ind w:firstLine="0"/>
        <w:rPr>
          <w:rFonts w:cs="Times New Roman"/>
          <w:b w:val="0"/>
          <w:color w:val="auto"/>
          <w:szCs w:val="26"/>
        </w:rPr>
      </w:pPr>
      <w:bookmarkStart w:id="106" w:name="_Toc475801474"/>
      <w:bookmarkStart w:id="107" w:name="_Toc475999804"/>
      <w:bookmarkStart w:id="108" w:name="_Toc511914372"/>
      <w:bookmarkStart w:id="109" w:name="_Toc511914452"/>
      <w:bookmarkStart w:id="110" w:name="_Toc512547381"/>
      <w:r w:rsidRPr="000A6031">
        <w:rPr>
          <w:rFonts w:cs="Times New Roman"/>
          <w:color w:val="auto"/>
          <w:szCs w:val="26"/>
        </w:rPr>
        <w:t>1.</w:t>
      </w:r>
      <w:r w:rsidR="00A67684" w:rsidRPr="000A6031">
        <w:rPr>
          <w:rFonts w:cs="Times New Roman"/>
          <w:color w:val="auto"/>
          <w:szCs w:val="26"/>
        </w:rPr>
        <w:t xml:space="preserve">4.6 </w:t>
      </w:r>
      <w:r w:rsidR="00E8598C" w:rsidRPr="000A6031">
        <w:rPr>
          <w:rFonts w:cs="Times New Roman"/>
          <w:color w:val="auto"/>
          <w:szCs w:val="26"/>
        </w:rPr>
        <w:t>Hai kiểu ứng dụng dưới ngôn ngữ java</w:t>
      </w:r>
      <w:bookmarkEnd w:id="106"/>
      <w:bookmarkEnd w:id="107"/>
      <w:bookmarkEnd w:id="108"/>
      <w:bookmarkEnd w:id="109"/>
      <w:bookmarkEnd w:id="110"/>
    </w:p>
    <w:p w:rsidR="00E8598C" w:rsidRPr="000A6031" w:rsidRDefault="00E8598C" w:rsidP="00547EC1">
      <w:pPr>
        <w:spacing w:line="26" w:lineRule="atLeast"/>
        <w:ind w:firstLine="709"/>
        <w:rPr>
          <w:rFonts w:cs="Times New Roman"/>
          <w:szCs w:val="26"/>
        </w:rPr>
      </w:pPr>
      <w:r w:rsidRPr="000A6031">
        <w:rPr>
          <w:rFonts w:cs="Times New Roman"/>
          <w:szCs w:val="26"/>
        </w:rPr>
        <w:t>Khi bắt đầu thiết kế một ứng dụng dưới ngôn ngữ Java, phải chọn kiểu cho nó là</w:t>
      </w:r>
      <w:r w:rsidRPr="000A6031">
        <w:rPr>
          <w:rStyle w:val="apple-converted-space"/>
          <w:rFonts w:cs="Times New Roman"/>
          <w:szCs w:val="26"/>
        </w:rPr>
        <w:t> </w:t>
      </w:r>
      <w:r w:rsidRPr="000A6031">
        <w:rPr>
          <w:rStyle w:val="Strong"/>
          <w:rFonts w:cs="Times New Roman"/>
          <w:szCs w:val="26"/>
        </w:rPr>
        <w:t>Application</w:t>
      </w:r>
      <w:r w:rsidRPr="000A6031">
        <w:rPr>
          <w:rStyle w:val="apple-converted-space"/>
          <w:rFonts w:cs="Times New Roman"/>
          <w:szCs w:val="26"/>
        </w:rPr>
        <w:t> </w:t>
      </w:r>
      <w:r w:rsidRPr="000A6031">
        <w:rPr>
          <w:rFonts w:cs="Times New Roman"/>
          <w:szCs w:val="26"/>
        </w:rPr>
        <w:t>hay</w:t>
      </w:r>
      <w:r w:rsidRPr="000A6031">
        <w:rPr>
          <w:rStyle w:val="apple-converted-space"/>
          <w:rFonts w:cs="Times New Roman"/>
          <w:szCs w:val="26"/>
        </w:rPr>
        <w:t> </w:t>
      </w:r>
      <w:r w:rsidRPr="000A6031">
        <w:rPr>
          <w:rStyle w:val="Strong"/>
          <w:rFonts w:cs="Times New Roman"/>
          <w:szCs w:val="26"/>
        </w:rPr>
        <w:t>Applet</w:t>
      </w:r>
      <w:r w:rsidRPr="000A6031">
        <w:rPr>
          <w:rFonts w:cs="Times New Roman"/>
          <w:szCs w:val="26"/>
        </w:rPr>
        <w:t>.</w:t>
      </w:r>
    </w:p>
    <w:p w:rsidR="00E8598C" w:rsidRPr="000A6031" w:rsidRDefault="00E8598C" w:rsidP="00547EC1">
      <w:pPr>
        <w:spacing w:line="26" w:lineRule="atLeast"/>
        <w:ind w:firstLine="709"/>
        <w:rPr>
          <w:rFonts w:cs="Times New Roman"/>
          <w:szCs w:val="26"/>
        </w:rPr>
      </w:pPr>
      <w:r w:rsidRPr="000A6031">
        <w:rPr>
          <w:rFonts w:cs="Times New Roman"/>
          <w:b/>
          <w:bCs/>
          <w:szCs w:val="26"/>
        </w:rPr>
        <w:t>Applet</w:t>
      </w:r>
      <w:r w:rsidRPr="000A6031">
        <w:rPr>
          <w:rFonts w:cs="Times New Roman"/>
          <w:bCs/>
          <w:szCs w:val="26"/>
        </w:rPr>
        <w:t>:</w:t>
      </w:r>
      <w:r w:rsidRPr="000A6031">
        <w:rPr>
          <w:rFonts w:cs="Times New Roman"/>
          <w:szCs w:val="26"/>
        </w:rPr>
        <w:t> Là một chương trình ứng dụng được nhúng vào các trang web. Mã của chương trình được tải về máy người dùng từ Web server khi người dùng truy xuất đến trang web chứa nó.</w:t>
      </w:r>
    </w:p>
    <w:p w:rsidR="00E8598C" w:rsidRPr="000A6031" w:rsidRDefault="00E8598C" w:rsidP="00547EC1">
      <w:pPr>
        <w:spacing w:line="26" w:lineRule="atLeast"/>
        <w:ind w:firstLine="709"/>
        <w:rPr>
          <w:rFonts w:cs="Times New Roman"/>
          <w:szCs w:val="26"/>
        </w:rPr>
      </w:pPr>
      <w:r w:rsidRPr="000A6031">
        <w:rPr>
          <w:rFonts w:cs="Times New Roman"/>
          <w:b/>
          <w:bCs/>
          <w:szCs w:val="26"/>
        </w:rPr>
        <w:t>Application</w:t>
      </w:r>
      <w:r w:rsidRPr="000A6031">
        <w:rPr>
          <w:rFonts w:cs="Times New Roman"/>
          <w:bCs/>
          <w:szCs w:val="26"/>
        </w:rPr>
        <w:t>:</w:t>
      </w:r>
      <w:r w:rsidRPr="000A6031">
        <w:rPr>
          <w:rFonts w:cs="Times New Roman"/>
          <w:szCs w:val="26"/>
        </w:rPr>
        <w:t> Là một chương trình ứng dụng được thực thi trực tiếp trên các máy ảo của Java.</w:t>
      </w:r>
    </w:p>
    <w:p w:rsidR="00E8598C" w:rsidRPr="000A6031" w:rsidRDefault="000A136D" w:rsidP="006529FE">
      <w:pPr>
        <w:pStyle w:val="Heading3"/>
        <w:spacing w:before="120" w:after="120" w:line="26" w:lineRule="atLeast"/>
        <w:ind w:firstLine="0"/>
        <w:rPr>
          <w:rFonts w:cs="Times New Roman"/>
          <w:b w:val="0"/>
          <w:color w:val="auto"/>
          <w:szCs w:val="26"/>
        </w:rPr>
      </w:pPr>
      <w:bookmarkStart w:id="111" w:name="_Toc475801475"/>
      <w:bookmarkStart w:id="112" w:name="_Toc475999805"/>
      <w:bookmarkStart w:id="113" w:name="_Toc511914373"/>
      <w:bookmarkStart w:id="114" w:name="_Toc511914453"/>
      <w:bookmarkStart w:id="115" w:name="_Toc512547382"/>
      <w:r w:rsidRPr="000A6031">
        <w:rPr>
          <w:rFonts w:cs="Times New Roman"/>
          <w:color w:val="auto"/>
          <w:szCs w:val="26"/>
        </w:rPr>
        <w:t>1.</w:t>
      </w:r>
      <w:r w:rsidR="00A67684" w:rsidRPr="000A6031">
        <w:rPr>
          <w:rFonts w:cs="Times New Roman"/>
          <w:color w:val="auto"/>
          <w:szCs w:val="26"/>
        </w:rPr>
        <w:t xml:space="preserve">4.7 </w:t>
      </w:r>
      <w:r w:rsidR="00E8598C" w:rsidRPr="000A6031">
        <w:rPr>
          <w:rFonts w:cs="Times New Roman"/>
          <w:color w:val="auto"/>
          <w:szCs w:val="26"/>
        </w:rPr>
        <w:t>Bộ phát triển ứng dụng Java (JDK- Java Development Kit)</w:t>
      </w:r>
      <w:bookmarkEnd w:id="111"/>
      <w:bookmarkEnd w:id="112"/>
      <w:bookmarkEnd w:id="113"/>
      <w:bookmarkEnd w:id="114"/>
      <w:bookmarkEnd w:id="115"/>
    </w:p>
    <w:p w:rsidR="00E8598C" w:rsidRPr="000A6031" w:rsidRDefault="00E8598C" w:rsidP="00547EC1">
      <w:pPr>
        <w:spacing w:line="26" w:lineRule="atLeast"/>
        <w:ind w:firstLine="709"/>
        <w:rPr>
          <w:rFonts w:cs="Times New Roman"/>
          <w:szCs w:val="26"/>
        </w:rPr>
      </w:pPr>
      <w:r w:rsidRPr="000A6031">
        <w:rPr>
          <w:rFonts w:cs="Times New Roman"/>
          <w:szCs w:val="26"/>
        </w:rPr>
        <w:t xml:space="preserve">JDK là một bộ công cụ cho phép người lập trình phát triển và triển khai các ứng dụng bằng ngôn ngữ java được cung cấp miễn phí bởi công ty JavaSoft (hoặc Sun). Có các bộ </w:t>
      </w:r>
      <w:r w:rsidR="00635015" w:rsidRPr="000A6031">
        <w:rPr>
          <w:rFonts w:cs="Times New Roman"/>
          <w:szCs w:val="26"/>
        </w:rPr>
        <w:t xml:space="preserve">JDK </w:t>
      </w:r>
      <w:r w:rsidRPr="000A6031">
        <w:rPr>
          <w:rFonts w:cs="Times New Roman"/>
          <w:szCs w:val="26"/>
        </w:rPr>
        <w:t>cho các hệ điều hành khác nhau. Các ấn bản của JDK không ngừng đượ</w:t>
      </w:r>
      <w:r w:rsidR="00F13E8D">
        <w:rPr>
          <w:rFonts w:cs="Times New Roman"/>
          <w:szCs w:val="26"/>
        </w:rPr>
        <w:t xml:space="preserve">c phát hành, </w:t>
      </w:r>
      <w:r w:rsidRPr="000A6031">
        <w:rPr>
          <w:rFonts w:cs="Times New Roman"/>
          <w:szCs w:val="26"/>
        </w:rPr>
        <w:t>có thể tải về từ địa chỉ</w:t>
      </w:r>
      <w:r w:rsidRPr="000A6031">
        <w:rPr>
          <w:rStyle w:val="apple-converted-space"/>
          <w:rFonts w:cs="Times New Roman"/>
          <w:szCs w:val="26"/>
        </w:rPr>
        <w:t> </w:t>
      </w:r>
      <w:hyperlink r:id="rId50" w:history="1">
        <w:r w:rsidRPr="000A6031">
          <w:rPr>
            <w:rStyle w:val="Hyperlink"/>
            <w:rFonts w:cs="Times New Roman"/>
            <w:color w:val="auto"/>
            <w:szCs w:val="26"/>
            <w:u w:val="none"/>
          </w:rPr>
          <w:t>http://java.sun.com</w:t>
        </w:r>
      </w:hyperlink>
      <w:r w:rsidRPr="000A6031">
        <w:rPr>
          <w:rStyle w:val="apple-converted-space"/>
          <w:rFonts w:cs="Times New Roman"/>
          <w:szCs w:val="26"/>
        </w:rPr>
        <w:t>.</w:t>
      </w:r>
    </w:p>
    <w:p w:rsidR="00E8598C" w:rsidRPr="000A6031" w:rsidRDefault="00E8598C" w:rsidP="00547EC1">
      <w:pPr>
        <w:spacing w:line="26" w:lineRule="atLeast"/>
        <w:ind w:firstLine="709"/>
        <w:rPr>
          <w:rFonts w:cs="Times New Roman"/>
          <w:szCs w:val="26"/>
        </w:rPr>
      </w:pPr>
      <w:r w:rsidRPr="000A6031">
        <w:rPr>
          <w:rFonts w:cs="Times New Roman"/>
          <w:szCs w:val="26"/>
        </w:rPr>
        <w:t>Bộ công cụ này gồm các chương trình thực thi đáng chú ý sau:</w:t>
      </w:r>
    </w:p>
    <w:p w:rsidR="00E8598C" w:rsidRPr="00635015" w:rsidRDefault="00E8598C" w:rsidP="00155488">
      <w:pPr>
        <w:pStyle w:val="ListParagraph"/>
        <w:numPr>
          <w:ilvl w:val="0"/>
          <w:numId w:val="10"/>
        </w:numPr>
      </w:pPr>
      <w:r w:rsidRPr="00635015">
        <w:t>javac: Chương trình biên dịch các chương trình nguồn viết bằng ngôn ngữ java ra các tập tin thực thi được trên máy ảo Java.</w:t>
      </w:r>
    </w:p>
    <w:p w:rsidR="00E8598C" w:rsidRPr="00635015" w:rsidRDefault="00E8598C" w:rsidP="00155488">
      <w:pPr>
        <w:pStyle w:val="ListParagraph"/>
        <w:numPr>
          <w:ilvl w:val="0"/>
          <w:numId w:val="10"/>
        </w:numPr>
      </w:pPr>
      <w:r w:rsidRPr="00635015">
        <w:t>java: Đây là chương trình làm máy ảo của Java, thông dịch mã Bytecode của các chương trình kiểu application thành mã thực thi của máy thực.</w:t>
      </w:r>
    </w:p>
    <w:p w:rsidR="00E8598C" w:rsidRPr="00635015" w:rsidRDefault="00E8598C" w:rsidP="00155488">
      <w:pPr>
        <w:pStyle w:val="ListParagraph"/>
        <w:numPr>
          <w:ilvl w:val="0"/>
          <w:numId w:val="10"/>
        </w:numPr>
      </w:pPr>
      <w:r w:rsidRPr="00635015">
        <w:t>appletviewer: Bộ thông dịch, thực thi các chương trình kiểu applet.</w:t>
      </w:r>
    </w:p>
    <w:p w:rsidR="00E8598C" w:rsidRPr="00635015" w:rsidRDefault="00E8598C" w:rsidP="00155488">
      <w:pPr>
        <w:pStyle w:val="ListParagraph"/>
        <w:numPr>
          <w:ilvl w:val="0"/>
          <w:numId w:val="10"/>
        </w:numPr>
      </w:pPr>
      <w:r w:rsidRPr="00635015">
        <w:t>javadoc: Tạo tài liệu về chú thích chương trình nguồn một cách tự động.</w:t>
      </w:r>
    </w:p>
    <w:p w:rsidR="00E8598C" w:rsidRPr="00635015" w:rsidRDefault="00E8598C" w:rsidP="00155488">
      <w:pPr>
        <w:pStyle w:val="ListParagraph"/>
        <w:numPr>
          <w:ilvl w:val="0"/>
          <w:numId w:val="10"/>
        </w:numPr>
      </w:pPr>
      <w:r w:rsidRPr="00635015">
        <w:lastRenderedPageBreak/>
        <w:t>jdb: Trình gỡ rối.</w:t>
      </w:r>
    </w:p>
    <w:p w:rsidR="00E8598C" w:rsidRPr="00635015" w:rsidRDefault="00E8598C" w:rsidP="00155488">
      <w:pPr>
        <w:pStyle w:val="ListParagraph"/>
        <w:numPr>
          <w:ilvl w:val="0"/>
          <w:numId w:val="10"/>
        </w:numPr>
      </w:pPr>
      <w:r w:rsidRPr="00635015">
        <w:t xml:space="preserve">rmic: Tạo </w:t>
      </w:r>
      <w:r w:rsidR="00635015">
        <w:t>các sơ khai</w:t>
      </w:r>
      <w:r w:rsidRPr="00635015">
        <w:t xml:space="preserve"> cho ứng dụng kiểu </w:t>
      </w:r>
      <w:r w:rsidR="00635015" w:rsidRPr="00635015">
        <w:t>RMI</w:t>
      </w:r>
      <w:r w:rsidR="00635015">
        <w:t xml:space="preserve"> </w:t>
      </w:r>
      <w:r w:rsidR="00635015" w:rsidRPr="00635015">
        <w:t>(Remote Method Invocation), một kỹ thuật cài đặt các đối tượng phân tán vô cùng hiệu vô cùng hiệu quả và linh động</w:t>
      </w:r>
      <w:r w:rsidRPr="00635015">
        <w:t>.</w:t>
      </w:r>
    </w:p>
    <w:p w:rsidR="00E8598C" w:rsidRPr="00635015" w:rsidRDefault="00E8598C" w:rsidP="00155488">
      <w:pPr>
        <w:pStyle w:val="ListParagraph"/>
        <w:numPr>
          <w:ilvl w:val="0"/>
          <w:numId w:val="10"/>
        </w:numPr>
      </w:pPr>
      <w:r w:rsidRPr="00635015">
        <w:t>rmiregistry: Phục vụ danh bạ (Name Server) trong hệ thống RMI.</w:t>
      </w:r>
    </w:p>
    <w:p w:rsidR="00E8598C" w:rsidRPr="00635015" w:rsidRDefault="00E8598C" w:rsidP="00155488">
      <w:pPr>
        <w:pStyle w:val="ListParagraph"/>
        <w:numPr>
          <w:ilvl w:val="0"/>
          <w:numId w:val="10"/>
        </w:numPr>
      </w:pPr>
      <w:r w:rsidRPr="00635015">
        <w:t>Các phiên bản Java đã phát hành:</w:t>
      </w:r>
    </w:p>
    <w:p w:rsidR="00E8598C" w:rsidRPr="00635015" w:rsidRDefault="00E8598C" w:rsidP="00155488">
      <w:pPr>
        <w:pStyle w:val="ListParagraph"/>
        <w:numPr>
          <w:ilvl w:val="0"/>
          <w:numId w:val="10"/>
        </w:numPr>
      </w:pPr>
      <w:r w:rsidRPr="00635015">
        <w:t>JDK 1.0 (23 tháng 01, 1996)</w:t>
      </w:r>
    </w:p>
    <w:p w:rsidR="00E8598C" w:rsidRPr="00635015" w:rsidRDefault="00E8598C" w:rsidP="00155488">
      <w:pPr>
        <w:pStyle w:val="ListParagraph"/>
        <w:numPr>
          <w:ilvl w:val="0"/>
          <w:numId w:val="10"/>
        </w:numPr>
      </w:pPr>
      <w:r w:rsidRPr="00635015">
        <w:t>JDK 1.1 (19 tháng 2, 1997)</w:t>
      </w:r>
    </w:p>
    <w:p w:rsidR="00E8598C" w:rsidRPr="00635015" w:rsidRDefault="00E8598C" w:rsidP="00155488">
      <w:pPr>
        <w:pStyle w:val="ListParagraph"/>
        <w:numPr>
          <w:ilvl w:val="0"/>
          <w:numId w:val="10"/>
        </w:numPr>
      </w:pPr>
      <w:r w:rsidRPr="00635015">
        <w:t>J2SE 1.2 (Playground) 08 tháng 12, 1998</w:t>
      </w:r>
    </w:p>
    <w:p w:rsidR="00E8598C" w:rsidRPr="00635015" w:rsidRDefault="00E8598C" w:rsidP="00155488">
      <w:pPr>
        <w:pStyle w:val="ListParagraph"/>
        <w:numPr>
          <w:ilvl w:val="0"/>
          <w:numId w:val="10"/>
        </w:numPr>
      </w:pPr>
      <w:r w:rsidRPr="00635015">
        <w:t>J2SE 1.3 (Kestrel) 08 tháng 5, 2000</w:t>
      </w:r>
    </w:p>
    <w:p w:rsidR="00E8598C" w:rsidRPr="00635015" w:rsidRDefault="00E8598C" w:rsidP="00155488">
      <w:pPr>
        <w:pStyle w:val="ListParagraph"/>
        <w:numPr>
          <w:ilvl w:val="0"/>
          <w:numId w:val="10"/>
        </w:numPr>
      </w:pPr>
      <w:r w:rsidRPr="00635015">
        <w:t>J2SE 1.4.0 (Merlin) 06 tháng 02, 2002</w:t>
      </w:r>
    </w:p>
    <w:p w:rsidR="00E8598C" w:rsidRPr="00635015" w:rsidRDefault="00E8598C" w:rsidP="00155488">
      <w:pPr>
        <w:pStyle w:val="ListParagraph"/>
        <w:numPr>
          <w:ilvl w:val="0"/>
          <w:numId w:val="10"/>
        </w:numPr>
      </w:pPr>
      <w:r w:rsidRPr="00635015">
        <w:t>J2SE 5 (1.5.0) (Tiger) 30 tháng 9, 2004</w:t>
      </w:r>
    </w:p>
    <w:p w:rsidR="00E8598C" w:rsidRPr="00635015" w:rsidRDefault="00E8598C" w:rsidP="00155488">
      <w:pPr>
        <w:pStyle w:val="ListParagraph"/>
        <w:numPr>
          <w:ilvl w:val="0"/>
          <w:numId w:val="10"/>
        </w:numPr>
      </w:pPr>
      <w:r w:rsidRPr="00635015">
        <w:t>Java SE 6 (còn gọi là Mustang), được công bố </w:t>
      </w:r>
      <w:hyperlink r:id="rId51" w:tooltip="11 tháng 12" w:history="1">
        <w:r w:rsidRPr="00635015">
          <w:rPr>
            <w:rStyle w:val="Hyperlink"/>
          </w:rPr>
          <w:t>11 tháng 12</w:t>
        </w:r>
      </w:hyperlink>
      <w:r w:rsidRPr="00635015">
        <w:t> năm </w:t>
      </w:r>
      <w:hyperlink r:id="rId52" w:tooltip="2006" w:history="1">
        <w:r w:rsidRPr="00635015">
          <w:rPr>
            <w:rStyle w:val="Hyperlink"/>
          </w:rPr>
          <w:t>2006</w:t>
        </w:r>
      </w:hyperlink>
      <w:r w:rsidRPr="00635015">
        <w:t>, thông tin chính tại </w:t>
      </w:r>
      <w:hyperlink r:id="rId53" w:history="1">
        <w:r w:rsidRPr="00635015">
          <w:rPr>
            <w:rStyle w:val="Hyperlink"/>
          </w:rPr>
          <w:t>http://java.sun.com/javase/6/</w:t>
        </w:r>
      </w:hyperlink>
      <w:r w:rsidRPr="00635015">
        <w:t>. Các bản cập nhật 2 và 3 được đưa ra vào năm 2007, bản cập nhật 4 đưa ra tháng 1 năm 2008.</w:t>
      </w:r>
    </w:p>
    <w:p w:rsidR="00E8598C" w:rsidRPr="00635015" w:rsidRDefault="00E8598C" w:rsidP="00155488">
      <w:pPr>
        <w:pStyle w:val="ListParagraph"/>
        <w:numPr>
          <w:ilvl w:val="0"/>
          <w:numId w:val="10"/>
        </w:numPr>
      </w:pPr>
      <w:r w:rsidRPr="00635015">
        <w:t>JDK 6.18, 2010</w:t>
      </w:r>
    </w:p>
    <w:p w:rsidR="00E8598C" w:rsidRPr="00635015" w:rsidRDefault="00E8598C" w:rsidP="00155488">
      <w:pPr>
        <w:pStyle w:val="ListParagraph"/>
        <w:numPr>
          <w:ilvl w:val="0"/>
          <w:numId w:val="10"/>
        </w:numPr>
      </w:pPr>
      <w:r w:rsidRPr="00635015">
        <w:t>Java SE 7 (còn gọi là Dolphin), được bắt đầu từ tháng 8 năm 2006 và công bố ngày 28 tháng 7 năm 2011.</w:t>
      </w:r>
    </w:p>
    <w:p w:rsidR="00E8598C" w:rsidRPr="00635015" w:rsidRDefault="00E8598C" w:rsidP="00155488">
      <w:pPr>
        <w:pStyle w:val="ListParagraph"/>
        <w:numPr>
          <w:ilvl w:val="0"/>
          <w:numId w:val="10"/>
        </w:numPr>
      </w:pPr>
      <w:r w:rsidRPr="00635015">
        <w:t>JDK 8, 18 tháng 3 năm 2014</w:t>
      </w:r>
    </w:p>
    <w:p w:rsidR="00E8598C" w:rsidRPr="00635015" w:rsidRDefault="00E8598C" w:rsidP="00155488">
      <w:pPr>
        <w:pStyle w:val="ListParagraph"/>
        <w:numPr>
          <w:ilvl w:val="0"/>
          <w:numId w:val="10"/>
        </w:numPr>
      </w:pPr>
      <w:r w:rsidRPr="00635015">
        <w:t>JDK 9, năm 2016.</w:t>
      </w:r>
    </w:p>
    <w:p w:rsidR="00E8598C" w:rsidRPr="000A6031" w:rsidRDefault="000A136D" w:rsidP="006529FE">
      <w:pPr>
        <w:pStyle w:val="Heading2"/>
        <w:spacing w:before="120" w:after="120" w:line="26" w:lineRule="atLeast"/>
        <w:ind w:firstLine="0"/>
        <w:rPr>
          <w:rFonts w:cs="Times New Roman"/>
          <w:color w:val="auto"/>
        </w:rPr>
      </w:pPr>
      <w:bookmarkStart w:id="116" w:name="_Toc469133635"/>
      <w:bookmarkStart w:id="117" w:name="_Toc469091681"/>
      <w:bookmarkStart w:id="118" w:name="_Toc475801478"/>
      <w:bookmarkStart w:id="119" w:name="_Toc475999808"/>
      <w:bookmarkStart w:id="120" w:name="_Toc507842839"/>
      <w:bookmarkStart w:id="121" w:name="_Toc511914374"/>
      <w:bookmarkStart w:id="122" w:name="_Toc511914454"/>
      <w:bookmarkStart w:id="123" w:name="_Toc512547383"/>
      <w:r w:rsidRPr="000A6031">
        <w:rPr>
          <w:rFonts w:cs="Times New Roman"/>
          <w:color w:val="auto"/>
        </w:rPr>
        <w:t>1.</w:t>
      </w:r>
      <w:r w:rsidR="00A67684" w:rsidRPr="000A6031">
        <w:rPr>
          <w:rFonts w:cs="Times New Roman"/>
          <w:color w:val="auto"/>
        </w:rPr>
        <w:t xml:space="preserve">5. </w:t>
      </w:r>
      <w:r w:rsidR="00E8598C" w:rsidRPr="000A6031">
        <w:rPr>
          <w:rFonts w:cs="Times New Roman"/>
          <w:color w:val="auto"/>
        </w:rPr>
        <w:t>Tìm hiểu về</w:t>
      </w:r>
      <w:r w:rsidR="00A67684" w:rsidRPr="000A6031">
        <w:rPr>
          <w:rFonts w:cs="Times New Roman"/>
          <w:color w:val="auto"/>
        </w:rPr>
        <w:t xml:space="preserve"> Hệ điều hành</w:t>
      </w:r>
      <w:r w:rsidR="00E8598C" w:rsidRPr="000A6031">
        <w:rPr>
          <w:rFonts w:cs="Times New Roman"/>
          <w:color w:val="auto"/>
        </w:rPr>
        <w:t xml:space="preserve"> Android</w:t>
      </w:r>
      <w:bookmarkEnd w:id="116"/>
      <w:bookmarkEnd w:id="117"/>
      <w:bookmarkEnd w:id="118"/>
      <w:bookmarkEnd w:id="119"/>
      <w:r w:rsidR="00A67684" w:rsidRPr="000A6031">
        <w:rPr>
          <w:rFonts w:cs="Times New Roman"/>
          <w:color w:val="auto"/>
        </w:rPr>
        <w:t xml:space="preserve"> trên thiết bị di động</w:t>
      </w:r>
      <w:bookmarkEnd w:id="120"/>
      <w:bookmarkEnd w:id="121"/>
      <w:bookmarkEnd w:id="122"/>
      <w:bookmarkEnd w:id="123"/>
    </w:p>
    <w:p w:rsidR="00E8598C" w:rsidRPr="000A6031" w:rsidRDefault="000A136D" w:rsidP="00F82BEF">
      <w:pPr>
        <w:pStyle w:val="Heading3"/>
        <w:spacing w:before="120" w:after="120" w:line="26" w:lineRule="atLeast"/>
        <w:ind w:firstLine="0"/>
        <w:rPr>
          <w:rFonts w:cs="Times New Roman"/>
          <w:b w:val="0"/>
          <w:color w:val="auto"/>
          <w:szCs w:val="26"/>
        </w:rPr>
      </w:pPr>
      <w:bookmarkStart w:id="124" w:name="_Toc469133636"/>
      <w:bookmarkStart w:id="125" w:name="_Toc469091682"/>
      <w:bookmarkStart w:id="126" w:name="_Toc475801479"/>
      <w:bookmarkStart w:id="127" w:name="_Toc475999809"/>
      <w:bookmarkStart w:id="128" w:name="_Toc511914375"/>
      <w:bookmarkStart w:id="129" w:name="_Toc511914455"/>
      <w:bookmarkStart w:id="130" w:name="_Toc512547384"/>
      <w:r w:rsidRPr="000A6031">
        <w:rPr>
          <w:rFonts w:cs="Times New Roman"/>
          <w:color w:val="auto"/>
          <w:szCs w:val="26"/>
        </w:rPr>
        <w:t>1.</w:t>
      </w:r>
      <w:r w:rsidR="00A67684" w:rsidRPr="000A6031">
        <w:rPr>
          <w:rFonts w:cs="Times New Roman"/>
          <w:color w:val="auto"/>
          <w:szCs w:val="26"/>
        </w:rPr>
        <w:t xml:space="preserve">5.1 </w:t>
      </w:r>
      <w:r w:rsidR="00E8598C" w:rsidRPr="000A6031">
        <w:rPr>
          <w:rFonts w:cs="Times New Roman"/>
          <w:color w:val="auto"/>
          <w:szCs w:val="26"/>
        </w:rPr>
        <w:t>Giới thiệu</w:t>
      </w:r>
      <w:bookmarkEnd w:id="124"/>
      <w:bookmarkEnd w:id="125"/>
      <w:bookmarkEnd w:id="126"/>
      <w:bookmarkEnd w:id="127"/>
      <w:bookmarkEnd w:id="128"/>
      <w:bookmarkEnd w:id="129"/>
      <w:bookmarkEnd w:id="130"/>
    </w:p>
    <w:p w:rsidR="00E8598C" w:rsidRPr="000A6031" w:rsidRDefault="006C5884" w:rsidP="00635015">
      <w:pPr>
        <w:spacing w:line="26" w:lineRule="atLeast"/>
        <w:ind w:firstLine="709"/>
        <w:rPr>
          <w:rFonts w:cs="Times New Roman"/>
          <w:szCs w:val="26"/>
        </w:rPr>
      </w:pPr>
      <w:hyperlink r:id="rId54" w:tooltip="wikt:android" w:history="1">
        <w:r w:rsidR="00E8598C" w:rsidRPr="000A6031">
          <w:rPr>
            <w:rStyle w:val="Hyperlink"/>
            <w:rFonts w:cs="Times New Roman"/>
            <w:b/>
            <w:bCs/>
            <w:color w:val="auto"/>
            <w:szCs w:val="26"/>
            <w:u w:val="none"/>
          </w:rPr>
          <w:t>Android</w:t>
        </w:r>
      </w:hyperlink>
      <w:r w:rsidR="00E8598C" w:rsidRPr="000A6031">
        <w:rPr>
          <w:rStyle w:val="apple-converted-space"/>
          <w:rFonts w:cs="Times New Roman"/>
          <w:szCs w:val="26"/>
        </w:rPr>
        <w:t> </w:t>
      </w:r>
      <w:r w:rsidR="00E8598C" w:rsidRPr="000A6031">
        <w:rPr>
          <w:rFonts w:cs="Times New Roman"/>
          <w:szCs w:val="26"/>
        </w:rPr>
        <w:t>là một</w:t>
      </w:r>
      <w:r w:rsidR="00E8598C" w:rsidRPr="000A6031">
        <w:rPr>
          <w:rStyle w:val="apple-converted-space"/>
          <w:rFonts w:cs="Times New Roman"/>
          <w:szCs w:val="26"/>
        </w:rPr>
        <w:t> </w:t>
      </w:r>
      <w:hyperlink r:id="rId55" w:tooltip="Hệ điều hành di động (trang chưa được viết)" w:history="1">
        <w:r w:rsidR="00E8598C" w:rsidRPr="000A6031">
          <w:rPr>
            <w:rStyle w:val="Hyperlink"/>
            <w:rFonts w:cs="Times New Roman"/>
            <w:color w:val="auto"/>
            <w:szCs w:val="26"/>
            <w:u w:val="none"/>
          </w:rPr>
          <w:t>hệ điều hành</w:t>
        </w:r>
      </w:hyperlink>
      <w:r w:rsidR="00E8598C" w:rsidRPr="000A6031">
        <w:rPr>
          <w:rStyle w:val="apple-converted-space"/>
          <w:rFonts w:cs="Times New Roman"/>
          <w:szCs w:val="26"/>
        </w:rPr>
        <w:t> </w:t>
      </w:r>
      <w:r w:rsidR="00E8598C" w:rsidRPr="000A6031">
        <w:rPr>
          <w:rFonts w:cs="Times New Roman"/>
          <w:szCs w:val="26"/>
        </w:rPr>
        <w:t>dựa trên nền tảng</w:t>
      </w:r>
      <w:r w:rsidR="00E8598C" w:rsidRPr="000A6031">
        <w:rPr>
          <w:rStyle w:val="apple-converted-space"/>
          <w:rFonts w:cs="Times New Roman"/>
          <w:szCs w:val="26"/>
        </w:rPr>
        <w:t> </w:t>
      </w:r>
      <w:hyperlink r:id="rId56" w:tooltip="Linux" w:history="1">
        <w:r w:rsidR="00E8598C" w:rsidRPr="000A6031">
          <w:rPr>
            <w:rStyle w:val="Hyperlink"/>
            <w:rFonts w:cs="Times New Roman"/>
            <w:b/>
            <w:color w:val="auto"/>
            <w:szCs w:val="26"/>
            <w:u w:val="none"/>
          </w:rPr>
          <w:t>Linux</w:t>
        </w:r>
      </w:hyperlink>
      <w:r w:rsidR="00E8598C" w:rsidRPr="000A6031">
        <w:rPr>
          <w:rStyle w:val="apple-converted-space"/>
          <w:rFonts w:cs="Times New Roman"/>
          <w:szCs w:val="26"/>
        </w:rPr>
        <w:t> </w:t>
      </w:r>
      <w:r w:rsidR="00E8598C" w:rsidRPr="000A6031">
        <w:rPr>
          <w:rFonts w:cs="Times New Roman"/>
          <w:szCs w:val="26"/>
        </w:rPr>
        <w:t>được thiết kế dành cho các thiết bị di động có</w:t>
      </w:r>
      <w:r w:rsidR="00E8598C" w:rsidRPr="000A6031">
        <w:rPr>
          <w:rStyle w:val="apple-converted-space"/>
          <w:rFonts w:cs="Times New Roman"/>
          <w:szCs w:val="26"/>
        </w:rPr>
        <w:t> </w:t>
      </w:r>
      <w:hyperlink r:id="rId57" w:tooltip="Màn hình cảm ứng" w:history="1">
        <w:r w:rsidR="00E8598C" w:rsidRPr="000A6031">
          <w:rPr>
            <w:rStyle w:val="Hyperlink"/>
            <w:rFonts w:cs="Times New Roman"/>
            <w:color w:val="auto"/>
            <w:szCs w:val="26"/>
            <w:u w:val="none"/>
          </w:rPr>
          <w:t>màn hình cảm ứng</w:t>
        </w:r>
      </w:hyperlink>
      <w:r w:rsidR="00E8598C" w:rsidRPr="000A6031">
        <w:rPr>
          <w:rStyle w:val="apple-converted-space"/>
          <w:rFonts w:cs="Times New Roman"/>
          <w:szCs w:val="26"/>
        </w:rPr>
        <w:t> </w:t>
      </w:r>
      <w:r w:rsidR="00E8598C" w:rsidRPr="000A6031">
        <w:rPr>
          <w:rFonts w:cs="Times New Roman"/>
          <w:szCs w:val="26"/>
        </w:rPr>
        <w:t>như</w:t>
      </w:r>
      <w:r w:rsidR="00E8598C" w:rsidRPr="000A6031">
        <w:rPr>
          <w:rStyle w:val="apple-converted-space"/>
          <w:rFonts w:cs="Times New Roman"/>
          <w:szCs w:val="26"/>
        </w:rPr>
        <w:t> </w:t>
      </w:r>
      <w:hyperlink r:id="rId58" w:tooltip="Điện thoại thông minh" w:history="1">
        <w:r w:rsidR="00E8598C" w:rsidRPr="000A6031">
          <w:rPr>
            <w:rStyle w:val="Hyperlink"/>
            <w:rFonts w:cs="Times New Roman"/>
            <w:color w:val="auto"/>
            <w:szCs w:val="26"/>
            <w:u w:val="none"/>
          </w:rPr>
          <w:t>điện thoại thông minh</w:t>
        </w:r>
      </w:hyperlink>
      <w:r w:rsidR="00E8598C" w:rsidRPr="000A6031">
        <w:rPr>
          <w:rStyle w:val="apple-converted-space"/>
          <w:rFonts w:cs="Times New Roman"/>
          <w:szCs w:val="26"/>
        </w:rPr>
        <w:t> </w:t>
      </w:r>
      <w:r w:rsidR="00E8598C" w:rsidRPr="000A6031">
        <w:rPr>
          <w:rFonts w:cs="Times New Roman"/>
          <w:szCs w:val="26"/>
        </w:rPr>
        <w:t>và</w:t>
      </w:r>
      <w:r w:rsidR="00E8598C" w:rsidRPr="000A6031">
        <w:rPr>
          <w:rStyle w:val="apple-converted-space"/>
          <w:rFonts w:cs="Times New Roman"/>
          <w:szCs w:val="26"/>
        </w:rPr>
        <w:t> </w:t>
      </w:r>
      <w:hyperlink r:id="rId59" w:tooltip="Máy tính bảng" w:history="1">
        <w:r w:rsidR="00E8598C" w:rsidRPr="000A6031">
          <w:rPr>
            <w:rStyle w:val="Hyperlink"/>
            <w:rFonts w:cs="Times New Roman"/>
            <w:color w:val="auto"/>
            <w:szCs w:val="26"/>
            <w:u w:val="none"/>
          </w:rPr>
          <w:t>máy tính bảng</w:t>
        </w:r>
      </w:hyperlink>
      <w:r w:rsidR="00E8598C" w:rsidRPr="000A6031">
        <w:rPr>
          <w:rFonts w:cs="Times New Roman"/>
          <w:szCs w:val="26"/>
        </w:rPr>
        <w:t xml:space="preserve">. Ban đầu, </w:t>
      </w:r>
      <w:r w:rsidR="00E8598C" w:rsidRPr="000A6031">
        <w:rPr>
          <w:rFonts w:cs="Times New Roman"/>
          <w:b/>
          <w:szCs w:val="26"/>
        </w:rPr>
        <w:t>Android</w:t>
      </w:r>
      <w:r w:rsidR="00E8598C" w:rsidRPr="000A6031">
        <w:rPr>
          <w:rFonts w:cs="Times New Roman"/>
          <w:szCs w:val="26"/>
        </w:rPr>
        <w:t xml:space="preserve"> được phát triển bởi Tổng công ty </w:t>
      </w:r>
      <w:r w:rsidR="00E8598C" w:rsidRPr="000A6031">
        <w:rPr>
          <w:rFonts w:cs="Times New Roman"/>
          <w:b/>
          <w:szCs w:val="26"/>
        </w:rPr>
        <w:t>Android</w:t>
      </w:r>
      <w:r w:rsidR="00E8598C" w:rsidRPr="000A6031">
        <w:rPr>
          <w:rFonts w:cs="Times New Roman"/>
          <w:szCs w:val="26"/>
        </w:rPr>
        <w:t>, với sự hỗ trợ tài chính từ</w:t>
      </w:r>
      <w:r w:rsidR="00E8598C" w:rsidRPr="000A6031">
        <w:rPr>
          <w:rStyle w:val="apple-converted-space"/>
          <w:rFonts w:cs="Times New Roman"/>
          <w:szCs w:val="26"/>
        </w:rPr>
        <w:t> </w:t>
      </w:r>
      <w:hyperlink r:id="rId60" w:tooltip="Google" w:history="1">
        <w:r w:rsidR="00E8598C" w:rsidRPr="000A6031">
          <w:rPr>
            <w:rStyle w:val="Hyperlink"/>
            <w:rFonts w:cs="Times New Roman"/>
            <w:color w:val="auto"/>
            <w:szCs w:val="26"/>
            <w:u w:val="none"/>
          </w:rPr>
          <w:t>Google</w:t>
        </w:r>
      </w:hyperlink>
      <w:r w:rsidR="00E8598C" w:rsidRPr="000A6031">
        <w:rPr>
          <w:rStyle w:val="apple-converted-space"/>
          <w:rFonts w:cs="Times New Roman"/>
          <w:szCs w:val="26"/>
        </w:rPr>
        <w:t> </w:t>
      </w:r>
      <w:r w:rsidR="00E8598C" w:rsidRPr="000A6031">
        <w:rPr>
          <w:rFonts w:cs="Times New Roman"/>
          <w:szCs w:val="26"/>
        </w:rPr>
        <w:t xml:space="preserve">và sau này được chính </w:t>
      </w:r>
      <w:r w:rsidR="00E8598C" w:rsidRPr="000A6031">
        <w:rPr>
          <w:rFonts w:cs="Times New Roman"/>
          <w:b/>
          <w:szCs w:val="26"/>
        </w:rPr>
        <w:t>Google</w:t>
      </w:r>
      <w:r w:rsidR="00E8598C" w:rsidRPr="000A6031">
        <w:rPr>
          <w:rFonts w:cs="Times New Roman"/>
          <w:szCs w:val="26"/>
        </w:rPr>
        <w:t xml:space="preserve"> mua lại vào năm 2005. </w:t>
      </w:r>
      <w:r w:rsidR="00E8598C" w:rsidRPr="000A6031">
        <w:rPr>
          <w:rFonts w:cs="Times New Roman"/>
          <w:b/>
          <w:szCs w:val="26"/>
        </w:rPr>
        <w:t>Android</w:t>
      </w:r>
      <w:r w:rsidR="00E8598C" w:rsidRPr="000A6031">
        <w:rPr>
          <w:rFonts w:cs="Times New Roman"/>
          <w:szCs w:val="26"/>
        </w:rPr>
        <w:t xml:space="preserve"> ra mắt vào năm 2007 cùng với tuyên bố thành lập</w:t>
      </w:r>
      <w:r w:rsidR="00E8598C" w:rsidRPr="000A6031">
        <w:rPr>
          <w:rStyle w:val="apple-converted-space"/>
          <w:rFonts w:cs="Times New Roman"/>
          <w:szCs w:val="26"/>
        </w:rPr>
        <w:t> </w:t>
      </w:r>
      <w:hyperlink r:id="rId61" w:tooltip="Liên minh thiết bị cầm tay mở" w:history="1">
        <w:r w:rsidR="00E8598C" w:rsidRPr="000A6031">
          <w:rPr>
            <w:rStyle w:val="Hyperlink"/>
            <w:rFonts w:cs="Times New Roman"/>
            <w:color w:val="auto"/>
            <w:szCs w:val="26"/>
            <w:u w:val="none"/>
          </w:rPr>
          <w:t>Liên minh thiết bị cầm tay mở</w:t>
        </w:r>
      </w:hyperlink>
      <w:r w:rsidR="00E8598C" w:rsidRPr="000A6031">
        <w:rPr>
          <w:rFonts w:cs="Times New Roman"/>
          <w:szCs w:val="26"/>
        </w:rPr>
        <w:t>: một hiệp hội gồm các công ty</w:t>
      </w:r>
      <w:r w:rsidR="00E8598C" w:rsidRPr="000A6031">
        <w:rPr>
          <w:rStyle w:val="apple-converted-space"/>
          <w:rFonts w:cs="Times New Roman"/>
          <w:szCs w:val="26"/>
        </w:rPr>
        <w:t> </w:t>
      </w:r>
      <w:hyperlink r:id="rId62" w:tooltip="Phần cứng" w:history="1">
        <w:r w:rsidR="00E8598C" w:rsidRPr="000A6031">
          <w:rPr>
            <w:rStyle w:val="Hyperlink"/>
            <w:rFonts w:cs="Times New Roman"/>
            <w:color w:val="auto"/>
            <w:szCs w:val="26"/>
            <w:u w:val="none"/>
          </w:rPr>
          <w:t>phần cứng</w:t>
        </w:r>
      </w:hyperlink>
      <w:r w:rsidR="00E8598C" w:rsidRPr="000A6031">
        <w:rPr>
          <w:rFonts w:cs="Times New Roman"/>
          <w:szCs w:val="26"/>
        </w:rPr>
        <w:t>,</w:t>
      </w:r>
      <w:r w:rsidR="00E8598C" w:rsidRPr="000A6031">
        <w:rPr>
          <w:rStyle w:val="apple-converted-space"/>
          <w:rFonts w:cs="Times New Roman"/>
          <w:szCs w:val="26"/>
        </w:rPr>
        <w:t> </w:t>
      </w:r>
      <w:hyperlink r:id="rId63" w:tooltip="Phần mềm" w:history="1">
        <w:r w:rsidR="00E8598C" w:rsidRPr="000A6031">
          <w:rPr>
            <w:rStyle w:val="Hyperlink"/>
            <w:rFonts w:cs="Times New Roman"/>
            <w:color w:val="auto"/>
            <w:szCs w:val="26"/>
            <w:u w:val="none"/>
          </w:rPr>
          <w:t>phần mềm</w:t>
        </w:r>
      </w:hyperlink>
      <w:r w:rsidR="00E8598C" w:rsidRPr="000A6031">
        <w:rPr>
          <w:rFonts w:cs="Times New Roman"/>
          <w:szCs w:val="26"/>
        </w:rPr>
        <w:t>, và</w:t>
      </w:r>
      <w:r w:rsidR="00E8598C" w:rsidRPr="000A6031">
        <w:rPr>
          <w:rStyle w:val="apple-converted-space"/>
          <w:rFonts w:cs="Times New Roman"/>
          <w:szCs w:val="26"/>
        </w:rPr>
        <w:t> </w:t>
      </w:r>
      <w:hyperlink r:id="rId64" w:tooltip="Viễn thông" w:history="1">
        <w:r w:rsidR="00E8598C" w:rsidRPr="000A6031">
          <w:rPr>
            <w:rStyle w:val="Hyperlink"/>
            <w:rFonts w:cs="Times New Roman"/>
            <w:color w:val="auto"/>
            <w:szCs w:val="26"/>
            <w:u w:val="none"/>
          </w:rPr>
          <w:t>viễn thông</w:t>
        </w:r>
      </w:hyperlink>
      <w:r w:rsidR="00E8598C" w:rsidRPr="000A6031">
        <w:rPr>
          <w:rStyle w:val="apple-converted-space"/>
          <w:rFonts w:cs="Times New Roman"/>
          <w:szCs w:val="26"/>
        </w:rPr>
        <w:t> </w:t>
      </w:r>
      <w:r w:rsidR="00E8598C" w:rsidRPr="000A6031">
        <w:rPr>
          <w:rFonts w:cs="Times New Roman"/>
          <w:szCs w:val="26"/>
        </w:rPr>
        <w:t>với mục tiêu đẩy mạnh các</w:t>
      </w:r>
      <w:r w:rsidR="00E8598C" w:rsidRPr="000A6031">
        <w:rPr>
          <w:rStyle w:val="apple-converted-space"/>
          <w:rFonts w:cs="Times New Roman"/>
          <w:szCs w:val="26"/>
        </w:rPr>
        <w:t> </w:t>
      </w:r>
      <w:hyperlink r:id="rId65" w:tooltip="Tiêu chuẩn mở (trang chưa được viết)" w:history="1">
        <w:r w:rsidR="00E8598C" w:rsidRPr="000A6031">
          <w:rPr>
            <w:rStyle w:val="Hyperlink"/>
            <w:rFonts w:cs="Times New Roman"/>
            <w:color w:val="auto"/>
            <w:szCs w:val="26"/>
            <w:u w:val="none"/>
          </w:rPr>
          <w:t>tiêu chuẩn mở</w:t>
        </w:r>
      </w:hyperlink>
      <w:r w:rsidR="00E8598C" w:rsidRPr="000A6031">
        <w:rPr>
          <w:rStyle w:val="apple-converted-space"/>
          <w:rFonts w:cs="Times New Roman"/>
          <w:szCs w:val="26"/>
        </w:rPr>
        <w:t> </w:t>
      </w:r>
      <w:r w:rsidR="00E8598C" w:rsidRPr="000A6031">
        <w:rPr>
          <w:rFonts w:cs="Times New Roman"/>
          <w:szCs w:val="26"/>
        </w:rPr>
        <w:t>cho các thiết bị di động.</w:t>
      </w:r>
      <w:r w:rsidR="00E8598C" w:rsidRPr="000A6031">
        <w:rPr>
          <w:rStyle w:val="apple-converted-space"/>
          <w:rFonts w:cs="Times New Roman"/>
          <w:szCs w:val="26"/>
        </w:rPr>
        <w:t> </w:t>
      </w:r>
      <w:r w:rsidR="00E8598C" w:rsidRPr="000A6031">
        <w:rPr>
          <w:rFonts w:cs="Times New Roman"/>
          <w:szCs w:val="26"/>
        </w:rPr>
        <w:t xml:space="preserve">Chiếc điện thoại đầu tiên chạy </w:t>
      </w:r>
      <w:r w:rsidR="00E8598C" w:rsidRPr="000A6031">
        <w:rPr>
          <w:rFonts w:cs="Times New Roman"/>
          <w:b/>
          <w:szCs w:val="26"/>
        </w:rPr>
        <w:t>Android</w:t>
      </w:r>
      <w:r w:rsidR="00E8598C" w:rsidRPr="000A6031">
        <w:rPr>
          <w:rFonts w:cs="Times New Roman"/>
          <w:szCs w:val="26"/>
        </w:rPr>
        <w:t xml:space="preserve"> được bán vào tháng 10 năm 2008.</w:t>
      </w:r>
    </w:p>
    <w:p w:rsidR="00E8598C" w:rsidRPr="000A6031" w:rsidRDefault="00E8598C" w:rsidP="00547EC1">
      <w:pPr>
        <w:spacing w:line="26" w:lineRule="atLeast"/>
        <w:ind w:firstLine="709"/>
        <w:rPr>
          <w:rFonts w:cs="Times New Roman"/>
          <w:szCs w:val="26"/>
        </w:rPr>
      </w:pPr>
      <w:r w:rsidRPr="000A6031">
        <w:rPr>
          <w:rFonts w:cs="Times New Roman"/>
          <w:szCs w:val="26"/>
        </w:rPr>
        <w:t xml:space="preserve">Các phiên bản đã phát hành của Android: </w:t>
      </w:r>
    </w:p>
    <w:tbl>
      <w:tblPr>
        <w:tblStyle w:val="TableGrid"/>
        <w:tblW w:w="9360" w:type="dxa"/>
        <w:tblLayout w:type="fixed"/>
        <w:tblLook w:val="04A0" w:firstRow="1" w:lastRow="0" w:firstColumn="1" w:lastColumn="0" w:noHBand="0" w:noVBand="1"/>
      </w:tblPr>
      <w:tblGrid>
        <w:gridCol w:w="1844"/>
        <w:gridCol w:w="1844"/>
        <w:gridCol w:w="3403"/>
        <w:gridCol w:w="2269"/>
      </w:tblGrid>
      <w:tr w:rsidR="00490E61" w:rsidRPr="000A6031" w:rsidTr="00635015">
        <w:tc>
          <w:tcPr>
            <w:tcW w:w="1844" w:type="dxa"/>
            <w:tcBorders>
              <w:top w:val="single" w:sz="4" w:space="0" w:color="auto"/>
              <w:left w:val="single" w:sz="4" w:space="0" w:color="auto"/>
              <w:bottom w:val="single" w:sz="4" w:space="0" w:color="auto"/>
              <w:right w:val="single" w:sz="4" w:space="0" w:color="auto"/>
            </w:tcBorders>
            <w:vAlign w:val="center"/>
            <w:hideMark/>
          </w:tcPr>
          <w:p w:rsidR="00E8598C" w:rsidRPr="000A6031" w:rsidRDefault="00E8598C" w:rsidP="00635015">
            <w:pPr>
              <w:spacing w:after="120" w:line="26" w:lineRule="atLeast"/>
              <w:jc w:val="center"/>
              <w:rPr>
                <w:rFonts w:cs="Times New Roman"/>
                <w:b/>
                <w:szCs w:val="26"/>
              </w:rPr>
            </w:pPr>
            <w:r w:rsidRPr="000A6031">
              <w:rPr>
                <w:rFonts w:cs="Times New Roman"/>
                <w:b/>
                <w:szCs w:val="26"/>
              </w:rPr>
              <w:t>Tên mã</w:t>
            </w:r>
          </w:p>
        </w:tc>
        <w:tc>
          <w:tcPr>
            <w:tcW w:w="1844" w:type="dxa"/>
            <w:tcBorders>
              <w:top w:val="single" w:sz="4" w:space="0" w:color="auto"/>
              <w:left w:val="single" w:sz="4" w:space="0" w:color="auto"/>
              <w:bottom w:val="single" w:sz="4" w:space="0" w:color="auto"/>
              <w:right w:val="single" w:sz="4" w:space="0" w:color="auto"/>
            </w:tcBorders>
            <w:vAlign w:val="center"/>
            <w:hideMark/>
          </w:tcPr>
          <w:p w:rsidR="00E8598C" w:rsidRPr="000A6031" w:rsidRDefault="00E8598C" w:rsidP="00635015">
            <w:pPr>
              <w:spacing w:after="120" w:line="26" w:lineRule="atLeast"/>
              <w:jc w:val="center"/>
              <w:rPr>
                <w:rFonts w:cs="Times New Roman"/>
                <w:b/>
                <w:szCs w:val="26"/>
              </w:rPr>
            </w:pPr>
            <w:r w:rsidRPr="000A6031">
              <w:rPr>
                <w:rFonts w:cs="Times New Roman"/>
                <w:b/>
                <w:szCs w:val="26"/>
              </w:rPr>
              <w:t>Phiên bản</w:t>
            </w:r>
          </w:p>
        </w:tc>
        <w:tc>
          <w:tcPr>
            <w:tcW w:w="3403" w:type="dxa"/>
            <w:tcBorders>
              <w:top w:val="single" w:sz="4" w:space="0" w:color="auto"/>
              <w:left w:val="single" w:sz="4" w:space="0" w:color="auto"/>
              <w:bottom w:val="single" w:sz="4" w:space="0" w:color="auto"/>
              <w:right w:val="single" w:sz="4" w:space="0" w:color="auto"/>
            </w:tcBorders>
            <w:vAlign w:val="center"/>
            <w:hideMark/>
          </w:tcPr>
          <w:p w:rsidR="00E8598C" w:rsidRPr="000A6031" w:rsidRDefault="00E8598C" w:rsidP="00635015">
            <w:pPr>
              <w:spacing w:after="120" w:line="26" w:lineRule="atLeast"/>
              <w:ind w:firstLine="709"/>
              <w:jc w:val="center"/>
              <w:rPr>
                <w:rFonts w:cs="Times New Roman"/>
                <w:b/>
                <w:szCs w:val="26"/>
              </w:rPr>
            </w:pPr>
            <w:r w:rsidRPr="000A6031">
              <w:rPr>
                <w:rFonts w:cs="Times New Roman"/>
                <w:b/>
                <w:szCs w:val="26"/>
              </w:rPr>
              <w:t>Ngày phát hành</w:t>
            </w:r>
          </w:p>
        </w:tc>
        <w:tc>
          <w:tcPr>
            <w:tcW w:w="2269" w:type="dxa"/>
            <w:tcBorders>
              <w:top w:val="single" w:sz="4" w:space="0" w:color="auto"/>
              <w:left w:val="single" w:sz="4" w:space="0" w:color="auto"/>
              <w:bottom w:val="single" w:sz="4" w:space="0" w:color="auto"/>
              <w:right w:val="single" w:sz="4" w:space="0" w:color="auto"/>
            </w:tcBorders>
            <w:vAlign w:val="center"/>
            <w:hideMark/>
          </w:tcPr>
          <w:p w:rsidR="00E8598C" w:rsidRPr="000A6031" w:rsidRDefault="00E8598C" w:rsidP="00635015">
            <w:pPr>
              <w:spacing w:after="120" w:line="26" w:lineRule="atLeast"/>
              <w:ind w:firstLine="709"/>
              <w:jc w:val="center"/>
              <w:rPr>
                <w:rFonts w:cs="Times New Roman"/>
                <w:b/>
                <w:szCs w:val="26"/>
              </w:rPr>
            </w:pPr>
            <w:r w:rsidRPr="000A6031">
              <w:rPr>
                <w:rFonts w:cs="Times New Roman"/>
                <w:b/>
                <w:szCs w:val="26"/>
              </w:rPr>
              <w:t>Cấp API</w:t>
            </w:r>
          </w:p>
        </w:tc>
      </w:tr>
      <w:tr w:rsidR="00490E61" w:rsidRPr="000A6031" w:rsidTr="00635015">
        <w:tc>
          <w:tcPr>
            <w:tcW w:w="1844" w:type="dxa"/>
            <w:tcBorders>
              <w:top w:val="single" w:sz="4" w:space="0" w:color="auto"/>
              <w:left w:val="single" w:sz="4" w:space="0" w:color="auto"/>
              <w:bottom w:val="single" w:sz="4" w:space="0" w:color="auto"/>
              <w:right w:val="single" w:sz="4" w:space="0" w:color="auto"/>
            </w:tcBorders>
            <w:vAlign w:val="center"/>
            <w:hideMark/>
          </w:tcPr>
          <w:p w:rsidR="00E8598C" w:rsidRPr="000A6031" w:rsidRDefault="00E8598C" w:rsidP="00635015">
            <w:pPr>
              <w:spacing w:after="120" w:line="26" w:lineRule="atLeast"/>
              <w:jc w:val="center"/>
              <w:rPr>
                <w:rFonts w:cs="Times New Roman"/>
                <w:szCs w:val="26"/>
              </w:rPr>
            </w:pPr>
            <w:r w:rsidRPr="000A6031">
              <w:rPr>
                <w:rFonts w:cs="Times New Roman"/>
                <w:szCs w:val="26"/>
              </w:rPr>
              <w:t>Alpha</w:t>
            </w:r>
          </w:p>
        </w:tc>
        <w:tc>
          <w:tcPr>
            <w:tcW w:w="1844" w:type="dxa"/>
            <w:tcBorders>
              <w:top w:val="single" w:sz="4" w:space="0" w:color="auto"/>
              <w:left w:val="single" w:sz="4" w:space="0" w:color="auto"/>
              <w:bottom w:val="single" w:sz="4" w:space="0" w:color="auto"/>
              <w:right w:val="single" w:sz="4" w:space="0" w:color="auto"/>
            </w:tcBorders>
            <w:vAlign w:val="center"/>
            <w:hideMark/>
          </w:tcPr>
          <w:p w:rsidR="00E8598C" w:rsidRPr="000A6031" w:rsidRDefault="00E8598C" w:rsidP="00635015">
            <w:pPr>
              <w:spacing w:after="120" w:line="26" w:lineRule="atLeast"/>
              <w:jc w:val="center"/>
              <w:rPr>
                <w:rFonts w:cs="Times New Roman"/>
                <w:szCs w:val="26"/>
              </w:rPr>
            </w:pPr>
            <w:r w:rsidRPr="000A6031">
              <w:rPr>
                <w:rFonts w:cs="Times New Roman"/>
                <w:szCs w:val="26"/>
              </w:rPr>
              <w:t>1.0</w:t>
            </w:r>
          </w:p>
        </w:tc>
        <w:tc>
          <w:tcPr>
            <w:tcW w:w="3403" w:type="dxa"/>
            <w:tcBorders>
              <w:top w:val="single" w:sz="4" w:space="0" w:color="auto"/>
              <w:left w:val="single" w:sz="4" w:space="0" w:color="auto"/>
              <w:bottom w:val="single" w:sz="4" w:space="0" w:color="auto"/>
              <w:right w:val="single" w:sz="4" w:space="0" w:color="auto"/>
            </w:tcBorders>
            <w:vAlign w:val="center"/>
            <w:hideMark/>
          </w:tcPr>
          <w:p w:rsidR="00E8598C" w:rsidRPr="000A6031" w:rsidRDefault="00E8598C" w:rsidP="00635015">
            <w:pPr>
              <w:spacing w:after="120" w:line="26" w:lineRule="atLeast"/>
              <w:ind w:firstLine="709"/>
              <w:jc w:val="center"/>
              <w:rPr>
                <w:rFonts w:cs="Times New Roman"/>
                <w:szCs w:val="26"/>
              </w:rPr>
            </w:pPr>
            <w:r w:rsidRPr="000A6031">
              <w:rPr>
                <w:rFonts w:cs="Times New Roman"/>
                <w:szCs w:val="26"/>
              </w:rPr>
              <w:t>September 23, 2008</w:t>
            </w:r>
          </w:p>
        </w:tc>
        <w:tc>
          <w:tcPr>
            <w:tcW w:w="2269" w:type="dxa"/>
            <w:tcBorders>
              <w:top w:val="single" w:sz="4" w:space="0" w:color="auto"/>
              <w:left w:val="single" w:sz="4" w:space="0" w:color="auto"/>
              <w:bottom w:val="single" w:sz="4" w:space="0" w:color="auto"/>
              <w:right w:val="single" w:sz="4" w:space="0" w:color="auto"/>
            </w:tcBorders>
            <w:vAlign w:val="center"/>
            <w:hideMark/>
          </w:tcPr>
          <w:p w:rsidR="00E8598C" w:rsidRPr="000A6031" w:rsidRDefault="00E8598C" w:rsidP="00635015">
            <w:pPr>
              <w:spacing w:after="120" w:line="26" w:lineRule="atLeast"/>
              <w:ind w:firstLine="709"/>
              <w:jc w:val="center"/>
              <w:rPr>
                <w:rFonts w:cs="Times New Roman"/>
                <w:szCs w:val="26"/>
              </w:rPr>
            </w:pPr>
            <w:r w:rsidRPr="000A6031">
              <w:rPr>
                <w:rFonts w:cs="Times New Roman"/>
                <w:szCs w:val="26"/>
              </w:rPr>
              <w:t>1</w:t>
            </w:r>
          </w:p>
        </w:tc>
      </w:tr>
      <w:tr w:rsidR="00490E61" w:rsidRPr="000A6031" w:rsidTr="00635015">
        <w:tc>
          <w:tcPr>
            <w:tcW w:w="1844" w:type="dxa"/>
            <w:tcBorders>
              <w:top w:val="single" w:sz="4" w:space="0" w:color="auto"/>
              <w:left w:val="single" w:sz="4" w:space="0" w:color="auto"/>
              <w:bottom w:val="single" w:sz="4" w:space="0" w:color="auto"/>
              <w:right w:val="single" w:sz="4" w:space="0" w:color="auto"/>
            </w:tcBorders>
            <w:vAlign w:val="center"/>
            <w:hideMark/>
          </w:tcPr>
          <w:p w:rsidR="00E8598C" w:rsidRPr="000A6031" w:rsidRDefault="00E8598C" w:rsidP="00635015">
            <w:pPr>
              <w:spacing w:after="120" w:line="26" w:lineRule="atLeast"/>
              <w:jc w:val="center"/>
              <w:rPr>
                <w:rFonts w:cs="Times New Roman"/>
                <w:szCs w:val="26"/>
              </w:rPr>
            </w:pPr>
            <w:r w:rsidRPr="000A6031">
              <w:rPr>
                <w:rFonts w:cs="Times New Roman"/>
                <w:szCs w:val="26"/>
              </w:rPr>
              <w:t>Beta</w:t>
            </w:r>
          </w:p>
        </w:tc>
        <w:tc>
          <w:tcPr>
            <w:tcW w:w="1844" w:type="dxa"/>
            <w:tcBorders>
              <w:top w:val="single" w:sz="4" w:space="0" w:color="auto"/>
              <w:left w:val="single" w:sz="4" w:space="0" w:color="auto"/>
              <w:bottom w:val="single" w:sz="4" w:space="0" w:color="auto"/>
              <w:right w:val="single" w:sz="4" w:space="0" w:color="auto"/>
            </w:tcBorders>
            <w:vAlign w:val="center"/>
            <w:hideMark/>
          </w:tcPr>
          <w:p w:rsidR="00E8598C" w:rsidRPr="000A6031" w:rsidRDefault="00E8598C" w:rsidP="00635015">
            <w:pPr>
              <w:spacing w:after="120" w:line="26" w:lineRule="atLeast"/>
              <w:jc w:val="center"/>
              <w:rPr>
                <w:rFonts w:cs="Times New Roman"/>
                <w:szCs w:val="26"/>
              </w:rPr>
            </w:pPr>
            <w:r w:rsidRPr="000A6031">
              <w:rPr>
                <w:rFonts w:cs="Times New Roman"/>
                <w:szCs w:val="26"/>
              </w:rPr>
              <w:t>1.1</w:t>
            </w:r>
          </w:p>
        </w:tc>
        <w:tc>
          <w:tcPr>
            <w:tcW w:w="3403" w:type="dxa"/>
            <w:tcBorders>
              <w:top w:val="single" w:sz="4" w:space="0" w:color="auto"/>
              <w:left w:val="single" w:sz="4" w:space="0" w:color="auto"/>
              <w:bottom w:val="single" w:sz="4" w:space="0" w:color="auto"/>
              <w:right w:val="single" w:sz="4" w:space="0" w:color="auto"/>
            </w:tcBorders>
            <w:vAlign w:val="center"/>
            <w:hideMark/>
          </w:tcPr>
          <w:p w:rsidR="00E8598C" w:rsidRPr="000A6031" w:rsidRDefault="00E8598C" w:rsidP="00635015">
            <w:pPr>
              <w:spacing w:after="120" w:line="26" w:lineRule="atLeast"/>
              <w:ind w:firstLine="709"/>
              <w:jc w:val="center"/>
              <w:rPr>
                <w:rFonts w:cs="Times New Roman"/>
                <w:szCs w:val="26"/>
              </w:rPr>
            </w:pPr>
            <w:r w:rsidRPr="000A6031">
              <w:rPr>
                <w:rFonts w:cs="Times New Roman"/>
                <w:szCs w:val="26"/>
              </w:rPr>
              <w:t>February 9, 2009</w:t>
            </w:r>
          </w:p>
        </w:tc>
        <w:tc>
          <w:tcPr>
            <w:tcW w:w="2269" w:type="dxa"/>
            <w:tcBorders>
              <w:top w:val="single" w:sz="4" w:space="0" w:color="auto"/>
              <w:left w:val="single" w:sz="4" w:space="0" w:color="auto"/>
              <w:bottom w:val="single" w:sz="4" w:space="0" w:color="auto"/>
              <w:right w:val="single" w:sz="4" w:space="0" w:color="auto"/>
            </w:tcBorders>
            <w:vAlign w:val="center"/>
            <w:hideMark/>
          </w:tcPr>
          <w:p w:rsidR="00E8598C" w:rsidRPr="000A6031" w:rsidRDefault="00E8598C" w:rsidP="00635015">
            <w:pPr>
              <w:spacing w:after="120" w:line="26" w:lineRule="atLeast"/>
              <w:ind w:firstLine="709"/>
              <w:jc w:val="center"/>
              <w:rPr>
                <w:rFonts w:cs="Times New Roman"/>
                <w:szCs w:val="26"/>
              </w:rPr>
            </w:pPr>
            <w:r w:rsidRPr="000A6031">
              <w:rPr>
                <w:rFonts w:cs="Times New Roman"/>
                <w:szCs w:val="26"/>
              </w:rPr>
              <w:t>2</w:t>
            </w:r>
          </w:p>
        </w:tc>
      </w:tr>
      <w:tr w:rsidR="00490E61" w:rsidRPr="000A6031" w:rsidTr="00635015">
        <w:tc>
          <w:tcPr>
            <w:tcW w:w="1844" w:type="dxa"/>
            <w:tcBorders>
              <w:top w:val="single" w:sz="4" w:space="0" w:color="auto"/>
              <w:left w:val="single" w:sz="4" w:space="0" w:color="auto"/>
              <w:bottom w:val="single" w:sz="4" w:space="0" w:color="auto"/>
              <w:right w:val="single" w:sz="4" w:space="0" w:color="auto"/>
            </w:tcBorders>
            <w:vAlign w:val="center"/>
            <w:hideMark/>
          </w:tcPr>
          <w:p w:rsidR="00E8598C" w:rsidRPr="000A6031" w:rsidRDefault="006C5884" w:rsidP="00635015">
            <w:pPr>
              <w:spacing w:after="120" w:line="26" w:lineRule="atLeast"/>
              <w:jc w:val="center"/>
              <w:rPr>
                <w:rFonts w:cs="Times New Roman"/>
                <w:szCs w:val="26"/>
              </w:rPr>
            </w:pPr>
            <w:hyperlink r:id="rId66" w:tooltip="Android Cupcake" w:history="1">
              <w:r w:rsidR="00E8598C" w:rsidRPr="000A6031">
                <w:rPr>
                  <w:rStyle w:val="Hyperlink"/>
                  <w:rFonts w:cs="Times New Roman"/>
                  <w:color w:val="auto"/>
                  <w:szCs w:val="26"/>
                  <w:u w:val="none"/>
                </w:rPr>
                <w:t>Cupcake</w:t>
              </w:r>
            </w:hyperlink>
          </w:p>
        </w:tc>
        <w:tc>
          <w:tcPr>
            <w:tcW w:w="1844" w:type="dxa"/>
            <w:tcBorders>
              <w:top w:val="single" w:sz="4" w:space="0" w:color="auto"/>
              <w:left w:val="single" w:sz="4" w:space="0" w:color="auto"/>
              <w:bottom w:val="single" w:sz="4" w:space="0" w:color="auto"/>
              <w:right w:val="single" w:sz="4" w:space="0" w:color="auto"/>
            </w:tcBorders>
            <w:vAlign w:val="center"/>
            <w:hideMark/>
          </w:tcPr>
          <w:p w:rsidR="00E8598C" w:rsidRPr="000A6031" w:rsidRDefault="00E8598C" w:rsidP="00635015">
            <w:pPr>
              <w:spacing w:after="120" w:line="26" w:lineRule="atLeast"/>
              <w:jc w:val="center"/>
              <w:rPr>
                <w:rFonts w:cs="Times New Roman"/>
                <w:szCs w:val="26"/>
              </w:rPr>
            </w:pPr>
            <w:r w:rsidRPr="000A6031">
              <w:rPr>
                <w:rFonts w:cs="Times New Roman"/>
                <w:szCs w:val="26"/>
              </w:rPr>
              <w:t>1.5</w:t>
            </w:r>
          </w:p>
        </w:tc>
        <w:tc>
          <w:tcPr>
            <w:tcW w:w="3403" w:type="dxa"/>
            <w:tcBorders>
              <w:top w:val="single" w:sz="4" w:space="0" w:color="auto"/>
              <w:left w:val="single" w:sz="4" w:space="0" w:color="auto"/>
              <w:bottom w:val="single" w:sz="4" w:space="0" w:color="auto"/>
              <w:right w:val="single" w:sz="4" w:space="0" w:color="auto"/>
            </w:tcBorders>
            <w:vAlign w:val="center"/>
            <w:hideMark/>
          </w:tcPr>
          <w:p w:rsidR="00E8598C" w:rsidRPr="000A6031" w:rsidRDefault="00E8598C" w:rsidP="00635015">
            <w:pPr>
              <w:spacing w:after="120" w:line="26" w:lineRule="atLeast"/>
              <w:ind w:firstLine="709"/>
              <w:jc w:val="center"/>
              <w:rPr>
                <w:rFonts w:cs="Times New Roman"/>
                <w:szCs w:val="26"/>
              </w:rPr>
            </w:pPr>
            <w:r w:rsidRPr="000A6031">
              <w:rPr>
                <w:rFonts w:cs="Times New Roman"/>
                <w:szCs w:val="26"/>
              </w:rPr>
              <w:t>April 27, 2009</w:t>
            </w:r>
          </w:p>
        </w:tc>
        <w:tc>
          <w:tcPr>
            <w:tcW w:w="2269" w:type="dxa"/>
            <w:tcBorders>
              <w:top w:val="single" w:sz="4" w:space="0" w:color="auto"/>
              <w:left w:val="single" w:sz="4" w:space="0" w:color="auto"/>
              <w:bottom w:val="single" w:sz="4" w:space="0" w:color="auto"/>
              <w:right w:val="single" w:sz="4" w:space="0" w:color="auto"/>
            </w:tcBorders>
            <w:vAlign w:val="center"/>
            <w:hideMark/>
          </w:tcPr>
          <w:p w:rsidR="00E8598C" w:rsidRPr="000A6031" w:rsidRDefault="00E8598C" w:rsidP="00635015">
            <w:pPr>
              <w:spacing w:after="120" w:line="26" w:lineRule="atLeast"/>
              <w:ind w:firstLine="709"/>
              <w:jc w:val="center"/>
              <w:rPr>
                <w:rFonts w:cs="Times New Roman"/>
                <w:szCs w:val="26"/>
              </w:rPr>
            </w:pPr>
            <w:r w:rsidRPr="000A6031">
              <w:rPr>
                <w:rFonts w:cs="Times New Roman"/>
                <w:szCs w:val="26"/>
              </w:rPr>
              <w:t>3</w:t>
            </w:r>
          </w:p>
        </w:tc>
      </w:tr>
      <w:tr w:rsidR="00490E61" w:rsidRPr="000A6031" w:rsidTr="00635015">
        <w:tc>
          <w:tcPr>
            <w:tcW w:w="1844" w:type="dxa"/>
            <w:tcBorders>
              <w:top w:val="single" w:sz="4" w:space="0" w:color="auto"/>
              <w:left w:val="single" w:sz="4" w:space="0" w:color="auto"/>
              <w:bottom w:val="single" w:sz="4" w:space="0" w:color="auto"/>
              <w:right w:val="single" w:sz="4" w:space="0" w:color="auto"/>
            </w:tcBorders>
            <w:vAlign w:val="center"/>
            <w:hideMark/>
          </w:tcPr>
          <w:p w:rsidR="00E8598C" w:rsidRPr="000A6031" w:rsidRDefault="006C5884" w:rsidP="00635015">
            <w:pPr>
              <w:spacing w:after="120" w:line="26" w:lineRule="atLeast"/>
              <w:jc w:val="center"/>
              <w:rPr>
                <w:rFonts w:cs="Times New Roman"/>
                <w:szCs w:val="26"/>
              </w:rPr>
            </w:pPr>
            <w:hyperlink r:id="rId67" w:tooltip="Android Donut" w:history="1">
              <w:r w:rsidR="00E8598C" w:rsidRPr="000A6031">
                <w:rPr>
                  <w:rStyle w:val="Hyperlink"/>
                  <w:rFonts w:cs="Times New Roman"/>
                  <w:color w:val="auto"/>
                  <w:szCs w:val="26"/>
                  <w:u w:val="none"/>
                </w:rPr>
                <w:t>Donut</w:t>
              </w:r>
            </w:hyperlink>
          </w:p>
        </w:tc>
        <w:tc>
          <w:tcPr>
            <w:tcW w:w="1844" w:type="dxa"/>
            <w:tcBorders>
              <w:top w:val="single" w:sz="4" w:space="0" w:color="auto"/>
              <w:left w:val="single" w:sz="4" w:space="0" w:color="auto"/>
              <w:bottom w:val="single" w:sz="4" w:space="0" w:color="auto"/>
              <w:right w:val="single" w:sz="4" w:space="0" w:color="auto"/>
            </w:tcBorders>
            <w:vAlign w:val="center"/>
            <w:hideMark/>
          </w:tcPr>
          <w:p w:rsidR="00E8598C" w:rsidRPr="000A6031" w:rsidRDefault="00E8598C" w:rsidP="00635015">
            <w:pPr>
              <w:spacing w:after="120" w:line="26" w:lineRule="atLeast"/>
              <w:jc w:val="center"/>
              <w:rPr>
                <w:rFonts w:cs="Times New Roman"/>
                <w:szCs w:val="26"/>
              </w:rPr>
            </w:pPr>
            <w:r w:rsidRPr="000A6031">
              <w:rPr>
                <w:rFonts w:cs="Times New Roman"/>
                <w:szCs w:val="26"/>
              </w:rPr>
              <w:t>1.6</w:t>
            </w:r>
          </w:p>
        </w:tc>
        <w:tc>
          <w:tcPr>
            <w:tcW w:w="3403" w:type="dxa"/>
            <w:tcBorders>
              <w:top w:val="single" w:sz="4" w:space="0" w:color="auto"/>
              <w:left w:val="single" w:sz="4" w:space="0" w:color="auto"/>
              <w:bottom w:val="single" w:sz="4" w:space="0" w:color="auto"/>
              <w:right w:val="single" w:sz="4" w:space="0" w:color="auto"/>
            </w:tcBorders>
            <w:vAlign w:val="center"/>
            <w:hideMark/>
          </w:tcPr>
          <w:p w:rsidR="00E8598C" w:rsidRPr="000A6031" w:rsidRDefault="00E8598C" w:rsidP="00635015">
            <w:pPr>
              <w:spacing w:after="120" w:line="26" w:lineRule="atLeast"/>
              <w:ind w:firstLine="709"/>
              <w:jc w:val="center"/>
              <w:rPr>
                <w:rFonts w:cs="Times New Roman"/>
                <w:szCs w:val="26"/>
              </w:rPr>
            </w:pPr>
            <w:r w:rsidRPr="000A6031">
              <w:rPr>
                <w:rFonts w:cs="Times New Roman"/>
                <w:szCs w:val="26"/>
              </w:rPr>
              <w:t>September 15, 2009</w:t>
            </w:r>
          </w:p>
        </w:tc>
        <w:tc>
          <w:tcPr>
            <w:tcW w:w="2269" w:type="dxa"/>
            <w:tcBorders>
              <w:top w:val="single" w:sz="4" w:space="0" w:color="auto"/>
              <w:left w:val="single" w:sz="4" w:space="0" w:color="auto"/>
              <w:bottom w:val="single" w:sz="4" w:space="0" w:color="auto"/>
              <w:right w:val="single" w:sz="4" w:space="0" w:color="auto"/>
            </w:tcBorders>
            <w:vAlign w:val="center"/>
            <w:hideMark/>
          </w:tcPr>
          <w:p w:rsidR="00E8598C" w:rsidRPr="000A6031" w:rsidRDefault="00E8598C" w:rsidP="00635015">
            <w:pPr>
              <w:spacing w:after="120" w:line="26" w:lineRule="atLeast"/>
              <w:ind w:firstLine="709"/>
              <w:jc w:val="center"/>
              <w:rPr>
                <w:rFonts w:cs="Times New Roman"/>
                <w:szCs w:val="26"/>
              </w:rPr>
            </w:pPr>
            <w:r w:rsidRPr="000A6031">
              <w:rPr>
                <w:rFonts w:cs="Times New Roman"/>
                <w:szCs w:val="26"/>
              </w:rPr>
              <w:t>4</w:t>
            </w:r>
          </w:p>
        </w:tc>
      </w:tr>
      <w:tr w:rsidR="00490E61" w:rsidRPr="000A6031" w:rsidTr="00635015">
        <w:tc>
          <w:tcPr>
            <w:tcW w:w="1844" w:type="dxa"/>
            <w:tcBorders>
              <w:top w:val="single" w:sz="4" w:space="0" w:color="auto"/>
              <w:left w:val="single" w:sz="4" w:space="0" w:color="auto"/>
              <w:bottom w:val="single" w:sz="4" w:space="0" w:color="auto"/>
              <w:right w:val="single" w:sz="4" w:space="0" w:color="auto"/>
            </w:tcBorders>
            <w:vAlign w:val="center"/>
            <w:hideMark/>
          </w:tcPr>
          <w:p w:rsidR="00E8598C" w:rsidRPr="000A6031" w:rsidRDefault="006C5884" w:rsidP="00635015">
            <w:pPr>
              <w:spacing w:after="120" w:line="26" w:lineRule="atLeast"/>
              <w:jc w:val="center"/>
              <w:rPr>
                <w:rFonts w:cs="Times New Roman"/>
                <w:szCs w:val="26"/>
              </w:rPr>
            </w:pPr>
            <w:hyperlink r:id="rId68" w:tooltip="Android Eclair" w:history="1">
              <w:r w:rsidR="00E8598C" w:rsidRPr="000A6031">
                <w:rPr>
                  <w:rStyle w:val="Hyperlink"/>
                  <w:rFonts w:cs="Times New Roman"/>
                  <w:color w:val="auto"/>
                  <w:szCs w:val="26"/>
                  <w:u w:val="none"/>
                </w:rPr>
                <w:t>Eclair</w:t>
              </w:r>
            </w:hyperlink>
          </w:p>
        </w:tc>
        <w:tc>
          <w:tcPr>
            <w:tcW w:w="1844" w:type="dxa"/>
            <w:tcBorders>
              <w:top w:val="single" w:sz="4" w:space="0" w:color="auto"/>
              <w:left w:val="single" w:sz="4" w:space="0" w:color="auto"/>
              <w:bottom w:val="single" w:sz="4" w:space="0" w:color="auto"/>
              <w:right w:val="single" w:sz="4" w:space="0" w:color="auto"/>
            </w:tcBorders>
            <w:vAlign w:val="center"/>
            <w:hideMark/>
          </w:tcPr>
          <w:p w:rsidR="00E8598C" w:rsidRPr="000A6031" w:rsidRDefault="00E8598C" w:rsidP="00635015">
            <w:pPr>
              <w:spacing w:after="120" w:line="26" w:lineRule="atLeast"/>
              <w:jc w:val="center"/>
              <w:rPr>
                <w:rFonts w:cs="Times New Roman"/>
                <w:szCs w:val="26"/>
              </w:rPr>
            </w:pPr>
            <w:r w:rsidRPr="000A6031">
              <w:rPr>
                <w:rFonts w:cs="Times New Roman"/>
                <w:szCs w:val="26"/>
              </w:rPr>
              <w:t>2.0 – 2.1</w:t>
            </w:r>
          </w:p>
        </w:tc>
        <w:tc>
          <w:tcPr>
            <w:tcW w:w="3403" w:type="dxa"/>
            <w:tcBorders>
              <w:top w:val="single" w:sz="4" w:space="0" w:color="auto"/>
              <w:left w:val="single" w:sz="4" w:space="0" w:color="auto"/>
              <w:bottom w:val="single" w:sz="4" w:space="0" w:color="auto"/>
              <w:right w:val="single" w:sz="4" w:space="0" w:color="auto"/>
            </w:tcBorders>
            <w:vAlign w:val="center"/>
            <w:hideMark/>
          </w:tcPr>
          <w:p w:rsidR="00E8598C" w:rsidRPr="000A6031" w:rsidRDefault="00E8598C" w:rsidP="00635015">
            <w:pPr>
              <w:spacing w:after="120" w:line="26" w:lineRule="atLeast"/>
              <w:ind w:firstLine="709"/>
              <w:jc w:val="center"/>
              <w:rPr>
                <w:rFonts w:cs="Times New Roman"/>
                <w:szCs w:val="26"/>
              </w:rPr>
            </w:pPr>
            <w:r w:rsidRPr="000A6031">
              <w:rPr>
                <w:rFonts w:cs="Times New Roman"/>
                <w:szCs w:val="26"/>
              </w:rPr>
              <w:t>October 26, 2009</w:t>
            </w:r>
          </w:p>
        </w:tc>
        <w:tc>
          <w:tcPr>
            <w:tcW w:w="2269" w:type="dxa"/>
            <w:tcBorders>
              <w:top w:val="single" w:sz="4" w:space="0" w:color="auto"/>
              <w:left w:val="single" w:sz="4" w:space="0" w:color="auto"/>
              <w:bottom w:val="single" w:sz="4" w:space="0" w:color="auto"/>
              <w:right w:val="single" w:sz="4" w:space="0" w:color="auto"/>
            </w:tcBorders>
            <w:vAlign w:val="center"/>
            <w:hideMark/>
          </w:tcPr>
          <w:p w:rsidR="00E8598C" w:rsidRPr="000A6031" w:rsidRDefault="00E8598C" w:rsidP="00635015">
            <w:pPr>
              <w:spacing w:after="120" w:line="26" w:lineRule="atLeast"/>
              <w:ind w:firstLine="709"/>
              <w:jc w:val="center"/>
              <w:rPr>
                <w:rFonts w:cs="Times New Roman"/>
                <w:szCs w:val="26"/>
              </w:rPr>
            </w:pPr>
            <w:r w:rsidRPr="000A6031">
              <w:rPr>
                <w:rFonts w:cs="Times New Roman"/>
                <w:szCs w:val="26"/>
              </w:rPr>
              <w:t>5–7</w:t>
            </w:r>
          </w:p>
        </w:tc>
      </w:tr>
      <w:tr w:rsidR="00490E61" w:rsidRPr="000A6031" w:rsidTr="00635015">
        <w:tc>
          <w:tcPr>
            <w:tcW w:w="1844" w:type="dxa"/>
            <w:tcBorders>
              <w:top w:val="single" w:sz="4" w:space="0" w:color="auto"/>
              <w:left w:val="single" w:sz="4" w:space="0" w:color="auto"/>
              <w:bottom w:val="single" w:sz="4" w:space="0" w:color="auto"/>
              <w:right w:val="single" w:sz="4" w:space="0" w:color="auto"/>
            </w:tcBorders>
            <w:vAlign w:val="center"/>
            <w:hideMark/>
          </w:tcPr>
          <w:p w:rsidR="00E8598C" w:rsidRPr="000A6031" w:rsidRDefault="006C5884" w:rsidP="00635015">
            <w:pPr>
              <w:spacing w:after="120" w:line="26" w:lineRule="atLeast"/>
              <w:jc w:val="center"/>
              <w:rPr>
                <w:rFonts w:cs="Times New Roman"/>
                <w:szCs w:val="26"/>
              </w:rPr>
            </w:pPr>
            <w:hyperlink r:id="rId69" w:tooltip="Android Froyo" w:history="1">
              <w:r w:rsidR="00E8598C" w:rsidRPr="000A6031">
                <w:rPr>
                  <w:rStyle w:val="Hyperlink"/>
                  <w:rFonts w:cs="Times New Roman"/>
                  <w:color w:val="auto"/>
                  <w:szCs w:val="26"/>
                  <w:u w:val="none"/>
                </w:rPr>
                <w:t>Froyo</w:t>
              </w:r>
            </w:hyperlink>
          </w:p>
        </w:tc>
        <w:tc>
          <w:tcPr>
            <w:tcW w:w="1844" w:type="dxa"/>
            <w:tcBorders>
              <w:top w:val="single" w:sz="4" w:space="0" w:color="auto"/>
              <w:left w:val="single" w:sz="4" w:space="0" w:color="auto"/>
              <w:bottom w:val="single" w:sz="4" w:space="0" w:color="auto"/>
              <w:right w:val="single" w:sz="4" w:space="0" w:color="auto"/>
            </w:tcBorders>
            <w:vAlign w:val="center"/>
            <w:hideMark/>
          </w:tcPr>
          <w:p w:rsidR="00E8598C" w:rsidRPr="000A6031" w:rsidRDefault="00E8598C" w:rsidP="00635015">
            <w:pPr>
              <w:spacing w:after="120" w:line="26" w:lineRule="atLeast"/>
              <w:jc w:val="center"/>
              <w:rPr>
                <w:rFonts w:cs="Times New Roman"/>
                <w:szCs w:val="26"/>
              </w:rPr>
            </w:pPr>
            <w:r w:rsidRPr="000A6031">
              <w:rPr>
                <w:rFonts w:cs="Times New Roman"/>
                <w:szCs w:val="26"/>
              </w:rPr>
              <w:t>2.2 – 2.2.3</w:t>
            </w:r>
          </w:p>
        </w:tc>
        <w:tc>
          <w:tcPr>
            <w:tcW w:w="3403" w:type="dxa"/>
            <w:tcBorders>
              <w:top w:val="single" w:sz="4" w:space="0" w:color="auto"/>
              <w:left w:val="single" w:sz="4" w:space="0" w:color="auto"/>
              <w:bottom w:val="single" w:sz="4" w:space="0" w:color="auto"/>
              <w:right w:val="single" w:sz="4" w:space="0" w:color="auto"/>
            </w:tcBorders>
            <w:vAlign w:val="center"/>
            <w:hideMark/>
          </w:tcPr>
          <w:p w:rsidR="00E8598C" w:rsidRPr="000A6031" w:rsidRDefault="00E8598C" w:rsidP="00635015">
            <w:pPr>
              <w:spacing w:after="120" w:line="26" w:lineRule="atLeast"/>
              <w:ind w:firstLine="709"/>
              <w:jc w:val="center"/>
              <w:rPr>
                <w:rFonts w:cs="Times New Roman"/>
                <w:szCs w:val="26"/>
              </w:rPr>
            </w:pPr>
            <w:r w:rsidRPr="000A6031">
              <w:rPr>
                <w:rFonts w:cs="Times New Roman"/>
                <w:szCs w:val="26"/>
              </w:rPr>
              <w:t>May 20, 2010</w:t>
            </w:r>
          </w:p>
        </w:tc>
        <w:tc>
          <w:tcPr>
            <w:tcW w:w="2269" w:type="dxa"/>
            <w:tcBorders>
              <w:top w:val="single" w:sz="4" w:space="0" w:color="auto"/>
              <w:left w:val="single" w:sz="4" w:space="0" w:color="auto"/>
              <w:bottom w:val="single" w:sz="4" w:space="0" w:color="auto"/>
              <w:right w:val="single" w:sz="4" w:space="0" w:color="auto"/>
            </w:tcBorders>
            <w:vAlign w:val="center"/>
            <w:hideMark/>
          </w:tcPr>
          <w:p w:rsidR="00E8598C" w:rsidRPr="000A6031" w:rsidRDefault="00E8598C" w:rsidP="00635015">
            <w:pPr>
              <w:spacing w:after="120" w:line="26" w:lineRule="atLeast"/>
              <w:ind w:firstLine="709"/>
              <w:jc w:val="center"/>
              <w:rPr>
                <w:rFonts w:cs="Times New Roman"/>
                <w:szCs w:val="26"/>
              </w:rPr>
            </w:pPr>
            <w:r w:rsidRPr="000A6031">
              <w:rPr>
                <w:rFonts w:cs="Times New Roman"/>
                <w:szCs w:val="26"/>
              </w:rPr>
              <w:t>8</w:t>
            </w:r>
          </w:p>
        </w:tc>
      </w:tr>
      <w:tr w:rsidR="00490E61" w:rsidRPr="000A6031" w:rsidTr="00635015">
        <w:tc>
          <w:tcPr>
            <w:tcW w:w="1844" w:type="dxa"/>
            <w:tcBorders>
              <w:top w:val="single" w:sz="4" w:space="0" w:color="auto"/>
              <w:left w:val="single" w:sz="4" w:space="0" w:color="auto"/>
              <w:bottom w:val="single" w:sz="4" w:space="0" w:color="auto"/>
              <w:right w:val="single" w:sz="4" w:space="0" w:color="auto"/>
            </w:tcBorders>
            <w:vAlign w:val="center"/>
            <w:hideMark/>
          </w:tcPr>
          <w:p w:rsidR="00E8598C" w:rsidRPr="000A6031" w:rsidRDefault="006C5884" w:rsidP="00635015">
            <w:pPr>
              <w:spacing w:after="120" w:line="26" w:lineRule="atLeast"/>
              <w:jc w:val="center"/>
              <w:rPr>
                <w:rFonts w:cs="Times New Roman"/>
                <w:szCs w:val="26"/>
              </w:rPr>
            </w:pPr>
            <w:hyperlink r:id="rId70" w:tooltip="Android Gingerbread" w:history="1">
              <w:r w:rsidR="00E8598C" w:rsidRPr="000A6031">
                <w:rPr>
                  <w:rStyle w:val="Hyperlink"/>
                  <w:rFonts w:cs="Times New Roman"/>
                  <w:color w:val="auto"/>
                  <w:szCs w:val="26"/>
                  <w:u w:val="none"/>
                </w:rPr>
                <w:t>Gingerbread</w:t>
              </w:r>
            </w:hyperlink>
          </w:p>
        </w:tc>
        <w:tc>
          <w:tcPr>
            <w:tcW w:w="1844" w:type="dxa"/>
            <w:tcBorders>
              <w:top w:val="single" w:sz="4" w:space="0" w:color="auto"/>
              <w:left w:val="single" w:sz="4" w:space="0" w:color="auto"/>
              <w:bottom w:val="single" w:sz="4" w:space="0" w:color="auto"/>
              <w:right w:val="single" w:sz="4" w:space="0" w:color="auto"/>
            </w:tcBorders>
            <w:vAlign w:val="center"/>
            <w:hideMark/>
          </w:tcPr>
          <w:p w:rsidR="00E8598C" w:rsidRPr="000A6031" w:rsidRDefault="00E8598C" w:rsidP="00635015">
            <w:pPr>
              <w:spacing w:after="120" w:line="26" w:lineRule="atLeast"/>
              <w:jc w:val="center"/>
              <w:rPr>
                <w:rFonts w:cs="Times New Roman"/>
                <w:szCs w:val="26"/>
              </w:rPr>
            </w:pPr>
            <w:r w:rsidRPr="000A6031">
              <w:rPr>
                <w:rFonts w:cs="Times New Roman"/>
                <w:szCs w:val="26"/>
              </w:rPr>
              <w:t>2.3 – 2.3.7</w:t>
            </w:r>
          </w:p>
        </w:tc>
        <w:tc>
          <w:tcPr>
            <w:tcW w:w="3403" w:type="dxa"/>
            <w:tcBorders>
              <w:top w:val="single" w:sz="4" w:space="0" w:color="auto"/>
              <w:left w:val="single" w:sz="4" w:space="0" w:color="auto"/>
              <w:bottom w:val="single" w:sz="4" w:space="0" w:color="auto"/>
              <w:right w:val="single" w:sz="4" w:space="0" w:color="auto"/>
            </w:tcBorders>
            <w:vAlign w:val="center"/>
            <w:hideMark/>
          </w:tcPr>
          <w:p w:rsidR="00E8598C" w:rsidRPr="000A6031" w:rsidRDefault="00E8598C" w:rsidP="00635015">
            <w:pPr>
              <w:spacing w:after="120" w:line="26" w:lineRule="atLeast"/>
              <w:ind w:firstLine="709"/>
              <w:jc w:val="center"/>
              <w:rPr>
                <w:rFonts w:cs="Times New Roman"/>
                <w:szCs w:val="26"/>
              </w:rPr>
            </w:pPr>
            <w:r w:rsidRPr="000A6031">
              <w:rPr>
                <w:rFonts w:cs="Times New Roman"/>
                <w:szCs w:val="26"/>
              </w:rPr>
              <w:t>December 6, 2010</w:t>
            </w:r>
          </w:p>
        </w:tc>
        <w:tc>
          <w:tcPr>
            <w:tcW w:w="2269" w:type="dxa"/>
            <w:tcBorders>
              <w:top w:val="single" w:sz="4" w:space="0" w:color="auto"/>
              <w:left w:val="single" w:sz="4" w:space="0" w:color="auto"/>
              <w:bottom w:val="single" w:sz="4" w:space="0" w:color="auto"/>
              <w:right w:val="single" w:sz="4" w:space="0" w:color="auto"/>
            </w:tcBorders>
            <w:vAlign w:val="center"/>
            <w:hideMark/>
          </w:tcPr>
          <w:p w:rsidR="00E8598C" w:rsidRPr="000A6031" w:rsidRDefault="00E8598C" w:rsidP="00635015">
            <w:pPr>
              <w:spacing w:after="120" w:line="26" w:lineRule="atLeast"/>
              <w:ind w:firstLine="709"/>
              <w:jc w:val="center"/>
              <w:rPr>
                <w:rFonts w:cs="Times New Roman"/>
                <w:szCs w:val="26"/>
              </w:rPr>
            </w:pPr>
            <w:r w:rsidRPr="000A6031">
              <w:rPr>
                <w:rFonts w:cs="Times New Roman"/>
                <w:szCs w:val="26"/>
              </w:rPr>
              <w:t>9–10</w:t>
            </w:r>
          </w:p>
        </w:tc>
      </w:tr>
      <w:tr w:rsidR="00490E61" w:rsidRPr="000A6031" w:rsidTr="00635015">
        <w:tc>
          <w:tcPr>
            <w:tcW w:w="1844" w:type="dxa"/>
            <w:tcBorders>
              <w:top w:val="single" w:sz="4" w:space="0" w:color="auto"/>
              <w:left w:val="single" w:sz="4" w:space="0" w:color="auto"/>
              <w:bottom w:val="single" w:sz="4" w:space="0" w:color="auto"/>
              <w:right w:val="single" w:sz="4" w:space="0" w:color="auto"/>
            </w:tcBorders>
            <w:vAlign w:val="center"/>
            <w:hideMark/>
          </w:tcPr>
          <w:p w:rsidR="00E8598C" w:rsidRPr="000A6031" w:rsidRDefault="006C5884" w:rsidP="00635015">
            <w:pPr>
              <w:spacing w:after="120" w:line="26" w:lineRule="atLeast"/>
              <w:jc w:val="center"/>
              <w:rPr>
                <w:rFonts w:cs="Times New Roman"/>
                <w:szCs w:val="26"/>
              </w:rPr>
            </w:pPr>
            <w:hyperlink r:id="rId71" w:tooltip="Android Honeycomb" w:history="1">
              <w:r w:rsidR="00E8598C" w:rsidRPr="000A6031">
                <w:rPr>
                  <w:rStyle w:val="Hyperlink"/>
                  <w:rFonts w:cs="Times New Roman"/>
                  <w:color w:val="auto"/>
                  <w:szCs w:val="26"/>
                  <w:u w:val="none"/>
                </w:rPr>
                <w:t>Honeycomb</w:t>
              </w:r>
            </w:hyperlink>
          </w:p>
        </w:tc>
        <w:tc>
          <w:tcPr>
            <w:tcW w:w="1844" w:type="dxa"/>
            <w:tcBorders>
              <w:top w:val="single" w:sz="4" w:space="0" w:color="auto"/>
              <w:left w:val="single" w:sz="4" w:space="0" w:color="auto"/>
              <w:bottom w:val="single" w:sz="4" w:space="0" w:color="auto"/>
              <w:right w:val="single" w:sz="4" w:space="0" w:color="auto"/>
            </w:tcBorders>
            <w:vAlign w:val="center"/>
            <w:hideMark/>
          </w:tcPr>
          <w:p w:rsidR="00E8598C" w:rsidRPr="000A6031" w:rsidRDefault="00E8598C" w:rsidP="00635015">
            <w:pPr>
              <w:spacing w:after="120" w:line="26" w:lineRule="atLeast"/>
              <w:jc w:val="center"/>
              <w:rPr>
                <w:rFonts w:cs="Times New Roman"/>
                <w:szCs w:val="26"/>
              </w:rPr>
            </w:pPr>
            <w:r w:rsidRPr="000A6031">
              <w:rPr>
                <w:rFonts w:cs="Times New Roman"/>
                <w:szCs w:val="26"/>
              </w:rPr>
              <w:t>3.0 – 3.2.6</w:t>
            </w:r>
          </w:p>
        </w:tc>
        <w:tc>
          <w:tcPr>
            <w:tcW w:w="3403" w:type="dxa"/>
            <w:tcBorders>
              <w:top w:val="single" w:sz="4" w:space="0" w:color="auto"/>
              <w:left w:val="single" w:sz="4" w:space="0" w:color="auto"/>
              <w:bottom w:val="single" w:sz="4" w:space="0" w:color="auto"/>
              <w:right w:val="single" w:sz="4" w:space="0" w:color="auto"/>
            </w:tcBorders>
            <w:vAlign w:val="center"/>
            <w:hideMark/>
          </w:tcPr>
          <w:p w:rsidR="00E8598C" w:rsidRPr="000A6031" w:rsidRDefault="00E8598C" w:rsidP="00635015">
            <w:pPr>
              <w:spacing w:after="120" w:line="26" w:lineRule="atLeast"/>
              <w:ind w:firstLine="709"/>
              <w:jc w:val="center"/>
              <w:rPr>
                <w:rFonts w:cs="Times New Roman"/>
                <w:szCs w:val="26"/>
              </w:rPr>
            </w:pPr>
            <w:r w:rsidRPr="000A6031">
              <w:rPr>
                <w:rFonts w:cs="Times New Roman"/>
                <w:szCs w:val="26"/>
              </w:rPr>
              <w:t>February 22, 2011</w:t>
            </w:r>
          </w:p>
        </w:tc>
        <w:tc>
          <w:tcPr>
            <w:tcW w:w="2269" w:type="dxa"/>
            <w:tcBorders>
              <w:top w:val="single" w:sz="4" w:space="0" w:color="auto"/>
              <w:left w:val="single" w:sz="4" w:space="0" w:color="auto"/>
              <w:bottom w:val="single" w:sz="4" w:space="0" w:color="auto"/>
              <w:right w:val="single" w:sz="4" w:space="0" w:color="auto"/>
            </w:tcBorders>
            <w:vAlign w:val="center"/>
            <w:hideMark/>
          </w:tcPr>
          <w:p w:rsidR="00E8598C" w:rsidRPr="000A6031" w:rsidRDefault="00E8598C" w:rsidP="00635015">
            <w:pPr>
              <w:spacing w:after="120" w:line="26" w:lineRule="atLeast"/>
              <w:ind w:firstLine="709"/>
              <w:jc w:val="center"/>
              <w:rPr>
                <w:rFonts w:cs="Times New Roman"/>
                <w:szCs w:val="26"/>
              </w:rPr>
            </w:pPr>
            <w:r w:rsidRPr="000A6031">
              <w:rPr>
                <w:rFonts w:cs="Times New Roman"/>
                <w:szCs w:val="26"/>
              </w:rPr>
              <w:t>11–13</w:t>
            </w:r>
          </w:p>
        </w:tc>
      </w:tr>
      <w:tr w:rsidR="00490E61" w:rsidRPr="000A6031" w:rsidTr="00635015">
        <w:tc>
          <w:tcPr>
            <w:tcW w:w="1844" w:type="dxa"/>
            <w:tcBorders>
              <w:top w:val="single" w:sz="4" w:space="0" w:color="auto"/>
              <w:left w:val="single" w:sz="4" w:space="0" w:color="auto"/>
              <w:bottom w:val="single" w:sz="4" w:space="0" w:color="auto"/>
              <w:right w:val="single" w:sz="4" w:space="0" w:color="auto"/>
            </w:tcBorders>
            <w:vAlign w:val="center"/>
            <w:hideMark/>
          </w:tcPr>
          <w:p w:rsidR="00E8598C" w:rsidRPr="000A6031" w:rsidRDefault="006C5884" w:rsidP="00635015">
            <w:pPr>
              <w:spacing w:after="120" w:line="26" w:lineRule="atLeast"/>
              <w:jc w:val="center"/>
              <w:rPr>
                <w:rFonts w:cs="Times New Roman"/>
                <w:szCs w:val="26"/>
              </w:rPr>
            </w:pPr>
            <w:hyperlink r:id="rId72" w:tooltip="Android Ice Cream Sandwich" w:history="1">
              <w:r w:rsidR="00E8598C" w:rsidRPr="000A6031">
                <w:rPr>
                  <w:rStyle w:val="Hyperlink"/>
                  <w:rFonts w:cs="Times New Roman"/>
                  <w:color w:val="auto"/>
                  <w:szCs w:val="26"/>
                  <w:u w:val="none"/>
                </w:rPr>
                <w:t>Ice Cream Sandwich</w:t>
              </w:r>
            </w:hyperlink>
          </w:p>
        </w:tc>
        <w:tc>
          <w:tcPr>
            <w:tcW w:w="1844" w:type="dxa"/>
            <w:tcBorders>
              <w:top w:val="single" w:sz="4" w:space="0" w:color="auto"/>
              <w:left w:val="single" w:sz="4" w:space="0" w:color="auto"/>
              <w:bottom w:val="single" w:sz="4" w:space="0" w:color="auto"/>
              <w:right w:val="single" w:sz="4" w:space="0" w:color="auto"/>
            </w:tcBorders>
            <w:vAlign w:val="center"/>
            <w:hideMark/>
          </w:tcPr>
          <w:p w:rsidR="00E8598C" w:rsidRPr="000A6031" w:rsidRDefault="00E8598C" w:rsidP="00635015">
            <w:pPr>
              <w:spacing w:after="120" w:line="26" w:lineRule="atLeast"/>
              <w:jc w:val="center"/>
              <w:rPr>
                <w:rFonts w:cs="Times New Roman"/>
                <w:szCs w:val="26"/>
              </w:rPr>
            </w:pPr>
            <w:r w:rsidRPr="000A6031">
              <w:rPr>
                <w:rFonts w:cs="Times New Roman"/>
                <w:szCs w:val="26"/>
              </w:rPr>
              <w:t>4.0 – 4.0.4</w:t>
            </w:r>
          </w:p>
        </w:tc>
        <w:tc>
          <w:tcPr>
            <w:tcW w:w="3403" w:type="dxa"/>
            <w:tcBorders>
              <w:top w:val="single" w:sz="4" w:space="0" w:color="auto"/>
              <w:left w:val="single" w:sz="4" w:space="0" w:color="auto"/>
              <w:bottom w:val="single" w:sz="4" w:space="0" w:color="auto"/>
              <w:right w:val="single" w:sz="4" w:space="0" w:color="auto"/>
            </w:tcBorders>
            <w:vAlign w:val="center"/>
            <w:hideMark/>
          </w:tcPr>
          <w:p w:rsidR="00E8598C" w:rsidRPr="000A6031" w:rsidRDefault="00E8598C" w:rsidP="00635015">
            <w:pPr>
              <w:spacing w:after="120" w:line="26" w:lineRule="atLeast"/>
              <w:ind w:firstLine="709"/>
              <w:jc w:val="center"/>
              <w:rPr>
                <w:rFonts w:cs="Times New Roman"/>
                <w:szCs w:val="26"/>
              </w:rPr>
            </w:pPr>
            <w:r w:rsidRPr="000A6031">
              <w:rPr>
                <w:rFonts w:cs="Times New Roman"/>
                <w:szCs w:val="26"/>
              </w:rPr>
              <w:t>October 18, 2011</w:t>
            </w:r>
          </w:p>
        </w:tc>
        <w:tc>
          <w:tcPr>
            <w:tcW w:w="2269" w:type="dxa"/>
            <w:tcBorders>
              <w:top w:val="single" w:sz="4" w:space="0" w:color="auto"/>
              <w:left w:val="single" w:sz="4" w:space="0" w:color="auto"/>
              <w:bottom w:val="single" w:sz="4" w:space="0" w:color="auto"/>
              <w:right w:val="single" w:sz="4" w:space="0" w:color="auto"/>
            </w:tcBorders>
            <w:vAlign w:val="center"/>
            <w:hideMark/>
          </w:tcPr>
          <w:p w:rsidR="00E8598C" w:rsidRPr="000A6031" w:rsidRDefault="00E8598C" w:rsidP="00635015">
            <w:pPr>
              <w:spacing w:after="120" w:line="26" w:lineRule="atLeast"/>
              <w:ind w:firstLine="709"/>
              <w:jc w:val="center"/>
              <w:rPr>
                <w:rFonts w:cs="Times New Roman"/>
                <w:szCs w:val="26"/>
              </w:rPr>
            </w:pPr>
            <w:r w:rsidRPr="000A6031">
              <w:rPr>
                <w:rFonts w:cs="Times New Roman"/>
                <w:szCs w:val="26"/>
              </w:rPr>
              <w:t>14–15</w:t>
            </w:r>
          </w:p>
        </w:tc>
      </w:tr>
      <w:tr w:rsidR="00490E61" w:rsidRPr="000A6031" w:rsidTr="00635015">
        <w:tc>
          <w:tcPr>
            <w:tcW w:w="1844" w:type="dxa"/>
            <w:tcBorders>
              <w:top w:val="single" w:sz="4" w:space="0" w:color="auto"/>
              <w:left w:val="single" w:sz="4" w:space="0" w:color="auto"/>
              <w:bottom w:val="single" w:sz="4" w:space="0" w:color="auto"/>
              <w:right w:val="single" w:sz="4" w:space="0" w:color="auto"/>
            </w:tcBorders>
            <w:vAlign w:val="center"/>
            <w:hideMark/>
          </w:tcPr>
          <w:p w:rsidR="00E8598C" w:rsidRPr="000A6031" w:rsidRDefault="006C5884" w:rsidP="00635015">
            <w:pPr>
              <w:spacing w:after="120" w:line="26" w:lineRule="atLeast"/>
              <w:jc w:val="center"/>
              <w:rPr>
                <w:rFonts w:cs="Times New Roman"/>
                <w:szCs w:val="26"/>
              </w:rPr>
            </w:pPr>
            <w:hyperlink r:id="rId73" w:tooltip="Android Jelly Bean" w:history="1">
              <w:r w:rsidR="00E8598C" w:rsidRPr="000A6031">
                <w:rPr>
                  <w:rStyle w:val="Hyperlink"/>
                  <w:rFonts w:cs="Times New Roman"/>
                  <w:color w:val="auto"/>
                  <w:szCs w:val="26"/>
                  <w:u w:val="none"/>
                </w:rPr>
                <w:t>Jelly Bean</w:t>
              </w:r>
            </w:hyperlink>
          </w:p>
        </w:tc>
        <w:tc>
          <w:tcPr>
            <w:tcW w:w="1844" w:type="dxa"/>
            <w:tcBorders>
              <w:top w:val="single" w:sz="4" w:space="0" w:color="auto"/>
              <w:left w:val="single" w:sz="4" w:space="0" w:color="auto"/>
              <w:bottom w:val="single" w:sz="4" w:space="0" w:color="auto"/>
              <w:right w:val="single" w:sz="4" w:space="0" w:color="auto"/>
            </w:tcBorders>
            <w:vAlign w:val="center"/>
            <w:hideMark/>
          </w:tcPr>
          <w:p w:rsidR="00E8598C" w:rsidRPr="000A6031" w:rsidRDefault="00E8598C" w:rsidP="00635015">
            <w:pPr>
              <w:spacing w:after="120" w:line="26" w:lineRule="atLeast"/>
              <w:jc w:val="center"/>
              <w:rPr>
                <w:rFonts w:cs="Times New Roman"/>
                <w:szCs w:val="26"/>
              </w:rPr>
            </w:pPr>
            <w:r w:rsidRPr="000A6031">
              <w:rPr>
                <w:rFonts w:cs="Times New Roman"/>
                <w:szCs w:val="26"/>
              </w:rPr>
              <w:t>4.1 – 4.3.1</w:t>
            </w:r>
          </w:p>
        </w:tc>
        <w:tc>
          <w:tcPr>
            <w:tcW w:w="3403" w:type="dxa"/>
            <w:tcBorders>
              <w:top w:val="single" w:sz="4" w:space="0" w:color="auto"/>
              <w:left w:val="single" w:sz="4" w:space="0" w:color="auto"/>
              <w:bottom w:val="single" w:sz="4" w:space="0" w:color="auto"/>
              <w:right w:val="single" w:sz="4" w:space="0" w:color="auto"/>
            </w:tcBorders>
            <w:vAlign w:val="center"/>
            <w:hideMark/>
          </w:tcPr>
          <w:p w:rsidR="00E8598C" w:rsidRPr="000A6031" w:rsidRDefault="00E8598C" w:rsidP="00635015">
            <w:pPr>
              <w:spacing w:after="120" w:line="26" w:lineRule="atLeast"/>
              <w:ind w:firstLine="709"/>
              <w:jc w:val="center"/>
              <w:rPr>
                <w:rFonts w:cs="Times New Roman"/>
                <w:szCs w:val="26"/>
              </w:rPr>
            </w:pPr>
            <w:r w:rsidRPr="000A6031">
              <w:rPr>
                <w:rFonts w:cs="Times New Roman"/>
                <w:szCs w:val="26"/>
              </w:rPr>
              <w:t>July 9, 2012</w:t>
            </w:r>
          </w:p>
        </w:tc>
        <w:tc>
          <w:tcPr>
            <w:tcW w:w="2269" w:type="dxa"/>
            <w:tcBorders>
              <w:top w:val="single" w:sz="4" w:space="0" w:color="auto"/>
              <w:left w:val="single" w:sz="4" w:space="0" w:color="auto"/>
              <w:bottom w:val="single" w:sz="4" w:space="0" w:color="auto"/>
              <w:right w:val="single" w:sz="4" w:space="0" w:color="auto"/>
            </w:tcBorders>
            <w:vAlign w:val="center"/>
            <w:hideMark/>
          </w:tcPr>
          <w:p w:rsidR="00E8598C" w:rsidRPr="000A6031" w:rsidRDefault="00E8598C" w:rsidP="00635015">
            <w:pPr>
              <w:spacing w:after="120" w:line="26" w:lineRule="atLeast"/>
              <w:ind w:firstLine="709"/>
              <w:jc w:val="center"/>
              <w:rPr>
                <w:rFonts w:cs="Times New Roman"/>
                <w:szCs w:val="26"/>
              </w:rPr>
            </w:pPr>
            <w:r w:rsidRPr="000A6031">
              <w:rPr>
                <w:rFonts w:cs="Times New Roman"/>
                <w:szCs w:val="26"/>
              </w:rPr>
              <w:t>16–18</w:t>
            </w:r>
          </w:p>
        </w:tc>
      </w:tr>
      <w:tr w:rsidR="00490E61" w:rsidRPr="000A6031" w:rsidTr="00635015">
        <w:tc>
          <w:tcPr>
            <w:tcW w:w="1844" w:type="dxa"/>
            <w:tcBorders>
              <w:top w:val="single" w:sz="4" w:space="0" w:color="auto"/>
              <w:left w:val="single" w:sz="4" w:space="0" w:color="auto"/>
              <w:bottom w:val="single" w:sz="4" w:space="0" w:color="auto"/>
              <w:right w:val="single" w:sz="4" w:space="0" w:color="auto"/>
            </w:tcBorders>
            <w:vAlign w:val="center"/>
            <w:hideMark/>
          </w:tcPr>
          <w:p w:rsidR="00E8598C" w:rsidRPr="000A6031" w:rsidRDefault="006C5884" w:rsidP="00635015">
            <w:pPr>
              <w:spacing w:after="120" w:line="26" w:lineRule="atLeast"/>
              <w:jc w:val="center"/>
              <w:rPr>
                <w:rFonts w:cs="Times New Roman"/>
                <w:szCs w:val="26"/>
              </w:rPr>
            </w:pPr>
            <w:hyperlink r:id="rId74" w:tooltip="Android KitKat" w:history="1">
              <w:r w:rsidR="00E8598C" w:rsidRPr="000A6031">
                <w:rPr>
                  <w:rStyle w:val="Hyperlink"/>
                  <w:rFonts w:cs="Times New Roman"/>
                  <w:color w:val="auto"/>
                  <w:szCs w:val="26"/>
                  <w:u w:val="none"/>
                </w:rPr>
                <w:t>KitKat</w:t>
              </w:r>
            </w:hyperlink>
          </w:p>
        </w:tc>
        <w:tc>
          <w:tcPr>
            <w:tcW w:w="1844" w:type="dxa"/>
            <w:tcBorders>
              <w:top w:val="single" w:sz="4" w:space="0" w:color="auto"/>
              <w:left w:val="single" w:sz="4" w:space="0" w:color="auto"/>
              <w:bottom w:val="single" w:sz="4" w:space="0" w:color="auto"/>
              <w:right w:val="single" w:sz="4" w:space="0" w:color="auto"/>
            </w:tcBorders>
            <w:vAlign w:val="center"/>
            <w:hideMark/>
          </w:tcPr>
          <w:p w:rsidR="00E8598C" w:rsidRPr="000A6031" w:rsidRDefault="00E8598C" w:rsidP="00635015">
            <w:pPr>
              <w:spacing w:after="120" w:line="26" w:lineRule="atLeast"/>
              <w:jc w:val="center"/>
              <w:rPr>
                <w:rFonts w:cs="Times New Roman"/>
                <w:szCs w:val="26"/>
              </w:rPr>
            </w:pPr>
            <w:r w:rsidRPr="000A6031">
              <w:rPr>
                <w:rFonts w:cs="Times New Roman"/>
                <w:szCs w:val="26"/>
              </w:rPr>
              <w:t>4.4 – 4.4.4</w:t>
            </w:r>
          </w:p>
        </w:tc>
        <w:tc>
          <w:tcPr>
            <w:tcW w:w="3403" w:type="dxa"/>
            <w:tcBorders>
              <w:top w:val="single" w:sz="4" w:space="0" w:color="auto"/>
              <w:left w:val="single" w:sz="4" w:space="0" w:color="auto"/>
              <w:bottom w:val="single" w:sz="4" w:space="0" w:color="auto"/>
              <w:right w:val="single" w:sz="4" w:space="0" w:color="auto"/>
            </w:tcBorders>
            <w:vAlign w:val="center"/>
            <w:hideMark/>
          </w:tcPr>
          <w:p w:rsidR="00E8598C" w:rsidRPr="000A6031" w:rsidRDefault="00E8598C" w:rsidP="00635015">
            <w:pPr>
              <w:spacing w:after="120" w:line="26" w:lineRule="atLeast"/>
              <w:ind w:firstLine="709"/>
              <w:jc w:val="center"/>
              <w:rPr>
                <w:rFonts w:cs="Times New Roman"/>
                <w:szCs w:val="26"/>
              </w:rPr>
            </w:pPr>
            <w:r w:rsidRPr="000A6031">
              <w:rPr>
                <w:rFonts w:cs="Times New Roman"/>
                <w:szCs w:val="26"/>
              </w:rPr>
              <w:t>October 31, 2013</w:t>
            </w:r>
          </w:p>
        </w:tc>
        <w:tc>
          <w:tcPr>
            <w:tcW w:w="2269" w:type="dxa"/>
            <w:tcBorders>
              <w:top w:val="single" w:sz="4" w:space="0" w:color="auto"/>
              <w:left w:val="single" w:sz="4" w:space="0" w:color="auto"/>
              <w:bottom w:val="single" w:sz="4" w:space="0" w:color="auto"/>
              <w:right w:val="single" w:sz="4" w:space="0" w:color="auto"/>
            </w:tcBorders>
            <w:vAlign w:val="center"/>
            <w:hideMark/>
          </w:tcPr>
          <w:p w:rsidR="00E8598C" w:rsidRPr="000A6031" w:rsidRDefault="00E8598C" w:rsidP="00635015">
            <w:pPr>
              <w:spacing w:after="120" w:line="26" w:lineRule="atLeast"/>
              <w:ind w:firstLine="709"/>
              <w:jc w:val="center"/>
              <w:rPr>
                <w:rFonts w:cs="Times New Roman"/>
                <w:szCs w:val="26"/>
              </w:rPr>
            </w:pPr>
            <w:r w:rsidRPr="000A6031">
              <w:rPr>
                <w:rFonts w:cs="Times New Roman"/>
                <w:szCs w:val="26"/>
              </w:rPr>
              <w:t>19</w:t>
            </w:r>
          </w:p>
        </w:tc>
      </w:tr>
      <w:tr w:rsidR="00490E61" w:rsidRPr="000A6031" w:rsidTr="00635015">
        <w:tc>
          <w:tcPr>
            <w:tcW w:w="1844" w:type="dxa"/>
            <w:tcBorders>
              <w:top w:val="single" w:sz="4" w:space="0" w:color="auto"/>
              <w:left w:val="single" w:sz="4" w:space="0" w:color="auto"/>
              <w:bottom w:val="single" w:sz="4" w:space="0" w:color="auto"/>
              <w:right w:val="single" w:sz="4" w:space="0" w:color="auto"/>
            </w:tcBorders>
            <w:vAlign w:val="center"/>
            <w:hideMark/>
          </w:tcPr>
          <w:p w:rsidR="00E8598C" w:rsidRPr="000A6031" w:rsidRDefault="006C5884" w:rsidP="00635015">
            <w:pPr>
              <w:spacing w:after="120" w:line="26" w:lineRule="atLeast"/>
              <w:jc w:val="center"/>
              <w:rPr>
                <w:rFonts w:cs="Times New Roman"/>
                <w:szCs w:val="26"/>
              </w:rPr>
            </w:pPr>
            <w:hyperlink r:id="rId75" w:tooltip="Android Lollipop" w:history="1">
              <w:r w:rsidR="00E8598C" w:rsidRPr="000A6031">
                <w:rPr>
                  <w:rStyle w:val="Hyperlink"/>
                  <w:rFonts w:cs="Times New Roman"/>
                  <w:color w:val="auto"/>
                  <w:szCs w:val="26"/>
                  <w:u w:val="none"/>
                </w:rPr>
                <w:t>Lollipop</w:t>
              </w:r>
            </w:hyperlink>
          </w:p>
        </w:tc>
        <w:tc>
          <w:tcPr>
            <w:tcW w:w="1844" w:type="dxa"/>
            <w:tcBorders>
              <w:top w:val="single" w:sz="4" w:space="0" w:color="auto"/>
              <w:left w:val="single" w:sz="4" w:space="0" w:color="auto"/>
              <w:bottom w:val="single" w:sz="4" w:space="0" w:color="auto"/>
              <w:right w:val="single" w:sz="4" w:space="0" w:color="auto"/>
            </w:tcBorders>
            <w:vAlign w:val="center"/>
            <w:hideMark/>
          </w:tcPr>
          <w:p w:rsidR="00E8598C" w:rsidRPr="000A6031" w:rsidRDefault="00E8598C" w:rsidP="00635015">
            <w:pPr>
              <w:spacing w:after="120" w:line="26" w:lineRule="atLeast"/>
              <w:jc w:val="center"/>
              <w:rPr>
                <w:rFonts w:cs="Times New Roman"/>
                <w:szCs w:val="26"/>
              </w:rPr>
            </w:pPr>
            <w:r w:rsidRPr="000A6031">
              <w:rPr>
                <w:rFonts w:cs="Times New Roman"/>
                <w:szCs w:val="26"/>
              </w:rPr>
              <w:t>5.0 – 5.1.1</w:t>
            </w:r>
          </w:p>
        </w:tc>
        <w:tc>
          <w:tcPr>
            <w:tcW w:w="3403" w:type="dxa"/>
            <w:tcBorders>
              <w:top w:val="single" w:sz="4" w:space="0" w:color="auto"/>
              <w:left w:val="single" w:sz="4" w:space="0" w:color="auto"/>
              <w:bottom w:val="single" w:sz="4" w:space="0" w:color="auto"/>
              <w:right w:val="single" w:sz="4" w:space="0" w:color="auto"/>
            </w:tcBorders>
            <w:vAlign w:val="center"/>
            <w:hideMark/>
          </w:tcPr>
          <w:p w:rsidR="00E8598C" w:rsidRPr="000A6031" w:rsidRDefault="00E8598C" w:rsidP="00635015">
            <w:pPr>
              <w:spacing w:after="120" w:line="26" w:lineRule="atLeast"/>
              <w:ind w:firstLine="709"/>
              <w:jc w:val="center"/>
              <w:rPr>
                <w:rFonts w:cs="Times New Roman"/>
                <w:szCs w:val="26"/>
              </w:rPr>
            </w:pPr>
            <w:r w:rsidRPr="000A6031">
              <w:rPr>
                <w:rFonts w:cs="Times New Roman"/>
                <w:szCs w:val="26"/>
              </w:rPr>
              <w:t>November 12, 2014</w:t>
            </w:r>
          </w:p>
        </w:tc>
        <w:tc>
          <w:tcPr>
            <w:tcW w:w="2269" w:type="dxa"/>
            <w:tcBorders>
              <w:top w:val="single" w:sz="4" w:space="0" w:color="auto"/>
              <w:left w:val="single" w:sz="4" w:space="0" w:color="auto"/>
              <w:bottom w:val="single" w:sz="4" w:space="0" w:color="auto"/>
              <w:right w:val="single" w:sz="4" w:space="0" w:color="auto"/>
            </w:tcBorders>
            <w:vAlign w:val="center"/>
            <w:hideMark/>
          </w:tcPr>
          <w:p w:rsidR="00E8598C" w:rsidRPr="000A6031" w:rsidRDefault="00E8598C" w:rsidP="00635015">
            <w:pPr>
              <w:spacing w:after="120" w:line="26" w:lineRule="atLeast"/>
              <w:ind w:firstLine="709"/>
              <w:jc w:val="center"/>
              <w:rPr>
                <w:rFonts w:cs="Times New Roman"/>
                <w:szCs w:val="26"/>
              </w:rPr>
            </w:pPr>
            <w:r w:rsidRPr="000A6031">
              <w:rPr>
                <w:rFonts w:cs="Times New Roman"/>
                <w:szCs w:val="26"/>
              </w:rPr>
              <w:t>21–22</w:t>
            </w:r>
          </w:p>
        </w:tc>
      </w:tr>
      <w:tr w:rsidR="00490E61" w:rsidRPr="000A6031" w:rsidTr="00635015">
        <w:tc>
          <w:tcPr>
            <w:tcW w:w="1844" w:type="dxa"/>
            <w:tcBorders>
              <w:top w:val="single" w:sz="4" w:space="0" w:color="auto"/>
              <w:left w:val="single" w:sz="4" w:space="0" w:color="auto"/>
              <w:bottom w:val="single" w:sz="4" w:space="0" w:color="auto"/>
              <w:right w:val="single" w:sz="4" w:space="0" w:color="auto"/>
            </w:tcBorders>
            <w:vAlign w:val="center"/>
            <w:hideMark/>
          </w:tcPr>
          <w:p w:rsidR="00E8598C" w:rsidRPr="000A6031" w:rsidRDefault="006C5884" w:rsidP="00635015">
            <w:pPr>
              <w:spacing w:after="120" w:line="26" w:lineRule="atLeast"/>
              <w:jc w:val="center"/>
              <w:rPr>
                <w:rFonts w:cs="Times New Roman"/>
                <w:szCs w:val="26"/>
              </w:rPr>
            </w:pPr>
            <w:hyperlink r:id="rId76" w:tooltip="Android Marshmallow" w:history="1">
              <w:r w:rsidR="00E8598C" w:rsidRPr="000A6031">
                <w:rPr>
                  <w:rStyle w:val="Hyperlink"/>
                  <w:rFonts w:cs="Times New Roman"/>
                  <w:color w:val="auto"/>
                  <w:szCs w:val="26"/>
                  <w:u w:val="none"/>
                </w:rPr>
                <w:t>Marshmallow</w:t>
              </w:r>
            </w:hyperlink>
          </w:p>
        </w:tc>
        <w:tc>
          <w:tcPr>
            <w:tcW w:w="1844" w:type="dxa"/>
            <w:tcBorders>
              <w:top w:val="single" w:sz="4" w:space="0" w:color="auto"/>
              <w:left w:val="single" w:sz="4" w:space="0" w:color="auto"/>
              <w:bottom w:val="single" w:sz="4" w:space="0" w:color="auto"/>
              <w:right w:val="single" w:sz="4" w:space="0" w:color="auto"/>
            </w:tcBorders>
            <w:vAlign w:val="center"/>
            <w:hideMark/>
          </w:tcPr>
          <w:p w:rsidR="00E8598C" w:rsidRPr="000A6031" w:rsidRDefault="00E8598C" w:rsidP="00635015">
            <w:pPr>
              <w:spacing w:after="120" w:line="26" w:lineRule="atLeast"/>
              <w:jc w:val="center"/>
              <w:rPr>
                <w:rFonts w:cs="Times New Roman"/>
                <w:szCs w:val="26"/>
              </w:rPr>
            </w:pPr>
            <w:r w:rsidRPr="000A6031">
              <w:rPr>
                <w:rFonts w:cs="Times New Roman"/>
                <w:szCs w:val="26"/>
              </w:rPr>
              <w:t>6.0 – 6.0.1</w:t>
            </w:r>
          </w:p>
        </w:tc>
        <w:tc>
          <w:tcPr>
            <w:tcW w:w="3403" w:type="dxa"/>
            <w:tcBorders>
              <w:top w:val="single" w:sz="4" w:space="0" w:color="auto"/>
              <w:left w:val="single" w:sz="4" w:space="0" w:color="auto"/>
              <w:bottom w:val="single" w:sz="4" w:space="0" w:color="auto"/>
              <w:right w:val="single" w:sz="4" w:space="0" w:color="auto"/>
            </w:tcBorders>
            <w:vAlign w:val="center"/>
            <w:hideMark/>
          </w:tcPr>
          <w:p w:rsidR="00E8598C" w:rsidRPr="000A6031" w:rsidRDefault="00E8598C" w:rsidP="00635015">
            <w:pPr>
              <w:spacing w:after="120" w:line="26" w:lineRule="atLeast"/>
              <w:ind w:firstLine="709"/>
              <w:jc w:val="center"/>
              <w:rPr>
                <w:rFonts w:cs="Times New Roman"/>
                <w:szCs w:val="26"/>
              </w:rPr>
            </w:pPr>
            <w:r w:rsidRPr="000A6031">
              <w:rPr>
                <w:rFonts w:cs="Times New Roman"/>
                <w:szCs w:val="26"/>
              </w:rPr>
              <w:t>October 5, 2015</w:t>
            </w:r>
          </w:p>
        </w:tc>
        <w:tc>
          <w:tcPr>
            <w:tcW w:w="2269" w:type="dxa"/>
            <w:tcBorders>
              <w:top w:val="single" w:sz="4" w:space="0" w:color="auto"/>
              <w:left w:val="single" w:sz="4" w:space="0" w:color="auto"/>
              <w:bottom w:val="single" w:sz="4" w:space="0" w:color="auto"/>
              <w:right w:val="single" w:sz="4" w:space="0" w:color="auto"/>
            </w:tcBorders>
            <w:vAlign w:val="center"/>
            <w:hideMark/>
          </w:tcPr>
          <w:p w:rsidR="00E8598C" w:rsidRPr="000A6031" w:rsidRDefault="00E8598C" w:rsidP="00635015">
            <w:pPr>
              <w:spacing w:after="120" w:line="26" w:lineRule="atLeast"/>
              <w:ind w:firstLine="709"/>
              <w:jc w:val="center"/>
              <w:rPr>
                <w:rFonts w:cs="Times New Roman"/>
                <w:szCs w:val="26"/>
              </w:rPr>
            </w:pPr>
            <w:r w:rsidRPr="000A6031">
              <w:rPr>
                <w:rFonts w:cs="Times New Roman"/>
                <w:szCs w:val="26"/>
              </w:rPr>
              <w:t>23</w:t>
            </w:r>
          </w:p>
        </w:tc>
      </w:tr>
      <w:tr w:rsidR="00E8598C" w:rsidRPr="000A6031" w:rsidTr="00635015">
        <w:tc>
          <w:tcPr>
            <w:tcW w:w="1844" w:type="dxa"/>
            <w:tcBorders>
              <w:top w:val="single" w:sz="4" w:space="0" w:color="auto"/>
              <w:left w:val="single" w:sz="4" w:space="0" w:color="auto"/>
              <w:bottom w:val="single" w:sz="4" w:space="0" w:color="auto"/>
              <w:right w:val="single" w:sz="4" w:space="0" w:color="auto"/>
            </w:tcBorders>
            <w:vAlign w:val="center"/>
            <w:hideMark/>
          </w:tcPr>
          <w:p w:rsidR="00E8598C" w:rsidRPr="000A6031" w:rsidRDefault="006C5884" w:rsidP="00635015">
            <w:pPr>
              <w:spacing w:after="120" w:line="26" w:lineRule="atLeast"/>
              <w:jc w:val="center"/>
              <w:rPr>
                <w:rFonts w:cs="Times New Roman"/>
                <w:szCs w:val="26"/>
              </w:rPr>
            </w:pPr>
            <w:hyperlink r:id="rId77" w:tooltip="Android Nougat" w:history="1">
              <w:r w:rsidR="00E8598C" w:rsidRPr="000A6031">
                <w:rPr>
                  <w:rStyle w:val="Hyperlink"/>
                  <w:rFonts w:cs="Times New Roman"/>
                  <w:bCs/>
                  <w:color w:val="auto"/>
                  <w:szCs w:val="26"/>
                  <w:u w:val="none"/>
                </w:rPr>
                <w:t>Nougat</w:t>
              </w:r>
            </w:hyperlink>
          </w:p>
        </w:tc>
        <w:tc>
          <w:tcPr>
            <w:tcW w:w="1844" w:type="dxa"/>
            <w:tcBorders>
              <w:top w:val="single" w:sz="4" w:space="0" w:color="auto"/>
              <w:left w:val="single" w:sz="4" w:space="0" w:color="auto"/>
              <w:bottom w:val="single" w:sz="4" w:space="0" w:color="auto"/>
              <w:right w:val="single" w:sz="4" w:space="0" w:color="auto"/>
            </w:tcBorders>
            <w:vAlign w:val="center"/>
            <w:hideMark/>
          </w:tcPr>
          <w:p w:rsidR="00E8598C" w:rsidRPr="000A6031" w:rsidRDefault="00E8598C" w:rsidP="00635015">
            <w:pPr>
              <w:spacing w:after="120" w:line="26" w:lineRule="atLeast"/>
              <w:jc w:val="center"/>
              <w:rPr>
                <w:rFonts w:cs="Times New Roman"/>
                <w:szCs w:val="26"/>
              </w:rPr>
            </w:pPr>
            <w:r w:rsidRPr="000A6031">
              <w:rPr>
                <w:rFonts w:cs="Times New Roman"/>
                <w:bCs/>
                <w:szCs w:val="26"/>
              </w:rPr>
              <w:t>7.0 – 7.1.1</w:t>
            </w:r>
          </w:p>
        </w:tc>
        <w:tc>
          <w:tcPr>
            <w:tcW w:w="3403" w:type="dxa"/>
            <w:tcBorders>
              <w:top w:val="single" w:sz="4" w:space="0" w:color="auto"/>
              <w:left w:val="single" w:sz="4" w:space="0" w:color="auto"/>
              <w:bottom w:val="single" w:sz="4" w:space="0" w:color="auto"/>
              <w:right w:val="single" w:sz="4" w:space="0" w:color="auto"/>
            </w:tcBorders>
            <w:vAlign w:val="center"/>
            <w:hideMark/>
          </w:tcPr>
          <w:p w:rsidR="00E8598C" w:rsidRPr="000A6031" w:rsidRDefault="00E8598C" w:rsidP="00635015">
            <w:pPr>
              <w:spacing w:after="120" w:line="26" w:lineRule="atLeast"/>
              <w:ind w:firstLine="709"/>
              <w:jc w:val="center"/>
              <w:rPr>
                <w:rFonts w:cs="Times New Roman"/>
                <w:szCs w:val="26"/>
              </w:rPr>
            </w:pPr>
            <w:r w:rsidRPr="000A6031">
              <w:rPr>
                <w:rFonts w:cs="Times New Roman"/>
                <w:bCs/>
                <w:szCs w:val="26"/>
              </w:rPr>
              <w:t>August 22, 2016</w:t>
            </w:r>
          </w:p>
        </w:tc>
        <w:tc>
          <w:tcPr>
            <w:tcW w:w="2269" w:type="dxa"/>
            <w:tcBorders>
              <w:top w:val="single" w:sz="4" w:space="0" w:color="auto"/>
              <w:left w:val="single" w:sz="4" w:space="0" w:color="auto"/>
              <w:bottom w:val="single" w:sz="4" w:space="0" w:color="auto"/>
              <w:right w:val="single" w:sz="4" w:space="0" w:color="auto"/>
            </w:tcBorders>
            <w:vAlign w:val="center"/>
            <w:hideMark/>
          </w:tcPr>
          <w:p w:rsidR="00E8598C" w:rsidRPr="000A6031" w:rsidRDefault="00E8598C" w:rsidP="00635015">
            <w:pPr>
              <w:spacing w:after="120" w:line="26" w:lineRule="atLeast"/>
              <w:ind w:firstLine="709"/>
              <w:jc w:val="center"/>
              <w:rPr>
                <w:rFonts w:cs="Times New Roman"/>
                <w:szCs w:val="26"/>
              </w:rPr>
            </w:pPr>
            <w:r w:rsidRPr="000A6031">
              <w:rPr>
                <w:rFonts w:cs="Times New Roman"/>
                <w:bCs/>
                <w:szCs w:val="26"/>
              </w:rPr>
              <w:t>24–25</w:t>
            </w:r>
          </w:p>
        </w:tc>
      </w:tr>
    </w:tbl>
    <w:p w:rsidR="00E8598C" w:rsidRPr="000A6031" w:rsidRDefault="008F3934" w:rsidP="00547EC1">
      <w:pPr>
        <w:spacing w:line="26" w:lineRule="atLeast"/>
        <w:ind w:firstLine="709"/>
        <w:jc w:val="center"/>
        <w:rPr>
          <w:rFonts w:cs="Times New Roman"/>
          <w:szCs w:val="26"/>
        </w:rPr>
      </w:pPr>
      <w:r w:rsidRPr="000A6031">
        <w:rPr>
          <w:rFonts w:cs="Times New Roman"/>
          <w:szCs w:val="26"/>
        </w:rPr>
        <w:t>Bảng 1.1: Các phiên bản hệ điều hành Android phát triển theo thời gian.</w:t>
      </w:r>
    </w:p>
    <w:p w:rsidR="008F3934" w:rsidRPr="000A6031" w:rsidRDefault="008F3934" w:rsidP="00547EC1">
      <w:pPr>
        <w:spacing w:line="26" w:lineRule="atLeast"/>
        <w:ind w:firstLine="709"/>
        <w:rPr>
          <w:rFonts w:cs="Times New Roman"/>
          <w:szCs w:val="26"/>
        </w:rPr>
      </w:pPr>
    </w:p>
    <w:p w:rsidR="00E8598C" w:rsidRPr="000A6031" w:rsidRDefault="008F3934" w:rsidP="00F82BEF">
      <w:pPr>
        <w:pStyle w:val="Heading3"/>
        <w:spacing w:before="120" w:after="120" w:line="26" w:lineRule="atLeast"/>
        <w:ind w:firstLine="0"/>
        <w:rPr>
          <w:rFonts w:cs="Times New Roman"/>
          <w:b w:val="0"/>
          <w:color w:val="auto"/>
          <w:szCs w:val="26"/>
        </w:rPr>
      </w:pPr>
      <w:bookmarkStart w:id="131" w:name="_Toc469133637"/>
      <w:bookmarkStart w:id="132" w:name="_Toc469091683"/>
      <w:bookmarkStart w:id="133" w:name="_Toc475801480"/>
      <w:bookmarkStart w:id="134" w:name="_Toc475999810"/>
      <w:bookmarkStart w:id="135" w:name="_Toc511914376"/>
      <w:bookmarkStart w:id="136" w:name="_Toc511914456"/>
      <w:bookmarkStart w:id="137" w:name="_Toc512547385"/>
      <w:r w:rsidRPr="000A6031">
        <w:rPr>
          <w:rFonts w:cs="Times New Roman"/>
          <w:color w:val="auto"/>
          <w:szCs w:val="26"/>
        </w:rPr>
        <w:t>1.</w:t>
      </w:r>
      <w:r w:rsidR="00A67684" w:rsidRPr="000A6031">
        <w:rPr>
          <w:rFonts w:cs="Times New Roman"/>
          <w:color w:val="auto"/>
          <w:szCs w:val="26"/>
        </w:rPr>
        <w:t xml:space="preserve">5.2 </w:t>
      </w:r>
      <w:r w:rsidR="00E8598C" w:rsidRPr="000A6031">
        <w:rPr>
          <w:rFonts w:cs="Times New Roman"/>
          <w:color w:val="auto"/>
          <w:szCs w:val="26"/>
        </w:rPr>
        <w:t>Cài đặt môi trường JDK và công cụ lập trình Android Studio</w:t>
      </w:r>
      <w:bookmarkEnd w:id="131"/>
      <w:bookmarkEnd w:id="132"/>
      <w:bookmarkEnd w:id="133"/>
      <w:bookmarkEnd w:id="134"/>
      <w:bookmarkEnd w:id="135"/>
      <w:bookmarkEnd w:id="136"/>
      <w:bookmarkEnd w:id="137"/>
    </w:p>
    <w:p w:rsidR="00E8598C" w:rsidRPr="000A6031" w:rsidRDefault="00E8598C" w:rsidP="00547EC1">
      <w:pPr>
        <w:spacing w:line="26" w:lineRule="atLeast"/>
        <w:ind w:firstLine="709"/>
        <w:rPr>
          <w:rFonts w:cs="Times New Roman"/>
          <w:szCs w:val="26"/>
        </w:rPr>
      </w:pPr>
      <w:r w:rsidRPr="000A6031">
        <w:rPr>
          <w:rFonts w:cs="Times New Roman"/>
          <w:szCs w:val="26"/>
        </w:rPr>
        <w:t>Để có thể xây dựng được phần mềm trên nền tảng Android thì máy tính phải được cài môi trường java và công cụ lập trình, ở đề tài này nhóm em sử dụng công cụ Android Studio để lập trình, ngoài công cụ này thì các lập trình viên còn có thể sử dụng bộ ADT dùng cho Eclipse để xây dựng phần mềm.</w:t>
      </w:r>
    </w:p>
    <w:p w:rsidR="00E8598C" w:rsidRPr="00935095" w:rsidRDefault="00E8598C" w:rsidP="00155488">
      <w:pPr>
        <w:pStyle w:val="ListParagraph"/>
        <w:numPr>
          <w:ilvl w:val="0"/>
          <w:numId w:val="10"/>
        </w:numPr>
      </w:pPr>
      <w:r w:rsidRPr="00935095">
        <w:t>Cài</w:t>
      </w:r>
      <w:r w:rsidR="00935095">
        <w:t xml:space="preserve"> đặt</w:t>
      </w:r>
      <w:r w:rsidRPr="00935095">
        <w:t xml:space="preserve"> JDK:</w:t>
      </w:r>
    </w:p>
    <w:p w:rsidR="008F3934" w:rsidRPr="00935095" w:rsidRDefault="00F82BEF" w:rsidP="00935095">
      <w:pPr>
        <w:ind w:firstLine="360"/>
      </w:pPr>
      <w:r>
        <w:t>T</w:t>
      </w:r>
      <w:r w:rsidR="00E8598C" w:rsidRPr="00935095">
        <w:t>ải bộ cài</w:t>
      </w:r>
      <w:r>
        <w:t xml:space="preserve"> đặt</w:t>
      </w:r>
      <w:r w:rsidR="00E8598C" w:rsidRPr="00935095">
        <w:t xml:space="preserve"> JDK tại:</w:t>
      </w:r>
    </w:p>
    <w:p w:rsidR="00E8598C" w:rsidRPr="00935095" w:rsidRDefault="006C5884" w:rsidP="00935095">
      <w:pPr>
        <w:ind w:firstLine="360"/>
      </w:pPr>
      <w:hyperlink r:id="rId78" w:history="1">
        <w:r w:rsidR="00E8598C" w:rsidRPr="00935095">
          <w:rPr>
            <w:rStyle w:val="Hyperlink"/>
          </w:rPr>
          <w:t>http://www.oracle.com/technetwork/java/javase/downloads/index.html</w:t>
        </w:r>
      </w:hyperlink>
    </w:p>
    <w:p w:rsidR="00E8598C" w:rsidRPr="00935095" w:rsidRDefault="00E8598C" w:rsidP="00935095">
      <w:pPr>
        <w:ind w:firstLine="360"/>
      </w:pPr>
      <w:r w:rsidRPr="00935095">
        <w:t>Thiết lập biến môi trường</w:t>
      </w:r>
      <w:r w:rsidR="00F82BEF">
        <w:t xml:space="preserve"> theo trang web sau</w:t>
      </w:r>
    </w:p>
    <w:p w:rsidR="00E8598C" w:rsidRPr="00935095" w:rsidRDefault="006C5884" w:rsidP="00935095">
      <w:pPr>
        <w:ind w:firstLine="360"/>
      </w:pPr>
      <w:hyperlink r:id="rId79" w:history="1">
        <w:r w:rsidR="00E8598C" w:rsidRPr="00935095">
          <w:rPr>
            <w:rStyle w:val="Hyperlink"/>
          </w:rPr>
          <w:t>http://windybook.com/java-bai-2-thiet-lap-bien-moi-truong-java-va-cai-dat-ide-netbean/</w:t>
        </w:r>
      </w:hyperlink>
    </w:p>
    <w:p w:rsidR="00E8598C" w:rsidRPr="00935095" w:rsidRDefault="00E8598C" w:rsidP="00155488">
      <w:pPr>
        <w:pStyle w:val="ListParagraph"/>
        <w:numPr>
          <w:ilvl w:val="0"/>
          <w:numId w:val="10"/>
        </w:numPr>
      </w:pPr>
      <w:r w:rsidRPr="00935095">
        <w:t>Cà</w:t>
      </w:r>
      <w:r w:rsidR="00935095">
        <w:t xml:space="preserve"> đặt</w:t>
      </w:r>
      <w:r w:rsidR="00935095" w:rsidRPr="00935095">
        <w:t xml:space="preserve"> </w:t>
      </w:r>
      <w:r w:rsidRPr="00935095">
        <w:t>Android Studio:</w:t>
      </w:r>
    </w:p>
    <w:p w:rsidR="00E8598C" w:rsidRPr="00935095" w:rsidRDefault="00E8598C" w:rsidP="00935095">
      <w:pPr>
        <w:ind w:firstLine="360"/>
      </w:pPr>
      <w:r w:rsidRPr="00935095">
        <w:t>Tải file cài</w:t>
      </w:r>
      <w:r w:rsidR="003B2EDA">
        <w:t xml:space="preserve"> đặt</w:t>
      </w:r>
      <w:r w:rsidRPr="00935095">
        <w:t xml:space="preserve"> tại:</w:t>
      </w:r>
      <w:r w:rsidR="008F3934" w:rsidRPr="00935095">
        <w:t xml:space="preserve"> </w:t>
      </w:r>
      <w:hyperlink r:id="rId80" w:history="1">
        <w:r w:rsidRPr="00935095">
          <w:rPr>
            <w:rStyle w:val="Hyperlink"/>
          </w:rPr>
          <w:t>https://developer.android.com/studio/index.html</w:t>
        </w:r>
      </w:hyperlink>
    </w:p>
    <w:p w:rsidR="00E8598C" w:rsidRPr="00935095" w:rsidRDefault="00935095" w:rsidP="00935095">
      <w:pPr>
        <w:ind w:firstLine="360"/>
      </w:pPr>
      <w:r>
        <w:t>Xem hướng dẫn cài đặt tại link sau</w:t>
      </w:r>
    </w:p>
    <w:p w:rsidR="00E8598C" w:rsidRPr="00935095" w:rsidRDefault="006C5884" w:rsidP="00935095">
      <w:pPr>
        <w:ind w:firstLine="360"/>
      </w:pPr>
      <w:hyperlink r:id="rId81" w:history="1">
        <w:r w:rsidR="00E8598C" w:rsidRPr="00935095">
          <w:rPr>
            <w:rStyle w:val="Hyperlink"/>
          </w:rPr>
          <w:t>https://developer.android.com/studio/install.html</w:t>
        </w:r>
      </w:hyperlink>
    </w:p>
    <w:p w:rsidR="00E8598C" w:rsidRPr="000A6031" w:rsidRDefault="008F3934" w:rsidP="00F82BEF">
      <w:pPr>
        <w:pStyle w:val="Heading3"/>
        <w:spacing w:before="120" w:after="120" w:line="26" w:lineRule="atLeast"/>
        <w:ind w:firstLine="0"/>
        <w:rPr>
          <w:rFonts w:cs="Times New Roman"/>
          <w:b w:val="0"/>
          <w:color w:val="auto"/>
          <w:szCs w:val="26"/>
        </w:rPr>
      </w:pPr>
      <w:bookmarkStart w:id="138" w:name="_Toc469133638"/>
      <w:bookmarkStart w:id="139" w:name="_Toc469091684"/>
      <w:bookmarkStart w:id="140" w:name="_Toc475801481"/>
      <w:bookmarkStart w:id="141" w:name="_Toc475999811"/>
      <w:bookmarkStart w:id="142" w:name="_Toc511914377"/>
      <w:bookmarkStart w:id="143" w:name="_Toc511914457"/>
      <w:bookmarkStart w:id="144" w:name="_Toc512547386"/>
      <w:r w:rsidRPr="000A6031">
        <w:rPr>
          <w:rFonts w:cs="Times New Roman"/>
          <w:color w:val="auto"/>
          <w:szCs w:val="26"/>
        </w:rPr>
        <w:t>1.</w:t>
      </w:r>
      <w:r w:rsidR="00A67684" w:rsidRPr="000A6031">
        <w:rPr>
          <w:rFonts w:cs="Times New Roman"/>
          <w:color w:val="auto"/>
          <w:szCs w:val="26"/>
        </w:rPr>
        <w:t xml:space="preserve">5.3 </w:t>
      </w:r>
      <w:r w:rsidR="00E8598C" w:rsidRPr="000A6031">
        <w:rPr>
          <w:rFonts w:cs="Times New Roman"/>
          <w:color w:val="auto"/>
          <w:szCs w:val="26"/>
        </w:rPr>
        <w:t>Vòng đời của một ứng dụng Android</w:t>
      </w:r>
      <w:bookmarkEnd w:id="138"/>
      <w:bookmarkEnd w:id="139"/>
      <w:bookmarkEnd w:id="140"/>
      <w:bookmarkEnd w:id="141"/>
      <w:bookmarkEnd w:id="142"/>
      <w:bookmarkEnd w:id="143"/>
      <w:bookmarkEnd w:id="144"/>
    </w:p>
    <w:p w:rsidR="00E8598C" w:rsidRPr="000A6031" w:rsidRDefault="00E8598C" w:rsidP="00547EC1">
      <w:pPr>
        <w:spacing w:line="26" w:lineRule="atLeast"/>
        <w:ind w:firstLine="709"/>
        <w:rPr>
          <w:rFonts w:cs="Times New Roman"/>
          <w:szCs w:val="26"/>
        </w:rPr>
      </w:pPr>
      <w:r w:rsidRPr="000A6031">
        <w:rPr>
          <w:rFonts w:cs="Times New Roman"/>
          <w:szCs w:val="26"/>
        </w:rPr>
        <w:t>Trước khi tìm hiểu về vòng đời của một ứng dụng Android thì ta cần nắm rõ một số các khái niệm sau:</w:t>
      </w:r>
    </w:p>
    <w:p w:rsidR="00E8598C" w:rsidRPr="000A6031" w:rsidRDefault="00E8598C" w:rsidP="00547EC1">
      <w:pPr>
        <w:spacing w:line="26" w:lineRule="atLeast"/>
        <w:ind w:firstLine="709"/>
        <w:rPr>
          <w:rStyle w:val="Strong"/>
          <w:rFonts w:cs="Times New Roman"/>
          <w:b w:val="0"/>
          <w:bCs w:val="0"/>
          <w:szCs w:val="26"/>
        </w:rPr>
      </w:pPr>
      <w:r w:rsidRPr="00F82BEF">
        <w:rPr>
          <w:rStyle w:val="Strong"/>
          <w:rFonts w:cs="Times New Roman"/>
          <w:b w:val="0"/>
          <w:i/>
          <w:szCs w:val="26"/>
          <w:shd w:val="clear" w:color="auto" w:fill="FEFEFE"/>
        </w:rPr>
        <w:t>Application</w:t>
      </w:r>
      <w:r w:rsidRPr="000A6031">
        <w:rPr>
          <w:rStyle w:val="Strong"/>
          <w:rFonts w:cs="Times New Roman"/>
          <w:szCs w:val="26"/>
          <w:shd w:val="clear" w:color="auto" w:fill="FEFEFE"/>
        </w:rPr>
        <w:t xml:space="preserve">: </w:t>
      </w:r>
      <w:r w:rsidRPr="000A6031">
        <w:rPr>
          <w:rFonts w:cs="Times New Roman"/>
          <w:szCs w:val="26"/>
          <w:shd w:val="clear" w:color="auto" w:fill="FEFEFE"/>
        </w:rPr>
        <w:t>Mỗi một Android Project khi biên dịch thành công thì sẽ được đóng gói thành tập tin</w:t>
      </w:r>
      <w:r w:rsidRPr="000A6031">
        <w:rPr>
          <w:rStyle w:val="apple-converted-space"/>
          <w:rFonts w:cs="Times New Roman"/>
          <w:szCs w:val="26"/>
          <w:shd w:val="clear" w:color="auto" w:fill="FEFEFE"/>
        </w:rPr>
        <w:t> </w:t>
      </w:r>
      <w:r w:rsidRPr="00F82BEF">
        <w:rPr>
          <w:rStyle w:val="Strong"/>
          <w:rFonts w:cs="Times New Roman"/>
          <w:b w:val="0"/>
          <w:i/>
          <w:szCs w:val="26"/>
          <w:shd w:val="clear" w:color="auto" w:fill="FEFEFE"/>
        </w:rPr>
        <w:t>.apk</w:t>
      </w:r>
      <w:r w:rsidRPr="000A6031">
        <w:rPr>
          <w:rFonts w:cs="Times New Roman"/>
          <w:szCs w:val="26"/>
          <w:shd w:val="clear" w:color="auto" w:fill="FEFEFE"/>
        </w:rPr>
        <w:t>, tập tin</w:t>
      </w:r>
      <w:r w:rsidRPr="000A6031">
        <w:rPr>
          <w:rStyle w:val="apple-converted-space"/>
          <w:rFonts w:cs="Times New Roman"/>
          <w:b/>
          <w:bCs/>
          <w:szCs w:val="26"/>
          <w:shd w:val="clear" w:color="auto" w:fill="FEFEFE"/>
        </w:rPr>
        <w:t> </w:t>
      </w:r>
      <w:r w:rsidRPr="00F82BEF">
        <w:rPr>
          <w:rStyle w:val="Strong"/>
          <w:rFonts w:cs="Times New Roman"/>
          <w:b w:val="0"/>
          <w:i/>
          <w:szCs w:val="26"/>
          <w:shd w:val="clear" w:color="auto" w:fill="FEFEFE"/>
        </w:rPr>
        <w:t>.apk</w:t>
      </w:r>
      <w:r w:rsidRPr="000A6031">
        <w:rPr>
          <w:rStyle w:val="apple-converted-space"/>
          <w:rFonts w:cs="Times New Roman"/>
          <w:b/>
          <w:bCs/>
          <w:szCs w:val="26"/>
          <w:shd w:val="clear" w:color="auto" w:fill="FEFEFE"/>
        </w:rPr>
        <w:t> </w:t>
      </w:r>
      <w:r w:rsidRPr="000A6031">
        <w:rPr>
          <w:rFonts w:cs="Times New Roman"/>
          <w:szCs w:val="26"/>
          <w:shd w:val="clear" w:color="auto" w:fill="FEFEFE"/>
        </w:rPr>
        <w:t>được gọi là một Application.</w:t>
      </w:r>
    </w:p>
    <w:p w:rsidR="00E8598C" w:rsidRPr="000A6031" w:rsidRDefault="00E8598C" w:rsidP="00547EC1">
      <w:pPr>
        <w:spacing w:line="26" w:lineRule="atLeast"/>
        <w:ind w:firstLine="709"/>
        <w:rPr>
          <w:rStyle w:val="apple-converted-space"/>
          <w:rFonts w:cs="Times New Roman"/>
          <w:szCs w:val="26"/>
        </w:rPr>
      </w:pPr>
      <w:r w:rsidRPr="00F82BEF">
        <w:rPr>
          <w:rStyle w:val="Strong"/>
          <w:rFonts w:cs="Times New Roman"/>
          <w:b w:val="0"/>
          <w:i/>
          <w:szCs w:val="26"/>
          <w:shd w:val="clear" w:color="auto" w:fill="FEFEFE"/>
        </w:rPr>
        <w:t>Activities</w:t>
      </w:r>
      <w:r w:rsidRPr="00F82BEF">
        <w:rPr>
          <w:rStyle w:val="apple-converted-space"/>
          <w:rFonts w:cs="Times New Roman"/>
          <w:b/>
          <w:bCs/>
          <w:i/>
          <w:szCs w:val="26"/>
          <w:shd w:val="clear" w:color="auto" w:fill="FEFEFE"/>
        </w:rPr>
        <w:t>:</w:t>
      </w:r>
      <w:r w:rsidRPr="000A6031">
        <w:rPr>
          <w:rStyle w:val="apple-converted-space"/>
          <w:rFonts w:cs="Times New Roman"/>
          <w:b/>
          <w:bCs/>
          <w:szCs w:val="26"/>
          <w:shd w:val="clear" w:color="auto" w:fill="FEFEFE"/>
        </w:rPr>
        <w:t xml:space="preserve"> </w:t>
      </w:r>
      <w:r w:rsidRPr="000A6031">
        <w:rPr>
          <w:rFonts w:cs="Times New Roman"/>
          <w:szCs w:val="26"/>
          <w:shd w:val="clear" w:color="auto" w:fill="FEFEFE"/>
        </w:rPr>
        <w:t xml:space="preserve">Thông thường trong một ứng dụng (Application) sẽ có một hoặc nhiều Activity. </w:t>
      </w:r>
      <w:r w:rsidRPr="000A6031">
        <w:rPr>
          <w:rStyle w:val="apple-converted-space"/>
          <w:rFonts w:cs="Times New Roman"/>
          <w:szCs w:val="26"/>
          <w:shd w:val="clear" w:color="auto" w:fill="FEFEFE"/>
        </w:rPr>
        <w:t> </w:t>
      </w:r>
      <w:r w:rsidRPr="000A6031">
        <w:rPr>
          <w:rFonts w:cs="Times New Roman"/>
          <w:szCs w:val="26"/>
          <w:shd w:val="clear" w:color="auto" w:fill="FEFEFE"/>
        </w:rPr>
        <w:t>Mỗi một Activity này sẽ có một vòng đời riêng độc lập hoàn toàn với các Activity khác và</w:t>
      </w:r>
      <w:r w:rsidRPr="000A6031">
        <w:rPr>
          <w:rStyle w:val="apple-converted-space"/>
          <w:rFonts w:cs="Times New Roman"/>
          <w:szCs w:val="26"/>
          <w:shd w:val="clear" w:color="auto" w:fill="FEFEFE"/>
        </w:rPr>
        <w:t> </w:t>
      </w:r>
      <w:r w:rsidRPr="000A6031">
        <w:rPr>
          <w:rFonts w:cs="Times New Roman"/>
          <w:szCs w:val="26"/>
          <w:shd w:val="clear" w:color="auto" w:fill="FEFEFE"/>
        </w:rPr>
        <w:t>bắt buộc nó phải được khai báo trong Manifest.</w:t>
      </w:r>
    </w:p>
    <w:p w:rsidR="00E8598C" w:rsidRPr="000A6031" w:rsidRDefault="00E8598C" w:rsidP="00547EC1">
      <w:pPr>
        <w:spacing w:line="26" w:lineRule="atLeast"/>
        <w:ind w:firstLine="709"/>
        <w:rPr>
          <w:rStyle w:val="Strong"/>
          <w:rFonts w:cs="Times New Roman"/>
          <w:b w:val="0"/>
          <w:bCs w:val="0"/>
          <w:szCs w:val="26"/>
        </w:rPr>
      </w:pPr>
      <w:r w:rsidRPr="00F82BEF">
        <w:rPr>
          <w:rStyle w:val="Strong"/>
          <w:rFonts w:cs="Times New Roman"/>
          <w:b w:val="0"/>
          <w:i/>
          <w:szCs w:val="26"/>
          <w:shd w:val="clear" w:color="auto" w:fill="FEFEFE"/>
        </w:rPr>
        <w:t>Activity Stack:</w:t>
      </w:r>
      <w:r w:rsidRPr="000A6031">
        <w:rPr>
          <w:rStyle w:val="Strong"/>
          <w:rFonts w:cs="Times New Roman"/>
          <w:szCs w:val="26"/>
          <w:shd w:val="clear" w:color="auto" w:fill="FEFEFE"/>
        </w:rPr>
        <w:t xml:space="preserve"> </w:t>
      </w:r>
      <w:r w:rsidRPr="000A6031">
        <w:rPr>
          <w:rFonts w:cs="Times New Roman"/>
          <w:szCs w:val="26"/>
          <w:shd w:val="clear" w:color="auto" w:fill="FEFEFE"/>
        </w:rPr>
        <w:t xml:space="preserve">Activity Stack hoạt động theo cơ chế </w:t>
      </w:r>
      <w:r w:rsidR="00935095">
        <w:rPr>
          <w:rFonts w:cs="Times New Roman"/>
          <w:szCs w:val="26"/>
          <w:shd w:val="clear" w:color="auto" w:fill="FEFEFE"/>
        </w:rPr>
        <w:t>ngăn xếp</w:t>
      </w:r>
      <w:r w:rsidRPr="000A6031">
        <w:rPr>
          <w:rFonts w:cs="Times New Roman"/>
          <w:szCs w:val="26"/>
          <w:shd w:val="clear" w:color="auto" w:fill="FEFEFE"/>
        </w:rPr>
        <w:t>. Mỗi một Activity mới được mở lên nó sẽ ở bên trên Activity cũ, để trở về Activity thì chỉ cần nhấn nút “Back” để trở về hoặc viết lệnh.</w:t>
      </w:r>
    </w:p>
    <w:p w:rsidR="00E8598C" w:rsidRPr="000A6031" w:rsidRDefault="00E8598C" w:rsidP="00547EC1">
      <w:pPr>
        <w:spacing w:line="26" w:lineRule="atLeast"/>
        <w:ind w:firstLine="709"/>
        <w:rPr>
          <w:rFonts w:cs="Times New Roman"/>
          <w:szCs w:val="26"/>
        </w:rPr>
      </w:pPr>
      <w:r w:rsidRPr="00F82BEF">
        <w:rPr>
          <w:rStyle w:val="Strong"/>
          <w:rFonts w:cs="Times New Roman"/>
          <w:b w:val="0"/>
          <w:i/>
          <w:szCs w:val="26"/>
          <w:shd w:val="clear" w:color="auto" w:fill="FEFEFE"/>
        </w:rPr>
        <w:t>Tasks</w:t>
      </w:r>
      <w:r w:rsidRPr="00F82BEF">
        <w:rPr>
          <w:rStyle w:val="apple-converted-space"/>
          <w:rFonts w:cs="Times New Roman"/>
          <w:b/>
          <w:bCs/>
          <w:i/>
          <w:szCs w:val="26"/>
          <w:shd w:val="clear" w:color="auto" w:fill="FEFEFE"/>
        </w:rPr>
        <w:t>:</w:t>
      </w:r>
      <w:r w:rsidRPr="000A6031">
        <w:rPr>
          <w:rStyle w:val="apple-converted-space"/>
          <w:rFonts w:cs="Times New Roman"/>
          <w:b/>
          <w:bCs/>
          <w:szCs w:val="26"/>
          <w:shd w:val="clear" w:color="auto" w:fill="FEFEFE"/>
        </w:rPr>
        <w:t xml:space="preserve"> </w:t>
      </w:r>
      <w:r w:rsidRPr="000A6031">
        <w:rPr>
          <w:rFonts w:cs="Times New Roman"/>
          <w:szCs w:val="26"/>
          <w:shd w:val="clear" w:color="auto" w:fill="FEFEFE"/>
        </w:rPr>
        <w:t xml:space="preserve">là khả năng thực hiện một công việc nào đó giữa các </w:t>
      </w:r>
      <w:r w:rsidR="00935095">
        <w:rPr>
          <w:rFonts w:cs="Times New Roman"/>
          <w:szCs w:val="26"/>
          <w:shd w:val="clear" w:color="auto" w:fill="FEFEFE"/>
        </w:rPr>
        <w:t>ứ</w:t>
      </w:r>
      <w:r w:rsidRPr="000A6031">
        <w:rPr>
          <w:rFonts w:cs="Times New Roman"/>
          <w:szCs w:val="26"/>
          <w:shd w:val="clear" w:color="auto" w:fill="FEFEFE"/>
        </w:rPr>
        <w:t>ng dụng với nhau, cụ thể là các Activity.</w:t>
      </w:r>
    </w:p>
    <w:p w:rsidR="00E8598C" w:rsidRPr="000A6031" w:rsidRDefault="00E8598C" w:rsidP="00547EC1">
      <w:pPr>
        <w:spacing w:line="26" w:lineRule="atLeast"/>
        <w:ind w:firstLine="709"/>
        <w:rPr>
          <w:rFonts w:cs="Times New Roman"/>
          <w:szCs w:val="26"/>
        </w:rPr>
      </w:pPr>
      <w:r w:rsidRPr="000A6031">
        <w:rPr>
          <w:rFonts w:cs="Times New Roman"/>
          <w:szCs w:val="26"/>
        </w:rPr>
        <w:t>Vòng đời của một Activity thường có 3 trạng thái sau:</w:t>
      </w:r>
    </w:p>
    <w:p w:rsidR="00E8598C" w:rsidRPr="000A6031" w:rsidRDefault="00E8598C" w:rsidP="00547EC1">
      <w:pPr>
        <w:spacing w:line="26" w:lineRule="atLeast"/>
        <w:ind w:firstLine="709"/>
        <w:rPr>
          <w:rFonts w:eastAsia="Times New Roman" w:cs="Times New Roman"/>
          <w:szCs w:val="26"/>
        </w:rPr>
      </w:pPr>
      <w:r w:rsidRPr="00F82BEF">
        <w:rPr>
          <w:rFonts w:eastAsia="Times New Roman" w:cs="Times New Roman"/>
          <w:bCs/>
          <w:i/>
          <w:szCs w:val="26"/>
        </w:rPr>
        <w:t>Running</w:t>
      </w:r>
      <w:r w:rsidRPr="000A6031">
        <w:rPr>
          <w:rFonts w:eastAsia="Times New Roman" w:cs="Times New Roman"/>
          <w:szCs w:val="26"/>
        </w:rPr>
        <w:t xml:space="preserve"> (đang kích hoạt): </w:t>
      </w:r>
      <w:r w:rsidRPr="000A6031">
        <w:rPr>
          <w:rFonts w:cs="Times New Roman"/>
          <w:szCs w:val="26"/>
          <w:shd w:val="clear" w:color="auto" w:fill="FEFEFE"/>
        </w:rPr>
        <w:t>Khi màn hình là Foreground (Activity nằm trên cùng ứng dụng và cho phép người sử dụng tương tác).</w:t>
      </w:r>
    </w:p>
    <w:p w:rsidR="00E8598C" w:rsidRPr="000A6031" w:rsidRDefault="00E8598C" w:rsidP="00547EC1">
      <w:pPr>
        <w:spacing w:line="26" w:lineRule="atLeast"/>
        <w:ind w:firstLine="709"/>
        <w:rPr>
          <w:rFonts w:eastAsia="Times New Roman" w:cs="Times New Roman"/>
          <w:szCs w:val="26"/>
        </w:rPr>
      </w:pPr>
      <w:r w:rsidRPr="00F82BEF">
        <w:rPr>
          <w:rFonts w:eastAsia="Times New Roman" w:cs="Times New Roman"/>
          <w:bCs/>
          <w:i/>
          <w:szCs w:val="26"/>
        </w:rPr>
        <w:t>Paused</w:t>
      </w:r>
      <w:r w:rsidRPr="000A6031">
        <w:rPr>
          <w:rFonts w:eastAsia="Times New Roman" w:cs="Times New Roman"/>
          <w:szCs w:val="26"/>
        </w:rPr>
        <w:t xml:space="preserve"> (tạm dừng): </w:t>
      </w:r>
      <w:r w:rsidRPr="000A6031">
        <w:rPr>
          <w:rFonts w:cs="Times New Roman"/>
          <w:szCs w:val="26"/>
          <w:shd w:val="clear" w:color="auto" w:fill="FEFEFE"/>
        </w:rPr>
        <w:t>Activity bị mất focus nhưng mà vẫn nhìn thấy được Activity này. Trường hợp này nó vẫn có khả năng bị hệ thống tự động “Kill” trong tình huống bộ nhớ quá ít.</w:t>
      </w:r>
    </w:p>
    <w:p w:rsidR="00E8598C" w:rsidRPr="000A6031" w:rsidRDefault="00E8598C" w:rsidP="00547EC1">
      <w:pPr>
        <w:spacing w:line="26" w:lineRule="atLeast"/>
        <w:ind w:firstLine="709"/>
        <w:rPr>
          <w:rFonts w:eastAsia="Times New Roman" w:cs="Times New Roman"/>
          <w:szCs w:val="26"/>
        </w:rPr>
      </w:pPr>
      <w:r w:rsidRPr="00F82BEF">
        <w:rPr>
          <w:rFonts w:eastAsia="Times New Roman" w:cs="Times New Roman"/>
          <w:bCs/>
          <w:i/>
          <w:szCs w:val="26"/>
        </w:rPr>
        <w:t>Stopped</w:t>
      </w:r>
      <w:r w:rsidRPr="000A6031">
        <w:rPr>
          <w:rFonts w:eastAsia="Times New Roman" w:cs="Times New Roman"/>
          <w:szCs w:val="26"/>
        </w:rPr>
        <w:t xml:space="preserve"> (dừng – không phải Destroyed): </w:t>
      </w:r>
      <w:r w:rsidRPr="000A6031">
        <w:rPr>
          <w:rFonts w:cs="Times New Roman"/>
          <w:szCs w:val="26"/>
          <w:shd w:val="clear" w:color="auto" w:fill="FEFEFE"/>
        </w:rPr>
        <w:t>Activity mất focus và không nhìn thấy được (ví dụ mở một Activity mới lên mà Full màn hình chẳng hạn). Trong trường hợp này nó có thể bị hệ thống “Kill” trong bất kỳ tình huống nào.</w:t>
      </w:r>
    </w:p>
    <w:p w:rsidR="00E8598C" w:rsidRPr="000A6031" w:rsidRDefault="00E8598C" w:rsidP="00547EC1">
      <w:pPr>
        <w:spacing w:line="26" w:lineRule="atLeast"/>
        <w:ind w:firstLine="709"/>
        <w:rPr>
          <w:rFonts w:eastAsia="Times New Roman" w:cs="Times New Roman"/>
          <w:szCs w:val="26"/>
        </w:rPr>
      </w:pPr>
      <w:r w:rsidRPr="000A6031">
        <w:rPr>
          <w:rFonts w:eastAsia="Times New Roman" w:cs="Times New Roman"/>
          <w:szCs w:val="26"/>
        </w:rPr>
        <w:t>Như vậy vòng đời của một ứng dụng Android là bao gồm nhiều vòng đời của một Activity.</w:t>
      </w:r>
    </w:p>
    <w:p w:rsidR="00E8598C" w:rsidRPr="000A6031" w:rsidRDefault="008F3934" w:rsidP="00F82BEF">
      <w:pPr>
        <w:pStyle w:val="Heading3"/>
        <w:spacing w:before="120" w:after="120" w:line="26" w:lineRule="atLeast"/>
        <w:ind w:firstLine="0"/>
        <w:rPr>
          <w:rFonts w:cs="Times New Roman"/>
          <w:b w:val="0"/>
          <w:color w:val="auto"/>
          <w:szCs w:val="26"/>
        </w:rPr>
      </w:pPr>
      <w:bookmarkStart w:id="145" w:name="_Toc475801482"/>
      <w:bookmarkStart w:id="146" w:name="_Toc475999812"/>
      <w:bookmarkStart w:id="147" w:name="_Toc511914378"/>
      <w:bookmarkStart w:id="148" w:name="_Toc511914458"/>
      <w:bookmarkStart w:id="149" w:name="_Toc512547387"/>
      <w:r w:rsidRPr="000A6031">
        <w:rPr>
          <w:rFonts w:cs="Times New Roman"/>
          <w:color w:val="auto"/>
          <w:szCs w:val="26"/>
        </w:rPr>
        <w:t>1.</w:t>
      </w:r>
      <w:r w:rsidR="00A67684" w:rsidRPr="000A6031">
        <w:rPr>
          <w:rStyle w:val="Strong"/>
          <w:rFonts w:cs="Times New Roman"/>
          <w:b/>
          <w:color w:val="auto"/>
          <w:szCs w:val="26"/>
        </w:rPr>
        <w:t xml:space="preserve">5.4 </w:t>
      </w:r>
      <w:r w:rsidR="00E8598C" w:rsidRPr="000A6031">
        <w:rPr>
          <w:rStyle w:val="Strong"/>
          <w:rFonts w:cs="Times New Roman"/>
          <w:b/>
          <w:color w:val="auto"/>
          <w:szCs w:val="26"/>
        </w:rPr>
        <w:t>Tính năng của Android</w:t>
      </w:r>
      <w:bookmarkEnd w:id="145"/>
      <w:bookmarkEnd w:id="146"/>
      <w:bookmarkEnd w:id="147"/>
      <w:bookmarkEnd w:id="148"/>
      <w:bookmarkEnd w:id="149"/>
    </w:p>
    <w:p w:rsidR="00E8598C" w:rsidRPr="000A6031" w:rsidRDefault="00E8598C" w:rsidP="00547EC1">
      <w:pPr>
        <w:spacing w:line="26" w:lineRule="atLeast"/>
        <w:ind w:firstLine="709"/>
        <w:rPr>
          <w:rFonts w:cs="Times New Roman"/>
          <w:szCs w:val="26"/>
        </w:rPr>
      </w:pPr>
      <w:r w:rsidRPr="000A6031">
        <w:rPr>
          <w:rFonts w:cs="Times New Roman"/>
          <w:b/>
          <w:szCs w:val="26"/>
        </w:rPr>
        <w:t>Android</w:t>
      </w:r>
      <w:r w:rsidRPr="000A6031">
        <w:rPr>
          <w:rFonts w:cs="Times New Roman"/>
          <w:szCs w:val="26"/>
        </w:rPr>
        <w:t xml:space="preserve"> là một hệ điều hành mạnh mẽ cạnh tranh với Apple, với nhiều tính năng tuyệt vời. Một vài tính năng chính như sau:</w:t>
      </w:r>
    </w:p>
    <w:p w:rsidR="00E8598C" w:rsidRPr="000A6031" w:rsidRDefault="00E8598C" w:rsidP="00547EC1">
      <w:pPr>
        <w:spacing w:line="26" w:lineRule="atLeast"/>
        <w:ind w:firstLine="709"/>
        <w:rPr>
          <w:rFonts w:cs="Times New Roman"/>
          <w:szCs w:val="26"/>
        </w:rPr>
      </w:pPr>
      <w:r w:rsidRPr="000A6031">
        <w:rPr>
          <w:rFonts w:cs="Times New Roman"/>
          <w:szCs w:val="26"/>
        </w:rPr>
        <w:t>Giao diện đẹp: Android cung cấp một giao diện người dùng đẹp và trực quan.</w:t>
      </w:r>
    </w:p>
    <w:p w:rsidR="00E8598C" w:rsidRPr="000A6031" w:rsidRDefault="00E8598C" w:rsidP="00547EC1">
      <w:pPr>
        <w:spacing w:line="26" w:lineRule="atLeast"/>
        <w:ind w:firstLine="709"/>
        <w:rPr>
          <w:rFonts w:cs="Times New Roman"/>
          <w:szCs w:val="26"/>
        </w:rPr>
      </w:pPr>
      <w:r w:rsidRPr="000A6031">
        <w:rPr>
          <w:rFonts w:cs="Times New Roman"/>
          <w:szCs w:val="26"/>
        </w:rPr>
        <w:lastRenderedPageBreak/>
        <w:t>Kết nối: GSM/EDGE, IDEN, CDMA, EV-DO, UMTS, Bluetooth, Wi-Fi, LTE, NFC and WiMAX.</w:t>
      </w:r>
    </w:p>
    <w:p w:rsidR="00E8598C" w:rsidRPr="000A6031" w:rsidRDefault="00E8598C" w:rsidP="00547EC1">
      <w:pPr>
        <w:spacing w:line="26" w:lineRule="atLeast"/>
        <w:ind w:firstLine="709"/>
        <w:rPr>
          <w:rFonts w:cs="Times New Roman"/>
          <w:szCs w:val="26"/>
        </w:rPr>
      </w:pPr>
      <w:r w:rsidRPr="000A6031">
        <w:rPr>
          <w:rFonts w:cs="Times New Roman"/>
          <w:szCs w:val="26"/>
        </w:rPr>
        <w:t>Lưu trữ: SQLite: một cơ sở dữ liệu nhẹ, được sử dụng cho mục đích lưu trữ.</w:t>
      </w:r>
    </w:p>
    <w:p w:rsidR="00E8598C" w:rsidRPr="000A6031" w:rsidRDefault="00E8598C" w:rsidP="00547EC1">
      <w:pPr>
        <w:spacing w:line="26" w:lineRule="atLeast"/>
        <w:ind w:firstLine="709"/>
        <w:rPr>
          <w:rFonts w:cs="Times New Roman"/>
          <w:szCs w:val="26"/>
        </w:rPr>
      </w:pPr>
      <w:r w:rsidRPr="000A6031">
        <w:rPr>
          <w:rFonts w:cs="Times New Roman"/>
          <w:szCs w:val="26"/>
        </w:rPr>
        <w:t>Media: H.263, H.264, MPEG-4 SP, AMR, AMR-WB, AAC, HE-AAC, AAC 5.1, MP3, MIDI, Ogg Vorbis, WAV, JPEG, PNG, GIF, and BMP.</w:t>
      </w:r>
    </w:p>
    <w:p w:rsidR="00E8598C" w:rsidRPr="000A6031" w:rsidRDefault="00E8598C" w:rsidP="00547EC1">
      <w:pPr>
        <w:spacing w:line="26" w:lineRule="atLeast"/>
        <w:ind w:firstLine="709"/>
        <w:rPr>
          <w:rFonts w:cs="Times New Roman"/>
          <w:szCs w:val="26"/>
        </w:rPr>
      </w:pPr>
      <w:r w:rsidRPr="000A6031">
        <w:rPr>
          <w:rFonts w:cs="Times New Roman"/>
          <w:szCs w:val="26"/>
        </w:rPr>
        <w:t>Tin nhắn: SMS, MMS.</w:t>
      </w:r>
    </w:p>
    <w:p w:rsidR="00E8598C" w:rsidRPr="000A6031" w:rsidRDefault="00E8598C" w:rsidP="00547EC1">
      <w:pPr>
        <w:spacing w:line="26" w:lineRule="atLeast"/>
        <w:ind w:firstLine="709"/>
        <w:rPr>
          <w:rFonts w:cs="Times New Roman"/>
          <w:szCs w:val="26"/>
        </w:rPr>
      </w:pPr>
      <w:r w:rsidRPr="000A6031">
        <w:rPr>
          <w:rFonts w:cs="Times New Roman"/>
          <w:szCs w:val="26"/>
        </w:rPr>
        <w:t>Trình duyệt Web: Cơ bản dựa trên mã nguồn mở WebKit, cùng với Chrome’s V8 JavaScript, hỗ trợ HTML5 và CSS3.</w:t>
      </w:r>
    </w:p>
    <w:p w:rsidR="00E8598C" w:rsidRPr="000A6031" w:rsidRDefault="00E8598C" w:rsidP="00547EC1">
      <w:pPr>
        <w:spacing w:line="26" w:lineRule="atLeast"/>
        <w:ind w:firstLine="709"/>
        <w:rPr>
          <w:rFonts w:cs="Times New Roman"/>
          <w:szCs w:val="26"/>
        </w:rPr>
      </w:pPr>
      <w:r w:rsidRPr="000A6031">
        <w:rPr>
          <w:rFonts w:cs="Times New Roman"/>
          <w:szCs w:val="26"/>
        </w:rPr>
        <w:t>Cảm ứng đa điểm: Android có hỗ trợ cho cảm ứng đa điểm mà ban đầu đã được tạo sẵn trong các thiết bị cầm tay như HTC Hero.</w:t>
      </w:r>
    </w:p>
    <w:p w:rsidR="00E8598C" w:rsidRPr="000A6031" w:rsidRDefault="00E8598C" w:rsidP="00547EC1">
      <w:pPr>
        <w:spacing w:line="26" w:lineRule="atLeast"/>
        <w:ind w:firstLine="709"/>
        <w:rPr>
          <w:rFonts w:cs="Times New Roman"/>
          <w:szCs w:val="26"/>
        </w:rPr>
      </w:pPr>
      <w:r w:rsidRPr="000A6031">
        <w:rPr>
          <w:rFonts w:cs="Times New Roman"/>
          <w:szCs w:val="26"/>
        </w:rPr>
        <w:t>Đa tác vụ: Cùng thời điểm các ứng dụng khác nhau có thể chạy đồng thời.</w:t>
      </w:r>
    </w:p>
    <w:p w:rsidR="00E8598C" w:rsidRPr="000A6031" w:rsidRDefault="00E8598C" w:rsidP="00547EC1">
      <w:pPr>
        <w:spacing w:line="26" w:lineRule="atLeast"/>
        <w:ind w:firstLine="709"/>
        <w:rPr>
          <w:rFonts w:cs="Times New Roman"/>
          <w:szCs w:val="26"/>
        </w:rPr>
      </w:pPr>
      <w:r w:rsidRPr="000A6031">
        <w:rPr>
          <w:rFonts w:cs="Times New Roman"/>
          <w:szCs w:val="26"/>
        </w:rPr>
        <w:t>Thay đổi kích thước widgets: widgets có thể thay đổi kích thước vì vậy người dùng có thể mở rộng để hiển thị nhiều nội dung, hoặc thu nhỏ để tiết kiệm không gian.</w:t>
      </w:r>
    </w:p>
    <w:p w:rsidR="00E8598C" w:rsidRPr="000A6031" w:rsidRDefault="00E8598C" w:rsidP="00547EC1">
      <w:pPr>
        <w:spacing w:line="26" w:lineRule="atLeast"/>
        <w:ind w:firstLine="709"/>
        <w:rPr>
          <w:rFonts w:cs="Times New Roman"/>
          <w:szCs w:val="26"/>
        </w:rPr>
      </w:pPr>
      <w:r w:rsidRPr="000A6031">
        <w:rPr>
          <w:rFonts w:cs="Times New Roman"/>
          <w:szCs w:val="26"/>
        </w:rPr>
        <w:t>Đa ngôn ngữ.</w:t>
      </w:r>
    </w:p>
    <w:p w:rsidR="00E8598C" w:rsidRPr="000A6031" w:rsidRDefault="00D4100B" w:rsidP="00547EC1">
      <w:pPr>
        <w:spacing w:line="26" w:lineRule="atLeast"/>
        <w:ind w:firstLine="709"/>
        <w:rPr>
          <w:rFonts w:cs="Times New Roman"/>
          <w:szCs w:val="26"/>
        </w:rPr>
      </w:pPr>
      <w:r>
        <w:rPr>
          <w:rFonts w:cs="Times New Roman"/>
          <w:szCs w:val="26"/>
        </w:rPr>
        <w:t>FCM (Firebase Cloud Messaging</w:t>
      </w:r>
      <w:r w:rsidR="00E8598C" w:rsidRPr="000A6031">
        <w:rPr>
          <w:rFonts w:cs="Times New Roman"/>
          <w:szCs w:val="26"/>
        </w:rPr>
        <w:t>) là một dịch vụ cho phép nhà phát triển gửi các thông điệp ngắn đến người dùng của họ trên thiết bị Android, mà không cần giải pháp đồng bộ độc quyền. </w:t>
      </w:r>
    </w:p>
    <w:p w:rsidR="00E8598C" w:rsidRPr="000A6031" w:rsidRDefault="00E8598C" w:rsidP="00547EC1">
      <w:pPr>
        <w:spacing w:line="26" w:lineRule="atLeast"/>
        <w:ind w:firstLine="709"/>
        <w:rPr>
          <w:rFonts w:cs="Times New Roman"/>
          <w:szCs w:val="26"/>
        </w:rPr>
      </w:pPr>
      <w:r w:rsidRPr="000A6031">
        <w:rPr>
          <w:rFonts w:cs="Times New Roman"/>
          <w:szCs w:val="26"/>
        </w:rPr>
        <w:t xml:space="preserve">Wi-Fi: Công nghệ cho phép phát hiện và kết nối </w:t>
      </w:r>
      <w:r w:rsidR="00746A63">
        <w:rPr>
          <w:rFonts w:cs="Times New Roman"/>
          <w:szCs w:val="26"/>
        </w:rPr>
        <w:t>w</w:t>
      </w:r>
      <w:r w:rsidRPr="000A6031">
        <w:rPr>
          <w:rFonts w:cs="Times New Roman"/>
          <w:szCs w:val="26"/>
        </w:rPr>
        <w:t>ifi nhanh, trên một băng thông cao thông qua kết nối Peer-to-Peer.</w:t>
      </w:r>
    </w:p>
    <w:p w:rsidR="00E8598C" w:rsidRPr="000A6031" w:rsidRDefault="00E8598C" w:rsidP="00547EC1">
      <w:pPr>
        <w:spacing w:line="26" w:lineRule="atLeast"/>
        <w:ind w:firstLine="709"/>
        <w:rPr>
          <w:rFonts w:cs="Times New Roman"/>
          <w:szCs w:val="26"/>
        </w:rPr>
      </w:pPr>
      <w:r w:rsidRPr="000A6031">
        <w:rPr>
          <w:rFonts w:cs="Times New Roman"/>
          <w:szCs w:val="26"/>
        </w:rPr>
        <w:t>Android Beam: Phổ phiến là NFC, một công nghệ cho phép chia sẻ ngay lập tức, chỉ cần chạm hai điện thoại cùng hỗ trợ NFC.</w:t>
      </w:r>
    </w:p>
    <w:p w:rsidR="00E8598C" w:rsidRPr="000A6031" w:rsidRDefault="008F3934" w:rsidP="00F82BEF">
      <w:pPr>
        <w:pStyle w:val="Heading3"/>
        <w:spacing w:before="120" w:after="120" w:line="26" w:lineRule="atLeast"/>
        <w:ind w:firstLine="0"/>
        <w:rPr>
          <w:rFonts w:cs="Times New Roman"/>
          <w:color w:val="auto"/>
          <w:szCs w:val="26"/>
        </w:rPr>
      </w:pPr>
      <w:bookmarkStart w:id="150" w:name="_Toc475801483"/>
      <w:bookmarkStart w:id="151" w:name="_Toc475999813"/>
      <w:bookmarkStart w:id="152" w:name="_Toc511914379"/>
      <w:bookmarkStart w:id="153" w:name="_Toc511914459"/>
      <w:bookmarkStart w:id="154" w:name="_Toc512547388"/>
      <w:r w:rsidRPr="00935095">
        <w:rPr>
          <w:rFonts w:cs="Times New Roman"/>
          <w:color w:val="auto"/>
          <w:szCs w:val="26"/>
        </w:rPr>
        <w:t>1</w:t>
      </w:r>
      <w:r w:rsidRPr="000A6031">
        <w:rPr>
          <w:rFonts w:cs="Times New Roman"/>
          <w:b w:val="0"/>
          <w:color w:val="auto"/>
          <w:szCs w:val="26"/>
        </w:rPr>
        <w:t>.</w:t>
      </w:r>
      <w:r w:rsidR="00A67684" w:rsidRPr="000A6031">
        <w:rPr>
          <w:rStyle w:val="Strong"/>
          <w:rFonts w:cs="Times New Roman"/>
          <w:b/>
          <w:color w:val="auto"/>
          <w:szCs w:val="26"/>
        </w:rPr>
        <w:t>5.5</w:t>
      </w:r>
      <w:r w:rsidR="00A67684" w:rsidRPr="000A6031">
        <w:rPr>
          <w:rStyle w:val="Strong"/>
          <w:rFonts w:cs="Times New Roman"/>
          <w:color w:val="auto"/>
          <w:szCs w:val="26"/>
        </w:rPr>
        <w:t xml:space="preserve"> </w:t>
      </w:r>
      <w:r w:rsidR="00E8598C" w:rsidRPr="000A6031">
        <w:rPr>
          <w:rStyle w:val="Strong"/>
          <w:rFonts w:cs="Times New Roman"/>
          <w:b/>
          <w:color w:val="auto"/>
          <w:szCs w:val="26"/>
        </w:rPr>
        <w:t>Các ứng dụng Android</w:t>
      </w:r>
      <w:bookmarkEnd w:id="150"/>
      <w:bookmarkEnd w:id="151"/>
      <w:bookmarkEnd w:id="152"/>
      <w:bookmarkEnd w:id="153"/>
      <w:bookmarkEnd w:id="154"/>
    </w:p>
    <w:p w:rsidR="00E8598C" w:rsidRPr="000A6031" w:rsidRDefault="00E8598C" w:rsidP="00935095">
      <w:pPr>
        <w:spacing w:line="26" w:lineRule="atLeast"/>
        <w:rPr>
          <w:rFonts w:cs="Times New Roman"/>
          <w:szCs w:val="26"/>
        </w:rPr>
      </w:pPr>
      <w:r w:rsidRPr="000A6031">
        <w:rPr>
          <w:rFonts w:cs="Times New Roman"/>
          <w:szCs w:val="26"/>
        </w:rPr>
        <w:t>Ứng dụng Android thông thường được phát triển bằng ngôn ngữ Java, sử dụng Android Software Development Kit.</w:t>
      </w:r>
    </w:p>
    <w:p w:rsidR="00E8598C" w:rsidRPr="000A6031" w:rsidRDefault="00E8598C" w:rsidP="00935095">
      <w:pPr>
        <w:spacing w:line="26" w:lineRule="atLeast"/>
        <w:ind w:firstLine="709"/>
        <w:rPr>
          <w:rFonts w:cs="Times New Roman"/>
          <w:szCs w:val="26"/>
        </w:rPr>
      </w:pPr>
      <w:r w:rsidRPr="000A6031">
        <w:rPr>
          <w:rFonts w:cs="Times New Roman"/>
          <w:szCs w:val="26"/>
        </w:rPr>
        <w:t>Mỗi lần phát triển, ứng dụng Anrdroid có thể đóng gói dễ dàng và bán ra thông qua Google Play hoặc Amazon Appstore.</w:t>
      </w:r>
    </w:p>
    <w:p w:rsidR="00E8598C" w:rsidRPr="000A6031" w:rsidRDefault="00E8598C" w:rsidP="00547EC1">
      <w:pPr>
        <w:spacing w:line="26" w:lineRule="atLeast"/>
        <w:ind w:firstLine="709"/>
        <w:rPr>
          <w:rFonts w:cs="Times New Roman"/>
          <w:szCs w:val="26"/>
        </w:rPr>
      </w:pPr>
      <w:r w:rsidRPr="000A6031">
        <w:rPr>
          <w:rFonts w:cs="Times New Roman"/>
          <w:szCs w:val="26"/>
        </w:rPr>
        <w:t>Android được dùng cho hàng trăm triệu thiết bị di động tại hơn 190 quốc gia trên toàn thế giới. Mỗi ngày có hơn 1 triệu thiết bị Android mới được kích hoạt.</w:t>
      </w:r>
    </w:p>
    <w:p w:rsidR="00E8598C" w:rsidRPr="00101651" w:rsidRDefault="00730DE8" w:rsidP="00F82BEF">
      <w:pPr>
        <w:pStyle w:val="Heading3"/>
        <w:ind w:firstLine="0"/>
        <w:rPr>
          <w:rFonts w:cs="Times New Roman"/>
          <w:b w:val="0"/>
          <w:color w:val="auto"/>
          <w:szCs w:val="26"/>
        </w:rPr>
      </w:pPr>
      <w:bookmarkStart w:id="155" w:name="_Toc444810687"/>
      <w:bookmarkStart w:id="156" w:name="_Toc475801484"/>
      <w:bookmarkStart w:id="157" w:name="_Toc475999814"/>
      <w:bookmarkStart w:id="158" w:name="_Toc511914380"/>
      <w:bookmarkStart w:id="159" w:name="_Toc511914460"/>
      <w:bookmarkStart w:id="160" w:name="_Toc512547389"/>
      <w:r w:rsidRPr="00101651">
        <w:rPr>
          <w:rFonts w:cs="Times New Roman"/>
          <w:color w:val="auto"/>
          <w:szCs w:val="26"/>
        </w:rPr>
        <w:t>1.</w:t>
      </w:r>
      <w:r w:rsidRPr="00F82BEF">
        <w:rPr>
          <w:rStyle w:val="Strong"/>
          <w:rFonts w:cs="Times New Roman"/>
          <w:b/>
          <w:color w:val="auto"/>
          <w:szCs w:val="26"/>
        </w:rPr>
        <w:t>5.</w:t>
      </w:r>
      <w:r w:rsidRPr="00101651">
        <w:rPr>
          <w:rStyle w:val="Strong"/>
          <w:rFonts w:cs="Times New Roman"/>
          <w:color w:val="auto"/>
          <w:szCs w:val="26"/>
        </w:rPr>
        <w:t xml:space="preserve">6 </w:t>
      </w:r>
      <w:r w:rsidR="00E8598C" w:rsidRPr="00101651">
        <w:rPr>
          <w:rFonts w:cs="Times New Roman"/>
          <w:color w:val="auto"/>
          <w:szCs w:val="26"/>
        </w:rPr>
        <w:t>Kiến trúc của hệ điều hành Android</w:t>
      </w:r>
      <w:bookmarkEnd w:id="155"/>
      <w:bookmarkEnd w:id="156"/>
      <w:bookmarkEnd w:id="157"/>
      <w:bookmarkEnd w:id="158"/>
      <w:bookmarkEnd w:id="159"/>
      <w:bookmarkEnd w:id="160"/>
    </w:p>
    <w:p w:rsidR="00E8598C" w:rsidRPr="00101651" w:rsidRDefault="00E8598C" w:rsidP="00547EC1">
      <w:pPr>
        <w:spacing w:line="26" w:lineRule="atLeast"/>
        <w:ind w:firstLine="709"/>
        <w:rPr>
          <w:rFonts w:cs="Times New Roman"/>
          <w:szCs w:val="26"/>
        </w:rPr>
      </w:pPr>
      <w:r w:rsidRPr="00101651">
        <w:rPr>
          <w:rFonts w:cs="Times New Roman"/>
          <w:szCs w:val="26"/>
        </w:rPr>
        <w:t>Hệ điều hành Android là một tập hợp của các thành phần phần mềm được chia thành 5 phần và 4 lớp chính:</w:t>
      </w:r>
    </w:p>
    <w:p w:rsidR="00E8598C" w:rsidRPr="00101651" w:rsidRDefault="00E8598C" w:rsidP="00547EC1">
      <w:pPr>
        <w:spacing w:line="26" w:lineRule="atLeast"/>
        <w:ind w:firstLine="709"/>
        <w:rPr>
          <w:rFonts w:cs="Times New Roman"/>
          <w:szCs w:val="26"/>
        </w:rPr>
      </w:pPr>
      <w:r w:rsidRPr="00101651">
        <w:rPr>
          <w:rFonts w:cs="Times New Roman"/>
          <w:noProof/>
          <w:szCs w:val="26"/>
          <w:lang w:eastAsia="en-US"/>
        </w:rPr>
        <w:lastRenderedPageBreak/>
        <w:drawing>
          <wp:inline distT="0" distB="0" distL="0" distR="0" wp14:anchorId="2176277B" wp14:editId="4CD5661C">
            <wp:extent cx="5122504" cy="3305810"/>
            <wp:effectExtent l="0" t="0" r="2540" b="8890"/>
            <wp:docPr id="26" name="Picture 26" descr="https://i0.wp.com/www.mediafire.com/convkey/36db/umsolk8pg6ukt9df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i0.wp.com/www.mediafire.com/convkey/36db/umsolk8pg6ukt9dfg.jp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128576" cy="3309728"/>
                    </a:xfrm>
                    <a:prstGeom prst="rect">
                      <a:avLst/>
                    </a:prstGeom>
                    <a:noFill/>
                    <a:ln>
                      <a:noFill/>
                    </a:ln>
                  </pic:spPr>
                </pic:pic>
              </a:graphicData>
            </a:graphic>
          </wp:inline>
        </w:drawing>
      </w:r>
    </w:p>
    <w:p w:rsidR="008F3934" w:rsidRPr="00101651" w:rsidRDefault="00730DE8" w:rsidP="00547EC1">
      <w:pPr>
        <w:spacing w:line="26" w:lineRule="atLeast"/>
        <w:ind w:firstLine="709"/>
        <w:jc w:val="center"/>
        <w:rPr>
          <w:rStyle w:val="Strong"/>
          <w:rFonts w:cs="Times New Roman"/>
          <w:b w:val="0"/>
          <w:szCs w:val="26"/>
        </w:rPr>
      </w:pPr>
      <w:r w:rsidRPr="00101651">
        <w:rPr>
          <w:rStyle w:val="Strong"/>
          <w:rFonts w:cs="Times New Roman"/>
          <w:b w:val="0"/>
          <w:szCs w:val="26"/>
        </w:rPr>
        <w:t>Hình 1.1: Mô tả kiến</w:t>
      </w:r>
      <w:r w:rsidR="008F3934" w:rsidRPr="00101651">
        <w:rPr>
          <w:rStyle w:val="Strong"/>
          <w:rFonts w:cs="Times New Roman"/>
          <w:b w:val="0"/>
          <w:szCs w:val="26"/>
        </w:rPr>
        <w:t xml:space="preserve"> trúc của hệ điều hành Android</w:t>
      </w:r>
    </w:p>
    <w:p w:rsidR="00E8598C" w:rsidRPr="00101651" w:rsidRDefault="00E8598C" w:rsidP="00155488">
      <w:pPr>
        <w:pStyle w:val="ListParagraph"/>
        <w:numPr>
          <w:ilvl w:val="0"/>
          <w:numId w:val="11"/>
        </w:numPr>
        <w:spacing w:line="26" w:lineRule="atLeast"/>
        <w:rPr>
          <w:rFonts w:cs="Times New Roman"/>
          <w:szCs w:val="26"/>
        </w:rPr>
      </w:pPr>
      <w:r w:rsidRPr="00101651">
        <w:rPr>
          <w:rStyle w:val="Strong"/>
          <w:rFonts w:cs="Times New Roman"/>
          <w:szCs w:val="26"/>
        </w:rPr>
        <w:t>Linux Kernel</w:t>
      </w:r>
    </w:p>
    <w:p w:rsidR="00E8598C" w:rsidRPr="00101651" w:rsidRDefault="00E8598C" w:rsidP="00547EC1">
      <w:pPr>
        <w:spacing w:line="26" w:lineRule="atLeast"/>
        <w:ind w:firstLine="709"/>
        <w:rPr>
          <w:rFonts w:cs="Times New Roman"/>
          <w:szCs w:val="26"/>
        </w:rPr>
      </w:pPr>
      <w:r w:rsidRPr="00101651">
        <w:rPr>
          <w:rFonts w:cs="Times New Roman"/>
          <w:szCs w:val="26"/>
        </w:rPr>
        <w:t>Linux Kernel là lớp thấp nhất. Nó cung cấp các chức năng cơ bản như quản lý tiến trình, quản lý bộ nhớ, quản lý thiết bị như: Camera, bàn phím, màn hình,… Ngoài ra, nó còn quản lý mạng, driver của các thiết bị, điều này gỡ bỏ sự khó khăn về giao tiếp với các thiết bị ngoại vi.</w:t>
      </w:r>
    </w:p>
    <w:p w:rsidR="00E8598C" w:rsidRPr="00101651" w:rsidRDefault="00E8598C" w:rsidP="00155488">
      <w:pPr>
        <w:pStyle w:val="ListParagraph"/>
        <w:numPr>
          <w:ilvl w:val="0"/>
          <w:numId w:val="11"/>
        </w:numPr>
        <w:spacing w:line="26" w:lineRule="atLeast"/>
        <w:rPr>
          <w:rFonts w:cs="Times New Roman"/>
          <w:szCs w:val="26"/>
        </w:rPr>
      </w:pPr>
      <w:r w:rsidRPr="00101651">
        <w:rPr>
          <w:rStyle w:val="Strong"/>
          <w:rFonts w:cs="Times New Roman"/>
          <w:szCs w:val="26"/>
        </w:rPr>
        <w:t>Libraries</w:t>
      </w:r>
    </w:p>
    <w:p w:rsidR="00E8598C" w:rsidRPr="00101651" w:rsidRDefault="00E8598C" w:rsidP="00547EC1">
      <w:pPr>
        <w:spacing w:line="26" w:lineRule="atLeast"/>
        <w:ind w:firstLine="709"/>
        <w:rPr>
          <w:rFonts w:cs="Times New Roman"/>
          <w:szCs w:val="26"/>
        </w:rPr>
      </w:pPr>
      <w:r w:rsidRPr="00101651">
        <w:rPr>
          <w:rFonts w:cs="Times New Roman"/>
          <w:szCs w:val="26"/>
        </w:rPr>
        <w:t>Phía trên Linux Kernel là tập hợp các bộ thư viện mã nguồn mở WebKit, bộ thư viện nổi tiến libc, cơ sở dữ liệu SQLite hữu ích cho việc lưu trữ và chia sẻ dữ liệu, bộ thư viện thể phát, ghi âm về âm thanh, hoặc video. Thư viện SSL chịu trách nhiệm cho bảo mật Internet.</w:t>
      </w:r>
    </w:p>
    <w:p w:rsidR="00E8598C" w:rsidRPr="00101651" w:rsidRDefault="00E8598C" w:rsidP="00155488">
      <w:pPr>
        <w:pStyle w:val="ListParagraph"/>
        <w:numPr>
          <w:ilvl w:val="0"/>
          <w:numId w:val="11"/>
        </w:numPr>
        <w:spacing w:line="26" w:lineRule="atLeast"/>
        <w:rPr>
          <w:rFonts w:cs="Times New Roman"/>
          <w:szCs w:val="26"/>
        </w:rPr>
      </w:pPr>
      <w:r w:rsidRPr="00101651">
        <w:rPr>
          <w:rStyle w:val="Strong"/>
          <w:rFonts w:cs="Times New Roman"/>
          <w:szCs w:val="26"/>
        </w:rPr>
        <w:t>Android Runtime</w:t>
      </w:r>
    </w:p>
    <w:p w:rsidR="00E8598C" w:rsidRPr="00101651" w:rsidRDefault="00E8598C" w:rsidP="00547EC1">
      <w:pPr>
        <w:spacing w:line="26" w:lineRule="atLeast"/>
        <w:ind w:firstLine="709"/>
        <w:rPr>
          <w:rFonts w:cs="Times New Roman"/>
          <w:szCs w:val="26"/>
        </w:rPr>
      </w:pPr>
      <w:r w:rsidRPr="00101651">
        <w:rPr>
          <w:rFonts w:cs="Times New Roman"/>
          <w:szCs w:val="26"/>
        </w:rPr>
        <w:t>Đây là thành phần thứ 3 trong cấu trúc, thuộc về lớp 2 tính từ dưới lên. Phần này cung cấp một thành phần quan trọng gọi là Dalvik Virtual Machine là một máy ảo Java đặt biệt, được thiết kế tối ưu cho Android.</w:t>
      </w:r>
    </w:p>
    <w:p w:rsidR="00E8598C" w:rsidRPr="00101651" w:rsidRDefault="00E8598C" w:rsidP="00547EC1">
      <w:pPr>
        <w:spacing w:line="26" w:lineRule="atLeast"/>
        <w:ind w:firstLine="709"/>
        <w:rPr>
          <w:rFonts w:cs="Times New Roman"/>
          <w:szCs w:val="26"/>
        </w:rPr>
      </w:pPr>
      <w:r w:rsidRPr="00101651">
        <w:rPr>
          <w:rFonts w:cs="Times New Roman"/>
          <w:szCs w:val="26"/>
        </w:rPr>
        <w:t>Máy ảo Dalvik sử dụng các tính năng cốt lõi của Linux như quản lý bộ nhớ, đa luồng, mà thực chất là bên trong ngôn ngữ Java. Máy ảo Dalvik cho phép tất cả các ứng dụng Android chạy trong tiến trình riêng của nó.</w:t>
      </w:r>
    </w:p>
    <w:p w:rsidR="00E8598C" w:rsidRPr="00101651" w:rsidRDefault="00E8598C" w:rsidP="00547EC1">
      <w:pPr>
        <w:spacing w:line="26" w:lineRule="atLeast"/>
        <w:ind w:firstLine="709"/>
        <w:rPr>
          <w:rFonts w:cs="Times New Roman"/>
          <w:szCs w:val="26"/>
        </w:rPr>
      </w:pPr>
      <w:r w:rsidRPr="00101651">
        <w:rPr>
          <w:rFonts w:cs="Times New Roman"/>
          <w:szCs w:val="26"/>
        </w:rPr>
        <w:t>Android Runtime cũng cung cấp bộ thư viện cốt lõi, cho phép các lập trình viên Android sử dụng để viết các ứng dụng Android.</w:t>
      </w:r>
    </w:p>
    <w:p w:rsidR="00E8598C" w:rsidRPr="00101651" w:rsidRDefault="00E8598C" w:rsidP="00155488">
      <w:pPr>
        <w:pStyle w:val="ListParagraph"/>
        <w:numPr>
          <w:ilvl w:val="0"/>
          <w:numId w:val="11"/>
        </w:numPr>
        <w:spacing w:line="26" w:lineRule="atLeast"/>
        <w:rPr>
          <w:rFonts w:cs="Times New Roman"/>
          <w:szCs w:val="26"/>
        </w:rPr>
      </w:pPr>
      <w:r w:rsidRPr="00101651">
        <w:rPr>
          <w:rStyle w:val="Strong"/>
          <w:rFonts w:cs="Times New Roman"/>
          <w:szCs w:val="26"/>
        </w:rPr>
        <w:t>Application Framework</w:t>
      </w:r>
    </w:p>
    <w:p w:rsidR="00E8598C" w:rsidRPr="00101651" w:rsidRDefault="00E8598C" w:rsidP="00547EC1">
      <w:pPr>
        <w:spacing w:line="26" w:lineRule="atLeast"/>
        <w:ind w:firstLine="709"/>
        <w:rPr>
          <w:rFonts w:cs="Times New Roman"/>
          <w:szCs w:val="26"/>
        </w:rPr>
      </w:pPr>
      <w:r w:rsidRPr="00101651">
        <w:rPr>
          <w:rFonts w:cs="Times New Roman"/>
          <w:szCs w:val="26"/>
        </w:rPr>
        <w:lastRenderedPageBreak/>
        <w:t>Lớp Application Framework cung cấp nhiều dịch vụ cấp cao hơn cho các ứng dụng trong các class Java. Các lập trình viên cũng được phép sử dụng các dịch vụ này trong các ứng dụng của họ.</w:t>
      </w:r>
    </w:p>
    <w:p w:rsidR="00E8598C" w:rsidRPr="00101651" w:rsidRDefault="00E8598C" w:rsidP="00155488">
      <w:pPr>
        <w:pStyle w:val="ListParagraph"/>
        <w:numPr>
          <w:ilvl w:val="0"/>
          <w:numId w:val="11"/>
        </w:numPr>
        <w:spacing w:line="26" w:lineRule="atLeast"/>
        <w:rPr>
          <w:rFonts w:cs="Times New Roman"/>
          <w:szCs w:val="26"/>
        </w:rPr>
      </w:pPr>
      <w:r w:rsidRPr="00101651">
        <w:rPr>
          <w:rStyle w:val="Strong"/>
          <w:rFonts w:cs="Times New Roman"/>
          <w:szCs w:val="26"/>
        </w:rPr>
        <w:t>Applications</w:t>
      </w:r>
    </w:p>
    <w:p w:rsidR="00730DE8" w:rsidRPr="00101651" w:rsidRDefault="00730DE8" w:rsidP="00730DE8">
      <w:pPr>
        <w:spacing w:line="26" w:lineRule="atLeast"/>
        <w:ind w:firstLine="709"/>
        <w:rPr>
          <w:rFonts w:cs="Times New Roman"/>
          <w:szCs w:val="26"/>
        </w:rPr>
      </w:pPr>
      <w:r w:rsidRPr="00101651">
        <w:rPr>
          <w:rFonts w:cs="Times New Roman"/>
          <w:szCs w:val="26"/>
        </w:rPr>
        <w:t xml:space="preserve">Ở đây </w:t>
      </w:r>
      <w:r w:rsidR="00E8598C" w:rsidRPr="00101651">
        <w:rPr>
          <w:rFonts w:cs="Times New Roman"/>
          <w:szCs w:val="26"/>
        </w:rPr>
        <w:t xml:space="preserve">sẽ thấy tất cả các ứng dụng Android ở lớp trên cùng. Ứng dụng </w:t>
      </w:r>
      <w:r w:rsidRPr="00101651">
        <w:rPr>
          <w:rFonts w:cs="Times New Roman"/>
          <w:szCs w:val="26"/>
        </w:rPr>
        <w:t>được</w:t>
      </w:r>
      <w:r w:rsidR="00E8598C" w:rsidRPr="00101651">
        <w:rPr>
          <w:rFonts w:cs="Times New Roman"/>
          <w:szCs w:val="26"/>
        </w:rPr>
        <w:t xml:space="preserve"> </w:t>
      </w:r>
      <w:r w:rsidRPr="00101651">
        <w:rPr>
          <w:rFonts w:cs="Times New Roman"/>
          <w:szCs w:val="26"/>
        </w:rPr>
        <w:t>lập trình</w:t>
      </w:r>
      <w:r w:rsidR="00E8598C" w:rsidRPr="00101651">
        <w:rPr>
          <w:rFonts w:cs="Times New Roman"/>
          <w:szCs w:val="26"/>
        </w:rPr>
        <w:t xml:space="preserve"> sẽ được cài đặt vào lớp này.</w:t>
      </w:r>
    </w:p>
    <w:p w:rsidR="009D1BE1" w:rsidRPr="00101651" w:rsidRDefault="009D1BE1" w:rsidP="009D1BE1">
      <w:pPr>
        <w:rPr>
          <w:rFonts w:cs="Times New Roman"/>
          <w:szCs w:val="26"/>
        </w:rPr>
      </w:pPr>
      <w:bookmarkStart w:id="161" w:name="_Toc444810688"/>
      <w:bookmarkStart w:id="162" w:name="_Toc475801485"/>
      <w:bookmarkStart w:id="163" w:name="_Toc475999815"/>
    </w:p>
    <w:p w:rsidR="00F46D1D" w:rsidRPr="009D1BE1" w:rsidRDefault="00E8598C" w:rsidP="00155488">
      <w:pPr>
        <w:pStyle w:val="ListParagraph"/>
        <w:numPr>
          <w:ilvl w:val="2"/>
          <w:numId w:val="38"/>
        </w:numPr>
        <w:spacing w:line="26" w:lineRule="atLeast"/>
        <w:outlineLvl w:val="2"/>
        <w:rPr>
          <w:rFonts w:cs="Times New Roman"/>
          <w:b/>
          <w:szCs w:val="26"/>
        </w:rPr>
      </w:pPr>
      <w:bookmarkStart w:id="164" w:name="_Toc511914381"/>
      <w:bookmarkStart w:id="165" w:name="_Toc511914461"/>
      <w:bookmarkStart w:id="166" w:name="_Toc512547390"/>
      <w:r w:rsidRPr="009D1BE1">
        <w:rPr>
          <w:rFonts w:cs="Times New Roman"/>
          <w:b/>
          <w:szCs w:val="26"/>
        </w:rPr>
        <w:t>Các thành phần cơ bản của một ứng dụng android</w:t>
      </w:r>
      <w:bookmarkEnd w:id="161"/>
      <w:bookmarkEnd w:id="162"/>
      <w:bookmarkEnd w:id="163"/>
      <w:bookmarkEnd w:id="164"/>
      <w:bookmarkEnd w:id="165"/>
      <w:bookmarkEnd w:id="166"/>
    </w:p>
    <w:p w:rsidR="00F46D1D" w:rsidRDefault="00E8598C" w:rsidP="00F46D1D">
      <w:r w:rsidRPr="00F46D1D">
        <w:t>Thành phần ứng dụng là khối kiến trúc cơ bản của ứng dụng Android. Các thành phần này được liên kết lỏng lẻo bởi các tập tin kê khai ứng dụng:</w:t>
      </w:r>
    </w:p>
    <w:p w:rsidR="00F46D1D" w:rsidRPr="00F46D1D" w:rsidRDefault="00E8598C" w:rsidP="00F46D1D">
      <w:r w:rsidRPr="00F46D1D">
        <w:t> AndroidManifest.xml, mô tả mỗi thành phần của ứng dụng và cách chúng tương tác.</w:t>
      </w:r>
    </w:p>
    <w:p w:rsidR="00E8598C" w:rsidRPr="00F46D1D" w:rsidRDefault="00730DE8" w:rsidP="00F46D1D">
      <w:r w:rsidRPr="00F46D1D">
        <w:t>Bốn</w:t>
      </w:r>
      <w:r w:rsidR="00E8598C" w:rsidRPr="00F46D1D">
        <w:t xml:space="preserve"> thành phần chính được sử dụng trong ứng dụng Android:</w:t>
      </w:r>
    </w:p>
    <w:p w:rsidR="00E8598C" w:rsidRPr="00730DE8" w:rsidRDefault="00E8598C" w:rsidP="00155488">
      <w:pPr>
        <w:pStyle w:val="ListParagraph"/>
        <w:numPr>
          <w:ilvl w:val="0"/>
          <w:numId w:val="12"/>
        </w:numPr>
      </w:pPr>
      <w:r w:rsidRPr="00730DE8">
        <w:rPr>
          <w:b/>
        </w:rPr>
        <w:t>Activities</w:t>
      </w:r>
      <w:r w:rsidRPr="00730DE8">
        <w:t>: Ra lệnh cho giao diện và xử lý tương tác của người dùng với màn hình smartPhone.</w:t>
      </w:r>
    </w:p>
    <w:p w:rsidR="00E8598C" w:rsidRPr="00730DE8" w:rsidRDefault="00E8598C" w:rsidP="00155488">
      <w:pPr>
        <w:pStyle w:val="ListParagraph"/>
        <w:numPr>
          <w:ilvl w:val="0"/>
          <w:numId w:val="12"/>
        </w:numPr>
      </w:pPr>
      <w:r w:rsidRPr="00730DE8">
        <w:rPr>
          <w:b/>
        </w:rPr>
        <w:t>Services</w:t>
      </w:r>
      <w:r w:rsidRPr="00730DE8">
        <w:t>: Là thành phần chạy phía sau, chạy bên trong của mỗi ứng dụng.</w:t>
      </w:r>
    </w:p>
    <w:p w:rsidR="00E8598C" w:rsidRPr="00730DE8" w:rsidRDefault="00E8598C" w:rsidP="00155488">
      <w:pPr>
        <w:pStyle w:val="ListParagraph"/>
        <w:numPr>
          <w:ilvl w:val="0"/>
          <w:numId w:val="12"/>
        </w:numPr>
      </w:pPr>
      <w:r w:rsidRPr="00730DE8">
        <w:rPr>
          <w:b/>
        </w:rPr>
        <w:t>Broadcast</w:t>
      </w:r>
      <w:r w:rsidRPr="00730DE8">
        <w:t xml:space="preserve"> Receivers: Xử lý việc giao tiếp giữa HĐH Android và ứng dụng.</w:t>
      </w:r>
    </w:p>
    <w:p w:rsidR="00730DE8" w:rsidRPr="00730DE8" w:rsidRDefault="00E8598C" w:rsidP="00155488">
      <w:pPr>
        <w:pStyle w:val="ListParagraph"/>
        <w:numPr>
          <w:ilvl w:val="0"/>
          <w:numId w:val="12"/>
        </w:numPr>
      </w:pPr>
      <w:r w:rsidRPr="00730DE8">
        <w:rPr>
          <w:b/>
        </w:rPr>
        <w:t>Content Providers</w:t>
      </w:r>
      <w:r w:rsidRPr="00730DE8">
        <w:t>: Xử lý dữ liệu và  các vấn đề về quản lý cơ sở dữ liệu.</w:t>
      </w:r>
    </w:p>
    <w:p w:rsidR="00E8598C" w:rsidRPr="00730DE8" w:rsidRDefault="00E8598C" w:rsidP="00155488">
      <w:pPr>
        <w:pStyle w:val="ListParagraph"/>
        <w:numPr>
          <w:ilvl w:val="0"/>
          <w:numId w:val="13"/>
        </w:numPr>
        <w:spacing w:line="26" w:lineRule="atLeast"/>
        <w:rPr>
          <w:rFonts w:eastAsia="Times New Roman" w:cs="Times New Roman"/>
          <w:b/>
          <w:szCs w:val="26"/>
        </w:rPr>
      </w:pPr>
      <w:bookmarkStart w:id="167" w:name="_Toc444810689"/>
      <w:bookmarkStart w:id="168" w:name="_Toc475801486"/>
      <w:bookmarkStart w:id="169" w:name="_Toc475999816"/>
      <w:r w:rsidRPr="00730DE8">
        <w:rPr>
          <w:rFonts w:eastAsia="Times New Roman" w:cs="Times New Roman"/>
          <w:b/>
          <w:szCs w:val="26"/>
        </w:rPr>
        <w:t>Activity</w:t>
      </w:r>
      <w:bookmarkEnd w:id="167"/>
      <w:bookmarkEnd w:id="168"/>
      <w:bookmarkEnd w:id="169"/>
    </w:p>
    <w:p w:rsidR="00730DE8" w:rsidRDefault="00E8598C" w:rsidP="00547EC1">
      <w:pPr>
        <w:spacing w:line="26" w:lineRule="atLeast"/>
        <w:ind w:firstLine="709"/>
        <w:rPr>
          <w:rFonts w:eastAsia="Times New Roman" w:cs="Times New Roman"/>
          <w:szCs w:val="26"/>
        </w:rPr>
      </w:pPr>
      <w:r w:rsidRPr="00730DE8">
        <w:rPr>
          <w:rFonts w:eastAsia="Times New Roman" w:cs="Times New Roman"/>
          <w:szCs w:val="26"/>
        </w:rPr>
        <w:t>Một </w:t>
      </w:r>
      <w:r w:rsidRPr="00730DE8">
        <w:rPr>
          <w:rFonts w:eastAsia="Times New Roman" w:cs="Times New Roman"/>
          <w:bCs/>
          <w:szCs w:val="26"/>
        </w:rPr>
        <w:t>Activity</w:t>
      </w:r>
      <w:r w:rsidRPr="00730DE8">
        <w:rPr>
          <w:rFonts w:eastAsia="Times New Roman" w:cs="Times New Roman"/>
          <w:szCs w:val="26"/>
        </w:rPr>
        <w:t> đại diện cho một màn hình với một giao diện người dùng.</w:t>
      </w:r>
    </w:p>
    <w:p w:rsidR="00E8598C" w:rsidRPr="00730DE8" w:rsidRDefault="00E8598C" w:rsidP="00547EC1">
      <w:pPr>
        <w:spacing w:line="26" w:lineRule="atLeast"/>
        <w:ind w:firstLine="709"/>
        <w:rPr>
          <w:rFonts w:eastAsia="Times New Roman" w:cs="Times New Roman"/>
          <w:szCs w:val="26"/>
        </w:rPr>
      </w:pPr>
      <w:r w:rsidRPr="00730DE8">
        <w:rPr>
          <w:rFonts w:eastAsia="Times New Roman" w:cs="Times New Roman"/>
          <w:szCs w:val="26"/>
        </w:rPr>
        <w:t>V</w:t>
      </w:r>
      <w:r w:rsidR="00730DE8">
        <w:rPr>
          <w:rFonts w:eastAsia="Times New Roman" w:cs="Times New Roman"/>
          <w:szCs w:val="26"/>
        </w:rPr>
        <w:t xml:space="preserve">í </w:t>
      </w:r>
      <w:r w:rsidRPr="00730DE8">
        <w:rPr>
          <w:rFonts w:eastAsia="Times New Roman" w:cs="Times New Roman"/>
          <w:szCs w:val="26"/>
        </w:rPr>
        <w:t>D</w:t>
      </w:r>
      <w:r w:rsidR="00730DE8">
        <w:rPr>
          <w:rFonts w:eastAsia="Times New Roman" w:cs="Times New Roman"/>
          <w:szCs w:val="26"/>
        </w:rPr>
        <w:t>ụ</w:t>
      </w:r>
      <w:r w:rsidRPr="00730DE8">
        <w:rPr>
          <w:rFonts w:eastAsia="Times New Roman" w:cs="Times New Roman"/>
          <w:szCs w:val="26"/>
        </w:rPr>
        <w:t xml:space="preserve">: Một ứng dụng </w:t>
      </w:r>
      <w:r w:rsidR="00F46D1D">
        <w:rPr>
          <w:rFonts w:eastAsia="Times New Roman" w:cs="Times New Roman"/>
          <w:szCs w:val="26"/>
        </w:rPr>
        <w:t>e</w:t>
      </w:r>
      <w:r w:rsidRPr="00730DE8">
        <w:rPr>
          <w:rFonts w:eastAsia="Times New Roman" w:cs="Times New Roman"/>
          <w:szCs w:val="26"/>
        </w:rPr>
        <w:t>mail sẽ có một </w:t>
      </w:r>
      <w:r w:rsidRPr="00730DE8">
        <w:rPr>
          <w:rFonts w:eastAsia="Times New Roman" w:cs="Times New Roman"/>
          <w:bCs/>
          <w:szCs w:val="26"/>
        </w:rPr>
        <w:t>Activity</w:t>
      </w:r>
      <w:r w:rsidRPr="00730DE8">
        <w:rPr>
          <w:rFonts w:eastAsia="Times New Roman" w:cs="Times New Roman"/>
          <w:szCs w:val="26"/>
        </w:rPr>
        <w:t xml:space="preserve"> để hiển thị tất cả các </w:t>
      </w:r>
      <w:r w:rsidR="00F46D1D">
        <w:rPr>
          <w:rFonts w:eastAsia="Times New Roman" w:cs="Times New Roman"/>
          <w:szCs w:val="26"/>
        </w:rPr>
        <w:t>e</w:t>
      </w:r>
      <w:r w:rsidRPr="00730DE8">
        <w:rPr>
          <w:rFonts w:eastAsia="Times New Roman" w:cs="Times New Roman"/>
          <w:szCs w:val="26"/>
        </w:rPr>
        <w:t>mail, một </w:t>
      </w:r>
      <w:r w:rsidRPr="00730DE8">
        <w:rPr>
          <w:rFonts w:eastAsia="Times New Roman" w:cs="Times New Roman"/>
          <w:bCs/>
          <w:szCs w:val="26"/>
        </w:rPr>
        <w:t>Activity</w:t>
      </w:r>
      <w:r w:rsidRPr="00730DE8">
        <w:rPr>
          <w:rFonts w:eastAsia="Times New Roman" w:cs="Times New Roman"/>
          <w:szCs w:val="26"/>
        </w:rPr>
        <w:t xml:space="preserve"> khác để để soạn </w:t>
      </w:r>
      <w:r w:rsidR="00F46D1D">
        <w:rPr>
          <w:rFonts w:eastAsia="Times New Roman" w:cs="Times New Roman"/>
          <w:szCs w:val="26"/>
        </w:rPr>
        <w:t>e</w:t>
      </w:r>
      <w:r w:rsidRPr="00730DE8">
        <w:rPr>
          <w:rFonts w:eastAsia="Times New Roman" w:cs="Times New Roman"/>
          <w:szCs w:val="26"/>
        </w:rPr>
        <w:t>mail, một</w:t>
      </w:r>
      <w:r w:rsidRPr="00730DE8">
        <w:rPr>
          <w:rFonts w:eastAsia="Times New Roman" w:cs="Times New Roman"/>
          <w:bCs/>
          <w:szCs w:val="26"/>
        </w:rPr>
        <w:t>Activity</w:t>
      </w:r>
      <w:r w:rsidRPr="00730DE8">
        <w:rPr>
          <w:rFonts w:eastAsia="Times New Roman" w:cs="Times New Roman"/>
          <w:szCs w:val="26"/>
        </w:rPr>
        <w:t xml:space="preserve"> khác để đọc </w:t>
      </w:r>
      <w:r w:rsidR="00F46D1D">
        <w:rPr>
          <w:rFonts w:eastAsia="Times New Roman" w:cs="Times New Roman"/>
          <w:szCs w:val="26"/>
        </w:rPr>
        <w:t>e</w:t>
      </w:r>
      <w:r w:rsidRPr="00730DE8">
        <w:rPr>
          <w:rFonts w:eastAsia="Times New Roman" w:cs="Times New Roman"/>
          <w:szCs w:val="26"/>
        </w:rPr>
        <w:t>mail. Nếu một ứng dụng có nhiều hơn 1 Activity thì một trong số chúng sẽ được đánh dấu là </w:t>
      </w:r>
      <w:r w:rsidRPr="00730DE8">
        <w:rPr>
          <w:rFonts w:eastAsia="Times New Roman" w:cs="Times New Roman"/>
          <w:bCs/>
          <w:szCs w:val="26"/>
        </w:rPr>
        <w:t>Activity</w:t>
      </w:r>
      <w:r w:rsidRPr="00730DE8">
        <w:rPr>
          <w:rFonts w:eastAsia="Times New Roman" w:cs="Times New Roman"/>
          <w:szCs w:val="26"/>
        </w:rPr>
        <w:t> hiển thị đầu tiên khi ứng dụng khởi chạy.</w:t>
      </w:r>
    </w:p>
    <w:p w:rsidR="00E8598C" w:rsidRPr="00F46D1D" w:rsidRDefault="00E8598C" w:rsidP="00547EC1">
      <w:pPr>
        <w:spacing w:line="26" w:lineRule="atLeast"/>
        <w:ind w:firstLine="709"/>
        <w:rPr>
          <w:rFonts w:eastAsia="Times New Roman" w:cs="Times New Roman"/>
          <w:szCs w:val="26"/>
        </w:rPr>
      </w:pPr>
      <w:r w:rsidRPr="00F46D1D">
        <w:rPr>
          <w:rFonts w:eastAsia="Times New Roman" w:cs="Times New Roman"/>
          <w:bCs/>
          <w:szCs w:val="26"/>
        </w:rPr>
        <w:t>Android</w:t>
      </w:r>
      <w:r w:rsidRPr="00F46D1D">
        <w:rPr>
          <w:rFonts w:eastAsia="Times New Roman" w:cs="Times New Roman"/>
          <w:szCs w:val="26"/>
        </w:rPr>
        <w:t xml:space="preserve">  khởi đầu bởi </w:t>
      </w:r>
      <w:r w:rsidR="00F46D1D">
        <w:rPr>
          <w:rFonts w:eastAsia="Times New Roman" w:cs="Times New Roman"/>
          <w:szCs w:val="26"/>
        </w:rPr>
        <w:t>một</w:t>
      </w:r>
      <w:r w:rsidRPr="00F46D1D">
        <w:rPr>
          <w:rFonts w:eastAsia="Times New Roman" w:cs="Times New Roman"/>
          <w:szCs w:val="26"/>
        </w:rPr>
        <w:t> </w:t>
      </w:r>
      <w:r w:rsidRPr="00F46D1D">
        <w:rPr>
          <w:rFonts w:eastAsia="Times New Roman" w:cs="Times New Roman"/>
          <w:bCs/>
          <w:szCs w:val="26"/>
        </w:rPr>
        <w:t>activity</w:t>
      </w:r>
      <w:r w:rsidRPr="00F46D1D">
        <w:rPr>
          <w:rFonts w:eastAsia="Times New Roman" w:cs="Times New Roman"/>
          <w:szCs w:val="26"/>
        </w:rPr>
        <w:t> được đánh dấu là khởi đầu bằng cách gọi phương thức </w:t>
      </w:r>
      <w:r w:rsidRPr="00F46D1D">
        <w:rPr>
          <w:rFonts w:ascii="Consolas" w:eastAsia="Times New Roman" w:hAnsi="Consolas" w:cs="Times New Roman"/>
          <w:bCs/>
          <w:szCs w:val="26"/>
        </w:rPr>
        <w:t>onCreate</w:t>
      </w:r>
      <w:r w:rsidR="007B4EAB">
        <w:rPr>
          <w:rFonts w:ascii="Consolas" w:eastAsia="Times New Roman" w:hAnsi="Consolas" w:cs="Times New Roman"/>
          <w:bCs/>
          <w:szCs w:val="26"/>
        </w:rPr>
        <w:t xml:space="preserve">(): </w:t>
      </w:r>
      <w:r w:rsidRPr="00F46D1D">
        <w:rPr>
          <w:rFonts w:ascii="Consolas" w:eastAsia="Times New Roman" w:hAnsi="Consolas" w:cs="Times New Roman"/>
          <w:szCs w:val="26"/>
        </w:rPr>
        <w:t>.</w:t>
      </w:r>
      <w:r w:rsidRPr="00F46D1D">
        <w:rPr>
          <w:rFonts w:eastAsia="Times New Roman" w:cs="Times New Roman"/>
          <w:szCs w:val="26"/>
        </w:rPr>
        <w:t xml:space="preserve"> Có một chuỗi các phương thức được gọi để bắt đầu một </w:t>
      </w:r>
      <w:r w:rsidRPr="00F46D1D">
        <w:rPr>
          <w:rFonts w:eastAsia="Times New Roman" w:cs="Times New Roman"/>
          <w:bCs/>
          <w:szCs w:val="26"/>
        </w:rPr>
        <w:t>activity</w:t>
      </w:r>
      <w:r w:rsidRPr="00F46D1D">
        <w:rPr>
          <w:rFonts w:eastAsia="Times New Roman" w:cs="Times New Roman"/>
          <w:szCs w:val="26"/>
        </w:rPr>
        <w:t xml:space="preserve"> và một chuỗi các phương thức khác để hủy </w:t>
      </w:r>
      <w:r w:rsidR="00F46D1D">
        <w:rPr>
          <w:rFonts w:eastAsia="Times New Roman" w:cs="Times New Roman"/>
          <w:szCs w:val="26"/>
        </w:rPr>
        <w:t>một</w:t>
      </w:r>
      <w:r w:rsidRPr="00F46D1D">
        <w:rPr>
          <w:rFonts w:eastAsia="Times New Roman" w:cs="Times New Roman"/>
          <w:szCs w:val="26"/>
        </w:rPr>
        <w:t> </w:t>
      </w:r>
      <w:r w:rsidRPr="00F46D1D">
        <w:rPr>
          <w:rFonts w:eastAsia="Times New Roman" w:cs="Times New Roman"/>
          <w:bCs/>
          <w:szCs w:val="26"/>
        </w:rPr>
        <w:t>activity</w:t>
      </w:r>
      <w:r w:rsidRPr="00F46D1D">
        <w:rPr>
          <w:rFonts w:eastAsia="Times New Roman" w:cs="Times New Roman"/>
          <w:szCs w:val="26"/>
        </w:rPr>
        <w:t>, như hình bên dưới:</w:t>
      </w:r>
    </w:p>
    <w:p w:rsidR="00E8598C" w:rsidRPr="000A6031" w:rsidRDefault="00E8598C" w:rsidP="00547EC1">
      <w:pPr>
        <w:spacing w:line="26" w:lineRule="atLeast"/>
        <w:ind w:firstLine="709"/>
        <w:jc w:val="center"/>
        <w:rPr>
          <w:rFonts w:eastAsia="Times New Roman" w:cs="Times New Roman"/>
          <w:szCs w:val="26"/>
        </w:rPr>
      </w:pPr>
      <w:r w:rsidRPr="000A6031">
        <w:rPr>
          <w:rFonts w:eastAsia="Times New Roman" w:cs="Times New Roman"/>
          <w:noProof/>
          <w:szCs w:val="26"/>
          <w:lang w:eastAsia="en-US"/>
        </w:rPr>
        <w:lastRenderedPageBreak/>
        <w:drawing>
          <wp:inline distT="0" distB="0" distL="0" distR="0" wp14:anchorId="31BB2481" wp14:editId="737424A7">
            <wp:extent cx="5028958" cy="6507678"/>
            <wp:effectExtent l="0" t="0" r="635" b="0"/>
            <wp:docPr id="36" name="Picture 36" descr="https://i0.wp.com/www.mediafire.com/convkey/f0a8/jo4vile4mbe5u6zf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i0.wp.com/www.mediafire.com/convkey/f0a8/jo4vile4mbe5u6zfg.jp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036887" cy="6517938"/>
                    </a:xfrm>
                    <a:prstGeom prst="rect">
                      <a:avLst/>
                    </a:prstGeom>
                    <a:noFill/>
                    <a:ln>
                      <a:noFill/>
                    </a:ln>
                  </pic:spPr>
                </pic:pic>
              </a:graphicData>
            </a:graphic>
          </wp:inline>
        </w:drawing>
      </w:r>
    </w:p>
    <w:p w:rsidR="008F3934" w:rsidRPr="000A6031" w:rsidRDefault="008F3934" w:rsidP="00547EC1">
      <w:pPr>
        <w:spacing w:line="26" w:lineRule="atLeast"/>
        <w:ind w:firstLine="709"/>
        <w:jc w:val="center"/>
        <w:rPr>
          <w:rFonts w:eastAsia="Times New Roman" w:cs="Times New Roman"/>
          <w:szCs w:val="26"/>
        </w:rPr>
      </w:pPr>
      <w:r w:rsidRPr="000A6031">
        <w:rPr>
          <w:rFonts w:eastAsia="Times New Roman" w:cs="Times New Roman"/>
          <w:szCs w:val="26"/>
        </w:rPr>
        <w:t>Hình 1.2: Vòng đời của một Activity</w:t>
      </w:r>
    </w:p>
    <w:p w:rsidR="00E8598C" w:rsidRPr="00F46D1D" w:rsidRDefault="00E8598C" w:rsidP="00780F64">
      <w:pPr>
        <w:ind w:firstLine="709"/>
      </w:pPr>
      <w:r w:rsidRPr="00F46D1D">
        <w:t>Class Activity định nghĩa nhiều phương thức cho các sự kiện, không cần phải thực thi tất cả các phương thức này, tuy nhiên việc hiểu rõ và áp dụng chúng vào ứng dụng khá quan trọng, giúp cho ứng dụng có các hành vi như mong đợi của người dùng.</w:t>
      </w:r>
    </w:p>
    <w:p w:rsidR="00E8598C" w:rsidRPr="00F46D1D" w:rsidRDefault="00E8598C" w:rsidP="00155488">
      <w:pPr>
        <w:pStyle w:val="ListParagraph"/>
        <w:numPr>
          <w:ilvl w:val="0"/>
          <w:numId w:val="14"/>
        </w:numPr>
      </w:pPr>
      <w:r w:rsidRPr="00780F64">
        <w:rPr>
          <w:rFonts w:ascii="Consolas" w:hAnsi="Consolas"/>
        </w:rPr>
        <w:t>onCreate</w:t>
      </w:r>
      <w:r w:rsidR="007B4EAB">
        <w:rPr>
          <w:rFonts w:ascii="Consolas" w:hAnsi="Consolas"/>
        </w:rPr>
        <w:t xml:space="preserve">(): </w:t>
      </w:r>
      <w:r w:rsidR="00F46D1D" w:rsidRPr="00780F64">
        <w:rPr>
          <w:rFonts w:ascii="Consolas" w:hAnsi="Consolas"/>
        </w:rPr>
        <w:t xml:space="preserve">: </w:t>
      </w:r>
      <w:r w:rsidR="00F46D1D">
        <w:t>P</w:t>
      </w:r>
      <w:r w:rsidRPr="00F46D1D">
        <w:t>hương thức đầu tiên được gọi dùng để tạo một activity vào lần đầu tiên </w:t>
      </w:r>
      <w:r w:rsidR="00F46D1D">
        <w:t>A</w:t>
      </w:r>
      <w:r w:rsidRPr="00F46D1D">
        <w:t>ctivity được gọi.</w:t>
      </w:r>
    </w:p>
    <w:p w:rsidR="00E8598C" w:rsidRPr="00780F64" w:rsidRDefault="00E8598C" w:rsidP="00155488">
      <w:pPr>
        <w:pStyle w:val="ListParagraph"/>
        <w:numPr>
          <w:ilvl w:val="0"/>
          <w:numId w:val="14"/>
        </w:numPr>
      </w:pPr>
      <w:r w:rsidRPr="00780F64">
        <w:rPr>
          <w:rFonts w:ascii="Consolas" w:hAnsi="Consolas"/>
        </w:rPr>
        <w:t>onStart</w:t>
      </w:r>
      <w:r w:rsidR="007B4EAB">
        <w:rPr>
          <w:rFonts w:ascii="Consolas" w:hAnsi="Consolas"/>
        </w:rPr>
        <w:t xml:space="preserve">(): </w:t>
      </w:r>
      <w:r w:rsidR="00F46D1D" w:rsidRPr="00780F64">
        <w:rPr>
          <w:rFonts w:ascii="Consolas" w:hAnsi="Consolas"/>
        </w:rPr>
        <w:t>:</w:t>
      </w:r>
      <w:r w:rsidR="00F46D1D" w:rsidRPr="00780F64">
        <w:t xml:space="preserve"> </w:t>
      </w:r>
      <w:r w:rsidR="00780F64">
        <w:t xml:space="preserve"> Thực hiện</w:t>
      </w:r>
      <w:r w:rsidRPr="00780F64">
        <w:t xml:space="preserve"> khi nó hiện hữu với người dùng.</w:t>
      </w:r>
    </w:p>
    <w:p w:rsidR="00E8598C" w:rsidRPr="00780F64" w:rsidRDefault="00E8598C" w:rsidP="00155488">
      <w:pPr>
        <w:pStyle w:val="ListParagraph"/>
        <w:numPr>
          <w:ilvl w:val="0"/>
          <w:numId w:val="14"/>
        </w:numPr>
      </w:pPr>
      <w:r w:rsidRPr="00780F64">
        <w:rPr>
          <w:rFonts w:ascii="Consolas" w:hAnsi="Consolas"/>
        </w:rPr>
        <w:lastRenderedPageBreak/>
        <w:t>onResume</w:t>
      </w:r>
      <w:r w:rsidR="007B4EAB">
        <w:rPr>
          <w:rFonts w:ascii="Consolas" w:hAnsi="Consolas"/>
        </w:rPr>
        <w:t xml:space="preserve">(): </w:t>
      </w:r>
      <w:r w:rsidRPr="00780F64">
        <w:rPr>
          <w:rFonts w:ascii="Consolas" w:hAnsi="Consolas"/>
        </w:rPr>
        <w:t>:</w:t>
      </w:r>
      <w:r w:rsidR="00780F64">
        <w:rPr>
          <w:rFonts w:ascii="Consolas" w:hAnsi="Consolas"/>
        </w:rPr>
        <w:t xml:space="preserve"> </w:t>
      </w:r>
      <w:r w:rsidR="00780F64">
        <w:t>Thực hiện</w:t>
      </w:r>
      <w:r w:rsidR="00780F64" w:rsidRPr="00780F64">
        <w:t xml:space="preserve"> </w:t>
      </w:r>
      <w:r w:rsidRPr="00780F64">
        <w:t>khi người dùng tương tác với các ứng dụng.</w:t>
      </w:r>
    </w:p>
    <w:p w:rsidR="00E8598C" w:rsidRPr="00780F64" w:rsidRDefault="00E8598C" w:rsidP="00155488">
      <w:pPr>
        <w:pStyle w:val="ListParagraph"/>
        <w:numPr>
          <w:ilvl w:val="0"/>
          <w:numId w:val="14"/>
        </w:numPr>
      </w:pPr>
      <w:r w:rsidRPr="00780F64">
        <w:rPr>
          <w:rFonts w:ascii="Consolas" w:hAnsi="Consolas"/>
        </w:rPr>
        <w:t>onPause</w:t>
      </w:r>
      <w:r w:rsidR="007B4EAB">
        <w:rPr>
          <w:rFonts w:ascii="Consolas" w:hAnsi="Consolas"/>
        </w:rPr>
        <w:t xml:space="preserve">(): </w:t>
      </w:r>
      <w:r w:rsidRPr="00780F64">
        <w:rPr>
          <w:rFonts w:ascii="Consolas" w:hAnsi="Consolas"/>
        </w:rPr>
        <w:t>:</w:t>
      </w:r>
      <w:r w:rsidRPr="00780F64">
        <w:t xml:space="preserve"> </w:t>
      </w:r>
      <w:r w:rsidR="00780F64">
        <w:t xml:space="preserve"> </w:t>
      </w:r>
      <w:r w:rsidRPr="00780F64">
        <w:t>Tạm dừng một </w:t>
      </w:r>
      <w:r w:rsidR="00780F64">
        <w:t>A</w:t>
      </w:r>
      <w:r w:rsidRPr="00780F64">
        <w:t>ctivity, không nhận dữ liệu do người dùng nhập vào và không thế thực thi lệnh nào. Phương thức này được gọi khi activity hiện tại đang được tạm dừng, và activity trước đó đang được tiếp tục.</w:t>
      </w:r>
    </w:p>
    <w:p w:rsidR="00E8598C" w:rsidRPr="00780F64" w:rsidRDefault="00E8598C" w:rsidP="00155488">
      <w:pPr>
        <w:pStyle w:val="ListParagraph"/>
        <w:numPr>
          <w:ilvl w:val="0"/>
          <w:numId w:val="14"/>
        </w:numPr>
      </w:pPr>
      <w:r w:rsidRPr="00780F64">
        <w:rPr>
          <w:rFonts w:ascii="Consolas" w:hAnsi="Consolas"/>
        </w:rPr>
        <w:t>onStop</w:t>
      </w:r>
      <w:r w:rsidR="007B4EAB">
        <w:rPr>
          <w:rFonts w:ascii="Consolas" w:hAnsi="Consolas"/>
        </w:rPr>
        <w:t xml:space="preserve">(): </w:t>
      </w:r>
      <w:r w:rsidRPr="00780F64">
        <w:rPr>
          <w:rFonts w:ascii="Consolas" w:hAnsi="Consolas"/>
        </w:rPr>
        <w:t>:</w:t>
      </w:r>
      <w:r w:rsidR="00780F64">
        <w:rPr>
          <w:rFonts w:ascii="Consolas" w:hAnsi="Consolas"/>
        </w:rPr>
        <w:t xml:space="preserve"> </w:t>
      </w:r>
      <w:r w:rsidR="00780F64">
        <w:t>Thực hiện</w:t>
      </w:r>
      <w:r w:rsidR="00780F64" w:rsidRPr="00780F64">
        <w:t xml:space="preserve"> </w:t>
      </w:r>
      <w:r w:rsidRPr="00780F64">
        <w:t>một activity đã không được nhìn thấy trong thời gian dài.</w:t>
      </w:r>
    </w:p>
    <w:p w:rsidR="00E8598C" w:rsidRPr="00780F64" w:rsidRDefault="00E8598C" w:rsidP="00155488">
      <w:pPr>
        <w:pStyle w:val="ListParagraph"/>
        <w:numPr>
          <w:ilvl w:val="0"/>
          <w:numId w:val="14"/>
        </w:numPr>
      </w:pPr>
      <w:r w:rsidRPr="00780F64">
        <w:rPr>
          <w:rFonts w:ascii="Consolas" w:hAnsi="Consolas"/>
        </w:rPr>
        <w:t>onDestroy</w:t>
      </w:r>
      <w:r w:rsidR="007B4EAB">
        <w:rPr>
          <w:rFonts w:ascii="Consolas" w:hAnsi="Consolas"/>
        </w:rPr>
        <w:t xml:space="preserve">(): </w:t>
      </w:r>
      <w:r w:rsidRPr="00780F64">
        <w:rPr>
          <w:rFonts w:ascii="Consolas" w:hAnsi="Consolas"/>
        </w:rPr>
        <w:t>:</w:t>
      </w:r>
      <w:r w:rsidR="00780F64">
        <w:rPr>
          <w:rFonts w:ascii="Consolas" w:hAnsi="Consolas"/>
        </w:rPr>
        <w:t xml:space="preserve"> </w:t>
      </w:r>
      <w:r w:rsidR="00780F64">
        <w:t>Thực hiện</w:t>
      </w:r>
      <w:r w:rsidR="00780F64" w:rsidRPr="00780F64">
        <w:t xml:space="preserve"> </w:t>
      </w:r>
      <w:r w:rsidRPr="00780F64">
        <w:t>trước khi hệ thống hủy activity.</w:t>
      </w:r>
    </w:p>
    <w:p w:rsidR="00E8598C" w:rsidRPr="00780F64" w:rsidRDefault="00E8598C" w:rsidP="00155488">
      <w:pPr>
        <w:pStyle w:val="ListParagraph"/>
        <w:numPr>
          <w:ilvl w:val="0"/>
          <w:numId w:val="14"/>
        </w:numPr>
      </w:pPr>
      <w:r w:rsidRPr="00780F64">
        <w:rPr>
          <w:rFonts w:ascii="Consolas" w:hAnsi="Consolas"/>
        </w:rPr>
        <w:t>onRestart</w:t>
      </w:r>
      <w:r w:rsidR="007B4EAB">
        <w:rPr>
          <w:rFonts w:ascii="Consolas" w:hAnsi="Consolas"/>
        </w:rPr>
        <w:t xml:space="preserve">(): </w:t>
      </w:r>
      <w:r w:rsidRPr="00780F64">
        <w:rPr>
          <w:rFonts w:ascii="Consolas" w:hAnsi="Consolas"/>
        </w:rPr>
        <w:t>:</w:t>
      </w:r>
      <w:r w:rsidR="00780F64">
        <w:rPr>
          <w:rFonts w:ascii="Consolas" w:hAnsi="Consolas"/>
        </w:rPr>
        <w:t xml:space="preserve"> </w:t>
      </w:r>
      <w:r w:rsidR="00780F64">
        <w:t xml:space="preserve">Thực hiện </w:t>
      </w:r>
      <w:r w:rsidRPr="00780F64">
        <w:t>khi activity cần được dùng trở lại sau khi bị</w:t>
      </w:r>
      <w:r w:rsidR="00780F64">
        <w:t xml:space="preserve"> </w:t>
      </w:r>
      <w:r w:rsidRPr="00780F64">
        <w:t>gọi </w:t>
      </w:r>
      <w:r w:rsidRPr="00780F64">
        <w:rPr>
          <w:rFonts w:ascii="Consolas" w:hAnsi="Consolas"/>
        </w:rPr>
        <w:t>onStop</w:t>
      </w:r>
      <w:r w:rsidR="007B4EAB">
        <w:rPr>
          <w:rFonts w:ascii="Consolas" w:hAnsi="Consolas"/>
        </w:rPr>
        <w:t xml:space="preserve">(): </w:t>
      </w:r>
      <w:r w:rsidR="00780F64">
        <w:rPr>
          <w:rFonts w:ascii="Consolas" w:hAnsi="Consolas"/>
        </w:rPr>
        <w:t>.</w:t>
      </w:r>
    </w:p>
    <w:p w:rsidR="00E8598C" w:rsidRPr="00780F64" w:rsidRDefault="00E8598C" w:rsidP="00155488">
      <w:pPr>
        <w:pStyle w:val="ListParagraph"/>
        <w:numPr>
          <w:ilvl w:val="0"/>
          <w:numId w:val="13"/>
        </w:numPr>
        <w:spacing w:line="26" w:lineRule="atLeast"/>
        <w:rPr>
          <w:rFonts w:eastAsia="Times New Roman" w:cs="Times New Roman"/>
          <w:b/>
          <w:szCs w:val="26"/>
        </w:rPr>
      </w:pPr>
      <w:bookmarkStart w:id="170" w:name="_Toc444810690"/>
      <w:bookmarkStart w:id="171" w:name="_Toc475801487"/>
      <w:bookmarkStart w:id="172" w:name="_Toc475999817"/>
      <w:r w:rsidRPr="00780F64">
        <w:rPr>
          <w:rFonts w:eastAsia="Times New Roman" w:cs="Times New Roman"/>
          <w:b/>
          <w:szCs w:val="26"/>
        </w:rPr>
        <w:t>Services</w:t>
      </w:r>
      <w:bookmarkEnd w:id="170"/>
      <w:bookmarkEnd w:id="171"/>
      <w:bookmarkEnd w:id="172"/>
    </w:p>
    <w:p w:rsidR="00E8598C" w:rsidRPr="000A6031" w:rsidRDefault="00E8598C" w:rsidP="00547EC1">
      <w:pPr>
        <w:spacing w:line="26" w:lineRule="atLeast"/>
        <w:ind w:firstLine="709"/>
        <w:rPr>
          <w:rFonts w:eastAsia="Times New Roman" w:cs="Times New Roman"/>
          <w:szCs w:val="26"/>
        </w:rPr>
      </w:pPr>
      <w:r w:rsidRPr="000A6031">
        <w:rPr>
          <w:rFonts w:eastAsia="Times New Roman" w:cs="Times New Roman"/>
          <w:szCs w:val="26"/>
        </w:rPr>
        <w:t xml:space="preserve">Một Service là một thành phần được chạy bên trong nền để xử lý các công việc trong thời gian dài. Một ứng dụng nghe nhạc có thể phát nhạc, trong khi đó người dùng đang ở giao diện của ứng dụng khác. Hoặc ứng dụng </w:t>
      </w:r>
      <w:r w:rsidR="0033494C">
        <w:rPr>
          <w:rFonts w:eastAsia="Times New Roman" w:cs="Times New Roman"/>
          <w:szCs w:val="26"/>
        </w:rPr>
        <w:t>tải tập tin</w:t>
      </w:r>
      <w:r w:rsidRPr="000A6031">
        <w:rPr>
          <w:rFonts w:eastAsia="Times New Roman" w:cs="Times New Roman"/>
          <w:szCs w:val="26"/>
        </w:rPr>
        <w:t xml:space="preserve"> có thể tải dữ liệu trên mạng về máy mà không ngăn chặn người dùng tương tác với các ứng dụng khác.</w:t>
      </w:r>
    </w:p>
    <w:p w:rsidR="00E8598C" w:rsidRPr="00780F64" w:rsidRDefault="00E8598C" w:rsidP="00155488">
      <w:pPr>
        <w:pStyle w:val="ListParagraph"/>
        <w:numPr>
          <w:ilvl w:val="0"/>
          <w:numId w:val="13"/>
        </w:numPr>
        <w:spacing w:line="26" w:lineRule="atLeast"/>
        <w:rPr>
          <w:rFonts w:eastAsia="Times New Roman" w:cs="Times New Roman"/>
          <w:b/>
          <w:szCs w:val="26"/>
        </w:rPr>
      </w:pPr>
      <w:bookmarkStart w:id="173" w:name="_Toc444810691"/>
      <w:bookmarkStart w:id="174" w:name="_Toc475801488"/>
      <w:bookmarkStart w:id="175" w:name="_Toc475999818"/>
      <w:r w:rsidRPr="00780F64">
        <w:rPr>
          <w:rFonts w:eastAsia="Times New Roman" w:cs="Times New Roman"/>
          <w:b/>
          <w:szCs w:val="26"/>
        </w:rPr>
        <w:t>Broadcast Receivers</w:t>
      </w:r>
      <w:bookmarkEnd w:id="173"/>
      <w:bookmarkEnd w:id="174"/>
      <w:bookmarkEnd w:id="175"/>
    </w:p>
    <w:p w:rsidR="00331814" w:rsidRPr="000A6031" w:rsidRDefault="00E8598C" w:rsidP="00547EC1">
      <w:pPr>
        <w:spacing w:line="26" w:lineRule="atLeast"/>
        <w:ind w:firstLine="709"/>
        <w:rPr>
          <w:rFonts w:eastAsia="Times New Roman" w:cs="Times New Roman"/>
          <w:szCs w:val="26"/>
        </w:rPr>
      </w:pPr>
      <w:r w:rsidRPr="000A6031">
        <w:rPr>
          <w:rFonts w:eastAsia="Times New Roman" w:cs="Times New Roman"/>
          <w:szCs w:val="26"/>
        </w:rPr>
        <w:t>Broadcast Receivers chỉ đơn giản là xử lý và phát các thông điệp từ các ứng dụng khác hoặc từ hệ thống. Ví dụ: các ứng dụng có thể bắt đầu phát thông điệp đến các ứng dụng khác để cho biết rằng một số dữ liệu đã được tải thành công xuống thiết bị và sẵn sàng cho việc sử dụng, Broadcast Receivers sẽ đảm nhận việc thông báo vào đưa ra những hành động thích hợp.</w:t>
      </w:r>
    </w:p>
    <w:p w:rsidR="00331814" w:rsidRPr="000A6031" w:rsidRDefault="00331814" w:rsidP="00547EC1">
      <w:pPr>
        <w:spacing w:line="26" w:lineRule="atLeast"/>
        <w:ind w:firstLine="709"/>
        <w:rPr>
          <w:rFonts w:eastAsia="Times New Roman" w:cs="Times New Roman"/>
          <w:szCs w:val="26"/>
        </w:rPr>
      </w:pPr>
      <w:r w:rsidRPr="00780F64">
        <w:t xml:space="preserve">Một Broadcast </w:t>
      </w:r>
      <w:r w:rsidR="00E8598C" w:rsidRPr="00780F64">
        <w:t>Receiver được th</w:t>
      </w:r>
      <w:r w:rsidRPr="00780F64">
        <w:t xml:space="preserve">ực thi như là một class con của </w:t>
      </w:r>
      <w:r w:rsidR="00E8598C" w:rsidRPr="00780F64">
        <w:t>class Broadcast</w:t>
      </w:r>
      <w:r w:rsidRPr="00780F64">
        <w:t xml:space="preserve"> </w:t>
      </w:r>
      <w:r w:rsidR="00E8598C" w:rsidRPr="00780F64">
        <w:t>Receiver</w:t>
      </w:r>
      <w:r w:rsidR="00E8598C" w:rsidRPr="000A6031">
        <w:rPr>
          <w:rFonts w:eastAsia="Times New Roman" w:cs="Times New Roman"/>
          <w:szCs w:val="26"/>
        </w:rPr>
        <w:t> và mỗi thông điệp là một Intent.</w:t>
      </w:r>
      <w:bookmarkStart w:id="176" w:name="_Toc444810692"/>
    </w:p>
    <w:p w:rsidR="00E8598C" w:rsidRPr="00780F64" w:rsidRDefault="00E8598C" w:rsidP="00155488">
      <w:pPr>
        <w:pStyle w:val="ListParagraph"/>
        <w:numPr>
          <w:ilvl w:val="0"/>
          <w:numId w:val="13"/>
        </w:numPr>
        <w:spacing w:line="26" w:lineRule="atLeast"/>
        <w:rPr>
          <w:rFonts w:eastAsia="Times New Roman" w:cs="Times New Roman"/>
          <w:b/>
          <w:szCs w:val="26"/>
        </w:rPr>
      </w:pPr>
      <w:r w:rsidRPr="00780F64">
        <w:rPr>
          <w:rFonts w:eastAsia="Times New Roman" w:cs="Times New Roman"/>
          <w:b/>
          <w:szCs w:val="26"/>
        </w:rPr>
        <w:t>Content Providers</w:t>
      </w:r>
      <w:bookmarkEnd w:id="176"/>
    </w:p>
    <w:p w:rsidR="0033494C" w:rsidRDefault="00E8598C" w:rsidP="0033494C">
      <w:pPr>
        <w:spacing w:line="26" w:lineRule="atLeast"/>
        <w:ind w:firstLine="709"/>
        <w:rPr>
          <w:rFonts w:eastAsia="Times New Roman" w:cs="Times New Roman"/>
          <w:szCs w:val="26"/>
        </w:rPr>
      </w:pPr>
      <w:r w:rsidRPr="000A6031">
        <w:rPr>
          <w:rFonts w:eastAsia="Times New Roman" w:cs="Times New Roman"/>
          <w:szCs w:val="26"/>
        </w:rPr>
        <w:t>Một Content Providers chứa các thành phần cung cấp dữ liệu từ một ứng dụng đến một ứng dụng khác theo yêu cầu. Yêu cầu đó được sử lý bằng các phương thức của class ContentResolver. Dữ liệu được lưu trữ trong file hệ thống, trong cơ sở d</w:t>
      </w:r>
      <w:r w:rsidR="0033494C">
        <w:rPr>
          <w:rFonts w:eastAsia="Times New Roman" w:cs="Times New Roman"/>
          <w:szCs w:val="26"/>
        </w:rPr>
        <w:t>ữ liệu hoặc ở một nơi nào khác.</w:t>
      </w:r>
    </w:p>
    <w:p w:rsidR="00E8598C" w:rsidRPr="000A6031" w:rsidRDefault="0033494C" w:rsidP="00D43C73">
      <w:pPr>
        <w:ind w:firstLine="709"/>
      </w:pPr>
      <w:r>
        <w:t>Một Content</w:t>
      </w:r>
      <w:r w:rsidR="00E8598C" w:rsidRPr="000A6031">
        <w:t>Providers đượ</w:t>
      </w:r>
      <w:r w:rsidR="00D43C73">
        <w:t xml:space="preserve">c thực thi như là class con của </w:t>
      </w:r>
      <w:r w:rsidR="00E8598C" w:rsidRPr="000A6031">
        <w:t>class </w:t>
      </w:r>
      <w:r w:rsidR="00E8598C" w:rsidRPr="00780F64">
        <w:rPr>
          <w:bCs/>
        </w:rPr>
        <w:t>ContentProvider</w:t>
      </w:r>
      <w:r w:rsidR="00E8598C" w:rsidRPr="000A6031">
        <w:t> và phải thực thi theo tiêu chuẩn trong bộ các API để cho các ứng dụng khác có thể giao tiếp.</w:t>
      </w:r>
    </w:p>
    <w:p w:rsidR="00E8598C" w:rsidRPr="000A6031" w:rsidRDefault="00331814" w:rsidP="00F82BEF">
      <w:pPr>
        <w:pStyle w:val="Heading3"/>
        <w:spacing w:before="120" w:after="120" w:line="26" w:lineRule="atLeast"/>
        <w:ind w:firstLine="0"/>
        <w:rPr>
          <w:rFonts w:cs="Times New Roman"/>
          <w:b w:val="0"/>
          <w:color w:val="auto"/>
          <w:szCs w:val="26"/>
        </w:rPr>
      </w:pPr>
      <w:bookmarkStart w:id="177" w:name="_Toc475801490"/>
      <w:bookmarkStart w:id="178" w:name="_Toc475999820"/>
      <w:bookmarkStart w:id="179" w:name="_Toc511914382"/>
      <w:bookmarkStart w:id="180" w:name="_Toc511914462"/>
      <w:bookmarkStart w:id="181" w:name="_Toc512547391"/>
      <w:r w:rsidRPr="000A6031">
        <w:rPr>
          <w:rFonts w:cs="Times New Roman"/>
          <w:color w:val="auto"/>
          <w:szCs w:val="26"/>
        </w:rPr>
        <w:t>1.</w:t>
      </w:r>
      <w:r w:rsidR="00A67684" w:rsidRPr="000A6031">
        <w:rPr>
          <w:rFonts w:cs="Times New Roman"/>
          <w:color w:val="auto"/>
          <w:szCs w:val="26"/>
        </w:rPr>
        <w:t>5.</w:t>
      </w:r>
      <w:r w:rsidR="006B4A05">
        <w:rPr>
          <w:rFonts w:cs="Times New Roman"/>
          <w:color w:val="auto"/>
          <w:szCs w:val="26"/>
        </w:rPr>
        <w:t>8</w:t>
      </w:r>
      <w:r w:rsidR="00A67684" w:rsidRPr="000A6031">
        <w:rPr>
          <w:rFonts w:cs="Times New Roman"/>
          <w:color w:val="auto"/>
          <w:szCs w:val="26"/>
        </w:rPr>
        <w:t xml:space="preserve"> </w:t>
      </w:r>
      <w:r w:rsidR="00E8598C" w:rsidRPr="000A6031">
        <w:rPr>
          <w:rFonts w:cs="Times New Roman"/>
          <w:color w:val="auto"/>
          <w:szCs w:val="26"/>
        </w:rPr>
        <w:t xml:space="preserve">Các </w:t>
      </w:r>
      <w:r w:rsidR="006B4A05">
        <w:rPr>
          <w:rFonts w:cs="Times New Roman"/>
          <w:color w:val="auto"/>
          <w:szCs w:val="26"/>
        </w:rPr>
        <w:t>tệp tin</w:t>
      </w:r>
      <w:r w:rsidR="00E8598C" w:rsidRPr="000A6031">
        <w:rPr>
          <w:rFonts w:cs="Times New Roman"/>
          <w:color w:val="auto"/>
          <w:szCs w:val="26"/>
        </w:rPr>
        <w:t xml:space="preserve"> quan trọng trong Android</w:t>
      </w:r>
      <w:bookmarkEnd w:id="177"/>
      <w:bookmarkEnd w:id="178"/>
      <w:bookmarkEnd w:id="179"/>
      <w:bookmarkEnd w:id="180"/>
      <w:bookmarkEnd w:id="181"/>
    </w:p>
    <w:p w:rsidR="00E8598C" w:rsidRPr="00D43C73" w:rsidRDefault="006B4A05" w:rsidP="00155488">
      <w:pPr>
        <w:pStyle w:val="ListParagraph"/>
        <w:numPr>
          <w:ilvl w:val="0"/>
          <w:numId w:val="15"/>
        </w:numPr>
        <w:rPr>
          <w:b/>
        </w:rPr>
      </w:pPr>
      <w:bookmarkStart w:id="182" w:name="_Toc444810700"/>
      <w:bookmarkStart w:id="183" w:name="_Toc475801491"/>
      <w:bookmarkStart w:id="184" w:name="_Toc475999821"/>
      <w:r w:rsidRPr="00D43C73">
        <w:rPr>
          <w:b/>
        </w:rPr>
        <w:t xml:space="preserve">Tệp tin </w:t>
      </w:r>
      <w:r w:rsidR="00E8598C" w:rsidRPr="00D43C73">
        <w:rPr>
          <w:b/>
        </w:rPr>
        <w:t>MainActivity.java</w:t>
      </w:r>
      <w:bookmarkEnd w:id="182"/>
      <w:bookmarkEnd w:id="183"/>
      <w:bookmarkEnd w:id="184"/>
    </w:p>
    <w:tbl>
      <w:tblPr>
        <w:tblW w:w="9810" w:type="dxa"/>
        <w:tblCellMar>
          <w:left w:w="0" w:type="dxa"/>
          <w:right w:w="0" w:type="dxa"/>
        </w:tblCellMar>
        <w:tblLook w:val="04A0" w:firstRow="1" w:lastRow="0" w:firstColumn="1" w:lastColumn="0" w:noHBand="0" w:noVBand="1"/>
      </w:tblPr>
      <w:tblGrid>
        <w:gridCol w:w="20"/>
        <w:gridCol w:w="9790"/>
      </w:tblGrid>
      <w:tr w:rsidR="00490E61" w:rsidRPr="000A6031" w:rsidTr="00E8598C">
        <w:tc>
          <w:tcPr>
            <w:tcW w:w="20" w:type="dxa"/>
            <w:vAlign w:val="center"/>
            <w:hideMark/>
          </w:tcPr>
          <w:p w:rsidR="00E8598C" w:rsidRPr="000A6031" w:rsidRDefault="00E8598C" w:rsidP="00547EC1">
            <w:pPr>
              <w:spacing w:line="26" w:lineRule="atLeast"/>
              <w:ind w:firstLine="709"/>
              <w:rPr>
                <w:rFonts w:cs="Times New Roman"/>
                <w:szCs w:val="26"/>
              </w:rPr>
            </w:pPr>
          </w:p>
        </w:tc>
        <w:tc>
          <w:tcPr>
            <w:tcW w:w="9790" w:type="dxa"/>
            <w:vAlign w:val="center"/>
            <w:hideMark/>
          </w:tcPr>
          <w:p w:rsidR="00E8598C" w:rsidRPr="00D43C73" w:rsidRDefault="00E8598C" w:rsidP="00547EC1">
            <w:pPr>
              <w:spacing w:line="26" w:lineRule="atLeast"/>
              <w:ind w:firstLine="709"/>
              <w:rPr>
                <w:rFonts w:ascii="Courier New" w:hAnsi="Courier New" w:cs="Courier New"/>
                <w:sz w:val="24"/>
                <w:szCs w:val="24"/>
              </w:rPr>
            </w:pPr>
            <w:r w:rsidRPr="00D43C73">
              <w:rPr>
                <w:rStyle w:val="HTMLCode"/>
                <w:rFonts w:eastAsia="Calibri"/>
                <w:sz w:val="24"/>
                <w:szCs w:val="24"/>
              </w:rPr>
              <w:t>package</w:t>
            </w:r>
            <w:r w:rsidRPr="00D43C73">
              <w:rPr>
                <w:rFonts w:ascii="Courier New" w:hAnsi="Courier New" w:cs="Courier New"/>
                <w:sz w:val="24"/>
                <w:szCs w:val="24"/>
              </w:rPr>
              <w:t xml:space="preserve"> </w:t>
            </w:r>
            <w:r w:rsidRPr="00D43C73">
              <w:rPr>
                <w:rStyle w:val="HTMLCode"/>
                <w:rFonts w:eastAsia="Calibri"/>
                <w:sz w:val="24"/>
                <w:szCs w:val="24"/>
              </w:rPr>
              <w:t>com.example.helloword;</w:t>
            </w:r>
          </w:p>
          <w:p w:rsidR="00E8598C" w:rsidRPr="00D43C73" w:rsidRDefault="00E8598C" w:rsidP="00547EC1">
            <w:pPr>
              <w:spacing w:line="26" w:lineRule="atLeast"/>
              <w:ind w:firstLine="709"/>
              <w:rPr>
                <w:rFonts w:ascii="Courier New" w:hAnsi="Courier New" w:cs="Courier New"/>
                <w:sz w:val="24"/>
                <w:szCs w:val="24"/>
              </w:rPr>
            </w:pPr>
            <w:r w:rsidRPr="00D43C73">
              <w:rPr>
                <w:rStyle w:val="HTMLCode"/>
                <w:rFonts w:eastAsia="Calibri"/>
                <w:sz w:val="24"/>
                <w:szCs w:val="24"/>
              </w:rPr>
              <w:t>import</w:t>
            </w:r>
            <w:r w:rsidRPr="00D43C73">
              <w:rPr>
                <w:rFonts w:ascii="Courier New" w:hAnsi="Courier New" w:cs="Courier New"/>
                <w:sz w:val="24"/>
                <w:szCs w:val="24"/>
              </w:rPr>
              <w:t xml:space="preserve"> </w:t>
            </w:r>
            <w:r w:rsidRPr="00D43C73">
              <w:rPr>
                <w:rStyle w:val="HTMLCode"/>
                <w:rFonts w:eastAsia="Calibri"/>
                <w:sz w:val="24"/>
                <w:szCs w:val="24"/>
              </w:rPr>
              <w:t>android.os.Bundle;</w:t>
            </w:r>
          </w:p>
          <w:p w:rsidR="00E8598C" w:rsidRPr="00D43C73" w:rsidRDefault="00E8598C" w:rsidP="00547EC1">
            <w:pPr>
              <w:spacing w:line="26" w:lineRule="atLeast"/>
              <w:ind w:firstLine="709"/>
              <w:rPr>
                <w:rFonts w:ascii="Courier New" w:hAnsi="Courier New" w:cs="Courier New"/>
                <w:sz w:val="24"/>
                <w:szCs w:val="24"/>
              </w:rPr>
            </w:pPr>
            <w:r w:rsidRPr="00D43C73">
              <w:rPr>
                <w:rStyle w:val="HTMLCode"/>
                <w:rFonts w:eastAsia="Calibri"/>
                <w:sz w:val="24"/>
                <w:szCs w:val="24"/>
              </w:rPr>
              <w:t>import</w:t>
            </w:r>
            <w:r w:rsidRPr="00D43C73">
              <w:rPr>
                <w:rFonts w:ascii="Courier New" w:hAnsi="Courier New" w:cs="Courier New"/>
                <w:sz w:val="24"/>
                <w:szCs w:val="24"/>
              </w:rPr>
              <w:t xml:space="preserve"> </w:t>
            </w:r>
            <w:r w:rsidRPr="00D43C73">
              <w:rPr>
                <w:rStyle w:val="HTMLCode"/>
                <w:rFonts w:eastAsia="Calibri"/>
                <w:sz w:val="24"/>
                <w:szCs w:val="24"/>
              </w:rPr>
              <w:t>android.app.Activity;</w:t>
            </w:r>
          </w:p>
          <w:p w:rsidR="00E8598C" w:rsidRPr="00D43C73" w:rsidRDefault="00E8598C" w:rsidP="00547EC1">
            <w:pPr>
              <w:spacing w:line="26" w:lineRule="atLeast"/>
              <w:ind w:firstLine="709"/>
              <w:rPr>
                <w:rFonts w:ascii="Courier New" w:hAnsi="Courier New" w:cs="Courier New"/>
                <w:sz w:val="24"/>
                <w:szCs w:val="24"/>
              </w:rPr>
            </w:pPr>
            <w:r w:rsidRPr="00D43C73">
              <w:rPr>
                <w:rStyle w:val="HTMLCode"/>
                <w:rFonts w:eastAsia="Calibri"/>
                <w:sz w:val="24"/>
                <w:szCs w:val="24"/>
              </w:rPr>
              <w:t>import</w:t>
            </w:r>
            <w:r w:rsidRPr="00D43C73">
              <w:rPr>
                <w:rFonts w:ascii="Courier New" w:hAnsi="Courier New" w:cs="Courier New"/>
                <w:sz w:val="24"/>
                <w:szCs w:val="24"/>
              </w:rPr>
              <w:t xml:space="preserve"> </w:t>
            </w:r>
            <w:r w:rsidRPr="00D43C73">
              <w:rPr>
                <w:rStyle w:val="HTMLCode"/>
                <w:rFonts w:eastAsia="Calibri"/>
                <w:sz w:val="24"/>
                <w:szCs w:val="24"/>
              </w:rPr>
              <w:t>android.view.Menu;</w:t>
            </w:r>
          </w:p>
          <w:p w:rsidR="00E8598C" w:rsidRPr="00D43C73" w:rsidRDefault="00E8598C" w:rsidP="00547EC1">
            <w:pPr>
              <w:spacing w:line="26" w:lineRule="atLeast"/>
              <w:ind w:firstLine="709"/>
              <w:rPr>
                <w:rFonts w:ascii="Courier New" w:hAnsi="Courier New" w:cs="Courier New"/>
                <w:sz w:val="24"/>
                <w:szCs w:val="24"/>
              </w:rPr>
            </w:pPr>
            <w:r w:rsidRPr="00D43C73">
              <w:rPr>
                <w:rStyle w:val="HTMLCode"/>
                <w:rFonts w:eastAsia="Calibri"/>
                <w:sz w:val="24"/>
                <w:szCs w:val="24"/>
              </w:rPr>
              <w:t>public</w:t>
            </w:r>
            <w:r w:rsidRPr="00D43C73">
              <w:rPr>
                <w:rFonts w:ascii="Courier New" w:hAnsi="Courier New" w:cs="Courier New"/>
                <w:sz w:val="24"/>
                <w:szCs w:val="24"/>
              </w:rPr>
              <w:t xml:space="preserve"> </w:t>
            </w:r>
            <w:r w:rsidRPr="00D43C73">
              <w:rPr>
                <w:rStyle w:val="HTMLCode"/>
                <w:rFonts w:eastAsia="Calibri"/>
                <w:sz w:val="24"/>
                <w:szCs w:val="24"/>
              </w:rPr>
              <w:t>class</w:t>
            </w:r>
            <w:r w:rsidRPr="00D43C73">
              <w:rPr>
                <w:rFonts w:ascii="Courier New" w:hAnsi="Courier New" w:cs="Courier New"/>
                <w:sz w:val="24"/>
                <w:szCs w:val="24"/>
              </w:rPr>
              <w:t xml:space="preserve"> </w:t>
            </w:r>
            <w:r w:rsidRPr="00D43C73">
              <w:rPr>
                <w:rStyle w:val="HTMLCode"/>
                <w:rFonts w:eastAsia="Calibri"/>
                <w:sz w:val="24"/>
                <w:szCs w:val="24"/>
              </w:rPr>
              <w:t>MainActivity extends</w:t>
            </w:r>
            <w:r w:rsidRPr="00D43C73">
              <w:rPr>
                <w:rFonts w:ascii="Courier New" w:hAnsi="Courier New" w:cs="Courier New"/>
                <w:sz w:val="24"/>
                <w:szCs w:val="24"/>
              </w:rPr>
              <w:t xml:space="preserve"> </w:t>
            </w:r>
            <w:r w:rsidRPr="00D43C73">
              <w:rPr>
                <w:rStyle w:val="HTMLCode"/>
                <w:rFonts w:eastAsia="Calibri"/>
                <w:sz w:val="24"/>
                <w:szCs w:val="24"/>
              </w:rPr>
              <w:t>Activity {</w:t>
            </w:r>
          </w:p>
          <w:p w:rsidR="00E8598C" w:rsidRPr="00D43C73" w:rsidRDefault="00E8598C" w:rsidP="00547EC1">
            <w:pPr>
              <w:spacing w:line="26" w:lineRule="atLeast"/>
              <w:ind w:firstLine="709"/>
              <w:rPr>
                <w:rFonts w:ascii="Courier New" w:hAnsi="Courier New" w:cs="Courier New"/>
                <w:sz w:val="24"/>
                <w:szCs w:val="24"/>
              </w:rPr>
            </w:pPr>
            <w:r w:rsidRPr="00D43C73">
              <w:rPr>
                <w:rStyle w:val="HTMLCode"/>
                <w:rFonts w:eastAsia="Calibri"/>
                <w:sz w:val="24"/>
                <w:szCs w:val="24"/>
              </w:rPr>
              <w:lastRenderedPageBreak/>
              <w:t>    @Override</w:t>
            </w:r>
          </w:p>
          <w:p w:rsidR="00E8598C" w:rsidRPr="00D43C73" w:rsidRDefault="00E8598C" w:rsidP="00547EC1">
            <w:pPr>
              <w:spacing w:line="26" w:lineRule="atLeast"/>
              <w:ind w:firstLine="709"/>
              <w:rPr>
                <w:rFonts w:ascii="Courier New" w:hAnsi="Courier New" w:cs="Courier New"/>
                <w:sz w:val="24"/>
                <w:szCs w:val="24"/>
              </w:rPr>
            </w:pPr>
            <w:r w:rsidRPr="00D43C73">
              <w:rPr>
                <w:rStyle w:val="HTMLCode"/>
                <w:rFonts w:eastAsia="Calibri"/>
                <w:sz w:val="24"/>
                <w:szCs w:val="24"/>
              </w:rPr>
              <w:t>    protected</w:t>
            </w:r>
            <w:r w:rsidRPr="00D43C73">
              <w:rPr>
                <w:rFonts w:ascii="Courier New" w:hAnsi="Courier New" w:cs="Courier New"/>
                <w:sz w:val="24"/>
                <w:szCs w:val="24"/>
              </w:rPr>
              <w:t xml:space="preserve"> </w:t>
            </w:r>
            <w:r w:rsidRPr="00D43C73">
              <w:rPr>
                <w:rStyle w:val="HTMLCode"/>
                <w:rFonts w:eastAsia="Calibri"/>
                <w:sz w:val="24"/>
                <w:szCs w:val="24"/>
              </w:rPr>
              <w:t>void</w:t>
            </w:r>
            <w:r w:rsidRPr="00D43C73">
              <w:rPr>
                <w:rFonts w:ascii="Courier New" w:hAnsi="Courier New" w:cs="Courier New"/>
                <w:sz w:val="24"/>
                <w:szCs w:val="24"/>
              </w:rPr>
              <w:t xml:space="preserve"> </w:t>
            </w:r>
            <w:r w:rsidRPr="00D43C73">
              <w:rPr>
                <w:rStyle w:val="HTMLCode"/>
                <w:rFonts w:eastAsia="Calibri"/>
                <w:sz w:val="24"/>
                <w:szCs w:val="24"/>
              </w:rPr>
              <w:t>onCreate(Bundle savedInstanceState) {</w:t>
            </w:r>
          </w:p>
          <w:p w:rsidR="00E8598C" w:rsidRPr="00D43C73" w:rsidRDefault="00E8598C" w:rsidP="00547EC1">
            <w:pPr>
              <w:spacing w:line="26" w:lineRule="atLeast"/>
              <w:ind w:firstLine="709"/>
              <w:rPr>
                <w:rFonts w:ascii="Courier New" w:hAnsi="Courier New" w:cs="Courier New"/>
                <w:sz w:val="24"/>
                <w:szCs w:val="24"/>
              </w:rPr>
            </w:pPr>
            <w:r w:rsidRPr="00D43C73">
              <w:rPr>
                <w:rStyle w:val="HTMLCode"/>
                <w:rFonts w:eastAsia="Calibri"/>
                <w:sz w:val="24"/>
                <w:szCs w:val="24"/>
              </w:rPr>
              <w:t>        super.onCreate(savedInstanceState);</w:t>
            </w:r>
          </w:p>
          <w:p w:rsidR="00E8598C" w:rsidRPr="00D43C73" w:rsidRDefault="00E8598C" w:rsidP="00547EC1">
            <w:pPr>
              <w:spacing w:line="26" w:lineRule="atLeast"/>
              <w:ind w:firstLine="709"/>
              <w:rPr>
                <w:rFonts w:ascii="Courier New" w:hAnsi="Courier New" w:cs="Courier New"/>
                <w:sz w:val="24"/>
                <w:szCs w:val="24"/>
              </w:rPr>
            </w:pPr>
            <w:r w:rsidRPr="00D43C73">
              <w:rPr>
                <w:rStyle w:val="HTMLCode"/>
                <w:rFonts w:eastAsia="Calibri"/>
                <w:sz w:val="24"/>
                <w:szCs w:val="24"/>
              </w:rPr>
              <w:t>        setContentView(R.layout.activity_main);</w:t>
            </w:r>
          </w:p>
          <w:p w:rsidR="00E8598C" w:rsidRPr="00D43C73" w:rsidRDefault="00E8598C" w:rsidP="00547EC1">
            <w:pPr>
              <w:spacing w:line="26" w:lineRule="atLeast"/>
              <w:ind w:firstLine="709"/>
              <w:rPr>
                <w:rFonts w:ascii="Courier New" w:hAnsi="Courier New" w:cs="Courier New"/>
                <w:sz w:val="24"/>
                <w:szCs w:val="24"/>
              </w:rPr>
            </w:pPr>
            <w:r w:rsidRPr="00D43C73">
              <w:rPr>
                <w:rStyle w:val="HTMLCode"/>
                <w:rFonts w:eastAsia="Calibri"/>
                <w:sz w:val="24"/>
                <w:szCs w:val="24"/>
              </w:rPr>
              <w:t>    }</w:t>
            </w:r>
          </w:p>
          <w:p w:rsidR="00D43C73" w:rsidRPr="005B16C5" w:rsidRDefault="00E8598C" w:rsidP="005B16C5">
            <w:pPr>
              <w:spacing w:line="26" w:lineRule="atLeast"/>
              <w:ind w:firstLine="709"/>
              <w:rPr>
                <w:rStyle w:val="HTMLCode"/>
                <w:rFonts w:eastAsiaTheme="minorEastAsia"/>
                <w:sz w:val="24"/>
                <w:szCs w:val="24"/>
              </w:rPr>
            </w:pPr>
            <w:r w:rsidRPr="00D43C73">
              <w:rPr>
                <w:rFonts w:ascii="Courier New" w:hAnsi="Courier New" w:cs="Courier New"/>
                <w:sz w:val="24"/>
                <w:szCs w:val="24"/>
              </w:rPr>
              <w:t>}</w:t>
            </w:r>
          </w:p>
          <w:p w:rsidR="00D4100B" w:rsidRPr="00D4100B" w:rsidRDefault="00E8598C" w:rsidP="00D43C73">
            <w:r w:rsidRPr="00D43C73">
              <w:t>R.layout.activity_main: trỏ đến file activity_main.xml được đặt trong thư mục res/layout.</w:t>
            </w:r>
          </w:p>
          <w:p w:rsidR="00E8598C" w:rsidRPr="00D4100B" w:rsidRDefault="00E8598C" w:rsidP="00155488">
            <w:pPr>
              <w:pStyle w:val="ListParagraph"/>
              <w:numPr>
                <w:ilvl w:val="0"/>
                <w:numId w:val="15"/>
              </w:numPr>
              <w:spacing w:line="26" w:lineRule="atLeast"/>
              <w:rPr>
                <w:rFonts w:cs="Times New Roman"/>
                <w:b/>
                <w:szCs w:val="26"/>
              </w:rPr>
            </w:pPr>
            <w:bookmarkStart w:id="185" w:name="_Toc444810701"/>
            <w:bookmarkStart w:id="186" w:name="_Toc475801492"/>
            <w:bookmarkStart w:id="187" w:name="_Toc475999822"/>
            <w:r w:rsidRPr="00D4100B">
              <w:rPr>
                <w:rStyle w:val="Strong"/>
                <w:rFonts w:cs="Times New Roman"/>
                <w:szCs w:val="26"/>
              </w:rPr>
              <w:t>AndroidManifest.xml</w:t>
            </w:r>
            <w:bookmarkEnd w:id="185"/>
            <w:bookmarkEnd w:id="186"/>
            <w:bookmarkEnd w:id="187"/>
          </w:p>
          <w:p w:rsidR="00667E0D" w:rsidRPr="005B16C5" w:rsidRDefault="00667E0D" w:rsidP="00667E0D">
            <w:pPr>
              <w:jc w:val="left"/>
            </w:pPr>
            <w:r w:rsidRPr="003A63EA">
              <w:t>Bất cứ thành phần nào được triển khai như một phần trong ứng dụng, phải được khai báo trong tập tin này. File này giống như một interface giữa HĐH Android và ứng dụ</w:t>
            </w:r>
            <w:r>
              <w:t>ng</w:t>
            </w:r>
            <w:r w:rsidRPr="003A63EA">
              <w:t>.Vì vậy nếu thành phần nào dùng mà không khai báo trong file này, thì HĐH sẽ không xem xét đến chúng.</w:t>
            </w:r>
          </w:p>
          <w:p w:rsidR="00667E0D" w:rsidRDefault="00667E0D" w:rsidP="00667E0D">
            <w:pPr>
              <w:spacing w:line="26" w:lineRule="atLeast"/>
              <w:jc w:val="left"/>
              <w:rPr>
                <w:rFonts w:cs="Times New Roman"/>
                <w:szCs w:val="26"/>
              </w:rPr>
            </w:pPr>
            <w:r w:rsidRPr="003A63EA">
              <w:rPr>
                <w:rFonts w:cs="Times New Roman"/>
                <w:szCs w:val="26"/>
              </w:rPr>
              <w:t>Đây là code mặc định củ</w:t>
            </w:r>
            <w:r>
              <w:rPr>
                <w:rFonts w:cs="Times New Roman"/>
                <w:szCs w:val="26"/>
              </w:rPr>
              <w:t>a AndroidManifest.xml:</w:t>
            </w:r>
          </w:p>
          <w:p w:rsidR="00D4100B" w:rsidRPr="003A63EA" w:rsidRDefault="00D4100B" w:rsidP="003A63EA">
            <w:pPr>
              <w:spacing w:line="26" w:lineRule="atLeast"/>
              <w:rPr>
                <w:rFonts w:cs="Times New Roman"/>
                <w:szCs w:val="26"/>
              </w:rPr>
            </w:pPr>
          </w:p>
          <w:p w:rsidR="003A63EA" w:rsidRPr="005B16C5" w:rsidRDefault="003A63EA" w:rsidP="00994C01">
            <w:pPr>
              <w:pStyle w:val="phongcode"/>
            </w:pPr>
            <w:r w:rsidRPr="005B16C5">
              <w:t>&lt;?xml version="1.0" encoding="utf-8"?&gt;</w:t>
            </w:r>
          </w:p>
          <w:p w:rsidR="003A63EA" w:rsidRPr="005B16C5" w:rsidRDefault="003A63EA" w:rsidP="00994C01">
            <w:pPr>
              <w:pStyle w:val="phongcode"/>
            </w:pPr>
            <w:r w:rsidRPr="005B16C5">
              <w:t>&lt;manifest xmlns:android="http://schemas.android.com/apk/res/android"</w:t>
            </w:r>
          </w:p>
          <w:p w:rsidR="003A63EA" w:rsidRPr="005B16C5" w:rsidRDefault="00667E0D" w:rsidP="00994C01">
            <w:pPr>
              <w:pStyle w:val="phongcode"/>
            </w:pPr>
            <w:r>
              <w:t xml:space="preserve"> </w:t>
            </w:r>
            <w:r w:rsidR="003A63EA" w:rsidRPr="005B16C5">
              <w:t>package="com.example.helloword"&gt;</w:t>
            </w:r>
          </w:p>
          <w:p w:rsidR="003A63EA" w:rsidRPr="005B16C5" w:rsidRDefault="003A63EA" w:rsidP="00994C01">
            <w:pPr>
              <w:pStyle w:val="phongcode"/>
            </w:pPr>
            <w:r w:rsidRPr="005B16C5">
              <w:t>&lt;application</w:t>
            </w:r>
          </w:p>
          <w:p w:rsidR="003A63EA" w:rsidRPr="005B16C5" w:rsidRDefault="00667E0D" w:rsidP="00994C01">
            <w:pPr>
              <w:pStyle w:val="phongcode"/>
            </w:pPr>
            <w:r>
              <w:t xml:space="preserve">       </w:t>
            </w:r>
            <w:r w:rsidR="003A63EA" w:rsidRPr="005B16C5">
              <w:t>android:allowBackup="true"</w:t>
            </w:r>
          </w:p>
          <w:p w:rsidR="003A63EA" w:rsidRPr="005B16C5" w:rsidRDefault="00667E0D" w:rsidP="00994C01">
            <w:pPr>
              <w:pStyle w:val="phongcode"/>
            </w:pPr>
            <w:r>
              <w:t xml:space="preserve">       </w:t>
            </w:r>
            <w:r w:rsidR="003A63EA" w:rsidRPr="005B16C5">
              <w:t>android:icon="@drawable/ic_launcher"</w:t>
            </w:r>
          </w:p>
          <w:p w:rsidR="003A63EA" w:rsidRPr="005B16C5" w:rsidRDefault="00667E0D" w:rsidP="00994C01">
            <w:pPr>
              <w:pStyle w:val="phongcode"/>
            </w:pPr>
            <w:r>
              <w:t xml:space="preserve">       </w:t>
            </w:r>
            <w:r w:rsidR="003A63EA" w:rsidRPr="005B16C5">
              <w:t>android:label="@string/app_name"</w:t>
            </w:r>
          </w:p>
          <w:p w:rsidR="003A63EA" w:rsidRPr="005B16C5" w:rsidRDefault="00667E0D" w:rsidP="00994C01">
            <w:pPr>
              <w:pStyle w:val="phongcode"/>
            </w:pPr>
            <w:r>
              <w:t xml:space="preserve">       </w:t>
            </w:r>
            <w:r w:rsidR="003A63EA" w:rsidRPr="005B16C5">
              <w:t>android:theme="@style/AppTheme" &gt;</w:t>
            </w:r>
          </w:p>
          <w:p w:rsidR="003A63EA" w:rsidRPr="005B16C5" w:rsidRDefault="00667E0D" w:rsidP="00994C01">
            <w:pPr>
              <w:pStyle w:val="phongcode"/>
            </w:pPr>
            <w:r>
              <w:t xml:space="preserve">       </w:t>
            </w:r>
            <w:r w:rsidR="003A63EA" w:rsidRPr="005B16C5">
              <w:t>&lt;activity</w:t>
            </w:r>
          </w:p>
          <w:p w:rsidR="003A63EA" w:rsidRPr="005B16C5" w:rsidRDefault="003A63EA" w:rsidP="00994C01">
            <w:pPr>
              <w:pStyle w:val="phongcode"/>
            </w:pPr>
            <w:r w:rsidRPr="005B16C5">
              <w:t xml:space="preserve">            android:name="com.example.helloword.MainActivity"</w:t>
            </w:r>
          </w:p>
          <w:p w:rsidR="003A63EA" w:rsidRPr="005B16C5" w:rsidRDefault="003A63EA" w:rsidP="00994C01">
            <w:pPr>
              <w:pStyle w:val="phongcode"/>
            </w:pPr>
            <w:r w:rsidRPr="005B16C5">
              <w:t xml:space="preserve">            android:label="@string/app_name" &gt;</w:t>
            </w:r>
          </w:p>
          <w:p w:rsidR="003A63EA" w:rsidRPr="005B16C5" w:rsidRDefault="003A63EA" w:rsidP="00994C01">
            <w:pPr>
              <w:pStyle w:val="phongcode"/>
            </w:pPr>
            <w:r w:rsidRPr="005B16C5">
              <w:t xml:space="preserve">            &lt;intent-filter&gt;</w:t>
            </w:r>
          </w:p>
          <w:p w:rsidR="003A63EA" w:rsidRPr="005B16C5" w:rsidRDefault="00667E0D" w:rsidP="00994C01">
            <w:pPr>
              <w:pStyle w:val="phongcode"/>
            </w:pPr>
            <w:r>
              <w:t xml:space="preserve"> </w:t>
            </w:r>
            <w:r w:rsidR="003A63EA" w:rsidRPr="005B16C5">
              <w:t>&lt;action android:name="android.intent.action.MAIN" /&gt;</w:t>
            </w:r>
          </w:p>
          <w:p w:rsidR="003A63EA" w:rsidRPr="005B16C5" w:rsidRDefault="003A63EA" w:rsidP="00994C01">
            <w:pPr>
              <w:pStyle w:val="phongcode"/>
            </w:pPr>
            <w:r w:rsidRPr="005B16C5">
              <w:t>&lt;category android:name="android.intent.category.LAUNCHER" /&gt;</w:t>
            </w:r>
          </w:p>
          <w:p w:rsidR="003A63EA" w:rsidRPr="005B16C5" w:rsidRDefault="00667E0D" w:rsidP="00994C01">
            <w:pPr>
              <w:pStyle w:val="phongcode"/>
            </w:pPr>
            <w:r>
              <w:t xml:space="preserve">      </w:t>
            </w:r>
            <w:r w:rsidR="003A63EA" w:rsidRPr="005B16C5">
              <w:t>&lt;/intent-filter&gt;</w:t>
            </w:r>
          </w:p>
          <w:p w:rsidR="003A63EA" w:rsidRPr="005B16C5" w:rsidRDefault="00667E0D" w:rsidP="00994C01">
            <w:pPr>
              <w:pStyle w:val="phongcode"/>
            </w:pPr>
            <w:r>
              <w:t xml:space="preserve">    </w:t>
            </w:r>
            <w:r w:rsidR="003A63EA" w:rsidRPr="005B16C5">
              <w:t>&lt;/activity&gt;</w:t>
            </w:r>
          </w:p>
          <w:p w:rsidR="00667E0D" w:rsidRDefault="003A63EA" w:rsidP="00994C01">
            <w:pPr>
              <w:pStyle w:val="phongcode"/>
            </w:pPr>
            <w:r w:rsidRPr="005B16C5">
              <w:t>&lt;/application&gt;</w:t>
            </w:r>
          </w:p>
          <w:p w:rsidR="00E8598C" w:rsidRPr="00D4100B" w:rsidRDefault="00D4100B" w:rsidP="00994C01">
            <w:pPr>
              <w:pStyle w:val="phongcode"/>
            </w:pPr>
            <w:r>
              <w:t>&lt;/manifest&gt;</w:t>
            </w:r>
          </w:p>
        </w:tc>
      </w:tr>
      <w:tr w:rsidR="00D43C73" w:rsidRPr="000A6031" w:rsidTr="00E8598C">
        <w:tc>
          <w:tcPr>
            <w:tcW w:w="20" w:type="dxa"/>
            <w:vAlign w:val="center"/>
          </w:tcPr>
          <w:p w:rsidR="00D43C73" w:rsidRPr="000A6031" w:rsidRDefault="00D43C73" w:rsidP="00547EC1">
            <w:pPr>
              <w:spacing w:line="26" w:lineRule="atLeast"/>
              <w:ind w:firstLine="709"/>
              <w:rPr>
                <w:rFonts w:cs="Times New Roman"/>
                <w:szCs w:val="26"/>
              </w:rPr>
            </w:pPr>
          </w:p>
        </w:tc>
        <w:tc>
          <w:tcPr>
            <w:tcW w:w="9790" w:type="dxa"/>
            <w:vAlign w:val="center"/>
          </w:tcPr>
          <w:p w:rsidR="00D43C73" w:rsidRPr="00D4100B" w:rsidRDefault="00D43C73" w:rsidP="00D4100B"/>
        </w:tc>
      </w:tr>
    </w:tbl>
    <w:p w:rsidR="00E8598C" w:rsidRPr="00F13E8D" w:rsidRDefault="00E8598C" w:rsidP="00F13E8D">
      <w:r w:rsidRPr="00F13E8D">
        <w:rPr>
          <w:rFonts w:ascii="Courier New" w:hAnsi="Courier New" w:cs="Courier New"/>
        </w:rPr>
        <w:lastRenderedPageBreak/>
        <w:t>&lt;application&gt;…&lt;/application&gt;:</w:t>
      </w:r>
      <w:r w:rsidRPr="00F13E8D">
        <w:t xml:space="preserve"> Thẻ bao quanh các thành phần có liên quan trong ứng dụng. Thuộc tính Android:icon: Sẽ trỏ đến các icon có sẵn trong thư mụcres/drawable-hdpi. Ứng dụng này sẽ sử dụng hình ic_launcher là icon.</w:t>
      </w:r>
    </w:p>
    <w:p w:rsidR="00E8598C" w:rsidRPr="00F13E8D" w:rsidRDefault="00E8598C" w:rsidP="00F13E8D">
      <w:r w:rsidRPr="00F13E8D">
        <w:rPr>
          <w:rFonts w:ascii="Courier New" w:hAnsi="Courier New" w:cs="Courier New"/>
        </w:rPr>
        <w:t>&lt;activity&gt;…&lt;/activity&gt;:</w:t>
      </w:r>
      <w:r w:rsidRPr="00F13E8D">
        <w:t xml:space="preserve"> Thẻ này được sử dụng để nêu chi tiết về một activity. Thuộc tính android:name được sử dụng để mô tả chi tiết về tên class của một activity.  Thuộc tính android:label xác định một chuỗi ký tự được sử dụng là nhãn cho activity đó. Nếu trong ứng dụ</w:t>
      </w:r>
      <w:r w:rsidR="004C08DC" w:rsidRPr="00F13E8D">
        <w:t>ng</w:t>
      </w:r>
      <w:r w:rsidRPr="00F13E8D">
        <w:t xml:space="preserve"> có nhiều Activities thì phải tạo nhiều thẻ &lt;activity&gt;.</w:t>
      </w:r>
    </w:p>
    <w:p w:rsidR="00E8598C" w:rsidRPr="00F13E8D" w:rsidRDefault="003C18AB" w:rsidP="00F13E8D">
      <w:r w:rsidRPr="00F13E8D">
        <w:rPr>
          <w:rFonts w:ascii="Courier New" w:hAnsi="Courier New" w:cs="Courier New"/>
        </w:rPr>
        <w:t>&lt;action</w:t>
      </w:r>
      <w:r w:rsidR="00E8598C" w:rsidRPr="00F13E8D">
        <w:rPr>
          <w:rFonts w:ascii="Courier New" w:hAnsi="Courier New" w:cs="Courier New"/>
        </w:rPr>
        <w:t>/&gt;:</w:t>
      </w:r>
      <w:r w:rsidR="00E8598C" w:rsidRPr="00F13E8D">
        <w:t xml:space="preserve"> với name android.intent.action.MAIN để cho Android biết rằng activity này sẽ được load lên đầu tiên khi chạy ứng dụng.</w:t>
      </w:r>
    </w:p>
    <w:p w:rsidR="00E8598C" w:rsidRPr="00F13E8D" w:rsidRDefault="003C18AB" w:rsidP="009D1BE1">
      <w:r w:rsidRPr="00F13E8D">
        <w:rPr>
          <w:rFonts w:ascii="Courier New" w:hAnsi="Courier New" w:cs="Courier New"/>
        </w:rPr>
        <w:t>&lt;category</w:t>
      </w:r>
      <w:r w:rsidR="00E8598C" w:rsidRPr="00F13E8D">
        <w:rPr>
          <w:rFonts w:ascii="Courier New" w:hAnsi="Courier New" w:cs="Courier New"/>
        </w:rPr>
        <w:t>/&gt;:</w:t>
      </w:r>
      <w:r w:rsidR="00E8598C" w:rsidRPr="00F13E8D">
        <w:t xml:space="preserve"> với name android.intent.category.LAUNCHER để cho Android biết ứng dụng có thể được chạy từ một Icon trên thiết bị.</w:t>
      </w:r>
    </w:p>
    <w:p w:rsidR="00E8598C" w:rsidRPr="00F13E8D" w:rsidRDefault="00E8598C" w:rsidP="009D1BE1">
      <w:r w:rsidRPr="00F13E8D">
        <w:t>@string: sẽ được chỉ định đến file strings.xml, @string/app_name sẽ được dẫn đến chuỗi app_name nó là HelloWord.</w:t>
      </w:r>
    </w:p>
    <w:p w:rsidR="00E8598C" w:rsidRPr="00F13E8D" w:rsidRDefault="00E8598C" w:rsidP="009D1BE1">
      <w:r w:rsidRPr="00F13E8D">
        <w:t>Sau đây là một số thẻ khác thể sử dụ</w:t>
      </w:r>
      <w:r w:rsidR="00331814" w:rsidRPr="00F13E8D">
        <w:t xml:space="preserve">ng trong </w:t>
      </w:r>
      <w:r w:rsidRPr="00F13E8D">
        <w:t>file AndroidManifest.xml.</w:t>
      </w:r>
    </w:p>
    <w:p w:rsidR="00E8598C" w:rsidRPr="00F13E8D" w:rsidRDefault="00E8598C" w:rsidP="009D1BE1">
      <w:r w:rsidRPr="00F13E8D">
        <w:rPr>
          <w:rFonts w:ascii="Courier New" w:hAnsi="Courier New" w:cs="Courier New"/>
        </w:rPr>
        <w:t>&lt;activity&gt;</w:t>
      </w:r>
      <w:r w:rsidRPr="00F13E8D">
        <w:t> là thẻ dành cho các activities.</w:t>
      </w:r>
    </w:p>
    <w:p w:rsidR="00E8598C" w:rsidRPr="00F13E8D" w:rsidRDefault="00E8598C" w:rsidP="009D1BE1">
      <w:r w:rsidRPr="00F13E8D">
        <w:rPr>
          <w:rFonts w:ascii="Courier New" w:hAnsi="Courier New" w:cs="Courier New"/>
        </w:rPr>
        <w:t>&lt;service&gt;</w:t>
      </w:r>
      <w:r w:rsidRPr="00F13E8D">
        <w:t> là thẻ dành cho các services.</w:t>
      </w:r>
    </w:p>
    <w:p w:rsidR="00E8598C" w:rsidRPr="00F13E8D" w:rsidRDefault="00E8598C" w:rsidP="009D1BE1">
      <w:r w:rsidRPr="00F13E8D">
        <w:rPr>
          <w:rFonts w:ascii="Courier New" w:hAnsi="Courier New" w:cs="Courier New"/>
        </w:rPr>
        <w:t>&lt;receiver&gt;</w:t>
      </w:r>
      <w:r w:rsidRPr="00F13E8D">
        <w:t> là thẻ dành cho các broadcast receivers.</w:t>
      </w:r>
    </w:p>
    <w:p w:rsidR="00E8598C" w:rsidRPr="00F13E8D" w:rsidRDefault="00E8598C" w:rsidP="009D1BE1">
      <w:r w:rsidRPr="00F13E8D">
        <w:rPr>
          <w:rFonts w:ascii="Courier New" w:hAnsi="Courier New" w:cs="Courier New"/>
        </w:rPr>
        <w:t>&lt;provider&gt;</w:t>
      </w:r>
      <w:r w:rsidRPr="00F13E8D">
        <w:t> là thẻ dành cho các content providers.</w:t>
      </w:r>
    </w:p>
    <w:p w:rsidR="00E8598C" w:rsidRPr="00667E0D" w:rsidRDefault="00F13E8D" w:rsidP="009D1BE1">
      <w:pPr>
        <w:rPr>
          <w:rFonts w:cs="Times New Roman"/>
          <w:szCs w:val="26"/>
        </w:rPr>
      </w:pPr>
      <w:bookmarkStart w:id="188" w:name="_Toc444810703"/>
      <w:bookmarkStart w:id="189" w:name="_Toc475801493"/>
      <w:bookmarkStart w:id="190" w:name="_Toc475999823"/>
      <w:r w:rsidRPr="00667E0D">
        <w:rPr>
          <w:rStyle w:val="Strong"/>
          <w:rFonts w:cs="Times New Roman"/>
          <w:szCs w:val="26"/>
        </w:rPr>
        <w:t xml:space="preserve">c. </w:t>
      </w:r>
      <w:r w:rsidR="00E8598C" w:rsidRPr="00667E0D">
        <w:rPr>
          <w:rStyle w:val="Strong"/>
          <w:rFonts w:cs="Times New Roman"/>
          <w:szCs w:val="26"/>
        </w:rPr>
        <w:t>R.java</w:t>
      </w:r>
      <w:bookmarkEnd w:id="188"/>
      <w:bookmarkEnd w:id="189"/>
      <w:bookmarkEnd w:id="190"/>
    </w:p>
    <w:p w:rsidR="00E8598C" w:rsidRPr="00F13E8D" w:rsidRDefault="00E8598C" w:rsidP="009D1BE1">
      <w:r w:rsidRPr="00F13E8D">
        <w:t>R.java tạo ra mối liên kết giữa các file activity và các file resource (VD: như giữa file MainActivity.java và file activity_main.xml). File này được tạo ra tự động và không nên thay đổi nội dung trong file này.</w:t>
      </w:r>
    </w:p>
    <w:p w:rsidR="00E8598C" w:rsidRPr="00667E0D" w:rsidRDefault="00F13E8D" w:rsidP="009D1BE1">
      <w:pPr>
        <w:rPr>
          <w:rFonts w:cs="Times New Roman"/>
          <w:szCs w:val="26"/>
        </w:rPr>
      </w:pPr>
      <w:bookmarkStart w:id="191" w:name="_Toc444810704"/>
      <w:bookmarkStart w:id="192" w:name="_Toc475801494"/>
      <w:bookmarkStart w:id="193" w:name="_Toc475999824"/>
      <w:r w:rsidRPr="00667E0D">
        <w:rPr>
          <w:rStyle w:val="Strong"/>
          <w:rFonts w:cs="Times New Roman"/>
          <w:szCs w:val="26"/>
        </w:rPr>
        <w:t xml:space="preserve">d. </w:t>
      </w:r>
      <w:r w:rsidR="00E8598C" w:rsidRPr="00667E0D">
        <w:rPr>
          <w:rStyle w:val="Strong"/>
          <w:rFonts w:cs="Times New Roman"/>
          <w:szCs w:val="26"/>
        </w:rPr>
        <w:t>activity_main.xml</w:t>
      </w:r>
      <w:bookmarkEnd w:id="191"/>
      <w:bookmarkEnd w:id="192"/>
      <w:bookmarkEnd w:id="193"/>
    </w:p>
    <w:p w:rsidR="00E8598C" w:rsidRPr="00F13E8D" w:rsidRDefault="00E8598C" w:rsidP="009D1BE1">
      <w:r w:rsidRPr="00F13E8D">
        <w:t>activity_main.xml là một file layout nằm trong thư mục res/layout. File này sẽ được tham chiếu bởi ứng dụng khi tạo ra giao diệ</w:t>
      </w:r>
      <w:r w:rsidR="00F13E8D">
        <w:t>n trên màn hình. S</w:t>
      </w:r>
      <w:r w:rsidRPr="00F13E8D">
        <w:t>ẽ phải thay đổi nội dung file này rất nhiều trong khi tạo giao diện cho ứng dụng.</w:t>
      </w:r>
    </w:p>
    <w:p w:rsidR="00E8598C" w:rsidRPr="000A6031" w:rsidRDefault="00E8598C" w:rsidP="009D1BE1">
      <w:pPr>
        <w:rPr>
          <w:rFonts w:cs="Times New Roman"/>
          <w:szCs w:val="26"/>
        </w:rPr>
      </w:pPr>
      <w:r w:rsidRPr="000A6031">
        <w:rPr>
          <w:rFonts w:cs="Times New Roman"/>
          <w:szCs w:val="26"/>
        </w:rPr>
        <w:t>Đây code mặc định của file</w:t>
      </w:r>
      <w:r w:rsidRPr="000A6031">
        <w:rPr>
          <w:rStyle w:val="apple-converted-space"/>
          <w:rFonts w:cs="Times New Roman"/>
          <w:szCs w:val="26"/>
        </w:rPr>
        <w:t> </w:t>
      </w:r>
      <w:r w:rsidRPr="000A6031">
        <w:rPr>
          <w:rFonts w:cs="Times New Roman"/>
          <w:szCs w:val="26"/>
        </w:rPr>
        <w:t>activity_main.xml</w:t>
      </w:r>
      <w:r w:rsidR="00F13E8D">
        <w:rPr>
          <w:rFonts w:cs="Times New Roman"/>
          <w:szCs w:val="26"/>
        </w:rPr>
        <w:t>.</w:t>
      </w:r>
    </w:p>
    <w:tbl>
      <w:tblPr>
        <w:tblW w:w="9155" w:type="dxa"/>
        <w:tblCellMar>
          <w:left w:w="0" w:type="dxa"/>
          <w:right w:w="0" w:type="dxa"/>
        </w:tblCellMar>
        <w:tblLook w:val="04A0" w:firstRow="1" w:lastRow="0" w:firstColumn="1" w:lastColumn="0" w:noHBand="0" w:noVBand="1"/>
      </w:tblPr>
      <w:tblGrid>
        <w:gridCol w:w="20"/>
        <w:gridCol w:w="9135"/>
      </w:tblGrid>
      <w:tr w:rsidR="00490E61" w:rsidRPr="000A6031" w:rsidTr="00E8598C">
        <w:tc>
          <w:tcPr>
            <w:tcW w:w="20" w:type="dxa"/>
            <w:vAlign w:val="center"/>
          </w:tcPr>
          <w:p w:rsidR="00E8598C" w:rsidRPr="000A6031" w:rsidRDefault="00E8598C" w:rsidP="009D1BE1">
            <w:pPr>
              <w:rPr>
                <w:rFonts w:cs="Times New Roman"/>
                <w:szCs w:val="26"/>
              </w:rPr>
            </w:pPr>
          </w:p>
        </w:tc>
        <w:tc>
          <w:tcPr>
            <w:tcW w:w="9135" w:type="dxa"/>
            <w:vAlign w:val="center"/>
            <w:hideMark/>
          </w:tcPr>
          <w:p w:rsidR="00E8598C" w:rsidRPr="00667E0D" w:rsidRDefault="00E8598C" w:rsidP="009D1BE1">
            <w:r w:rsidRPr="00667E0D">
              <w:rPr>
                <w:rStyle w:val="HTMLCode"/>
                <w:rFonts w:ascii="Consolas" w:eastAsia="Calibri" w:hAnsi="Consolas" w:cs="Times New Roman"/>
                <w:sz w:val="24"/>
                <w:szCs w:val="26"/>
              </w:rPr>
              <w:t>&lt;RelativeLayout</w:t>
            </w:r>
            <w:r w:rsidRPr="00667E0D">
              <w:t xml:space="preserve"> </w:t>
            </w:r>
            <w:r w:rsidRPr="00667E0D">
              <w:rPr>
                <w:rStyle w:val="HTMLCode"/>
                <w:rFonts w:ascii="Consolas" w:eastAsia="Calibri" w:hAnsi="Consolas" w:cs="Times New Roman"/>
                <w:sz w:val="24"/>
                <w:szCs w:val="26"/>
              </w:rPr>
              <w:t>xmlns:android="</w:t>
            </w:r>
            <w:hyperlink r:id="rId84" w:history="1">
              <w:r w:rsidRPr="00667E0D">
                <w:rPr>
                  <w:rStyle w:val="Hyperlink"/>
                  <w:color w:val="auto"/>
                  <w:u w:val="none"/>
                </w:rPr>
                <w:t>http://schemas.android.com/apk/res/android</w:t>
              </w:r>
            </w:hyperlink>
            <w:r w:rsidRPr="00667E0D">
              <w:rPr>
                <w:rStyle w:val="HTMLCode"/>
                <w:rFonts w:ascii="Consolas" w:eastAsia="Calibri" w:hAnsi="Consolas" w:cs="Times New Roman"/>
                <w:sz w:val="24"/>
                <w:szCs w:val="26"/>
              </w:rPr>
              <w:t>"</w:t>
            </w:r>
          </w:p>
          <w:p w:rsidR="00E8598C" w:rsidRPr="00667E0D" w:rsidRDefault="00E8598C" w:rsidP="009D1BE1">
            <w:r w:rsidRPr="00667E0D">
              <w:rPr>
                <w:rStyle w:val="HTMLCode"/>
                <w:rFonts w:ascii="Consolas" w:eastAsia="Calibri" w:hAnsi="Consolas" w:cs="Times New Roman"/>
                <w:sz w:val="24"/>
                <w:szCs w:val="26"/>
              </w:rPr>
              <w:t>    xmlns:tools="</w:t>
            </w:r>
            <w:hyperlink r:id="rId85" w:history="1">
              <w:r w:rsidRPr="00667E0D">
                <w:rPr>
                  <w:rStyle w:val="Hyperlink"/>
                  <w:color w:val="auto"/>
                  <w:u w:val="none"/>
                </w:rPr>
                <w:t>http://schemas.android.com/tools</w:t>
              </w:r>
            </w:hyperlink>
            <w:r w:rsidRPr="00667E0D">
              <w:rPr>
                <w:rStyle w:val="HTMLCode"/>
                <w:rFonts w:ascii="Consolas" w:eastAsia="Calibri" w:hAnsi="Consolas" w:cs="Times New Roman"/>
                <w:sz w:val="24"/>
                <w:szCs w:val="26"/>
              </w:rPr>
              <w:t>"</w:t>
            </w:r>
          </w:p>
          <w:p w:rsidR="00E8598C" w:rsidRPr="00667E0D" w:rsidRDefault="00E8598C" w:rsidP="009D1BE1">
            <w:r w:rsidRPr="00667E0D">
              <w:rPr>
                <w:rStyle w:val="HTMLCode"/>
                <w:rFonts w:ascii="Consolas" w:eastAsia="Calibri" w:hAnsi="Consolas" w:cs="Times New Roman"/>
                <w:sz w:val="24"/>
                <w:szCs w:val="26"/>
              </w:rPr>
              <w:t>    android:layout_width="match_parent"</w:t>
            </w:r>
          </w:p>
          <w:p w:rsidR="00E8598C" w:rsidRPr="00667E0D" w:rsidRDefault="00E8598C" w:rsidP="009D1BE1">
            <w:r w:rsidRPr="00667E0D">
              <w:rPr>
                <w:rStyle w:val="HTMLCode"/>
                <w:rFonts w:ascii="Consolas" w:eastAsia="Calibri" w:hAnsi="Consolas" w:cs="Times New Roman"/>
                <w:sz w:val="24"/>
                <w:szCs w:val="26"/>
              </w:rPr>
              <w:t>    android:layout_height="match_parent"</w:t>
            </w:r>
          </w:p>
          <w:p w:rsidR="00E8598C" w:rsidRPr="00667E0D" w:rsidRDefault="00E8598C" w:rsidP="009D1BE1">
            <w:r w:rsidRPr="00667E0D">
              <w:rPr>
                <w:rStyle w:val="HTMLCode"/>
                <w:rFonts w:ascii="Consolas" w:eastAsia="Calibri" w:hAnsi="Consolas" w:cs="Times New Roman"/>
                <w:sz w:val="24"/>
                <w:szCs w:val="26"/>
              </w:rPr>
              <w:lastRenderedPageBreak/>
              <w:t>    android:paddingBottom="@dimen/activity_vertical_margin"</w:t>
            </w:r>
          </w:p>
          <w:p w:rsidR="00E8598C" w:rsidRPr="00667E0D" w:rsidRDefault="00E8598C" w:rsidP="009D1BE1">
            <w:r w:rsidRPr="00667E0D">
              <w:rPr>
                <w:rStyle w:val="HTMLCode"/>
                <w:rFonts w:ascii="Consolas" w:eastAsia="Calibri" w:hAnsi="Consolas" w:cs="Times New Roman"/>
                <w:sz w:val="24"/>
                <w:szCs w:val="26"/>
              </w:rPr>
              <w:t>    android:paddingLeft="@dimen/activity_horizontal_margin"</w:t>
            </w:r>
          </w:p>
          <w:p w:rsidR="00E8598C" w:rsidRPr="00667E0D" w:rsidRDefault="00E8598C" w:rsidP="009D1BE1">
            <w:r w:rsidRPr="00667E0D">
              <w:rPr>
                <w:rStyle w:val="HTMLCode"/>
                <w:rFonts w:ascii="Consolas" w:eastAsia="Calibri" w:hAnsi="Consolas" w:cs="Times New Roman"/>
                <w:sz w:val="24"/>
                <w:szCs w:val="26"/>
              </w:rPr>
              <w:t>    android:paddingRight="@dimen/activity_horizontal_margin"</w:t>
            </w:r>
          </w:p>
          <w:p w:rsidR="00E8598C" w:rsidRPr="00667E0D" w:rsidRDefault="00E8598C" w:rsidP="009D1BE1">
            <w:r w:rsidRPr="00667E0D">
              <w:rPr>
                <w:rStyle w:val="HTMLCode"/>
                <w:rFonts w:ascii="Consolas" w:eastAsia="Calibri" w:hAnsi="Consolas" w:cs="Times New Roman"/>
                <w:sz w:val="24"/>
                <w:szCs w:val="26"/>
              </w:rPr>
              <w:t>    android:paddingTop="@dimen/activity_vertical_margin"</w:t>
            </w:r>
          </w:p>
          <w:p w:rsidR="00E8598C" w:rsidRPr="00667E0D" w:rsidRDefault="00E8598C" w:rsidP="009D1BE1">
            <w:r w:rsidRPr="00667E0D">
              <w:rPr>
                <w:rStyle w:val="HTMLCode"/>
                <w:rFonts w:ascii="Consolas" w:eastAsia="Calibri" w:hAnsi="Consolas" w:cs="Times New Roman"/>
                <w:sz w:val="24"/>
                <w:szCs w:val="26"/>
              </w:rPr>
              <w:t>    tools:context=".MainActivity"</w:t>
            </w:r>
            <w:r w:rsidRPr="00667E0D">
              <w:t xml:space="preserve"> </w:t>
            </w:r>
            <w:r w:rsidRPr="00667E0D">
              <w:rPr>
                <w:rStyle w:val="HTMLCode"/>
                <w:rFonts w:ascii="Consolas" w:eastAsia="Calibri" w:hAnsi="Consolas" w:cs="Times New Roman"/>
                <w:sz w:val="24"/>
                <w:szCs w:val="26"/>
              </w:rPr>
              <w:t>&gt;</w:t>
            </w:r>
          </w:p>
          <w:p w:rsidR="00E8598C" w:rsidRPr="00667E0D" w:rsidRDefault="00E8598C" w:rsidP="009D1BE1">
            <w:r w:rsidRPr="00667E0D">
              <w:rPr>
                <w:rStyle w:val="HTMLCode"/>
                <w:rFonts w:ascii="Consolas" w:eastAsia="Calibri" w:hAnsi="Consolas" w:cs="Times New Roman"/>
                <w:sz w:val="24"/>
                <w:szCs w:val="26"/>
              </w:rPr>
              <w:t>    &lt;TextView</w:t>
            </w:r>
          </w:p>
          <w:p w:rsidR="00E8598C" w:rsidRPr="00667E0D" w:rsidRDefault="00E8598C" w:rsidP="009D1BE1">
            <w:r w:rsidRPr="00667E0D">
              <w:rPr>
                <w:rStyle w:val="HTMLCode"/>
                <w:rFonts w:ascii="Consolas" w:eastAsia="Calibri" w:hAnsi="Consolas" w:cs="Times New Roman"/>
                <w:sz w:val="24"/>
                <w:szCs w:val="26"/>
              </w:rPr>
              <w:t>        android:layout_width="wrap_content"</w:t>
            </w:r>
          </w:p>
          <w:p w:rsidR="00E8598C" w:rsidRPr="00667E0D" w:rsidRDefault="00E8598C" w:rsidP="009D1BE1">
            <w:r w:rsidRPr="00667E0D">
              <w:rPr>
                <w:rStyle w:val="HTMLCode"/>
                <w:rFonts w:ascii="Consolas" w:eastAsia="Calibri" w:hAnsi="Consolas" w:cs="Times New Roman"/>
                <w:sz w:val="24"/>
                <w:szCs w:val="26"/>
              </w:rPr>
              <w:t>        android:layout_height="wrap_content"</w:t>
            </w:r>
          </w:p>
          <w:p w:rsidR="00E8598C" w:rsidRPr="00667E0D" w:rsidRDefault="00E8598C" w:rsidP="009D1BE1">
            <w:r w:rsidRPr="00667E0D">
              <w:rPr>
                <w:rStyle w:val="HTMLCode"/>
                <w:rFonts w:ascii="Consolas" w:eastAsia="Calibri" w:hAnsi="Consolas" w:cs="Times New Roman"/>
                <w:sz w:val="24"/>
                <w:szCs w:val="26"/>
              </w:rPr>
              <w:t>        android:text="@string/hello_world"</w:t>
            </w:r>
            <w:r w:rsidRPr="00667E0D">
              <w:t xml:space="preserve"> </w:t>
            </w:r>
            <w:r w:rsidRPr="00667E0D">
              <w:rPr>
                <w:rStyle w:val="HTMLCode"/>
                <w:rFonts w:ascii="Consolas" w:eastAsia="Calibri" w:hAnsi="Consolas" w:cs="Times New Roman"/>
                <w:sz w:val="24"/>
                <w:szCs w:val="26"/>
              </w:rPr>
              <w:t>/&gt;</w:t>
            </w:r>
          </w:p>
          <w:p w:rsidR="00E8598C" w:rsidRPr="000A6031" w:rsidRDefault="00E8598C" w:rsidP="009D1BE1">
            <w:r w:rsidRPr="00667E0D">
              <w:rPr>
                <w:rStyle w:val="HTMLCode"/>
                <w:rFonts w:ascii="Consolas" w:eastAsia="Calibri" w:hAnsi="Consolas" w:cs="Times New Roman"/>
                <w:sz w:val="24"/>
                <w:szCs w:val="26"/>
              </w:rPr>
              <w:t>&lt;/RelativeLayout&gt;</w:t>
            </w:r>
          </w:p>
        </w:tc>
      </w:tr>
    </w:tbl>
    <w:p w:rsidR="00E8598C" w:rsidRPr="000A6031" w:rsidRDefault="00E8598C" w:rsidP="009D1BE1">
      <w:pPr>
        <w:rPr>
          <w:rFonts w:cs="Times New Roman"/>
          <w:szCs w:val="26"/>
        </w:rPr>
      </w:pPr>
      <w:r w:rsidRPr="000A6031">
        <w:rPr>
          <w:rStyle w:val="Strong"/>
          <w:rFonts w:cs="Times New Roman"/>
          <w:szCs w:val="26"/>
        </w:rPr>
        <w:lastRenderedPageBreak/>
        <w:t>RelativeLayout</w:t>
      </w:r>
      <w:r w:rsidRPr="000A6031">
        <w:rPr>
          <w:rFonts w:cs="Times New Roman"/>
          <w:szCs w:val="26"/>
        </w:rPr>
        <w:t>: là một trong số nhiều layout của Android.</w:t>
      </w:r>
    </w:p>
    <w:p w:rsidR="00E8598C" w:rsidRPr="000A6031" w:rsidRDefault="00BD300F" w:rsidP="00F82BEF">
      <w:pPr>
        <w:pStyle w:val="Heading3"/>
        <w:spacing w:before="120" w:after="120" w:line="26" w:lineRule="atLeast"/>
        <w:ind w:firstLine="0"/>
        <w:rPr>
          <w:rFonts w:cs="Times New Roman"/>
          <w:b w:val="0"/>
          <w:color w:val="auto"/>
          <w:szCs w:val="26"/>
        </w:rPr>
      </w:pPr>
      <w:bookmarkStart w:id="194" w:name="_Toc475801495"/>
      <w:bookmarkStart w:id="195" w:name="_Toc475999825"/>
      <w:bookmarkStart w:id="196" w:name="_Toc511914383"/>
      <w:bookmarkStart w:id="197" w:name="_Toc511914463"/>
      <w:bookmarkStart w:id="198" w:name="_Toc512547392"/>
      <w:r w:rsidRPr="000A6031">
        <w:rPr>
          <w:rFonts w:cs="Times New Roman"/>
          <w:color w:val="auto"/>
          <w:szCs w:val="26"/>
        </w:rPr>
        <w:t>1.</w:t>
      </w:r>
      <w:r w:rsidR="00A67684" w:rsidRPr="000A6031">
        <w:rPr>
          <w:rFonts w:cs="Times New Roman"/>
          <w:color w:val="auto"/>
          <w:szCs w:val="26"/>
        </w:rPr>
        <w:t>5.</w:t>
      </w:r>
      <w:r w:rsidR="00667E0D">
        <w:rPr>
          <w:rFonts w:cs="Times New Roman"/>
          <w:color w:val="auto"/>
          <w:szCs w:val="26"/>
        </w:rPr>
        <w:t>9</w:t>
      </w:r>
      <w:r w:rsidR="00A67684" w:rsidRPr="000A6031">
        <w:rPr>
          <w:rFonts w:cs="Times New Roman"/>
          <w:color w:val="auto"/>
          <w:szCs w:val="26"/>
        </w:rPr>
        <w:t xml:space="preserve"> </w:t>
      </w:r>
      <w:r w:rsidR="00E8598C" w:rsidRPr="000A6031">
        <w:rPr>
          <w:rFonts w:cs="Times New Roman"/>
          <w:color w:val="auto"/>
          <w:szCs w:val="26"/>
        </w:rPr>
        <w:t>Các giao diện cơ bản trong Android</w:t>
      </w:r>
      <w:bookmarkEnd w:id="194"/>
      <w:bookmarkEnd w:id="195"/>
      <w:bookmarkEnd w:id="196"/>
      <w:bookmarkEnd w:id="197"/>
      <w:bookmarkEnd w:id="198"/>
    </w:p>
    <w:p w:rsidR="00E8598C" w:rsidRPr="000A6031" w:rsidRDefault="00E8598C" w:rsidP="00547EC1">
      <w:pPr>
        <w:spacing w:line="26" w:lineRule="atLeast"/>
        <w:ind w:firstLine="709"/>
        <w:rPr>
          <w:rFonts w:cs="Times New Roman"/>
          <w:szCs w:val="26"/>
        </w:rPr>
      </w:pPr>
      <w:bookmarkStart w:id="199" w:name="_Toc444810706"/>
      <w:bookmarkStart w:id="200" w:name="_Toc475801496"/>
      <w:bookmarkStart w:id="201" w:name="_Toc475999826"/>
      <w:r w:rsidRPr="000A6031">
        <w:rPr>
          <w:rFonts w:cs="Times New Roman"/>
          <w:szCs w:val="26"/>
        </w:rPr>
        <w:t>Giới thiệu các layout cơ bản trong android</w:t>
      </w:r>
      <w:bookmarkEnd w:id="199"/>
      <w:bookmarkEnd w:id="200"/>
      <w:bookmarkEnd w:id="201"/>
    </w:p>
    <w:p w:rsidR="00E8598C" w:rsidRPr="00667E0D" w:rsidRDefault="00E8598C" w:rsidP="00155488">
      <w:pPr>
        <w:pStyle w:val="ListParagraph"/>
        <w:numPr>
          <w:ilvl w:val="0"/>
          <w:numId w:val="16"/>
        </w:numPr>
        <w:spacing w:line="26" w:lineRule="atLeast"/>
        <w:rPr>
          <w:rFonts w:cs="Times New Roman"/>
          <w:b/>
          <w:szCs w:val="26"/>
        </w:rPr>
      </w:pPr>
      <w:bookmarkStart w:id="202" w:name="_Toc444810707"/>
      <w:bookmarkStart w:id="203" w:name="_Toc475801497"/>
      <w:bookmarkStart w:id="204" w:name="_Toc475999827"/>
      <w:r w:rsidRPr="00667E0D">
        <w:rPr>
          <w:rStyle w:val="Strong"/>
          <w:rFonts w:cs="Times New Roman"/>
          <w:szCs w:val="26"/>
        </w:rPr>
        <w:t>FrameLayout:</w:t>
      </w:r>
      <w:bookmarkEnd w:id="202"/>
      <w:bookmarkEnd w:id="203"/>
      <w:bookmarkEnd w:id="204"/>
    </w:p>
    <w:p w:rsidR="00E8598C" w:rsidRPr="000A6031" w:rsidRDefault="00E8598C" w:rsidP="00547EC1">
      <w:pPr>
        <w:spacing w:line="26" w:lineRule="atLeast"/>
        <w:ind w:firstLine="709"/>
        <w:rPr>
          <w:rFonts w:cs="Times New Roman"/>
          <w:szCs w:val="26"/>
        </w:rPr>
      </w:pPr>
      <w:r w:rsidRPr="000A6031">
        <w:rPr>
          <w:rFonts w:cs="Times New Roman"/>
          <w:szCs w:val="26"/>
        </w:rPr>
        <w:t>- Là loại Layout cơ bản nhất, đặc điểm của nó là khi gắn các control lên giao diện thì các control này sẽ luôn được “Neo” ở góc trái trên cùng màn hình, nó không cho phép chúng ta thay đổi vị trí của các control theo một Location nào đó.</w:t>
      </w:r>
    </w:p>
    <w:p w:rsidR="00E8598C" w:rsidRPr="000A6031" w:rsidRDefault="00E8598C" w:rsidP="00547EC1">
      <w:pPr>
        <w:spacing w:line="26" w:lineRule="atLeast"/>
        <w:ind w:firstLine="709"/>
        <w:rPr>
          <w:rFonts w:cs="Times New Roman"/>
          <w:szCs w:val="26"/>
        </w:rPr>
      </w:pPr>
      <w:r w:rsidRPr="000A6031">
        <w:rPr>
          <w:rFonts w:cs="Times New Roman"/>
          <w:szCs w:val="26"/>
        </w:rPr>
        <w:t>- Các control đưa vào sau nó sẽ đè lên trên và che khuất control trước đó (trừ khi ta thiết lập transparent cho control sau):</w:t>
      </w:r>
    </w:p>
    <w:p w:rsidR="00E8598C" w:rsidRPr="000A6031" w:rsidRDefault="00E8598C" w:rsidP="00547EC1">
      <w:pPr>
        <w:spacing w:line="26" w:lineRule="atLeast"/>
        <w:ind w:firstLine="709"/>
        <w:rPr>
          <w:rFonts w:cs="Times New Roman"/>
          <w:szCs w:val="26"/>
        </w:rPr>
      </w:pPr>
      <w:r w:rsidRPr="000A6031">
        <w:rPr>
          <w:rFonts w:cs="Times New Roman"/>
          <w:szCs w:val="26"/>
        </w:rPr>
        <w:t>- Theo dõi đoạn cấu trúc XML dưới này:</w:t>
      </w:r>
    </w:p>
    <w:p w:rsidR="00E8598C" w:rsidRPr="000A6031" w:rsidRDefault="00E8598C" w:rsidP="00994C01">
      <w:pPr>
        <w:pStyle w:val="phongcode"/>
      </w:pPr>
      <w:r w:rsidRPr="000A6031">
        <w:t>&lt;?xml version=”1.0″ encoding=”utf-8″?&gt;</w:t>
      </w:r>
    </w:p>
    <w:p w:rsidR="00667E0D" w:rsidRDefault="00E8598C" w:rsidP="00994C01">
      <w:pPr>
        <w:pStyle w:val="phongcode"/>
        <w:rPr>
          <w:rStyle w:val="Strong"/>
        </w:rPr>
      </w:pPr>
      <w:r w:rsidRPr="000A6031">
        <w:t>&lt;</w:t>
      </w:r>
      <w:r w:rsidRPr="000A6031">
        <w:rPr>
          <w:rStyle w:val="Strong"/>
        </w:rPr>
        <w:t>FrameLayout</w:t>
      </w:r>
    </w:p>
    <w:p w:rsidR="00667E0D" w:rsidRDefault="00667E0D" w:rsidP="00994C01">
      <w:pPr>
        <w:pStyle w:val="phongcode"/>
      </w:pPr>
      <w:r>
        <w:t>android:id=”@+id/mainlayout”</w:t>
      </w:r>
    </w:p>
    <w:p w:rsidR="00BD300F" w:rsidRPr="000A6031" w:rsidRDefault="00E8598C" w:rsidP="00994C01">
      <w:pPr>
        <w:pStyle w:val="phongcode"/>
      </w:pPr>
      <w:r w:rsidRPr="000A6031">
        <w:t xml:space="preserve">android:layout_height=”fill_parent” </w:t>
      </w:r>
    </w:p>
    <w:p w:rsidR="00667E0D" w:rsidRDefault="00E8598C" w:rsidP="00994C01">
      <w:pPr>
        <w:pStyle w:val="phongcode"/>
      </w:pPr>
      <w:r w:rsidRPr="000A6031">
        <w:t>and</w:t>
      </w:r>
      <w:r w:rsidR="00667E0D">
        <w:t>roid:layout_width=”fill_parent”</w:t>
      </w:r>
    </w:p>
    <w:p w:rsidR="00667E0D" w:rsidRDefault="00667E0D" w:rsidP="00994C01">
      <w:pPr>
        <w:pStyle w:val="phongcode"/>
      </w:pPr>
      <w:r>
        <w:t>android:orientation=”vertical”</w:t>
      </w:r>
    </w:p>
    <w:p w:rsidR="00E8598C" w:rsidRPr="000A6031" w:rsidRDefault="00E8598C" w:rsidP="00994C01">
      <w:pPr>
        <w:pStyle w:val="phongcode"/>
      </w:pPr>
      <w:r w:rsidRPr="000A6031">
        <w:t>xmlns:android=”</w:t>
      </w:r>
      <w:hyperlink r:id="rId86" w:history="1">
        <w:r w:rsidRPr="000A6031">
          <w:rPr>
            <w:rStyle w:val="Hyperlink"/>
            <w:color w:val="auto"/>
            <w:u w:val="none"/>
          </w:rPr>
          <w:t>http://schemas.android.com/apk/res/android”</w:t>
        </w:r>
      </w:hyperlink>
      <w:r w:rsidRPr="000A6031">
        <w:t>;</w:t>
      </w:r>
    </w:p>
    <w:p w:rsidR="00667E0D" w:rsidRDefault="00E8598C" w:rsidP="00994C01">
      <w:pPr>
        <w:pStyle w:val="phongcode"/>
        <w:rPr>
          <w:rStyle w:val="apple-converted-space"/>
        </w:rPr>
      </w:pPr>
      <w:r w:rsidRPr="000A6031">
        <w:t>&lt;</w:t>
      </w:r>
      <w:r w:rsidRPr="000A6031">
        <w:rPr>
          <w:rStyle w:val="Strong"/>
        </w:rPr>
        <w:t>ImageView</w:t>
      </w:r>
      <w:r w:rsidRPr="000A6031">
        <w:rPr>
          <w:rStyle w:val="apple-converted-space"/>
        </w:rPr>
        <w:t> </w:t>
      </w:r>
    </w:p>
    <w:p w:rsidR="00667E0D" w:rsidRDefault="00E8598C" w:rsidP="00994C01">
      <w:pPr>
        <w:pStyle w:val="phongcode"/>
      </w:pPr>
      <w:r w:rsidRPr="000A6031">
        <w:t>andro</w:t>
      </w:r>
      <w:r w:rsidR="00667E0D">
        <w:t>id:layout_height=”wrap_content”</w:t>
      </w:r>
    </w:p>
    <w:p w:rsidR="00667E0D" w:rsidRDefault="00E8598C" w:rsidP="00994C01">
      <w:pPr>
        <w:pStyle w:val="phongcode"/>
      </w:pPr>
      <w:r w:rsidRPr="000A6031">
        <w:t xml:space="preserve">android:layout_width=”wrap_content” </w:t>
      </w:r>
    </w:p>
    <w:p w:rsidR="00667E0D" w:rsidRDefault="00E8598C" w:rsidP="00994C01">
      <w:pPr>
        <w:pStyle w:val="phongcode"/>
      </w:pPr>
      <w:r w:rsidRPr="000A6031">
        <w:t xml:space="preserve">android:padding=”5px” </w:t>
      </w:r>
    </w:p>
    <w:p w:rsidR="00E8598C" w:rsidRPr="000A6031" w:rsidRDefault="00E8598C" w:rsidP="00994C01">
      <w:pPr>
        <w:pStyle w:val="phongcode"/>
      </w:pPr>
      <w:r w:rsidRPr="000A6031">
        <w:t>android:src=”@drawable/</w:t>
      </w:r>
      <w:r w:rsidRPr="000A6031">
        <w:rPr>
          <w:rStyle w:val="Strong"/>
        </w:rPr>
        <w:t>blue</w:t>
      </w:r>
      <w:r w:rsidRPr="000A6031">
        <w:t>“/&gt;</w:t>
      </w:r>
    </w:p>
    <w:p w:rsidR="00667E0D" w:rsidRDefault="00E8598C" w:rsidP="00994C01">
      <w:pPr>
        <w:pStyle w:val="phongcode"/>
        <w:rPr>
          <w:rStyle w:val="apple-converted-space"/>
        </w:rPr>
      </w:pPr>
      <w:r w:rsidRPr="000A6031">
        <w:t>&lt;</w:t>
      </w:r>
      <w:r w:rsidRPr="000A6031">
        <w:rPr>
          <w:rStyle w:val="Strong"/>
        </w:rPr>
        <w:t>ImageView</w:t>
      </w:r>
      <w:r w:rsidRPr="000A6031">
        <w:rPr>
          <w:rStyle w:val="apple-converted-space"/>
        </w:rPr>
        <w:t> </w:t>
      </w:r>
    </w:p>
    <w:p w:rsidR="00667E0D" w:rsidRDefault="00E8598C" w:rsidP="00994C01">
      <w:pPr>
        <w:pStyle w:val="phongcode"/>
      </w:pPr>
      <w:r w:rsidRPr="000A6031">
        <w:t>andro</w:t>
      </w:r>
      <w:r w:rsidR="00667E0D">
        <w:t>id:layout_height=”wrap_content”</w:t>
      </w:r>
    </w:p>
    <w:p w:rsidR="00667E0D" w:rsidRDefault="00E8598C" w:rsidP="00994C01">
      <w:pPr>
        <w:pStyle w:val="phongcode"/>
      </w:pPr>
      <w:r w:rsidRPr="000A6031">
        <w:t xml:space="preserve">android:layout_width=”wrap_content” </w:t>
      </w:r>
    </w:p>
    <w:p w:rsidR="00667E0D" w:rsidRDefault="00E8598C" w:rsidP="00994C01">
      <w:pPr>
        <w:pStyle w:val="phongcode"/>
      </w:pPr>
      <w:r w:rsidRPr="000A6031">
        <w:lastRenderedPageBreak/>
        <w:t xml:space="preserve">android:padding=”5px” </w:t>
      </w:r>
    </w:p>
    <w:p w:rsidR="00E8598C" w:rsidRPr="000A6031" w:rsidRDefault="00E8598C" w:rsidP="00994C01">
      <w:pPr>
        <w:pStyle w:val="phongcode"/>
      </w:pPr>
      <w:r w:rsidRPr="000A6031">
        <w:t>and</w:t>
      </w:r>
      <w:r w:rsidR="00667E0D">
        <w:t>roid:src=”@drawable/red“/</w:t>
      </w:r>
      <w:r w:rsidRPr="000A6031">
        <w:t>&gt;</w:t>
      </w:r>
    </w:p>
    <w:p w:rsidR="00E8598C" w:rsidRPr="000A6031" w:rsidRDefault="00E8598C" w:rsidP="00994C01">
      <w:pPr>
        <w:pStyle w:val="phongcode"/>
      </w:pPr>
      <w:r w:rsidRPr="000A6031">
        <w:t>&lt;/</w:t>
      </w:r>
      <w:r w:rsidRPr="000A6031">
        <w:rPr>
          <w:rStyle w:val="Strong"/>
        </w:rPr>
        <w:t>FrameLayout</w:t>
      </w:r>
      <w:r w:rsidRPr="000A6031">
        <w:t>&gt;</w:t>
      </w:r>
    </w:p>
    <w:p w:rsidR="00E8598C" w:rsidRPr="000A6031" w:rsidRDefault="00E8598C" w:rsidP="00547EC1">
      <w:pPr>
        <w:spacing w:line="26" w:lineRule="atLeast"/>
        <w:ind w:firstLine="709"/>
        <w:jc w:val="center"/>
        <w:rPr>
          <w:rFonts w:cs="Times New Roman"/>
          <w:szCs w:val="26"/>
        </w:rPr>
      </w:pPr>
      <w:r w:rsidRPr="000A6031">
        <w:rPr>
          <w:rFonts w:cs="Times New Roman"/>
          <w:noProof/>
          <w:szCs w:val="26"/>
          <w:lang w:eastAsia="en-US"/>
        </w:rPr>
        <w:drawing>
          <wp:inline distT="0" distB="0" distL="0" distR="0" wp14:anchorId="49AF18EC" wp14:editId="5D5BF21F">
            <wp:extent cx="2636322" cy="2489970"/>
            <wp:effectExtent l="0" t="0" r="0" b="5715"/>
            <wp:docPr id="60" name="Picture 60" descr="7_Layout_10">
              <a:hlinkClick xmlns:a="http://schemas.openxmlformats.org/drawingml/2006/main" r:id="rId8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7_Layout_10">
                      <a:hlinkClick r:id="rId87"/>
                    </pic:cNvPr>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645676" cy="2498804"/>
                    </a:xfrm>
                    <a:prstGeom prst="rect">
                      <a:avLst/>
                    </a:prstGeom>
                    <a:noFill/>
                    <a:ln>
                      <a:noFill/>
                    </a:ln>
                  </pic:spPr>
                </pic:pic>
              </a:graphicData>
            </a:graphic>
          </wp:inline>
        </w:drawing>
      </w:r>
    </w:p>
    <w:p w:rsidR="00BD300F" w:rsidRPr="000A6031" w:rsidRDefault="00BD300F" w:rsidP="00547EC1">
      <w:pPr>
        <w:spacing w:line="26" w:lineRule="atLeast"/>
        <w:ind w:firstLine="709"/>
        <w:jc w:val="center"/>
        <w:rPr>
          <w:rFonts w:cs="Times New Roman"/>
          <w:szCs w:val="26"/>
        </w:rPr>
      </w:pPr>
      <w:r w:rsidRPr="000A6031">
        <w:rPr>
          <w:rFonts w:cs="Times New Roman"/>
          <w:szCs w:val="26"/>
        </w:rPr>
        <w:t xml:space="preserve">Hình 1.3: Minh họa </w:t>
      </w:r>
      <w:r w:rsidRPr="000A6031">
        <w:rPr>
          <w:rStyle w:val="Strong"/>
          <w:rFonts w:cs="Times New Roman"/>
          <w:b w:val="0"/>
          <w:szCs w:val="26"/>
        </w:rPr>
        <w:t>FrameLayout</w:t>
      </w:r>
    </w:p>
    <w:p w:rsidR="00E8598C" w:rsidRPr="000A6031" w:rsidRDefault="00F13E8D" w:rsidP="00547EC1">
      <w:pPr>
        <w:spacing w:line="26" w:lineRule="atLeast"/>
        <w:ind w:firstLine="709"/>
        <w:rPr>
          <w:rFonts w:cs="Times New Roman"/>
          <w:szCs w:val="26"/>
        </w:rPr>
      </w:pPr>
      <w:r>
        <w:rPr>
          <w:rFonts w:cs="Times New Roman"/>
          <w:szCs w:val="26"/>
        </w:rPr>
        <w:t>H</w:t>
      </w:r>
      <w:r w:rsidR="00E8598C" w:rsidRPr="000A6031">
        <w:rPr>
          <w:rFonts w:cs="Times New Roman"/>
          <w:szCs w:val="26"/>
        </w:rPr>
        <w:t>ình màu đỏ và màu xanh luôn được “neo” ở góc trái màn hình. Hình màu đỏ đưa vào sau sẽ đè lên trên hình màu xanh.</w:t>
      </w:r>
    </w:p>
    <w:p w:rsidR="00E8598C" w:rsidRPr="000A6031" w:rsidRDefault="00E8598C" w:rsidP="00547EC1">
      <w:pPr>
        <w:spacing w:line="26" w:lineRule="atLeast"/>
        <w:ind w:firstLine="709"/>
        <w:rPr>
          <w:rFonts w:cs="Times New Roman"/>
          <w:szCs w:val="26"/>
        </w:rPr>
      </w:pPr>
      <w:r w:rsidRPr="000A6031">
        <w:rPr>
          <w:rFonts w:cs="Times New Roman"/>
          <w:szCs w:val="26"/>
        </w:rPr>
        <w:t>Chú ý 2 dòng lệnh bên dưới:</w:t>
      </w:r>
    </w:p>
    <w:p w:rsidR="00E8598C" w:rsidRPr="000A6031" w:rsidRDefault="00E8598C" w:rsidP="00994C01">
      <w:pPr>
        <w:pStyle w:val="phongcode"/>
      </w:pPr>
      <w:r w:rsidRPr="000A6031">
        <w:t>android:src=”@drawable/</w:t>
      </w:r>
      <w:r w:rsidRPr="000A6031">
        <w:rPr>
          <w:rStyle w:val="Strong"/>
        </w:rPr>
        <w:t>blue</w:t>
      </w:r>
      <w:r w:rsidRPr="000A6031">
        <w:t>”</w:t>
      </w:r>
    </w:p>
    <w:p w:rsidR="00E8598C" w:rsidRPr="000A6031" w:rsidRDefault="00E8598C" w:rsidP="00994C01">
      <w:pPr>
        <w:pStyle w:val="phongcode"/>
      </w:pPr>
      <w:r w:rsidRPr="000A6031">
        <w:t>android:src=”@drawable/</w:t>
      </w:r>
      <w:r w:rsidRPr="000A6031">
        <w:rPr>
          <w:rStyle w:val="Strong"/>
        </w:rPr>
        <w:t>red</w:t>
      </w:r>
      <w:r w:rsidRPr="000A6031">
        <w:t>”</w:t>
      </w:r>
    </w:p>
    <w:p w:rsidR="00E8598C" w:rsidRPr="000A6031" w:rsidRDefault="00E8598C" w:rsidP="00547EC1">
      <w:pPr>
        <w:spacing w:line="26" w:lineRule="atLeast"/>
        <w:ind w:firstLine="709"/>
        <w:rPr>
          <w:rFonts w:cs="Times New Roman"/>
          <w:szCs w:val="26"/>
        </w:rPr>
      </w:pPr>
      <w:r w:rsidRPr="000A6031">
        <w:rPr>
          <w:rFonts w:cs="Times New Roman"/>
          <w:szCs w:val="26"/>
        </w:rPr>
        <w:t>Là do ta kéo 2 cái hình tên là</w:t>
      </w:r>
      <w:r w:rsidRPr="000A6031">
        <w:rPr>
          <w:rStyle w:val="apple-converted-space"/>
          <w:rFonts w:cs="Times New Roman"/>
          <w:szCs w:val="26"/>
        </w:rPr>
        <w:t> </w:t>
      </w:r>
      <w:r w:rsidRPr="000A6031">
        <w:rPr>
          <w:rStyle w:val="Strong"/>
          <w:rFonts w:cs="Times New Roman"/>
          <w:szCs w:val="26"/>
        </w:rPr>
        <w:t>blue</w:t>
      </w:r>
      <w:r w:rsidRPr="000A6031">
        <w:rPr>
          <w:rStyle w:val="apple-converted-space"/>
          <w:rFonts w:cs="Times New Roman"/>
          <w:szCs w:val="26"/>
        </w:rPr>
        <w:t> </w:t>
      </w:r>
      <w:r w:rsidRPr="000A6031">
        <w:rPr>
          <w:rFonts w:cs="Times New Roman"/>
          <w:szCs w:val="26"/>
        </w:rPr>
        <w:t>và</w:t>
      </w:r>
      <w:r w:rsidRPr="000A6031">
        <w:rPr>
          <w:rStyle w:val="apple-converted-space"/>
          <w:rFonts w:cs="Times New Roman"/>
          <w:szCs w:val="26"/>
        </w:rPr>
        <w:t> </w:t>
      </w:r>
      <w:r w:rsidRPr="000A6031">
        <w:rPr>
          <w:rStyle w:val="Strong"/>
          <w:rFonts w:cs="Times New Roman"/>
          <w:szCs w:val="26"/>
        </w:rPr>
        <w:t>red</w:t>
      </w:r>
      <w:r w:rsidRPr="000A6031">
        <w:rPr>
          <w:rStyle w:val="apple-converted-space"/>
          <w:rFonts w:cs="Times New Roman"/>
          <w:szCs w:val="26"/>
        </w:rPr>
        <w:t> </w:t>
      </w:r>
      <w:r w:rsidRPr="000A6031">
        <w:rPr>
          <w:rFonts w:cs="Times New Roman"/>
          <w:szCs w:val="26"/>
        </w:rPr>
        <w:t>vào thư mục drawable của ứng dụng</w:t>
      </w:r>
    </w:p>
    <w:p w:rsidR="00E8598C" w:rsidRPr="00203ACA" w:rsidRDefault="00E8598C" w:rsidP="00155488">
      <w:pPr>
        <w:pStyle w:val="ListParagraph"/>
        <w:numPr>
          <w:ilvl w:val="0"/>
          <w:numId w:val="16"/>
        </w:numPr>
        <w:spacing w:line="26" w:lineRule="atLeast"/>
        <w:rPr>
          <w:rStyle w:val="Strong"/>
          <w:rFonts w:cs="Times New Roman"/>
          <w:bCs w:val="0"/>
          <w:szCs w:val="26"/>
        </w:rPr>
      </w:pPr>
      <w:bookmarkStart w:id="205" w:name="_Toc444810708"/>
      <w:bookmarkStart w:id="206" w:name="_Toc475801498"/>
      <w:bookmarkStart w:id="207" w:name="_Toc475999828"/>
      <w:r w:rsidRPr="00203ACA">
        <w:rPr>
          <w:rStyle w:val="Strong"/>
          <w:rFonts w:cs="Times New Roman"/>
          <w:szCs w:val="26"/>
        </w:rPr>
        <w:t>LinearLayout</w:t>
      </w:r>
      <w:bookmarkEnd w:id="205"/>
      <w:bookmarkEnd w:id="206"/>
      <w:bookmarkEnd w:id="207"/>
    </w:p>
    <w:p w:rsidR="00203ACA" w:rsidRPr="00203ACA" w:rsidRDefault="00203ACA" w:rsidP="00203ACA">
      <w:pPr>
        <w:spacing w:line="26" w:lineRule="atLeast"/>
        <w:rPr>
          <w:rFonts w:cs="Times New Roman"/>
          <w:b/>
          <w:szCs w:val="26"/>
        </w:rPr>
      </w:pPr>
    </w:p>
    <w:p w:rsidR="00E8598C" w:rsidRPr="000A6031" w:rsidRDefault="00E8598C" w:rsidP="00547EC1">
      <w:pPr>
        <w:spacing w:line="26" w:lineRule="atLeast"/>
        <w:ind w:firstLine="709"/>
        <w:rPr>
          <w:rFonts w:cs="Times New Roman"/>
          <w:szCs w:val="26"/>
        </w:rPr>
      </w:pPr>
      <w:r w:rsidRPr="000A6031">
        <w:rPr>
          <w:rFonts w:cs="Times New Roman"/>
          <w:szCs w:val="26"/>
        </w:rPr>
        <w:t xml:space="preserve">- Layout này cho phép sắp xếp các control theo </w:t>
      </w:r>
      <w:r w:rsidR="00667E0D">
        <w:rPr>
          <w:rFonts w:cs="Times New Roman"/>
          <w:szCs w:val="26"/>
        </w:rPr>
        <w:t>hai</w:t>
      </w:r>
      <w:r w:rsidRPr="000A6031">
        <w:rPr>
          <w:rFonts w:cs="Times New Roman"/>
          <w:szCs w:val="26"/>
        </w:rPr>
        <w:t xml:space="preserve"> hướng trên giao diện: Hướng từ trái qua phải và hướng từ trên xuống dưới.</w:t>
      </w:r>
    </w:p>
    <w:p w:rsidR="00E8598C" w:rsidRPr="000A6031" w:rsidRDefault="00E8598C" w:rsidP="00547EC1">
      <w:pPr>
        <w:spacing w:line="26" w:lineRule="atLeast"/>
        <w:ind w:firstLine="709"/>
        <w:rPr>
          <w:rFonts w:cs="Times New Roman"/>
          <w:szCs w:val="26"/>
        </w:rPr>
      </w:pPr>
    </w:p>
    <w:p w:rsidR="00BD300F" w:rsidRPr="000A6031" w:rsidRDefault="00BD300F" w:rsidP="00547EC1">
      <w:pPr>
        <w:spacing w:line="26" w:lineRule="atLeast"/>
        <w:ind w:firstLine="709"/>
        <w:jc w:val="center"/>
        <w:rPr>
          <w:rFonts w:cs="Times New Roman"/>
          <w:szCs w:val="26"/>
        </w:rPr>
      </w:pPr>
    </w:p>
    <w:p w:rsidR="00BD300F" w:rsidRPr="000A6031" w:rsidRDefault="002D374F" w:rsidP="00667E0D">
      <w:pPr>
        <w:spacing w:line="26" w:lineRule="atLeast"/>
        <w:rPr>
          <w:rFonts w:cs="Times New Roman"/>
          <w:szCs w:val="26"/>
        </w:rPr>
      </w:pPr>
      <w:r w:rsidRPr="000A6031">
        <w:rPr>
          <w:rFonts w:cs="Times New Roman"/>
          <w:noProof/>
          <w:szCs w:val="26"/>
          <w:lang w:eastAsia="en-US"/>
        </w:rPr>
        <w:lastRenderedPageBreak/>
        <w:drawing>
          <wp:anchor distT="0" distB="0" distL="114300" distR="114300" simplePos="0" relativeHeight="251666432" behindDoc="0" locked="0" layoutInCell="1" allowOverlap="1" wp14:anchorId="2B6467AE" wp14:editId="45EA3E93">
            <wp:simplePos x="0" y="0"/>
            <wp:positionH relativeFrom="margin">
              <wp:align>right</wp:align>
            </wp:positionH>
            <wp:positionV relativeFrom="paragraph">
              <wp:posOffset>271634</wp:posOffset>
            </wp:positionV>
            <wp:extent cx="5157470" cy="3106420"/>
            <wp:effectExtent l="0" t="0" r="5080" b="0"/>
            <wp:wrapSquare wrapText="bothSides"/>
            <wp:docPr id="59" name="Picture 59" descr="7_Layout_11">
              <a:hlinkClick xmlns:a="http://schemas.openxmlformats.org/drawingml/2006/main" r:id="rId8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7_Layout_11">
                      <a:hlinkClick r:id="rId89"/>
                    </pic:cNvPr>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157470" cy="310642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203ACA" w:rsidRDefault="00203ACA" w:rsidP="00203ACA">
      <w:pPr>
        <w:spacing w:line="26" w:lineRule="atLeast"/>
        <w:ind w:firstLine="709"/>
        <w:jc w:val="center"/>
        <w:rPr>
          <w:rFonts w:cs="Times New Roman"/>
          <w:szCs w:val="26"/>
        </w:rPr>
      </w:pPr>
    </w:p>
    <w:p w:rsidR="00203ACA" w:rsidRPr="00203ACA" w:rsidRDefault="00203ACA" w:rsidP="00203ACA">
      <w:pPr>
        <w:spacing w:line="26" w:lineRule="atLeast"/>
        <w:ind w:firstLine="709"/>
        <w:jc w:val="center"/>
        <w:rPr>
          <w:rFonts w:cs="Times New Roman"/>
          <w:b/>
          <w:szCs w:val="26"/>
        </w:rPr>
      </w:pPr>
      <w:r w:rsidRPr="000A6031">
        <w:rPr>
          <w:rFonts w:cs="Times New Roman"/>
          <w:szCs w:val="26"/>
        </w:rPr>
        <w:t xml:space="preserve">Hình 1.4: Minh họa </w:t>
      </w:r>
      <w:r w:rsidRPr="00667E0D">
        <w:rPr>
          <w:rStyle w:val="Strong"/>
          <w:rFonts w:cs="Times New Roman"/>
          <w:b w:val="0"/>
          <w:szCs w:val="26"/>
        </w:rPr>
        <w:t>LinearLayout</w:t>
      </w:r>
    </w:p>
    <w:p w:rsidR="00203ACA" w:rsidRDefault="00203ACA" w:rsidP="00547EC1">
      <w:pPr>
        <w:spacing w:line="26" w:lineRule="atLeast"/>
        <w:ind w:firstLine="709"/>
        <w:rPr>
          <w:rFonts w:cs="Times New Roman"/>
          <w:szCs w:val="26"/>
        </w:rPr>
      </w:pPr>
    </w:p>
    <w:p w:rsidR="00E8598C" w:rsidRPr="000A6031" w:rsidRDefault="00E8598C" w:rsidP="00547EC1">
      <w:pPr>
        <w:spacing w:line="26" w:lineRule="atLeast"/>
        <w:ind w:firstLine="709"/>
        <w:rPr>
          <w:rFonts w:cs="Times New Roman"/>
          <w:szCs w:val="26"/>
        </w:rPr>
      </w:pPr>
      <w:r w:rsidRPr="000A6031">
        <w:rPr>
          <w:rFonts w:cs="Times New Roman"/>
          <w:szCs w:val="26"/>
        </w:rPr>
        <w:t xml:space="preserve">- </w:t>
      </w:r>
      <w:r w:rsidR="00F13E8D">
        <w:rPr>
          <w:rFonts w:cs="Times New Roman"/>
          <w:szCs w:val="26"/>
        </w:rPr>
        <w:t>C</w:t>
      </w:r>
      <w:r w:rsidRPr="000A6031">
        <w:rPr>
          <w:rFonts w:cs="Times New Roman"/>
          <w:szCs w:val="26"/>
        </w:rPr>
        <w:t>ó thể dùng margin, gravity, weight để hỗ trợ cho việc thiết kế.</w:t>
      </w:r>
    </w:p>
    <w:p w:rsidR="00E8598C" w:rsidRPr="000A6031" w:rsidRDefault="00E8598C" w:rsidP="00547EC1">
      <w:pPr>
        <w:spacing w:line="26" w:lineRule="atLeast"/>
        <w:ind w:firstLine="709"/>
        <w:rPr>
          <w:rFonts w:cs="Times New Roman"/>
          <w:szCs w:val="26"/>
        </w:rPr>
      </w:pPr>
      <w:r w:rsidRPr="000A6031">
        <w:rPr>
          <w:rFonts w:cs="Times New Roman"/>
          <w:szCs w:val="26"/>
        </w:rPr>
        <w:t>- Ta có thể dùng Properties hỗ trợ sẵn trong Eclipse để thiết lập các thuộc tính cho control:</w:t>
      </w:r>
    </w:p>
    <w:p w:rsidR="00E8598C" w:rsidRPr="000A6031" w:rsidRDefault="00E8598C" w:rsidP="00547EC1">
      <w:pPr>
        <w:spacing w:line="26" w:lineRule="atLeast"/>
        <w:ind w:firstLine="709"/>
        <w:rPr>
          <w:rFonts w:cs="Times New Roman"/>
          <w:szCs w:val="26"/>
        </w:rPr>
      </w:pPr>
      <w:r w:rsidRPr="000A6031">
        <w:rPr>
          <w:rFonts w:cs="Times New Roman"/>
          <w:szCs w:val="26"/>
        </w:rPr>
        <w:t>- Ví dụ như để căn lề các control trên giao diện ta dùng</w:t>
      </w:r>
      <w:r w:rsidRPr="000A6031">
        <w:rPr>
          <w:rStyle w:val="apple-converted-space"/>
          <w:rFonts w:cs="Times New Roman"/>
          <w:szCs w:val="26"/>
        </w:rPr>
        <w:t> </w:t>
      </w:r>
      <w:r w:rsidRPr="00667E0D">
        <w:rPr>
          <w:rStyle w:val="Strong"/>
          <w:rFonts w:cs="Times New Roman"/>
          <w:b w:val="0"/>
          <w:szCs w:val="26"/>
        </w:rPr>
        <w:t>layout_gravity</w:t>
      </w:r>
      <w:r w:rsidRPr="000A6031">
        <w:rPr>
          <w:rFonts w:cs="Times New Roman"/>
          <w:szCs w:val="26"/>
        </w:rPr>
        <w:t>:</w:t>
      </w:r>
    </w:p>
    <w:p w:rsidR="00E8598C" w:rsidRPr="000A6031" w:rsidRDefault="00E8598C" w:rsidP="00547EC1">
      <w:pPr>
        <w:spacing w:line="26" w:lineRule="atLeast"/>
        <w:ind w:firstLine="709"/>
        <w:jc w:val="center"/>
        <w:rPr>
          <w:rFonts w:cs="Times New Roman"/>
          <w:szCs w:val="26"/>
        </w:rPr>
      </w:pPr>
      <w:r w:rsidRPr="000A6031">
        <w:rPr>
          <w:rFonts w:cs="Times New Roman"/>
          <w:noProof/>
          <w:szCs w:val="26"/>
          <w:lang w:eastAsia="en-US"/>
        </w:rPr>
        <w:lastRenderedPageBreak/>
        <w:drawing>
          <wp:inline distT="0" distB="0" distL="0" distR="0" wp14:anchorId="466F685D" wp14:editId="3B03A542">
            <wp:extent cx="3645877" cy="3928064"/>
            <wp:effectExtent l="0" t="0" r="0" b="0"/>
            <wp:docPr id="58" name="Picture 58" descr="7_Layout_12">
              <a:hlinkClick xmlns:a="http://schemas.openxmlformats.org/drawingml/2006/main" r:id="rId9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7_Layout_12">
                      <a:hlinkClick r:id="rId91"/>
                    </pic:cNvPr>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3672193" cy="3956417"/>
                    </a:xfrm>
                    <a:prstGeom prst="rect">
                      <a:avLst/>
                    </a:prstGeom>
                    <a:noFill/>
                    <a:ln>
                      <a:noFill/>
                    </a:ln>
                  </pic:spPr>
                </pic:pic>
              </a:graphicData>
            </a:graphic>
          </wp:inline>
        </w:drawing>
      </w:r>
    </w:p>
    <w:p w:rsidR="00BD300F" w:rsidRPr="000A6031" w:rsidRDefault="00BD300F" w:rsidP="00547EC1">
      <w:pPr>
        <w:spacing w:line="26" w:lineRule="atLeast"/>
        <w:ind w:firstLine="709"/>
        <w:jc w:val="center"/>
        <w:rPr>
          <w:rFonts w:cs="Times New Roman"/>
          <w:szCs w:val="26"/>
        </w:rPr>
      </w:pPr>
      <w:r w:rsidRPr="000A6031">
        <w:rPr>
          <w:rFonts w:cs="Times New Roman"/>
          <w:szCs w:val="26"/>
        </w:rPr>
        <w:t xml:space="preserve">Hình 1.5: Minh họa </w:t>
      </w:r>
      <w:r w:rsidRPr="000A6031">
        <w:rPr>
          <w:rStyle w:val="Strong"/>
          <w:rFonts w:cs="Times New Roman"/>
          <w:b w:val="0"/>
          <w:szCs w:val="26"/>
        </w:rPr>
        <w:t>sử dụng layout_gravity</w:t>
      </w:r>
    </w:p>
    <w:p w:rsidR="00BD300F" w:rsidRPr="000A6031" w:rsidRDefault="00BD300F" w:rsidP="00547EC1">
      <w:pPr>
        <w:spacing w:line="26" w:lineRule="atLeast"/>
        <w:ind w:firstLine="709"/>
        <w:jc w:val="center"/>
        <w:rPr>
          <w:rFonts w:cs="Times New Roman"/>
          <w:szCs w:val="26"/>
        </w:rPr>
      </w:pPr>
    </w:p>
    <w:p w:rsidR="00E8598C" w:rsidRDefault="00E8598C" w:rsidP="00547EC1">
      <w:pPr>
        <w:spacing w:line="26" w:lineRule="atLeast"/>
        <w:ind w:firstLine="709"/>
        <w:rPr>
          <w:rFonts w:cs="Times New Roman"/>
          <w:szCs w:val="26"/>
        </w:rPr>
      </w:pPr>
      <w:r w:rsidRPr="000A6031">
        <w:rPr>
          <w:rFonts w:cs="Times New Roman"/>
          <w:szCs w:val="26"/>
        </w:rPr>
        <w:t xml:space="preserve">- </w:t>
      </w:r>
      <w:r w:rsidR="00BD300F" w:rsidRPr="000A6031">
        <w:rPr>
          <w:rFonts w:cs="Times New Roman"/>
          <w:szCs w:val="26"/>
        </w:rPr>
        <w:t>H</w:t>
      </w:r>
      <w:r w:rsidRPr="000A6031">
        <w:rPr>
          <w:rFonts w:cs="Times New Roman"/>
          <w:szCs w:val="26"/>
        </w:rPr>
        <w:t>ay để căn lề nội dung bên trong của control dùng</w:t>
      </w:r>
      <w:r w:rsidRPr="000A6031">
        <w:rPr>
          <w:rStyle w:val="apple-converted-space"/>
          <w:rFonts w:cs="Times New Roman"/>
          <w:szCs w:val="26"/>
        </w:rPr>
        <w:t> </w:t>
      </w:r>
      <w:r w:rsidRPr="000A6031">
        <w:rPr>
          <w:rStyle w:val="Strong"/>
          <w:rFonts w:cs="Times New Roman"/>
          <w:szCs w:val="26"/>
        </w:rPr>
        <w:t>gravity</w:t>
      </w:r>
      <w:r w:rsidRPr="000A6031">
        <w:rPr>
          <w:rFonts w:cs="Times New Roman"/>
          <w:szCs w:val="26"/>
        </w:rPr>
        <w:t>:</w:t>
      </w:r>
    </w:p>
    <w:p w:rsidR="00203ACA" w:rsidRPr="000A6031" w:rsidRDefault="00203ACA" w:rsidP="00547EC1">
      <w:pPr>
        <w:spacing w:line="26" w:lineRule="atLeast"/>
        <w:ind w:firstLine="709"/>
        <w:rPr>
          <w:rFonts w:cs="Times New Roman"/>
          <w:szCs w:val="26"/>
        </w:rPr>
      </w:pPr>
    </w:p>
    <w:p w:rsidR="00E8598C" w:rsidRPr="000A6031" w:rsidRDefault="00E8598C" w:rsidP="00547EC1">
      <w:pPr>
        <w:spacing w:line="26" w:lineRule="atLeast"/>
        <w:ind w:firstLine="709"/>
        <w:jc w:val="center"/>
        <w:rPr>
          <w:rFonts w:cs="Times New Roman"/>
          <w:szCs w:val="26"/>
        </w:rPr>
      </w:pPr>
      <w:r w:rsidRPr="000A6031">
        <w:rPr>
          <w:rFonts w:cs="Times New Roman"/>
          <w:noProof/>
          <w:szCs w:val="26"/>
          <w:lang w:eastAsia="en-US"/>
        </w:rPr>
        <w:drawing>
          <wp:inline distT="0" distB="0" distL="0" distR="0" wp14:anchorId="15E796EB" wp14:editId="709562DA">
            <wp:extent cx="4739053" cy="2760785"/>
            <wp:effectExtent l="0" t="0" r="4445" b="1905"/>
            <wp:docPr id="57" name="Picture 57" descr="7_Layout_13">
              <a:hlinkClick xmlns:a="http://schemas.openxmlformats.org/drawingml/2006/main" r:id="rId9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7_Layout_13">
                      <a:hlinkClick r:id="rId93"/>
                    </pic:cNvPr>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4752975" cy="2768895"/>
                    </a:xfrm>
                    <a:prstGeom prst="rect">
                      <a:avLst/>
                    </a:prstGeom>
                    <a:noFill/>
                    <a:ln>
                      <a:noFill/>
                    </a:ln>
                  </pic:spPr>
                </pic:pic>
              </a:graphicData>
            </a:graphic>
          </wp:inline>
        </w:drawing>
      </w:r>
    </w:p>
    <w:p w:rsidR="00BD300F" w:rsidRPr="000A6031" w:rsidRDefault="00BD300F" w:rsidP="00547EC1">
      <w:pPr>
        <w:spacing w:line="26" w:lineRule="atLeast"/>
        <w:ind w:firstLine="709"/>
        <w:jc w:val="center"/>
        <w:rPr>
          <w:rFonts w:cs="Times New Roman"/>
          <w:szCs w:val="26"/>
        </w:rPr>
      </w:pPr>
      <w:r w:rsidRPr="000A6031">
        <w:rPr>
          <w:rFonts w:cs="Times New Roman"/>
          <w:szCs w:val="26"/>
        </w:rPr>
        <w:t xml:space="preserve">Hình 1.6: Minh họa </w:t>
      </w:r>
      <w:r w:rsidRPr="000A6031">
        <w:rPr>
          <w:rStyle w:val="Strong"/>
          <w:rFonts w:cs="Times New Roman"/>
          <w:b w:val="0"/>
          <w:szCs w:val="26"/>
        </w:rPr>
        <w:t>sử dụng gravity</w:t>
      </w:r>
    </w:p>
    <w:p w:rsidR="00BD300F" w:rsidRPr="000A6031" w:rsidRDefault="00BD300F" w:rsidP="00547EC1">
      <w:pPr>
        <w:spacing w:line="26" w:lineRule="atLeast"/>
        <w:ind w:firstLine="709"/>
        <w:jc w:val="center"/>
        <w:rPr>
          <w:rFonts w:cs="Times New Roman"/>
          <w:szCs w:val="26"/>
        </w:rPr>
      </w:pPr>
    </w:p>
    <w:p w:rsidR="00E8598C" w:rsidRPr="000A6031" w:rsidRDefault="00E8598C" w:rsidP="00547EC1">
      <w:pPr>
        <w:spacing w:line="26" w:lineRule="atLeast"/>
        <w:ind w:firstLine="709"/>
        <w:rPr>
          <w:rFonts w:cs="Times New Roman"/>
          <w:szCs w:val="26"/>
        </w:rPr>
      </w:pPr>
      <w:r w:rsidRPr="000A6031">
        <w:rPr>
          <w:rFonts w:cs="Times New Roman"/>
          <w:szCs w:val="26"/>
        </w:rPr>
        <w:lastRenderedPageBreak/>
        <w:t xml:space="preserve">- </w:t>
      </w:r>
      <w:r w:rsidR="00F13E8D">
        <w:rPr>
          <w:rFonts w:cs="Times New Roman"/>
          <w:szCs w:val="26"/>
        </w:rPr>
        <w:t>So</w:t>
      </w:r>
      <w:r w:rsidRPr="000A6031">
        <w:rPr>
          <w:rFonts w:cs="Times New Roman"/>
          <w:szCs w:val="26"/>
        </w:rPr>
        <w:t xml:space="preserve"> sánh sự khác biệt giữa</w:t>
      </w:r>
      <w:r w:rsidRPr="000A6031">
        <w:rPr>
          <w:rStyle w:val="apple-converted-space"/>
          <w:rFonts w:cs="Times New Roman"/>
          <w:szCs w:val="26"/>
        </w:rPr>
        <w:t> </w:t>
      </w:r>
      <w:r w:rsidRPr="00203ACA">
        <w:rPr>
          <w:rStyle w:val="Strong"/>
          <w:rFonts w:cs="Times New Roman"/>
          <w:b w:val="0"/>
          <w:szCs w:val="26"/>
        </w:rPr>
        <w:t>Padding</w:t>
      </w:r>
      <w:r w:rsidRPr="000A6031">
        <w:rPr>
          <w:rStyle w:val="apple-converted-space"/>
          <w:rFonts w:cs="Times New Roman"/>
          <w:szCs w:val="26"/>
        </w:rPr>
        <w:t> </w:t>
      </w:r>
      <w:r w:rsidRPr="000A6031">
        <w:rPr>
          <w:rFonts w:cs="Times New Roman"/>
          <w:szCs w:val="26"/>
        </w:rPr>
        <w:t>và</w:t>
      </w:r>
      <w:r w:rsidRPr="000A6031">
        <w:rPr>
          <w:rStyle w:val="apple-converted-space"/>
          <w:rFonts w:cs="Times New Roman"/>
          <w:szCs w:val="26"/>
        </w:rPr>
        <w:t> </w:t>
      </w:r>
      <w:r w:rsidRPr="00203ACA">
        <w:rPr>
          <w:rStyle w:val="Strong"/>
          <w:rFonts w:cs="Times New Roman"/>
          <w:b w:val="0"/>
          <w:szCs w:val="26"/>
        </w:rPr>
        <w:t>Margin</w:t>
      </w:r>
      <w:r w:rsidRPr="000A6031">
        <w:rPr>
          <w:rFonts w:cs="Times New Roman"/>
          <w:szCs w:val="26"/>
        </w:rPr>
        <w:t>:</w:t>
      </w:r>
    </w:p>
    <w:p w:rsidR="00BD300F" w:rsidRPr="000A6031" w:rsidRDefault="00E8598C" w:rsidP="00547EC1">
      <w:pPr>
        <w:spacing w:line="26" w:lineRule="atLeast"/>
        <w:ind w:firstLine="709"/>
        <w:jc w:val="center"/>
        <w:rPr>
          <w:rFonts w:cs="Times New Roman"/>
          <w:szCs w:val="26"/>
        </w:rPr>
      </w:pPr>
      <w:r w:rsidRPr="000A6031">
        <w:rPr>
          <w:rFonts w:cs="Times New Roman"/>
          <w:noProof/>
          <w:szCs w:val="26"/>
          <w:lang w:eastAsia="en-US"/>
        </w:rPr>
        <w:drawing>
          <wp:inline distT="0" distB="0" distL="0" distR="0" wp14:anchorId="2DFE28DA" wp14:editId="0A71FD27">
            <wp:extent cx="5096489" cy="3571875"/>
            <wp:effectExtent l="0" t="0" r="9525" b="0"/>
            <wp:docPr id="56" name="Picture 56" descr="7_Layout_14">
              <a:hlinkClick xmlns:a="http://schemas.openxmlformats.org/drawingml/2006/main" r:id="rId9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7_Layout_14">
                      <a:hlinkClick r:id="rId95"/>
                    </pic:cNvPr>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102441" cy="3576046"/>
                    </a:xfrm>
                    <a:prstGeom prst="rect">
                      <a:avLst/>
                    </a:prstGeom>
                    <a:noFill/>
                    <a:ln>
                      <a:noFill/>
                    </a:ln>
                  </pic:spPr>
                </pic:pic>
              </a:graphicData>
            </a:graphic>
          </wp:inline>
        </w:drawing>
      </w:r>
    </w:p>
    <w:p w:rsidR="00BD300F" w:rsidRPr="000A6031" w:rsidRDefault="00BD300F" w:rsidP="00547EC1">
      <w:pPr>
        <w:spacing w:line="26" w:lineRule="atLeast"/>
        <w:ind w:firstLine="709"/>
        <w:jc w:val="center"/>
        <w:rPr>
          <w:rFonts w:cs="Times New Roman"/>
          <w:szCs w:val="26"/>
        </w:rPr>
      </w:pPr>
      <w:r w:rsidRPr="000A6031">
        <w:rPr>
          <w:rFonts w:cs="Times New Roman"/>
          <w:szCs w:val="26"/>
        </w:rPr>
        <w:t xml:space="preserve">Hình 1.7: Minh họa </w:t>
      </w:r>
      <w:r w:rsidRPr="000A6031">
        <w:rPr>
          <w:rStyle w:val="Strong"/>
          <w:rFonts w:cs="Times New Roman"/>
          <w:b w:val="0"/>
          <w:szCs w:val="26"/>
        </w:rPr>
        <w:t xml:space="preserve">chức năng của </w:t>
      </w:r>
      <w:r w:rsidRPr="000A6031">
        <w:rPr>
          <w:rFonts w:cs="Times New Roman"/>
          <w:szCs w:val="26"/>
        </w:rPr>
        <w:t xml:space="preserve">Padding và </w:t>
      </w:r>
      <w:r w:rsidRPr="000A6031">
        <w:rPr>
          <w:rStyle w:val="Strong"/>
          <w:rFonts w:cs="Times New Roman"/>
          <w:b w:val="0"/>
          <w:szCs w:val="26"/>
        </w:rPr>
        <w:t>Margin</w:t>
      </w:r>
    </w:p>
    <w:p w:rsidR="00BD300F" w:rsidRPr="000A6031" w:rsidRDefault="00BD300F" w:rsidP="00547EC1">
      <w:pPr>
        <w:spacing w:line="26" w:lineRule="atLeast"/>
        <w:ind w:firstLine="709"/>
        <w:rPr>
          <w:rFonts w:cs="Times New Roman"/>
          <w:szCs w:val="26"/>
        </w:rPr>
      </w:pPr>
    </w:p>
    <w:p w:rsidR="00E8598C" w:rsidRPr="000A6031" w:rsidRDefault="00E8598C" w:rsidP="00547EC1">
      <w:pPr>
        <w:spacing w:line="26" w:lineRule="atLeast"/>
        <w:ind w:firstLine="709"/>
        <w:rPr>
          <w:rFonts w:cs="Times New Roman"/>
          <w:szCs w:val="26"/>
        </w:rPr>
      </w:pPr>
      <w:r w:rsidRPr="000A6031">
        <w:rPr>
          <w:rFonts w:cs="Times New Roman"/>
          <w:szCs w:val="26"/>
        </w:rPr>
        <w:t>- Ví dụ thay đổi Padding (internal spacing – khoảng cách giữa nội dung bên trong so với đường viền của control):</w:t>
      </w:r>
    </w:p>
    <w:p w:rsidR="00E8598C" w:rsidRPr="000A6031" w:rsidRDefault="00E8598C" w:rsidP="00547EC1">
      <w:pPr>
        <w:spacing w:line="26" w:lineRule="atLeast"/>
        <w:ind w:firstLine="709"/>
        <w:jc w:val="center"/>
        <w:rPr>
          <w:rFonts w:cs="Times New Roman"/>
          <w:szCs w:val="26"/>
        </w:rPr>
      </w:pPr>
      <w:r w:rsidRPr="000A6031">
        <w:rPr>
          <w:rFonts w:cs="Times New Roman"/>
          <w:noProof/>
          <w:szCs w:val="26"/>
          <w:lang w:eastAsia="en-US"/>
        </w:rPr>
        <w:drawing>
          <wp:inline distT="0" distB="0" distL="0" distR="0" wp14:anchorId="52097F5C" wp14:editId="5167BD1E">
            <wp:extent cx="5152330" cy="2274277"/>
            <wp:effectExtent l="0" t="0" r="0" b="0"/>
            <wp:docPr id="55" name="Picture 55" descr="7_Layout_15">
              <a:hlinkClick xmlns:a="http://schemas.openxmlformats.org/drawingml/2006/main" r:id="rId9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7_Layout_15">
                      <a:hlinkClick r:id="rId97"/>
                    </pic:cNvPr>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169068" cy="2281665"/>
                    </a:xfrm>
                    <a:prstGeom prst="rect">
                      <a:avLst/>
                    </a:prstGeom>
                    <a:noFill/>
                    <a:ln>
                      <a:noFill/>
                    </a:ln>
                  </pic:spPr>
                </pic:pic>
              </a:graphicData>
            </a:graphic>
          </wp:inline>
        </w:drawing>
      </w:r>
    </w:p>
    <w:p w:rsidR="00BD300F" w:rsidRPr="000A6031" w:rsidRDefault="00BD300F" w:rsidP="00547EC1">
      <w:pPr>
        <w:spacing w:line="26" w:lineRule="atLeast"/>
        <w:ind w:firstLine="709"/>
        <w:jc w:val="center"/>
        <w:rPr>
          <w:rFonts w:cs="Times New Roman"/>
          <w:szCs w:val="26"/>
        </w:rPr>
      </w:pPr>
      <w:r w:rsidRPr="000A6031">
        <w:rPr>
          <w:rFonts w:cs="Times New Roman"/>
          <w:szCs w:val="26"/>
        </w:rPr>
        <w:t xml:space="preserve">Hình 1.8: Minh họa </w:t>
      </w:r>
      <w:r w:rsidRPr="000A6031">
        <w:rPr>
          <w:rStyle w:val="Strong"/>
          <w:rFonts w:cs="Times New Roman"/>
          <w:b w:val="0"/>
          <w:szCs w:val="26"/>
        </w:rPr>
        <w:t xml:space="preserve">sử dụng </w:t>
      </w:r>
      <w:r w:rsidRPr="000A6031">
        <w:rPr>
          <w:rFonts w:cs="Times New Roman"/>
          <w:szCs w:val="26"/>
        </w:rPr>
        <w:t xml:space="preserve">Padding </w:t>
      </w:r>
    </w:p>
    <w:p w:rsidR="00BD300F" w:rsidRPr="000A6031" w:rsidRDefault="00BD300F" w:rsidP="00547EC1">
      <w:pPr>
        <w:spacing w:line="26" w:lineRule="atLeast"/>
        <w:ind w:firstLine="709"/>
        <w:jc w:val="center"/>
        <w:rPr>
          <w:rFonts w:cs="Times New Roman"/>
          <w:szCs w:val="26"/>
        </w:rPr>
      </w:pPr>
    </w:p>
    <w:p w:rsidR="00E8598C" w:rsidRPr="000A6031" w:rsidRDefault="00E8598C" w:rsidP="00547EC1">
      <w:pPr>
        <w:spacing w:line="26" w:lineRule="atLeast"/>
        <w:ind w:firstLine="709"/>
        <w:rPr>
          <w:rFonts w:cs="Times New Roman"/>
          <w:szCs w:val="26"/>
        </w:rPr>
      </w:pPr>
      <w:r w:rsidRPr="000A6031">
        <w:rPr>
          <w:rFonts w:cs="Times New Roman"/>
          <w:szCs w:val="26"/>
        </w:rPr>
        <w:t>- Ví dụ về đổi Margin (external spacing – khoảng cách giữa control này với control khác):</w:t>
      </w:r>
    </w:p>
    <w:p w:rsidR="00E8598C" w:rsidRPr="000A6031" w:rsidRDefault="00E8598C" w:rsidP="00547EC1">
      <w:pPr>
        <w:spacing w:line="26" w:lineRule="atLeast"/>
        <w:ind w:firstLine="709"/>
        <w:jc w:val="center"/>
        <w:rPr>
          <w:rStyle w:val="Heading3Char"/>
          <w:rFonts w:cs="Times New Roman"/>
          <w:color w:val="auto"/>
          <w:szCs w:val="26"/>
        </w:rPr>
      </w:pPr>
      <w:r w:rsidRPr="000A6031">
        <w:rPr>
          <w:rFonts w:cs="Times New Roman"/>
          <w:noProof/>
          <w:szCs w:val="26"/>
          <w:lang w:eastAsia="en-US"/>
        </w:rPr>
        <w:lastRenderedPageBreak/>
        <w:drawing>
          <wp:inline distT="0" distB="0" distL="0" distR="0" wp14:anchorId="13CF19CB" wp14:editId="0B1D37D2">
            <wp:extent cx="5105400" cy="2190115"/>
            <wp:effectExtent l="0" t="0" r="0" b="635"/>
            <wp:docPr id="54" name="Picture 54" descr="7_Layout_16">
              <a:hlinkClick xmlns:a="http://schemas.openxmlformats.org/drawingml/2006/main" r:id="rId9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7_Layout_16">
                      <a:hlinkClick r:id="rId99"/>
                    </pic:cNvPr>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105400" cy="2190115"/>
                    </a:xfrm>
                    <a:prstGeom prst="rect">
                      <a:avLst/>
                    </a:prstGeom>
                    <a:noFill/>
                    <a:ln>
                      <a:noFill/>
                    </a:ln>
                  </pic:spPr>
                </pic:pic>
              </a:graphicData>
            </a:graphic>
          </wp:inline>
        </w:drawing>
      </w:r>
    </w:p>
    <w:p w:rsidR="00BD300F" w:rsidRPr="000A6031" w:rsidRDefault="00BD300F" w:rsidP="00547EC1">
      <w:pPr>
        <w:spacing w:line="26" w:lineRule="atLeast"/>
        <w:ind w:firstLine="709"/>
        <w:jc w:val="center"/>
        <w:rPr>
          <w:rFonts w:cs="Times New Roman"/>
          <w:szCs w:val="26"/>
        </w:rPr>
      </w:pPr>
      <w:r w:rsidRPr="000A6031">
        <w:rPr>
          <w:rFonts w:cs="Times New Roman"/>
          <w:szCs w:val="26"/>
        </w:rPr>
        <w:t xml:space="preserve">Hình 1.9 Minh họa </w:t>
      </w:r>
      <w:r w:rsidRPr="000A6031">
        <w:rPr>
          <w:rStyle w:val="Strong"/>
          <w:rFonts w:cs="Times New Roman"/>
          <w:b w:val="0"/>
          <w:szCs w:val="26"/>
        </w:rPr>
        <w:t>sử dụng Margin</w:t>
      </w:r>
    </w:p>
    <w:p w:rsidR="00BD300F" w:rsidRPr="000A6031" w:rsidRDefault="00BD300F" w:rsidP="00547EC1">
      <w:pPr>
        <w:spacing w:line="26" w:lineRule="atLeast"/>
        <w:ind w:firstLine="709"/>
        <w:jc w:val="center"/>
        <w:rPr>
          <w:rStyle w:val="Heading3Char"/>
          <w:rFonts w:cs="Times New Roman"/>
          <w:b w:val="0"/>
          <w:color w:val="auto"/>
          <w:szCs w:val="26"/>
        </w:rPr>
      </w:pPr>
    </w:p>
    <w:p w:rsidR="00E8598C" w:rsidRPr="00203ACA" w:rsidRDefault="00E8598C" w:rsidP="00155488">
      <w:pPr>
        <w:pStyle w:val="ListParagraph"/>
        <w:numPr>
          <w:ilvl w:val="0"/>
          <w:numId w:val="15"/>
        </w:numPr>
        <w:spacing w:line="26" w:lineRule="atLeast"/>
        <w:rPr>
          <w:rFonts w:cs="Times New Roman"/>
          <w:szCs w:val="26"/>
        </w:rPr>
      </w:pPr>
      <w:bookmarkStart w:id="208" w:name="_Toc444810709"/>
      <w:bookmarkStart w:id="209" w:name="_Toc475801499"/>
      <w:bookmarkStart w:id="210" w:name="_Toc475999829"/>
      <w:bookmarkStart w:id="211" w:name="_Toc507842840"/>
      <w:bookmarkStart w:id="212" w:name="_Toc511914384"/>
      <w:bookmarkStart w:id="213" w:name="_Toc511914464"/>
      <w:bookmarkStart w:id="214" w:name="_Toc512547393"/>
      <w:r w:rsidRPr="00203ACA">
        <w:rPr>
          <w:rStyle w:val="Heading3Char"/>
          <w:rFonts w:cs="Times New Roman"/>
          <w:color w:val="auto"/>
          <w:szCs w:val="26"/>
        </w:rPr>
        <w:t>TableLayout</w:t>
      </w:r>
      <w:bookmarkEnd w:id="208"/>
      <w:bookmarkEnd w:id="209"/>
      <w:bookmarkEnd w:id="210"/>
      <w:bookmarkEnd w:id="211"/>
      <w:bookmarkEnd w:id="212"/>
      <w:bookmarkEnd w:id="213"/>
      <w:bookmarkEnd w:id="214"/>
    </w:p>
    <w:p w:rsidR="00E8598C" w:rsidRPr="000A6031" w:rsidRDefault="00E8598C" w:rsidP="00547EC1">
      <w:pPr>
        <w:spacing w:line="26" w:lineRule="atLeast"/>
        <w:ind w:firstLine="709"/>
        <w:rPr>
          <w:rFonts w:cs="Times New Roman"/>
          <w:szCs w:val="26"/>
        </w:rPr>
      </w:pPr>
      <w:r w:rsidRPr="000A6031">
        <w:rPr>
          <w:rFonts w:cs="Times New Roman"/>
          <w:szCs w:val="26"/>
        </w:rPr>
        <w:t>- Cho phép sắp các control theo dạng lưới (dòng và cột)</w:t>
      </w:r>
    </w:p>
    <w:p w:rsidR="00E8598C" w:rsidRPr="000A6031" w:rsidRDefault="00E8598C" w:rsidP="00547EC1">
      <w:pPr>
        <w:spacing w:line="26" w:lineRule="atLeast"/>
        <w:ind w:firstLine="709"/>
        <w:rPr>
          <w:rFonts w:cs="Times New Roman"/>
          <w:szCs w:val="26"/>
        </w:rPr>
      </w:pPr>
      <w:r w:rsidRPr="000A6031">
        <w:rPr>
          <w:rFonts w:cs="Times New Roman"/>
          <w:szCs w:val="26"/>
        </w:rPr>
        <w:t>- TableLayout sẽ xem dòng nào có số lượng control nhiều nhất để xác định rằng nó có bao nhiêu cột (lấy dòng có số lượng control nhiều nhất làm số cột chuẩn).</w:t>
      </w:r>
    </w:p>
    <w:p w:rsidR="00BD300F" w:rsidRPr="000A6031" w:rsidRDefault="00E8598C" w:rsidP="00547EC1">
      <w:pPr>
        <w:spacing w:line="26" w:lineRule="atLeast"/>
        <w:ind w:firstLine="709"/>
        <w:jc w:val="right"/>
        <w:rPr>
          <w:rFonts w:cs="Times New Roman"/>
          <w:szCs w:val="26"/>
        </w:rPr>
      </w:pPr>
      <w:r w:rsidRPr="000A6031">
        <w:rPr>
          <w:rFonts w:cs="Times New Roman"/>
          <w:noProof/>
          <w:szCs w:val="26"/>
          <w:lang w:eastAsia="en-US"/>
        </w:rPr>
        <w:drawing>
          <wp:inline distT="0" distB="0" distL="0" distR="0" wp14:anchorId="7AF33A2B" wp14:editId="600B7D61">
            <wp:extent cx="5099539" cy="976670"/>
            <wp:effectExtent l="0" t="0" r="6350" b="0"/>
            <wp:docPr id="53" name="Picture 53" descr="7_Layout_17">
              <a:hlinkClick xmlns:a="http://schemas.openxmlformats.org/drawingml/2006/main" r:id="rId10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7_Layout_17">
                      <a:hlinkClick r:id="rId101"/>
                    </pic:cNvPr>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141463" cy="984699"/>
                    </a:xfrm>
                    <a:prstGeom prst="rect">
                      <a:avLst/>
                    </a:prstGeom>
                    <a:noFill/>
                    <a:ln>
                      <a:noFill/>
                    </a:ln>
                  </pic:spPr>
                </pic:pic>
              </a:graphicData>
            </a:graphic>
          </wp:inline>
        </w:drawing>
      </w:r>
    </w:p>
    <w:p w:rsidR="00BD300F" w:rsidRPr="000A6031" w:rsidRDefault="00BD300F" w:rsidP="00547EC1">
      <w:pPr>
        <w:spacing w:line="26" w:lineRule="atLeast"/>
        <w:ind w:firstLine="709"/>
        <w:jc w:val="center"/>
        <w:rPr>
          <w:rFonts w:cs="Times New Roman"/>
          <w:szCs w:val="26"/>
        </w:rPr>
      </w:pPr>
      <w:r w:rsidRPr="000A6031">
        <w:rPr>
          <w:rFonts w:cs="Times New Roman"/>
          <w:szCs w:val="26"/>
        </w:rPr>
        <w:t xml:space="preserve">Hình 1.10: Minh họa </w:t>
      </w:r>
      <w:r w:rsidR="00553076" w:rsidRPr="000A6031">
        <w:rPr>
          <w:rFonts w:cs="Times New Roman"/>
          <w:szCs w:val="26"/>
        </w:rPr>
        <w:t xml:space="preserve">khi </w:t>
      </w:r>
      <w:r w:rsidRPr="000A6031">
        <w:rPr>
          <w:rStyle w:val="Strong"/>
          <w:rFonts w:cs="Times New Roman"/>
          <w:b w:val="0"/>
          <w:szCs w:val="26"/>
        </w:rPr>
        <w:t xml:space="preserve">sử dụng </w:t>
      </w:r>
      <w:r w:rsidRPr="000A6031">
        <w:rPr>
          <w:rFonts w:cs="Times New Roman"/>
          <w:szCs w:val="26"/>
        </w:rPr>
        <w:t>TableLayout</w:t>
      </w:r>
    </w:p>
    <w:p w:rsidR="00E8598C" w:rsidRPr="000A6031" w:rsidRDefault="00E8598C" w:rsidP="00547EC1">
      <w:pPr>
        <w:spacing w:line="26" w:lineRule="atLeast"/>
        <w:ind w:firstLine="709"/>
        <w:rPr>
          <w:rFonts w:cs="Times New Roman"/>
          <w:szCs w:val="26"/>
        </w:rPr>
      </w:pPr>
      <w:r w:rsidRPr="000A6031">
        <w:rPr>
          <w:rFonts w:cs="Times New Roman"/>
          <w:szCs w:val="26"/>
        </w:rPr>
        <w:t>- Như vậy theo hình trên thì phải nói là TableLayout này có 4 cột, 3 dòng.</w:t>
      </w:r>
    </w:p>
    <w:p w:rsidR="00E8598C" w:rsidRPr="000A6031" w:rsidRDefault="00E8598C" w:rsidP="00547EC1">
      <w:pPr>
        <w:spacing w:line="26" w:lineRule="atLeast"/>
        <w:ind w:firstLine="709"/>
        <w:rPr>
          <w:rFonts w:cs="Times New Roman"/>
          <w:szCs w:val="26"/>
        </w:rPr>
      </w:pPr>
      <w:r w:rsidRPr="000A6031">
        <w:rPr>
          <w:rFonts w:cs="Times New Roman"/>
          <w:szCs w:val="26"/>
        </w:rPr>
        <w:t>- Dùng</w:t>
      </w:r>
      <w:r w:rsidRPr="000A6031">
        <w:rPr>
          <w:rStyle w:val="apple-converted-space"/>
          <w:rFonts w:cs="Times New Roman"/>
          <w:szCs w:val="26"/>
        </w:rPr>
        <w:t> </w:t>
      </w:r>
      <w:r w:rsidRPr="000A6031">
        <w:rPr>
          <w:rStyle w:val="Strong"/>
          <w:rFonts w:cs="Times New Roman"/>
          <w:szCs w:val="26"/>
        </w:rPr>
        <w:t>layout_span</w:t>
      </w:r>
      <w:r w:rsidRPr="000A6031">
        <w:rPr>
          <w:rStyle w:val="apple-converted-space"/>
          <w:rFonts w:cs="Times New Roman"/>
          <w:szCs w:val="26"/>
        </w:rPr>
        <w:t> </w:t>
      </w:r>
      <w:r w:rsidRPr="000A6031">
        <w:rPr>
          <w:rFonts w:cs="Times New Roman"/>
          <w:szCs w:val="26"/>
        </w:rPr>
        <w:t>để trộn các cột:</w:t>
      </w:r>
    </w:p>
    <w:p w:rsidR="00E8598C" w:rsidRPr="000A6031" w:rsidRDefault="00E8598C" w:rsidP="00547EC1">
      <w:pPr>
        <w:spacing w:line="26" w:lineRule="atLeast"/>
        <w:ind w:firstLine="709"/>
        <w:jc w:val="center"/>
        <w:rPr>
          <w:rFonts w:cs="Times New Roman"/>
          <w:szCs w:val="26"/>
        </w:rPr>
      </w:pPr>
      <w:r w:rsidRPr="000A6031">
        <w:rPr>
          <w:rFonts w:cs="Times New Roman"/>
          <w:noProof/>
          <w:szCs w:val="26"/>
          <w:lang w:eastAsia="en-US"/>
        </w:rPr>
        <w:drawing>
          <wp:inline distT="0" distB="0" distL="0" distR="0" wp14:anchorId="33D5D286" wp14:editId="2CFA21D1">
            <wp:extent cx="4905375" cy="1624556"/>
            <wp:effectExtent l="0" t="0" r="0" b="0"/>
            <wp:docPr id="52" name="Picture 52" descr="7_Layout_19">
              <a:hlinkClick xmlns:a="http://schemas.openxmlformats.org/drawingml/2006/main" r:id="rId10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7_Layout_19">
                      <a:hlinkClick r:id="rId103"/>
                    </pic:cNvPr>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4934333" cy="1634146"/>
                    </a:xfrm>
                    <a:prstGeom prst="rect">
                      <a:avLst/>
                    </a:prstGeom>
                    <a:noFill/>
                    <a:ln>
                      <a:noFill/>
                    </a:ln>
                  </pic:spPr>
                </pic:pic>
              </a:graphicData>
            </a:graphic>
          </wp:inline>
        </w:drawing>
      </w:r>
    </w:p>
    <w:p w:rsidR="00E8598C" w:rsidRPr="000A6031" w:rsidRDefault="00E8598C" w:rsidP="00987798">
      <w:pPr>
        <w:spacing w:line="26" w:lineRule="atLeast"/>
        <w:ind w:firstLine="709"/>
        <w:rPr>
          <w:rFonts w:cs="Times New Roman"/>
          <w:szCs w:val="26"/>
        </w:rPr>
      </w:pPr>
      <w:r w:rsidRPr="000A6031">
        <w:rPr>
          <w:rFonts w:cs="Times New Roman"/>
          <w:szCs w:val="26"/>
        </w:rPr>
        <w:t>- Dùng </w:t>
      </w:r>
      <w:r w:rsidRPr="000A6031">
        <w:rPr>
          <w:rStyle w:val="Strong"/>
          <w:rFonts w:cs="Times New Roman"/>
          <w:szCs w:val="26"/>
        </w:rPr>
        <w:t>layout_column</w:t>
      </w:r>
      <w:r w:rsidRPr="000A6031">
        <w:rPr>
          <w:rFonts w:cs="Times New Roman"/>
          <w:szCs w:val="26"/>
        </w:rPr>
        <w:t> để di chuyển vị trí của control đến một cột nào đó trên 1 dòng:</w:t>
      </w:r>
    </w:p>
    <w:p w:rsidR="00E8598C" w:rsidRPr="000A6031" w:rsidRDefault="00E8598C" w:rsidP="00547EC1">
      <w:pPr>
        <w:spacing w:line="26" w:lineRule="atLeast"/>
        <w:ind w:firstLine="709"/>
        <w:jc w:val="center"/>
        <w:rPr>
          <w:rFonts w:cs="Times New Roman"/>
          <w:szCs w:val="26"/>
        </w:rPr>
      </w:pPr>
      <w:r w:rsidRPr="000A6031">
        <w:rPr>
          <w:rFonts w:cs="Times New Roman"/>
          <w:noProof/>
          <w:szCs w:val="26"/>
          <w:lang w:eastAsia="en-US"/>
        </w:rPr>
        <w:lastRenderedPageBreak/>
        <w:drawing>
          <wp:inline distT="0" distB="0" distL="0" distR="0" wp14:anchorId="12F01F2D" wp14:editId="20E8C96E">
            <wp:extent cx="5000011" cy="1828800"/>
            <wp:effectExtent l="0" t="0" r="0" b="0"/>
            <wp:docPr id="51" name="Picture 51" descr="7_Layout_20">
              <a:hlinkClick xmlns:a="http://schemas.openxmlformats.org/drawingml/2006/main" r:id="rId10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7_Layout_20">
                      <a:hlinkClick r:id="rId105"/>
                    </pic:cNvPr>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019518" cy="1835935"/>
                    </a:xfrm>
                    <a:prstGeom prst="rect">
                      <a:avLst/>
                    </a:prstGeom>
                    <a:noFill/>
                    <a:ln>
                      <a:noFill/>
                    </a:ln>
                  </pic:spPr>
                </pic:pic>
              </a:graphicData>
            </a:graphic>
          </wp:inline>
        </w:drawing>
      </w:r>
    </w:p>
    <w:p w:rsidR="00987798" w:rsidRDefault="00A5442C" w:rsidP="00987798">
      <w:pPr>
        <w:spacing w:line="26" w:lineRule="atLeast"/>
        <w:ind w:firstLine="709"/>
        <w:jc w:val="center"/>
        <w:rPr>
          <w:rFonts w:cs="Times New Roman"/>
          <w:szCs w:val="26"/>
        </w:rPr>
      </w:pPr>
      <w:r w:rsidRPr="000A6031">
        <w:rPr>
          <w:rFonts w:cs="Times New Roman"/>
          <w:szCs w:val="26"/>
        </w:rPr>
        <w:t xml:space="preserve">Hình 1.10: Minh họa </w:t>
      </w:r>
      <w:r w:rsidRPr="000A6031">
        <w:rPr>
          <w:rStyle w:val="Strong"/>
          <w:rFonts w:cs="Times New Roman"/>
          <w:b w:val="0"/>
          <w:szCs w:val="26"/>
        </w:rPr>
        <w:t>sử dụng layout_column</w:t>
      </w:r>
      <w:r w:rsidRPr="000A6031">
        <w:rPr>
          <w:rFonts w:cs="Times New Roman"/>
          <w:szCs w:val="26"/>
        </w:rPr>
        <w:t> </w:t>
      </w:r>
    </w:p>
    <w:p w:rsidR="00987798" w:rsidRDefault="00987798" w:rsidP="00987798">
      <w:pPr>
        <w:spacing w:line="26" w:lineRule="atLeast"/>
        <w:ind w:firstLine="709"/>
        <w:jc w:val="center"/>
        <w:rPr>
          <w:rFonts w:cs="Times New Roman"/>
          <w:szCs w:val="26"/>
        </w:rPr>
      </w:pPr>
    </w:p>
    <w:p w:rsidR="00E8598C" w:rsidRPr="000A6031" w:rsidRDefault="00E8598C" w:rsidP="00987798">
      <w:pPr>
        <w:spacing w:line="26" w:lineRule="atLeast"/>
        <w:ind w:firstLine="709"/>
        <w:jc w:val="center"/>
        <w:rPr>
          <w:rFonts w:cs="Times New Roman"/>
          <w:szCs w:val="26"/>
        </w:rPr>
      </w:pPr>
      <w:r w:rsidRPr="000A6031">
        <w:rPr>
          <w:rFonts w:cs="Times New Roman"/>
          <w:szCs w:val="26"/>
        </w:rPr>
        <w:t>- Dùng </w:t>
      </w:r>
      <w:r w:rsidRPr="000A6031">
        <w:rPr>
          <w:rStyle w:val="Strong"/>
          <w:rFonts w:cs="Times New Roman"/>
          <w:szCs w:val="26"/>
        </w:rPr>
        <w:t>stretchColumns</w:t>
      </w:r>
      <w:r w:rsidRPr="000A6031">
        <w:rPr>
          <w:rStyle w:val="apple-converted-space"/>
          <w:rFonts w:cs="Times New Roman"/>
          <w:szCs w:val="26"/>
        </w:rPr>
        <w:t> </w:t>
      </w:r>
      <w:r w:rsidRPr="000A6031">
        <w:rPr>
          <w:rFonts w:cs="Times New Roman"/>
          <w:szCs w:val="26"/>
        </w:rPr>
        <w:t>để dãn đều các control, các cell (ta thường dùng dấu “*”):</w:t>
      </w:r>
    </w:p>
    <w:p w:rsidR="00E8598C" w:rsidRDefault="00E8598C" w:rsidP="00547EC1">
      <w:pPr>
        <w:spacing w:line="26" w:lineRule="atLeast"/>
        <w:ind w:firstLine="709"/>
        <w:rPr>
          <w:rStyle w:val="Strong"/>
          <w:rFonts w:cs="Times New Roman"/>
          <w:szCs w:val="26"/>
        </w:rPr>
      </w:pPr>
      <w:r w:rsidRPr="000A6031">
        <w:rPr>
          <w:rFonts w:cs="Times New Roman"/>
          <w:noProof/>
          <w:szCs w:val="26"/>
          <w:lang w:eastAsia="en-US"/>
        </w:rPr>
        <w:drawing>
          <wp:inline distT="0" distB="0" distL="0" distR="0" wp14:anchorId="1D8450C3" wp14:editId="781B0D79">
            <wp:extent cx="5126579" cy="1343025"/>
            <wp:effectExtent l="0" t="0" r="0" b="0"/>
            <wp:docPr id="50" name="Picture 50" descr="7_Layout_21">
              <a:hlinkClick xmlns:a="http://schemas.openxmlformats.org/drawingml/2006/main" r:id="rId10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7_Layout_21">
                      <a:hlinkClick r:id="rId107"/>
                    </pic:cNvPr>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170090" cy="1354424"/>
                    </a:xfrm>
                    <a:prstGeom prst="rect">
                      <a:avLst/>
                    </a:prstGeom>
                    <a:noFill/>
                    <a:ln>
                      <a:noFill/>
                    </a:ln>
                  </pic:spPr>
                </pic:pic>
              </a:graphicData>
            </a:graphic>
          </wp:inline>
        </w:drawing>
      </w:r>
    </w:p>
    <w:p w:rsidR="00987798" w:rsidRDefault="00987798" w:rsidP="00547EC1">
      <w:pPr>
        <w:spacing w:line="26" w:lineRule="atLeast"/>
        <w:ind w:firstLine="709"/>
        <w:rPr>
          <w:rStyle w:val="Strong"/>
          <w:rFonts w:cs="Times New Roman"/>
          <w:szCs w:val="26"/>
        </w:rPr>
      </w:pPr>
    </w:p>
    <w:p w:rsidR="00987798" w:rsidRPr="000A6031" w:rsidRDefault="00987798" w:rsidP="00547EC1">
      <w:pPr>
        <w:spacing w:line="26" w:lineRule="atLeast"/>
        <w:ind w:firstLine="709"/>
        <w:rPr>
          <w:rStyle w:val="Strong"/>
          <w:rFonts w:cs="Times New Roman"/>
          <w:szCs w:val="26"/>
        </w:rPr>
      </w:pPr>
    </w:p>
    <w:p w:rsidR="00E8598C" w:rsidRPr="00987798" w:rsidRDefault="00E8598C" w:rsidP="00155488">
      <w:pPr>
        <w:pStyle w:val="ListParagraph"/>
        <w:numPr>
          <w:ilvl w:val="0"/>
          <w:numId w:val="15"/>
        </w:numPr>
        <w:spacing w:line="26" w:lineRule="atLeast"/>
        <w:rPr>
          <w:rFonts w:cs="Times New Roman"/>
          <w:b/>
          <w:szCs w:val="26"/>
        </w:rPr>
      </w:pPr>
      <w:bookmarkStart w:id="215" w:name="_Toc444810710"/>
      <w:bookmarkStart w:id="216" w:name="_Toc475801500"/>
      <w:bookmarkStart w:id="217" w:name="_Toc475999830"/>
      <w:r w:rsidRPr="00987798">
        <w:rPr>
          <w:rStyle w:val="Strong"/>
          <w:rFonts w:cs="Times New Roman"/>
          <w:szCs w:val="26"/>
        </w:rPr>
        <w:t>RelativeLayout:</w:t>
      </w:r>
      <w:bookmarkEnd w:id="215"/>
      <w:bookmarkEnd w:id="216"/>
      <w:bookmarkEnd w:id="217"/>
    </w:p>
    <w:p w:rsidR="00E8598C" w:rsidRPr="000A6031" w:rsidRDefault="00E8598C" w:rsidP="00547EC1">
      <w:pPr>
        <w:spacing w:line="26" w:lineRule="atLeast"/>
        <w:ind w:firstLine="709"/>
        <w:rPr>
          <w:rFonts w:cs="Times New Roman"/>
          <w:szCs w:val="26"/>
        </w:rPr>
      </w:pPr>
      <w:r w:rsidRPr="000A6031">
        <w:rPr>
          <w:rFonts w:cs="Times New Roman"/>
          <w:szCs w:val="26"/>
        </w:rPr>
        <w:t>- RelativeLayout cho phép sắp xếp các control theo vị trí tương đối giữa các control khác trên giao diện (kể cả control chứa nó). Thường nó dựa vào Id của các control khác để sắp xếp theo vị trí tương đối. Do đó khi làm RelativeLayout phải chú ý là đặt Id control cho chuẩn xác, nếu sau khi Layo</w:t>
      </w:r>
      <w:r w:rsidR="00F13E8D">
        <w:rPr>
          <w:rFonts w:cs="Times New Roman"/>
          <w:szCs w:val="26"/>
        </w:rPr>
        <w:t xml:space="preserve">ut xong mà </w:t>
      </w:r>
      <w:r w:rsidRPr="000A6031">
        <w:rPr>
          <w:rFonts w:cs="Times New Roman"/>
          <w:szCs w:val="26"/>
        </w:rPr>
        <w:t>lại đổi Id của các control thì giao diện sẽ bị xáo trộn (do đó nếu đổi ID thì phải đổi luôn các tham chiếu khác sao cho khớp với Id mới đổi).</w:t>
      </w:r>
    </w:p>
    <w:p w:rsidR="00E8598C" w:rsidRPr="000A6031" w:rsidRDefault="00E8598C" w:rsidP="00547EC1">
      <w:pPr>
        <w:spacing w:line="26" w:lineRule="atLeast"/>
        <w:ind w:firstLine="709"/>
        <w:rPr>
          <w:rFonts w:cs="Times New Roman"/>
          <w:szCs w:val="26"/>
        </w:rPr>
      </w:pPr>
      <w:r w:rsidRPr="000A6031">
        <w:rPr>
          <w:rFonts w:cs="Times New Roman"/>
          <w:szCs w:val="26"/>
        </w:rPr>
        <w:t>- Dưới đây là ví dụ về cách sử dụ</w:t>
      </w:r>
      <w:r w:rsidR="00F13E8D">
        <w:rPr>
          <w:rFonts w:cs="Times New Roman"/>
          <w:szCs w:val="26"/>
        </w:rPr>
        <w:t>ng RelativeLayout:</w:t>
      </w:r>
    </w:p>
    <w:p w:rsidR="00E8598C" w:rsidRPr="000A6031" w:rsidRDefault="00E8598C" w:rsidP="00547EC1">
      <w:pPr>
        <w:spacing w:line="26" w:lineRule="atLeast"/>
        <w:ind w:firstLine="709"/>
        <w:jc w:val="center"/>
        <w:rPr>
          <w:rFonts w:cs="Times New Roman"/>
          <w:szCs w:val="26"/>
        </w:rPr>
      </w:pPr>
      <w:r w:rsidRPr="000A6031">
        <w:rPr>
          <w:rFonts w:cs="Times New Roman"/>
          <w:noProof/>
          <w:szCs w:val="26"/>
          <w:lang w:eastAsia="en-US"/>
        </w:rPr>
        <w:lastRenderedPageBreak/>
        <w:drawing>
          <wp:inline distT="0" distB="0" distL="0" distR="0" wp14:anchorId="40E0C37B" wp14:editId="09B82E83">
            <wp:extent cx="5134739" cy="3333750"/>
            <wp:effectExtent l="0" t="0" r="8890" b="0"/>
            <wp:docPr id="49" name="Picture 49" descr="7_Layout_22">
              <a:hlinkClick xmlns:a="http://schemas.openxmlformats.org/drawingml/2006/main" r:id="rId10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7_Layout_22">
                      <a:hlinkClick r:id="rId109"/>
                    </pic:cNvPr>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154976" cy="3346889"/>
                    </a:xfrm>
                    <a:prstGeom prst="rect">
                      <a:avLst/>
                    </a:prstGeom>
                    <a:noFill/>
                    <a:ln>
                      <a:noFill/>
                    </a:ln>
                  </pic:spPr>
                </pic:pic>
              </a:graphicData>
            </a:graphic>
          </wp:inline>
        </w:drawing>
      </w:r>
    </w:p>
    <w:p w:rsidR="00A5442C" w:rsidRPr="000A6031" w:rsidRDefault="00A5442C" w:rsidP="00547EC1">
      <w:pPr>
        <w:spacing w:line="26" w:lineRule="atLeast"/>
        <w:ind w:firstLine="709"/>
        <w:jc w:val="center"/>
        <w:rPr>
          <w:rFonts w:cs="Times New Roman"/>
          <w:szCs w:val="26"/>
        </w:rPr>
      </w:pPr>
      <w:r w:rsidRPr="000A6031">
        <w:rPr>
          <w:rFonts w:cs="Times New Roman"/>
          <w:szCs w:val="26"/>
        </w:rPr>
        <w:t xml:space="preserve">Hình 1.11: Minh họa </w:t>
      </w:r>
      <w:r w:rsidRPr="000A6031">
        <w:rPr>
          <w:rStyle w:val="Strong"/>
          <w:rFonts w:cs="Times New Roman"/>
          <w:b w:val="0"/>
          <w:szCs w:val="26"/>
        </w:rPr>
        <w:t>sử dụng RelativeLayout</w:t>
      </w:r>
    </w:p>
    <w:p w:rsidR="00A5442C" w:rsidRPr="000A6031" w:rsidRDefault="00A5442C" w:rsidP="00547EC1">
      <w:pPr>
        <w:spacing w:line="26" w:lineRule="atLeast"/>
        <w:ind w:firstLine="709"/>
        <w:rPr>
          <w:rFonts w:cs="Times New Roman"/>
          <w:szCs w:val="26"/>
        </w:rPr>
      </w:pPr>
    </w:p>
    <w:p w:rsidR="00E8598C" w:rsidRDefault="00E8598C" w:rsidP="00547EC1">
      <w:pPr>
        <w:spacing w:line="26" w:lineRule="atLeast"/>
        <w:ind w:firstLine="709"/>
        <w:rPr>
          <w:rFonts w:cs="Times New Roman"/>
          <w:szCs w:val="26"/>
        </w:rPr>
      </w:pPr>
      <w:r w:rsidRPr="000A6031">
        <w:rPr>
          <w:rFonts w:cs="Times New Roman"/>
          <w:szCs w:val="26"/>
        </w:rPr>
        <w:t>- Ta có thể sử dụng công cụ trong Eclipse để thiết kế :</w:t>
      </w:r>
    </w:p>
    <w:p w:rsidR="00203ACA" w:rsidRPr="000A6031" w:rsidRDefault="00203ACA" w:rsidP="00547EC1">
      <w:pPr>
        <w:spacing w:line="26" w:lineRule="atLeast"/>
        <w:ind w:firstLine="709"/>
        <w:rPr>
          <w:rFonts w:cs="Times New Roman"/>
          <w:szCs w:val="26"/>
        </w:rPr>
      </w:pPr>
    </w:p>
    <w:p w:rsidR="00E8598C" w:rsidRPr="000A6031" w:rsidRDefault="00E8598C" w:rsidP="00547EC1">
      <w:pPr>
        <w:spacing w:line="26" w:lineRule="atLeast"/>
        <w:ind w:firstLine="709"/>
        <w:jc w:val="center"/>
        <w:rPr>
          <w:rStyle w:val="Strong"/>
          <w:rFonts w:cs="Times New Roman"/>
          <w:szCs w:val="26"/>
        </w:rPr>
      </w:pPr>
      <w:r w:rsidRPr="000A6031">
        <w:rPr>
          <w:rFonts w:cs="Times New Roman"/>
          <w:noProof/>
          <w:szCs w:val="26"/>
          <w:lang w:eastAsia="en-US"/>
        </w:rPr>
        <w:drawing>
          <wp:inline distT="0" distB="0" distL="0" distR="0" wp14:anchorId="79DD0F7C" wp14:editId="30A7F538">
            <wp:extent cx="5114925" cy="3059708"/>
            <wp:effectExtent l="0" t="0" r="0" b="7620"/>
            <wp:docPr id="48" name="Picture 48" descr="7_Layout_23">
              <a:hlinkClick xmlns:a="http://schemas.openxmlformats.org/drawingml/2006/main" r:id="rId1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7_Layout_23">
                      <a:hlinkClick r:id="rId111"/>
                    </pic:cNvPr>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132871" cy="3070443"/>
                    </a:xfrm>
                    <a:prstGeom prst="rect">
                      <a:avLst/>
                    </a:prstGeom>
                    <a:noFill/>
                    <a:ln>
                      <a:noFill/>
                    </a:ln>
                  </pic:spPr>
                </pic:pic>
              </a:graphicData>
            </a:graphic>
          </wp:inline>
        </w:drawing>
      </w:r>
    </w:p>
    <w:p w:rsidR="005A38AA" w:rsidRPr="000A6031" w:rsidRDefault="005A38AA" w:rsidP="00547EC1">
      <w:pPr>
        <w:spacing w:line="26" w:lineRule="atLeast"/>
        <w:ind w:firstLine="709"/>
        <w:jc w:val="center"/>
        <w:rPr>
          <w:rFonts w:cs="Times New Roman"/>
          <w:szCs w:val="26"/>
        </w:rPr>
      </w:pPr>
      <w:r w:rsidRPr="000A6031">
        <w:rPr>
          <w:rFonts w:cs="Times New Roman"/>
          <w:szCs w:val="26"/>
        </w:rPr>
        <w:t xml:space="preserve">Hình 1.12: Minh họa </w:t>
      </w:r>
      <w:r w:rsidRPr="000A6031">
        <w:rPr>
          <w:rStyle w:val="Strong"/>
          <w:rFonts w:cs="Times New Roman"/>
          <w:b w:val="0"/>
          <w:szCs w:val="26"/>
        </w:rPr>
        <w:t xml:space="preserve">sử dụng </w:t>
      </w:r>
      <w:r w:rsidRPr="002C42E6">
        <w:rPr>
          <w:rStyle w:val="Strong"/>
          <w:rFonts w:cs="Times New Roman"/>
          <w:b w:val="0"/>
          <w:szCs w:val="26"/>
        </w:rPr>
        <w:t>RelativeLayout</w:t>
      </w:r>
    </w:p>
    <w:p w:rsidR="005A38AA" w:rsidRPr="000A6031" w:rsidRDefault="005A38AA" w:rsidP="00547EC1">
      <w:pPr>
        <w:spacing w:line="26" w:lineRule="atLeast"/>
        <w:ind w:firstLine="709"/>
        <w:jc w:val="center"/>
        <w:rPr>
          <w:rStyle w:val="Strong"/>
          <w:rFonts w:cs="Times New Roman"/>
          <w:szCs w:val="26"/>
        </w:rPr>
      </w:pPr>
    </w:p>
    <w:p w:rsidR="00E8598C" w:rsidRPr="002C42E6" w:rsidRDefault="00E8598C" w:rsidP="00155488">
      <w:pPr>
        <w:pStyle w:val="ListParagraph"/>
        <w:numPr>
          <w:ilvl w:val="0"/>
          <w:numId w:val="15"/>
        </w:numPr>
        <w:spacing w:line="26" w:lineRule="atLeast"/>
        <w:rPr>
          <w:rFonts w:cs="Times New Roman"/>
          <w:b/>
          <w:szCs w:val="26"/>
        </w:rPr>
      </w:pPr>
      <w:bookmarkStart w:id="218" w:name="_Toc444810711"/>
      <w:bookmarkStart w:id="219" w:name="_Toc475801501"/>
      <w:bookmarkStart w:id="220" w:name="_Toc475999831"/>
      <w:r w:rsidRPr="002C42E6">
        <w:rPr>
          <w:rStyle w:val="Strong"/>
          <w:rFonts w:cs="Times New Roman"/>
          <w:szCs w:val="26"/>
        </w:rPr>
        <w:t>AbsoluteLayout:</w:t>
      </w:r>
      <w:bookmarkEnd w:id="218"/>
      <w:bookmarkEnd w:id="219"/>
      <w:bookmarkEnd w:id="220"/>
    </w:p>
    <w:p w:rsidR="00E8598C" w:rsidRPr="000A6031" w:rsidRDefault="00E8598C" w:rsidP="00547EC1">
      <w:pPr>
        <w:spacing w:line="26" w:lineRule="atLeast"/>
        <w:ind w:firstLine="709"/>
        <w:rPr>
          <w:rFonts w:cs="Times New Roman"/>
          <w:szCs w:val="26"/>
        </w:rPr>
      </w:pPr>
      <w:r w:rsidRPr="000A6031">
        <w:rPr>
          <w:rFonts w:cs="Times New Roman"/>
          <w:szCs w:val="26"/>
        </w:rPr>
        <w:lastRenderedPageBreak/>
        <w:t>- Cho phép thiết lập các control giao diện theo vị trí tùy thích:</w:t>
      </w:r>
    </w:p>
    <w:p w:rsidR="00E8598C" w:rsidRPr="000A6031" w:rsidRDefault="00E8598C" w:rsidP="00547EC1">
      <w:pPr>
        <w:spacing w:line="26" w:lineRule="atLeast"/>
        <w:ind w:firstLine="709"/>
        <w:jc w:val="center"/>
        <w:rPr>
          <w:rFonts w:cs="Times New Roman"/>
          <w:szCs w:val="26"/>
        </w:rPr>
      </w:pPr>
      <w:r w:rsidRPr="000A6031">
        <w:rPr>
          <w:rFonts w:cs="Times New Roman"/>
          <w:b/>
          <w:bCs/>
          <w:noProof/>
          <w:szCs w:val="26"/>
          <w:lang w:eastAsia="en-US"/>
        </w:rPr>
        <w:drawing>
          <wp:inline distT="0" distB="0" distL="0" distR="0" wp14:anchorId="367731D9" wp14:editId="15C016C5">
            <wp:extent cx="5105400" cy="2028349"/>
            <wp:effectExtent l="0" t="0" r="0" b="0"/>
            <wp:docPr id="47" name="Picture 47" descr="7_Layout_24">
              <a:hlinkClick xmlns:a="http://schemas.openxmlformats.org/drawingml/2006/main" r:id="rId1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7_Layout_24">
                      <a:hlinkClick r:id="rId113"/>
                    </pic:cNvPr>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115149" cy="2032222"/>
                    </a:xfrm>
                    <a:prstGeom prst="rect">
                      <a:avLst/>
                    </a:prstGeom>
                    <a:noFill/>
                    <a:ln>
                      <a:noFill/>
                    </a:ln>
                  </pic:spPr>
                </pic:pic>
              </a:graphicData>
            </a:graphic>
          </wp:inline>
        </w:drawing>
      </w:r>
    </w:p>
    <w:p w:rsidR="005A38AA" w:rsidRPr="000A6031" w:rsidRDefault="005A38AA" w:rsidP="00547EC1">
      <w:pPr>
        <w:spacing w:line="26" w:lineRule="atLeast"/>
        <w:ind w:firstLine="709"/>
        <w:jc w:val="center"/>
        <w:rPr>
          <w:rFonts w:cs="Times New Roman"/>
          <w:szCs w:val="26"/>
        </w:rPr>
      </w:pPr>
      <w:r w:rsidRPr="000A6031">
        <w:rPr>
          <w:rFonts w:cs="Times New Roman"/>
          <w:szCs w:val="26"/>
        </w:rPr>
        <w:t xml:space="preserve">Hình 1.13: Minh họa </w:t>
      </w:r>
      <w:r w:rsidRPr="000A6031">
        <w:rPr>
          <w:rStyle w:val="Strong"/>
          <w:rFonts w:cs="Times New Roman"/>
          <w:b w:val="0"/>
          <w:szCs w:val="26"/>
        </w:rPr>
        <w:t xml:space="preserve">sử dụng </w:t>
      </w:r>
      <w:r w:rsidRPr="002C42E6">
        <w:rPr>
          <w:rStyle w:val="Strong"/>
          <w:rFonts w:cs="Times New Roman"/>
          <w:b w:val="0"/>
          <w:szCs w:val="26"/>
        </w:rPr>
        <w:t>AbsoluteLayout</w:t>
      </w:r>
    </w:p>
    <w:p w:rsidR="005A38AA" w:rsidRPr="000A6031" w:rsidRDefault="005A38AA" w:rsidP="00547EC1">
      <w:pPr>
        <w:spacing w:line="26" w:lineRule="atLeast"/>
        <w:ind w:firstLine="709"/>
        <w:jc w:val="center"/>
        <w:rPr>
          <w:rFonts w:cs="Times New Roman"/>
          <w:szCs w:val="26"/>
        </w:rPr>
      </w:pPr>
    </w:p>
    <w:p w:rsidR="00E8598C" w:rsidRPr="002C42E6" w:rsidRDefault="002C42E6" w:rsidP="002C42E6">
      <w:pPr>
        <w:spacing w:line="26" w:lineRule="atLeast"/>
        <w:rPr>
          <w:rFonts w:cs="Times New Roman"/>
          <w:b/>
          <w:szCs w:val="26"/>
        </w:rPr>
      </w:pPr>
      <w:bookmarkStart w:id="221" w:name="_Toc444810712"/>
      <w:bookmarkStart w:id="222" w:name="_Toc475801502"/>
      <w:bookmarkStart w:id="223" w:name="_Toc475999832"/>
      <w:r w:rsidRPr="002C42E6">
        <w:rPr>
          <w:rFonts w:cs="Times New Roman"/>
          <w:b/>
          <w:szCs w:val="26"/>
        </w:rPr>
        <w:t>1.5.1</w:t>
      </w:r>
      <w:r>
        <w:rPr>
          <w:rFonts w:cs="Times New Roman"/>
          <w:b/>
          <w:szCs w:val="26"/>
        </w:rPr>
        <w:t>0</w:t>
      </w:r>
      <w:r w:rsidRPr="002C42E6">
        <w:rPr>
          <w:rFonts w:cs="Times New Roman"/>
          <w:b/>
          <w:szCs w:val="26"/>
        </w:rPr>
        <w:tab/>
      </w:r>
      <w:r w:rsidR="00E8598C" w:rsidRPr="002C42E6">
        <w:rPr>
          <w:rFonts w:cs="Times New Roman"/>
          <w:b/>
          <w:szCs w:val="26"/>
        </w:rPr>
        <w:t>Giới thiệu một số widget cơ bản trong lập trình android</w:t>
      </w:r>
      <w:bookmarkEnd w:id="221"/>
      <w:bookmarkEnd w:id="222"/>
      <w:bookmarkEnd w:id="223"/>
    </w:p>
    <w:p w:rsidR="00E8598C" w:rsidRPr="002C42E6" w:rsidRDefault="00E8598C" w:rsidP="00155488">
      <w:pPr>
        <w:pStyle w:val="ListParagraph"/>
        <w:numPr>
          <w:ilvl w:val="0"/>
          <w:numId w:val="17"/>
        </w:numPr>
        <w:spacing w:line="26" w:lineRule="atLeast"/>
        <w:rPr>
          <w:rFonts w:cs="Times New Roman"/>
          <w:b/>
          <w:szCs w:val="26"/>
        </w:rPr>
      </w:pPr>
      <w:bookmarkStart w:id="224" w:name="_Toc444810713"/>
      <w:bookmarkStart w:id="225" w:name="_Toc475801503"/>
      <w:bookmarkStart w:id="226" w:name="_Toc475999833"/>
      <w:r w:rsidRPr="002C42E6">
        <w:rPr>
          <w:rFonts w:cs="Times New Roman"/>
          <w:b/>
          <w:szCs w:val="26"/>
        </w:rPr>
        <w:t>TextView</w:t>
      </w:r>
      <w:bookmarkEnd w:id="224"/>
      <w:bookmarkEnd w:id="225"/>
      <w:bookmarkEnd w:id="226"/>
    </w:p>
    <w:p w:rsidR="00E8598C" w:rsidRPr="000A6031" w:rsidRDefault="00F13E8D" w:rsidP="00547EC1">
      <w:pPr>
        <w:spacing w:line="26" w:lineRule="atLeast"/>
        <w:ind w:firstLine="709"/>
        <w:rPr>
          <w:rFonts w:cs="Times New Roman"/>
          <w:szCs w:val="26"/>
        </w:rPr>
      </w:pPr>
      <w:r>
        <w:rPr>
          <w:rFonts w:cs="Times New Roman"/>
          <w:szCs w:val="26"/>
        </w:rPr>
        <w:t>Nếu</w:t>
      </w:r>
      <w:r w:rsidR="00E8598C" w:rsidRPr="000A6031">
        <w:rPr>
          <w:rFonts w:cs="Times New Roman"/>
          <w:szCs w:val="26"/>
        </w:rPr>
        <w:t xml:space="preserve"> chỉ muốn hiển thị thông tin mà không cho phép người dùng chỉnh sửa thì nên sử dụng control này.</w:t>
      </w:r>
    </w:p>
    <w:p w:rsidR="00E8598C" w:rsidRPr="000A6031" w:rsidRDefault="00E8598C" w:rsidP="00547EC1">
      <w:pPr>
        <w:spacing w:line="26" w:lineRule="atLeast"/>
        <w:ind w:firstLine="709"/>
        <w:rPr>
          <w:rFonts w:cs="Times New Roman"/>
          <w:szCs w:val="26"/>
        </w:rPr>
      </w:pPr>
      <w:r w:rsidRPr="000A6031">
        <w:rPr>
          <w:rFonts w:cs="Times New Roman"/>
          <w:szCs w:val="26"/>
        </w:rPr>
        <w:t>- TextView tương tự như  JLabel bên Java, và như Label bên C#</w:t>
      </w:r>
    </w:p>
    <w:p w:rsidR="002C42E6" w:rsidRDefault="00E8598C" w:rsidP="002C42E6">
      <w:pPr>
        <w:spacing w:line="26" w:lineRule="atLeast"/>
        <w:ind w:firstLine="709"/>
        <w:rPr>
          <w:rFonts w:cs="Times New Roman"/>
          <w:szCs w:val="26"/>
        </w:rPr>
      </w:pPr>
      <w:r w:rsidRPr="000A6031">
        <w:rPr>
          <w:rFonts w:cs="Times New Roman"/>
          <w:szCs w:val="26"/>
        </w:rPr>
        <w:t>- Dưới đây là  một số thuộc tính của TextView mà chúng ta thường xuyên sử dụng nhấ</w:t>
      </w:r>
      <w:r w:rsidR="002C42E6">
        <w:rPr>
          <w:rFonts w:cs="Times New Roman"/>
          <w:szCs w:val="26"/>
        </w:rPr>
        <w:t>t:</w:t>
      </w:r>
    </w:p>
    <w:p w:rsidR="002C42E6" w:rsidRDefault="002C42E6" w:rsidP="00547EC1">
      <w:pPr>
        <w:spacing w:line="26" w:lineRule="atLeast"/>
        <w:ind w:firstLine="709"/>
        <w:jc w:val="center"/>
        <w:rPr>
          <w:rFonts w:cs="Times New Roman"/>
          <w:noProof/>
          <w:szCs w:val="26"/>
          <w:lang w:eastAsia="en-US"/>
        </w:rPr>
      </w:pPr>
    </w:p>
    <w:p w:rsidR="00E8598C" w:rsidRDefault="00E8598C" w:rsidP="00547EC1">
      <w:pPr>
        <w:spacing w:line="26" w:lineRule="atLeast"/>
        <w:ind w:firstLine="709"/>
        <w:jc w:val="center"/>
        <w:rPr>
          <w:rFonts w:cs="Times New Roman"/>
          <w:szCs w:val="26"/>
        </w:rPr>
      </w:pPr>
      <w:r w:rsidRPr="000A6031">
        <w:rPr>
          <w:rFonts w:cs="Times New Roman"/>
          <w:noProof/>
          <w:szCs w:val="26"/>
          <w:lang w:eastAsia="en-US"/>
        </w:rPr>
        <w:drawing>
          <wp:inline distT="0" distB="0" distL="0" distR="0" wp14:anchorId="05363B3E" wp14:editId="0C8B6B6E">
            <wp:extent cx="4564380" cy="1962150"/>
            <wp:effectExtent l="0" t="0" r="7620" b="0"/>
            <wp:docPr id="38" name="Picture 38" descr="10_common_control_0">
              <a:hlinkClick xmlns:a="http://schemas.openxmlformats.org/drawingml/2006/main" r:id="rId1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10_common_control_0">
                      <a:hlinkClick r:id="rId115"/>
                    </pic:cNvPr>
                    <pic:cNvPicPr>
                      <a:picLocks noChangeAspect="1" noChangeArrowheads="1"/>
                    </pic:cNvPicPr>
                  </pic:nvPicPr>
                  <pic:blipFill rotWithShape="1">
                    <a:blip r:embed="rId116">
                      <a:extLst>
                        <a:ext uri="{28A0092B-C50C-407E-A947-70E740481C1C}">
                          <a14:useLocalDpi xmlns:a14="http://schemas.microsoft.com/office/drawing/2010/main" val="0"/>
                        </a:ext>
                      </a:extLst>
                    </a:blip>
                    <a:srcRect l="946" t="2826" r="946" b="2260"/>
                    <a:stretch/>
                  </pic:blipFill>
                  <pic:spPr bwMode="auto">
                    <a:xfrm>
                      <a:off x="0" y="0"/>
                      <a:ext cx="4582848" cy="1970089"/>
                    </a:xfrm>
                    <a:prstGeom prst="rect">
                      <a:avLst/>
                    </a:prstGeom>
                    <a:noFill/>
                    <a:ln>
                      <a:noFill/>
                    </a:ln>
                    <a:extLst>
                      <a:ext uri="{53640926-AAD7-44D8-BBD7-CCE9431645EC}">
                        <a14:shadowObscured xmlns:a14="http://schemas.microsoft.com/office/drawing/2010/main"/>
                      </a:ext>
                    </a:extLst>
                  </pic:spPr>
                </pic:pic>
              </a:graphicData>
            </a:graphic>
          </wp:inline>
        </w:drawing>
      </w:r>
    </w:p>
    <w:p w:rsidR="002C42E6" w:rsidRPr="000A6031" w:rsidRDefault="002C42E6" w:rsidP="00547EC1">
      <w:pPr>
        <w:spacing w:line="26" w:lineRule="atLeast"/>
        <w:ind w:firstLine="709"/>
        <w:jc w:val="center"/>
        <w:rPr>
          <w:rFonts w:cs="Times New Roman"/>
          <w:szCs w:val="26"/>
        </w:rPr>
      </w:pPr>
    </w:p>
    <w:p w:rsidR="00E8598C" w:rsidRPr="000A6031" w:rsidRDefault="00E8598C" w:rsidP="00547EC1">
      <w:pPr>
        <w:spacing w:line="26" w:lineRule="atLeast"/>
        <w:ind w:firstLine="709"/>
        <w:rPr>
          <w:rFonts w:cs="Times New Roman"/>
          <w:szCs w:val="26"/>
        </w:rPr>
      </w:pPr>
      <w:r w:rsidRPr="000A6031">
        <w:rPr>
          <w:rFonts w:cs="Times New Roman"/>
          <w:szCs w:val="26"/>
        </w:rPr>
        <w:t>- Ta nên thiết lập</w:t>
      </w:r>
      <w:r w:rsidRPr="000A6031">
        <w:rPr>
          <w:rStyle w:val="apple-converted-space"/>
          <w:rFonts w:cs="Times New Roman"/>
          <w:szCs w:val="26"/>
        </w:rPr>
        <w:t> </w:t>
      </w:r>
      <w:r w:rsidRPr="000A6031">
        <w:rPr>
          <w:rStyle w:val="Strong"/>
          <w:rFonts w:cs="Times New Roman"/>
          <w:szCs w:val="26"/>
        </w:rPr>
        <w:t>id</w:t>
      </w:r>
      <w:r w:rsidRPr="000A6031">
        <w:rPr>
          <w:rStyle w:val="apple-converted-space"/>
          <w:rFonts w:cs="Times New Roman"/>
          <w:szCs w:val="26"/>
        </w:rPr>
        <w:t> </w:t>
      </w:r>
      <w:r w:rsidRPr="000A6031">
        <w:rPr>
          <w:rFonts w:cs="Times New Roman"/>
          <w:szCs w:val="26"/>
        </w:rPr>
        <w:t>cho control để tiện bề xử lý.</w:t>
      </w:r>
    </w:p>
    <w:p w:rsidR="00E8598C" w:rsidRPr="000A6031" w:rsidRDefault="00E8598C" w:rsidP="00547EC1">
      <w:pPr>
        <w:spacing w:line="26" w:lineRule="atLeast"/>
        <w:ind w:firstLine="709"/>
        <w:rPr>
          <w:rFonts w:cs="Times New Roman"/>
          <w:szCs w:val="26"/>
        </w:rPr>
      </w:pPr>
      <w:r w:rsidRPr="000A6031">
        <w:rPr>
          <w:rFonts w:cs="Times New Roman"/>
          <w:szCs w:val="26"/>
        </w:rPr>
        <w:t xml:space="preserve">- layout_width, layout_height nên thiết lập cho </w:t>
      </w:r>
      <w:r w:rsidR="002C42E6">
        <w:rPr>
          <w:rFonts w:cs="Times New Roman"/>
          <w:szCs w:val="26"/>
        </w:rPr>
        <w:t>điều khiển</w:t>
      </w:r>
    </w:p>
    <w:p w:rsidR="00E8598C" w:rsidRPr="000A6031" w:rsidRDefault="00E8598C" w:rsidP="00547EC1">
      <w:pPr>
        <w:spacing w:line="26" w:lineRule="atLeast"/>
        <w:ind w:firstLine="709"/>
        <w:rPr>
          <w:rFonts w:cs="Times New Roman"/>
          <w:szCs w:val="26"/>
        </w:rPr>
      </w:pPr>
      <w:r w:rsidRPr="000A6031">
        <w:rPr>
          <w:rFonts w:cs="Times New Roman"/>
          <w:szCs w:val="26"/>
        </w:rPr>
        <w:t>- Để thay đổi màu nền dùng background, thay đổi màu chữ dùng textColor…</w:t>
      </w:r>
    </w:p>
    <w:p w:rsidR="00E8598C" w:rsidRPr="000A6031" w:rsidRDefault="00E8598C" w:rsidP="00547EC1">
      <w:pPr>
        <w:spacing w:line="26" w:lineRule="atLeast"/>
        <w:ind w:firstLine="709"/>
        <w:rPr>
          <w:rFonts w:cs="Times New Roman"/>
          <w:szCs w:val="26"/>
        </w:rPr>
      </w:pPr>
      <w:r w:rsidRPr="000A6031">
        <w:rPr>
          <w:rFonts w:cs="Times New Roman"/>
          <w:szCs w:val="26"/>
        </w:rPr>
        <w:t>- Dựa vào Id ta sẽ lấy được control theo đúng Id này, xem code bên dưới để biết cách lấy control theo Id:</w:t>
      </w:r>
    </w:p>
    <w:p w:rsidR="00E8598C" w:rsidRPr="000A6031" w:rsidRDefault="00E8598C" w:rsidP="00994C01">
      <w:pPr>
        <w:pStyle w:val="phongcode"/>
        <w:rPr>
          <w:b/>
        </w:rPr>
      </w:pPr>
      <w:r w:rsidRPr="000A6031">
        <w:rPr>
          <w:rStyle w:val="Strong"/>
          <w:b w:val="0"/>
        </w:rPr>
        <w:t>TextView</w:t>
      </w:r>
      <w:r w:rsidRPr="000A6031">
        <w:rPr>
          <w:rStyle w:val="apple-converted-space"/>
          <w:b/>
        </w:rPr>
        <w:t> </w:t>
      </w:r>
      <w:r w:rsidRPr="000A6031">
        <w:rPr>
          <w:rStyle w:val="Strong"/>
          <w:b w:val="0"/>
        </w:rPr>
        <w:t>txt1= (TextView) findViewById(R.id.textView1);</w:t>
      </w:r>
    </w:p>
    <w:p w:rsidR="00E8598C" w:rsidRPr="000A6031" w:rsidRDefault="00E8598C" w:rsidP="00547EC1">
      <w:pPr>
        <w:spacing w:line="26" w:lineRule="atLeast"/>
        <w:ind w:firstLine="709"/>
        <w:rPr>
          <w:rFonts w:cs="Times New Roman"/>
          <w:szCs w:val="26"/>
        </w:rPr>
      </w:pPr>
      <w:r w:rsidRPr="000A6031">
        <w:rPr>
          <w:rFonts w:cs="Times New Roman"/>
          <w:szCs w:val="26"/>
        </w:rPr>
        <w:lastRenderedPageBreak/>
        <w:t>- Mọi control đều kế thừa từ View, và hàm </w:t>
      </w:r>
      <w:r w:rsidRPr="002C42E6">
        <w:rPr>
          <w:rStyle w:val="Strong"/>
          <w:rFonts w:ascii="Courier New" w:hAnsi="Courier New" w:cs="Courier New"/>
          <w:sz w:val="24"/>
          <w:szCs w:val="24"/>
        </w:rPr>
        <w:t>findViewById</w:t>
      </w:r>
      <w:r w:rsidRPr="000A6031">
        <w:rPr>
          <w:rStyle w:val="Strong"/>
          <w:rFonts w:cs="Times New Roman"/>
          <w:szCs w:val="26"/>
        </w:rPr>
        <w:t> </w:t>
      </w:r>
      <w:r w:rsidRPr="000A6031">
        <w:rPr>
          <w:rFonts w:cs="Times New Roman"/>
          <w:szCs w:val="26"/>
        </w:rPr>
        <w:t>cũng trả về 1 View theo đúng Id truyền vào, đó là lý do ta ép kiểu về cho đúng với TextView (cách làm nhanh: ngay dòng lệnh này nhấn tổ hợp phím </w:t>
      </w:r>
      <w:r w:rsidRPr="000A6031">
        <w:rPr>
          <w:rStyle w:val="Strong"/>
          <w:rFonts w:cs="Times New Roman"/>
          <w:szCs w:val="26"/>
        </w:rPr>
        <w:t>Ctrl +</w:t>
      </w:r>
      <w:r w:rsidR="002C42E6">
        <w:rPr>
          <w:rStyle w:val="Strong"/>
          <w:rFonts w:cs="Times New Roman"/>
          <w:szCs w:val="26"/>
        </w:rPr>
        <w:t xml:space="preserve"> </w:t>
      </w:r>
      <w:r w:rsidRPr="000A6031">
        <w:rPr>
          <w:rStyle w:val="Strong"/>
          <w:rFonts w:cs="Times New Roman"/>
          <w:szCs w:val="26"/>
        </w:rPr>
        <w:t>1</w:t>
      </w:r>
      <w:r w:rsidRPr="000A6031">
        <w:rPr>
          <w:rStyle w:val="apple-converted-space"/>
          <w:rFonts w:cs="Times New Roman"/>
          <w:szCs w:val="26"/>
        </w:rPr>
        <w:t> </w:t>
      </w:r>
      <w:r w:rsidRPr="000A6031">
        <w:rPr>
          <w:rFonts w:cs="Times New Roman"/>
          <w:szCs w:val="26"/>
        </w:rPr>
        <w:t xml:space="preserve"> tự ép kiểu nhanh.</w:t>
      </w:r>
    </w:p>
    <w:p w:rsidR="00E8598C" w:rsidRPr="000A6031" w:rsidRDefault="00E8598C" w:rsidP="00547EC1">
      <w:pPr>
        <w:spacing w:line="26" w:lineRule="atLeast"/>
        <w:ind w:firstLine="709"/>
        <w:rPr>
          <w:rFonts w:cs="Times New Roman"/>
          <w:szCs w:val="26"/>
        </w:rPr>
      </w:pPr>
      <w:r w:rsidRPr="000A6031">
        <w:rPr>
          <w:rFonts w:cs="Times New Roman"/>
          <w:szCs w:val="26"/>
        </w:rPr>
        <w:t>- Để hiển thị thông tin lên control TextView ta dùng lệnh dưới đây:</w:t>
      </w:r>
    </w:p>
    <w:p w:rsidR="00E8598C" w:rsidRPr="000A6031" w:rsidRDefault="00E8598C" w:rsidP="00994C01">
      <w:pPr>
        <w:pStyle w:val="phongcode"/>
        <w:rPr>
          <w:b/>
        </w:rPr>
      </w:pPr>
      <w:r w:rsidRPr="000A6031">
        <w:rPr>
          <w:rStyle w:val="Strong"/>
          <w:b w:val="0"/>
        </w:rPr>
        <w:t xml:space="preserve">txt1.setText(“Hello </w:t>
      </w:r>
      <w:r w:rsidR="004F7BB2">
        <w:rPr>
          <w:rStyle w:val="Strong"/>
          <w:b w:val="0"/>
        </w:rPr>
        <w:t>world</w:t>
      </w:r>
      <w:r w:rsidRPr="000A6031">
        <w:rPr>
          <w:rStyle w:val="Strong"/>
          <w:b w:val="0"/>
        </w:rPr>
        <w:t>”);</w:t>
      </w:r>
    </w:p>
    <w:p w:rsidR="00E8598C" w:rsidRPr="000A6031" w:rsidRDefault="00E8598C" w:rsidP="00547EC1">
      <w:pPr>
        <w:spacing w:line="26" w:lineRule="atLeast"/>
        <w:ind w:firstLine="709"/>
        <w:rPr>
          <w:rFonts w:cs="Times New Roman"/>
          <w:szCs w:val="26"/>
        </w:rPr>
      </w:pPr>
      <w:r w:rsidRPr="000A6031">
        <w:rPr>
          <w:rFonts w:cs="Times New Roman"/>
          <w:szCs w:val="26"/>
        </w:rPr>
        <w:t>- Đẩy lấy thông tin bên trong control TextView ta dùng lệnh dưới đây:</w:t>
      </w:r>
    </w:p>
    <w:p w:rsidR="00E8598C" w:rsidRPr="000A6031" w:rsidRDefault="00E8598C" w:rsidP="00994C01">
      <w:pPr>
        <w:pStyle w:val="phongcode"/>
      </w:pPr>
      <w:r w:rsidRPr="000A6031">
        <w:t xml:space="preserve">String msg = </w:t>
      </w:r>
      <w:r w:rsidRPr="00994C01">
        <w:rPr>
          <w:rStyle w:val="Strong"/>
          <w:b w:val="0"/>
        </w:rPr>
        <w:t>txt1</w:t>
      </w:r>
      <w:r w:rsidRPr="000A6031">
        <w:t>.getText</w:t>
      </w:r>
      <w:r w:rsidR="007B4EAB">
        <w:t xml:space="preserve">(): </w:t>
      </w:r>
      <w:r w:rsidRPr="000A6031">
        <w:t>.toString</w:t>
      </w:r>
      <w:r w:rsidR="007B4EAB">
        <w:t xml:space="preserve">(): </w:t>
      </w:r>
      <w:r w:rsidRPr="000A6031">
        <w:t>;</w:t>
      </w:r>
    </w:p>
    <w:p w:rsidR="00E8598C" w:rsidRPr="00994C01" w:rsidRDefault="00E8598C" w:rsidP="00155488">
      <w:pPr>
        <w:pStyle w:val="ListParagraph"/>
        <w:numPr>
          <w:ilvl w:val="0"/>
          <w:numId w:val="17"/>
        </w:numPr>
        <w:spacing w:line="26" w:lineRule="atLeast"/>
        <w:rPr>
          <w:rFonts w:cs="Times New Roman"/>
          <w:b/>
          <w:szCs w:val="26"/>
        </w:rPr>
      </w:pPr>
      <w:bookmarkStart w:id="227" w:name="_Toc444810714"/>
      <w:bookmarkStart w:id="228" w:name="_Toc475801504"/>
      <w:bookmarkStart w:id="229" w:name="_Toc475999834"/>
      <w:r w:rsidRPr="00994C01">
        <w:rPr>
          <w:rFonts w:cs="Times New Roman"/>
          <w:b/>
          <w:szCs w:val="26"/>
        </w:rPr>
        <w:t>EditText</w:t>
      </w:r>
      <w:bookmarkEnd w:id="227"/>
      <w:bookmarkEnd w:id="228"/>
      <w:bookmarkEnd w:id="229"/>
    </w:p>
    <w:p w:rsidR="00E8598C" w:rsidRPr="000A6031" w:rsidRDefault="00E8598C" w:rsidP="00547EC1">
      <w:pPr>
        <w:spacing w:line="26" w:lineRule="atLeast"/>
        <w:ind w:firstLine="709"/>
        <w:rPr>
          <w:rFonts w:cs="Times New Roman"/>
          <w:szCs w:val="26"/>
        </w:rPr>
      </w:pPr>
      <w:r w:rsidRPr="000A6031">
        <w:rPr>
          <w:rFonts w:cs="Times New Roman"/>
          <w:szCs w:val="26"/>
        </w:rPr>
        <w:t>- Control này kế thừa từ TextView và cho phép chỉnh sửa dữ liệu</w:t>
      </w:r>
      <w:r w:rsidR="00F13E8D">
        <w:rPr>
          <w:rFonts w:cs="Times New Roman"/>
          <w:szCs w:val="26"/>
        </w:rPr>
        <w:t>.</w:t>
      </w:r>
    </w:p>
    <w:p w:rsidR="00E8598C" w:rsidRPr="000A6031" w:rsidRDefault="00E8598C" w:rsidP="00547EC1">
      <w:pPr>
        <w:spacing w:line="26" w:lineRule="atLeast"/>
        <w:ind w:firstLine="709"/>
        <w:rPr>
          <w:rFonts w:cs="Times New Roman"/>
          <w:szCs w:val="26"/>
        </w:rPr>
      </w:pPr>
      <w:r w:rsidRPr="000A6031">
        <w:rPr>
          <w:rFonts w:cs="Times New Roman"/>
          <w:szCs w:val="26"/>
        </w:rPr>
        <w:t>- Để sử dụng EditText rất đơn giản, chỉ việc kéo thả control này vào giao diện và tiến hành thiết lập một số thuộc tính:</w:t>
      </w:r>
    </w:p>
    <w:p w:rsidR="00E8598C" w:rsidRPr="000A6031" w:rsidRDefault="00E8598C" w:rsidP="00994C01">
      <w:pPr>
        <w:spacing w:line="26" w:lineRule="atLeast"/>
        <w:ind w:firstLine="709"/>
        <w:jc w:val="center"/>
        <w:rPr>
          <w:rFonts w:cs="Times New Roman"/>
          <w:szCs w:val="26"/>
        </w:rPr>
      </w:pPr>
      <w:r w:rsidRPr="000A6031">
        <w:rPr>
          <w:rFonts w:cs="Times New Roman"/>
          <w:noProof/>
          <w:szCs w:val="26"/>
          <w:lang w:eastAsia="en-US"/>
        </w:rPr>
        <w:drawing>
          <wp:inline distT="0" distB="0" distL="0" distR="0" wp14:anchorId="5BA50D63" wp14:editId="65FF722B">
            <wp:extent cx="5105182" cy="1504950"/>
            <wp:effectExtent l="0" t="0" r="635" b="0"/>
            <wp:docPr id="40" name="Picture 40" descr="10_common_control_4">
              <a:hlinkClick xmlns:a="http://schemas.openxmlformats.org/drawingml/2006/main" r:id="rId1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10_common_control_4">
                      <a:hlinkClick r:id="rId117"/>
                    </pic:cNvPr>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5114141" cy="1507591"/>
                    </a:xfrm>
                    <a:prstGeom prst="rect">
                      <a:avLst/>
                    </a:prstGeom>
                    <a:noFill/>
                    <a:ln>
                      <a:noFill/>
                    </a:ln>
                  </pic:spPr>
                </pic:pic>
              </a:graphicData>
            </a:graphic>
          </wp:inline>
        </w:drawing>
      </w:r>
    </w:p>
    <w:p w:rsidR="00E8598C" w:rsidRPr="000A6031" w:rsidRDefault="00E8598C" w:rsidP="00547EC1">
      <w:pPr>
        <w:spacing w:line="26" w:lineRule="atLeast"/>
        <w:ind w:firstLine="709"/>
        <w:rPr>
          <w:rFonts w:cs="Times New Roman"/>
          <w:szCs w:val="26"/>
        </w:rPr>
      </w:pPr>
      <w:r w:rsidRPr="000A6031">
        <w:rPr>
          <w:rFonts w:cs="Times New Roman"/>
          <w:szCs w:val="26"/>
        </w:rPr>
        <w:t>- Tương tự như TextView cần thiết lập</w:t>
      </w:r>
      <w:r w:rsidRPr="000A6031">
        <w:rPr>
          <w:rStyle w:val="apple-converted-space"/>
          <w:rFonts w:cs="Times New Roman"/>
          <w:szCs w:val="26"/>
        </w:rPr>
        <w:t> </w:t>
      </w:r>
      <w:r w:rsidRPr="00994C01">
        <w:rPr>
          <w:rStyle w:val="Strong"/>
          <w:rFonts w:cs="Times New Roman"/>
          <w:b w:val="0"/>
          <w:szCs w:val="26"/>
        </w:rPr>
        <w:t>Id</w:t>
      </w:r>
      <w:r w:rsidRPr="000A6031">
        <w:rPr>
          <w:rFonts w:cs="Times New Roman"/>
          <w:szCs w:val="26"/>
        </w:rPr>
        <w:t>, các layout_width, layout_height</w:t>
      </w:r>
    </w:p>
    <w:p w:rsidR="00E8598C" w:rsidRPr="000A6031" w:rsidRDefault="00E8598C" w:rsidP="00547EC1">
      <w:pPr>
        <w:spacing w:line="26" w:lineRule="atLeast"/>
        <w:ind w:firstLine="709"/>
        <w:rPr>
          <w:rFonts w:cs="Times New Roman"/>
          <w:szCs w:val="26"/>
        </w:rPr>
      </w:pPr>
      <w:r w:rsidRPr="000A6031">
        <w:rPr>
          <w:rFonts w:cs="Times New Roman"/>
          <w:szCs w:val="26"/>
        </w:rPr>
        <w:t>- Thuộc tính</w:t>
      </w:r>
      <w:r w:rsidRPr="000A6031">
        <w:rPr>
          <w:rStyle w:val="apple-converted-space"/>
          <w:rFonts w:cs="Times New Roman"/>
          <w:szCs w:val="26"/>
        </w:rPr>
        <w:t> </w:t>
      </w:r>
      <w:r w:rsidRPr="00994C01">
        <w:rPr>
          <w:rStyle w:val="Strong"/>
          <w:rFonts w:cs="Times New Roman"/>
          <w:b w:val="0"/>
          <w:szCs w:val="26"/>
        </w:rPr>
        <w:t>hint</w:t>
      </w:r>
      <w:r w:rsidRPr="000A6031">
        <w:rPr>
          <w:rStyle w:val="apple-converted-space"/>
          <w:rFonts w:cs="Times New Roman"/>
          <w:szCs w:val="26"/>
        </w:rPr>
        <w:t> </w:t>
      </w:r>
      <w:r w:rsidRPr="000A6031">
        <w:rPr>
          <w:rFonts w:cs="Times New Roman"/>
          <w:szCs w:val="26"/>
        </w:rPr>
        <w:t>: để hiển thị thông tin gợi ý trong vùng nhập dữ liệu khi chưa nhập bất kỳ dữ liệu nào vào, chỉ cần có dữ liệu là phần</w:t>
      </w:r>
      <w:r w:rsidRPr="000A6031">
        <w:rPr>
          <w:rStyle w:val="apple-converted-space"/>
          <w:rFonts w:cs="Times New Roman"/>
          <w:szCs w:val="26"/>
        </w:rPr>
        <w:t> </w:t>
      </w:r>
      <w:r w:rsidRPr="00994C01">
        <w:rPr>
          <w:rStyle w:val="Strong"/>
          <w:rFonts w:cs="Times New Roman"/>
          <w:b w:val="0"/>
          <w:szCs w:val="26"/>
        </w:rPr>
        <w:t>hint</w:t>
      </w:r>
      <w:r w:rsidRPr="000A6031">
        <w:rPr>
          <w:rStyle w:val="apple-converted-space"/>
          <w:rFonts w:cs="Times New Roman"/>
          <w:szCs w:val="26"/>
        </w:rPr>
        <w:t> </w:t>
      </w:r>
      <w:r w:rsidRPr="000A6031">
        <w:rPr>
          <w:rFonts w:cs="Times New Roman"/>
          <w:szCs w:val="26"/>
        </w:rPr>
        <w:t>sẽ tự động mất đi.</w:t>
      </w:r>
    </w:p>
    <w:p w:rsidR="00E8598C" w:rsidRPr="000A6031" w:rsidRDefault="00E8598C" w:rsidP="00547EC1">
      <w:pPr>
        <w:spacing w:line="26" w:lineRule="atLeast"/>
        <w:ind w:firstLine="709"/>
        <w:rPr>
          <w:rFonts w:cs="Times New Roman"/>
          <w:szCs w:val="26"/>
        </w:rPr>
      </w:pPr>
      <w:r w:rsidRPr="000A6031">
        <w:rPr>
          <w:rFonts w:cs="Times New Roman"/>
          <w:szCs w:val="26"/>
        </w:rPr>
        <w:t xml:space="preserve">- </w:t>
      </w:r>
      <w:r w:rsidRPr="00994C01">
        <w:rPr>
          <w:rStyle w:val="Strong"/>
          <w:rFonts w:ascii="Courier New" w:hAnsi="Courier New" w:cs="Courier New"/>
          <w:b w:val="0"/>
          <w:szCs w:val="26"/>
        </w:rPr>
        <w:t>textSize</w:t>
      </w:r>
      <w:r w:rsidRPr="000A6031">
        <w:rPr>
          <w:rStyle w:val="apple-converted-space"/>
          <w:rFonts w:cs="Times New Roman"/>
          <w:szCs w:val="26"/>
        </w:rPr>
        <w:t> </w:t>
      </w:r>
      <w:r w:rsidRPr="000A6031">
        <w:rPr>
          <w:rFonts w:cs="Times New Roman"/>
          <w:szCs w:val="26"/>
        </w:rPr>
        <w:t>để thiết lập kích cỡ font chữ cho EditText</w:t>
      </w:r>
    </w:p>
    <w:p w:rsidR="00E8598C" w:rsidRPr="000A6031" w:rsidRDefault="00E8598C" w:rsidP="00547EC1">
      <w:pPr>
        <w:spacing w:line="26" w:lineRule="atLeast"/>
        <w:ind w:firstLine="709"/>
        <w:rPr>
          <w:rFonts w:cs="Times New Roman"/>
          <w:szCs w:val="26"/>
        </w:rPr>
      </w:pPr>
      <w:r w:rsidRPr="000A6031">
        <w:rPr>
          <w:rFonts w:cs="Times New Roman"/>
          <w:szCs w:val="26"/>
        </w:rPr>
        <w:t xml:space="preserve">- </w:t>
      </w:r>
      <w:r w:rsidRPr="00994C01">
        <w:rPr>
          <w:rFonts w:ascii="Courier New" w:hAnsi="Courier New" w:cs="Courier New"/>
          <w:szCs w:val="26"/>
        </w:rPr>
        <w:t>textAutoCorrect</w:t>
      </w:r>
      <w:r w:rsidRPr="000A6031">
        <w:rPr>
          <w:rFonts w:cs="Times New Roman"/>
          <w:szCs w:val="26"/>
        </w:rPr>
        <w:t xml:space="preserve"> : Tự động sửa đúng chính tả, giả sử nhập “</w:t>
      </w:r>
      <w:r w:rsidRPr="00994C01">
        <w:rPr>
          <w:rStyle w:val="Strong"/>
          <w:rFonts w:cs="Times New Roman"/>
          <w:b w:val="0"/>
          <w:szCs w:val="26"/>
        </w:rPr>
        <w:t>teh</w:t>
      </w:r>
      <w:r w:rsidRPr="000A6031">
        <w:rPr>
          <w:rFonts w:cs="Times New Roman"/>
          <w:szCs w:val="26"/>
        </w:rPr>
        <w:t>” thì nó sẽ tự động sửa thành “</w:t>
      </w:r>
      <w:r w:rsidRPr="00994C01">
        <w:rPr>
          <w:rStyle w:val="Strong"/>
          <w:rFonts w:cs="Times New Roman"/>
          <w:b w:val="0"/>
          <w:szCs w:val="26"/>
        </w:rPr>
        <w:t>the</w:t>
      </w:r>
      <w:r w:rsidRPr="000A6031">
        <w:rPr>
          <w:rFonts w:cs="Times New Roman"/>
          <w:szCs w:val="26"/>
        </w:rPr>
        <w:t>”</w:t>
      </w:r>
    </w:p>
    <w:p w:rsidR="00E8598C" w:rsidRPr="000A6031" w:rsidRDefault="00E8598C" w:rsidP="00547EC1">
      <w:pPr>
        <w:spacing w:line="26" w:lineRule="atLeast"/>
        <w:ind w:firstLine="709"/>
        <w:rPr>
          <w:rFonts w:cs="Times New Roman"/>
          <w:szCs w:val="26"/>
        </w:rPr>
      </w:pPr>
      <w:r w:rsidRPr="000A6031">
        <w:rPr>
          <w:rFonts w:cs="Times New Roman"/>
          <w:szCs w:val="26"/>
        </w:rPr>
        <w:t>- Tương tự như TextView, ta cũng phải lấy được control thông qua Id, thao tác với dữ liệu bên trong EditText:</w:t>
      </w:r>
    </w:p>
    <w:p w:rsidR="00E8598C" w:rsidRPr="000A6031" w:rsidRDefault="00E8598C" w:rsidP="00547EC1">
      <w:pPr>
        <w:spacing w:line="26" w:lineRule="atLeast"/>
        <w:ind w:firstLine="709"/>
        <w:rPr>
          <w:rFonts w:cs="Times New Roman"/>
          <w:szCs w:val="26"/>
        </w:rPr>
      </w:pPr>
      <w:r w:rsidRPr="000A6031">
        <w:rPr>
          <w:rFonts w:cs="Times New Roman"/>
          <w:szCs w:val="26"/>
        </w:rPr>
        <w:t>- Lấy control theo Id:</w:t>
      </w:r>
    </w:p>
    <w:p w:rsidR="00E8598C" w:rsidRPr="00994C01" w:rsidRDefault="00E8598C" w:rsidP="00F9427A">
      <w:pPr>
        <w:pStyle w:val="phongcode"/>
        <w:rPr>
          <w:b/>
        </w:rPr>
      </w:pPr>
      <w:r w:rsidRPr="00994C01">
        <w:rPr>
          <w:rStyle w:val="Strong"/>
          <w:b w:val="0"/>
        </w:rPr>
        <w:t>EditText</w:t>
      </w:r>
      <w:r w:rsidRPr="00994C01">
        <w:rPr>
          <w:rStyle w:val="apple-converted-space"/>
          <w:b/>
        </w:rPr>
        <w:t> </w:t>
      </w:r>
      <w:r w:rsidRPr="00994C01">
        <w:rPr>
          <w:rStyle w:val="Strong"/>
          <w:b w:val="0"/>
        </w:rPr>
        <w:t>txtbox = (EditText) findViewById(R.id.editText1);</w:t>
      </w:r>
    </w:p>
    <w:p w:rsidR="00E8598C" w:rsidRPr="000A6031" w:rsidRDefault="00E8598C" w:rsidP="00547EC1">
      <w:pPr>
        <w:spacing w:line="26" w:lineRule="atLeast"/>
        <w:ind w:firstLine="709"/>
        <w:rPr>
          <w:rFonts w:cs="Times New Roman"/>
          <w:szCs w:val="26"/>
        </w:rPr>
      </w:pPr>
      <w:r w:rsidRPr="000A6031">
        <w:rPr>
          <w:rFonts w:cs="Times New Roman"/>
          <w:szCs w:val="26"/>
        </w:rPr>
        <w:t>- Thiết lập giá trị cho EditText</w:t>
      </w:r>
    </w:p>
    <w:p w:rsidR="00E8598C" w:rsidRPr="00994C01" w:rsidRDefault="00E8598C" w:rsidP="00F9427A">
      <w:pPr>
        <w:pStyle w:val="phongcode"/>
        <w:rPr>
          <w:b/>
        </w:rPr>
      </w:pPr>
      <w:r w:rsidRPr="00994C01">
        <w:rPr>
          <w:rStyle w:val="Strong"/>
          <w:b w:val="0"/>
        </w:rPr>
        <w:t xml:space="preserve">txtBox.setText(“nhập </w:t>
      </w:r>
      <w:r w:rsidR="00F9427A">
        <w:rPr>
          <w:rStyle w:val="Strong"/>
          <w:b w:val="0"/>
        </w:rPr>
        <w:t>chữ</w:t>
      </w:r>
      <w:r w:rsidRPr="00994C01">
        <w:rPr>
          <w:rStyle w:val="Strong"/>
          <w:b w:val="0"/>
        </w:rPr>
        <w:t>”)</w:t>
      </w:r>
    </w:p>
    <w:p w:rsidR="00E8598C" w:rsidRPr="000A6031" w:rsidRDefault="00E8598C" w:rsidP="00547EC1">
      <w:pPr>
        <w:spacing w:line="26" w:lineRule="atLeast"/>
        <w:ind w:firstLine="709"/>
        <w:rPr>
          <w:rFonts w:cs="Times New Roman"/>
          <w:szCs w:val="26"/>
        </w:rPr>
      </w:pPr>
      <w:r w:rsidRPr="000A6031">
        <w:rPr>
          <w:rFonts w:cs="Times New Roman"/>
          <w:szCs w:val="26"/>
        </w:rPr>
        <w:t>- Lấy dữ liệu bên trong EditText:</w:t>
      </w:r>
    </w:p>
    <w:p w:rsidR="00E8598C" w:rsidRPr="000A6031" w:rsidRDefault="00E8598C" w:rsidP="00F9427A">
      <w:pPr>
        <w:pStyle w:val="phongcode"/>
      </w:pPr>
      <w:r w:rsidRPr="000A6031">
        <w:t>String msg = txtBox.getText</w:t>
      </w:r>
      <w:r w:rsidR="007B4EAB">
        <w:t xml:space="preserve">(): </w:t>
      </w:r>
      <w:r w:rsidRPr="000A6031">
        <w:t>.toString</w:t>
      </w:r>
      <w:r w:rsidR="007B4EAB">
        <w:t xml:space="preserve">(): </w:t>
      </w:r>
    </w:p>
    <w:p w:rsidR="00E8598C" w:rsidRPr="00F9427A" w:rsidRDefault="00E8598C" w:rsidP="00155488">
      <w:pPr>
        <w:pStyle w:val="ListParagraph"/>
        <w:numPr>
          <w:ilvl w:val="0"/>
          <w:numId w:val="17"/>
        </w:numPr>
        <w:spacing w:line="26" w:lineRule="atLeast"/>
        <w:rPr>
          <w:rFonts w:cs="Times New Roman"/>
          <w:b/>
          <w:szCs w:val="26"/>
        </w:rPr>
      </w:pPr>
      <w:bookmarkStart w:id="230" w:name="_Toc444810715"/>
      <w:bookmarkStart w:id="231" w:name="_Toc475801505"/>
      <w:bookmarkStart w:id="232" w:name="_Toc475999835"/>
      <w:r w:rsidRPr="00F9427A">
        <w:rPr>
          <w:rFonts w:cs="Times New Roman"/>
          <w:b/>
          <w:szCs w:val="26"/>
        </w:rPr>
        <w:t>Button</w:t>
      </w:r>
      <w:bookmarkEnd w:id="230"/>
      <w:bookmarkEnd w:id="231"/>
      <w:bookmarkEnd w:id="232"/>
    </w:p>
    <w:p w:rsidR="00E8598C" w:rsidRPr="000A6031" w:rsidRDefault="00E8598C" w:rsidP="00547EC1">
      <w:pPr>
        <w:spacing w:line="26" w:lineRule="atLeast"/>
        <w:ind w:firstLine="709"/>
        <w:rPr>
          <w:rFonts w:cs="Times New Roman"/>
          <w:szCs w:val="26"/>
        </w:rPr>
      </w:pPr>
      <w:r w:rsidRPr="000A6031">
        <w:rPr>
          <w:rFonts w:cs="Times New Roman"/>
          <w:szCs w:val="26"/>
        </w:rPr>
        <w:t>- Dùng để thiết lập sự kiện khi người dùng chọn lựa.</w:t>
      </w:r>
    </w:p>
    <w:p w:rsidR="00E8598C" w:rsidRPr="000A6031" w:rsidRDefault="00E8598C" w:rsidP="00547EC1">
      <w:pPr>
        <w:spacing w:line="26" w:lineRule="atLeast"/>
        <w:ind w:firstLine="709"/>
        <w:rPr>
          <w:rFonts w:cs="Times New Roman"/>
          <w:szCs w:val="26"/>
        </w:rPr>
      </w:pPr>
      <w:r w:rsidRPr="000A6031">
        <w:rPr>
          <w:rFonts w:cs="Times New Roman"/>
          <w:szCs w:val="26"/>
        </w:rPr>
        <w:t>- Cũng kế thừa từ TextView</w:t>
      </w:r>
    </w:p>
    <w:p w:rsidR="00E8598C" w:rsidRPr="000A6031" w:rsidRDefault="00E8598C" w:rsidP="00547EC1">
      <w:pPr>
        <w:spacing w:line="26" w:lineRule="atLeast"/>
        <w:ind w:firstLine="709"/>
        <w:rPr>
          <w:rFonts w:cs="Times New Roman"/>
          <w:szCs w:val="26"/>
        </w:rPr>
      </w:pPr>
      <w:r w:rsidRPr="000A6031">
        <w:rPr>
          <w:rFonts w:cs="Times New Roman"/>
          <w:szCs w:val="26"/>
        </w:rPr>
        <w:t>- Có 2 sự kiện mà người sử dụng thường xuyên thao tác:</w:t>
      </w:r>
    </w:p>
    <w:p w:rsidR="00E8598C" w:rsidRPr="000A6031" w:rsidRDefault="00E8598C" w:rsidP="00547EC1">
      <w:pPr>
        <w:spacing w:line="26" w:lineRule="atLeast"/>
        <w:ind w:firstLine="709"/>
        <w:jc w:val="center"/>
        <w:rPr>
          <w:rFonts w:cs="Times New Roman"/>
          <w:szCs w:val="26"/>
        </w:rPr>
      </w:pPr>
      <w:r w:rsidRPr="000A6031">
        <w:rPr>
          <w:rFonts w:cs="Times New Roman"/>
          <w:noProof/>
          <w:szCs w:val="26"/>
          <w:lang w:eastAsia="en-US"/>
        </w:rPr>
        <w:lastRenderedPageBreak/>
        <w:drawing>
          <wp:inline distT="0" distB="0" distL="0" distR="0" wp14:anchorId="13CBC858" wp14:editId="0BD1A0F4">
            <wp:extent cx="4903402" cy="2009775"/>
            <wp:effectExtent l="0" t="0" r="0" b="0"/>
            <wp:docPr id="43" name="Picture 43" descr="10_common_control_6">
              <a:hlinkClick xmlns:a="http://schemas.openxmlformats.org/drawingml/2006/main" r:id="rId1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10_common_control_6">
                      <a:hlinkClick r:id="rId119"/>
                    </pic:cNvPr>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4905283" cy="2010546"/>
                    </a:xfrm>
                    <a:prstGeom prst="rect">
                      <a:avLst/>
                    </a:prstGeom>
                    <a:noFill/>
                    <a:ln>
                      <a:noFill/>
                    </a:ln>
                  </pic:spPr>
                </pic:pic>
              </a:graphicData>
            </a:graphic>
          </wp:inline>
        </w:drawing>
      </w:r>
    </w:p>
    <w:p w:rsidR="00E8598C" w:rsidRPr="00F9427A" w:rsidRDefault="00E8598C" w:rsidP="00155488">
      <w:pPr>
        <w:pStyle w:val="ListParagraph"/>
        <w:numPr>
          <w:ilvl w:val="0"/>
          <w:numId w:val="17"/>
        </w:numPr>
        <w:spacing w:line="26" w:lineRule="atLeast"/>
        <w:rPr>
          <w:rFonts w:cs="Times New Roman"/>
          <w:b/>
          <w:szCs w:val="26"/>
        </w:rPr>
      </w:pPr>
      <w:bookmarkStart w:id="233" w:name="_Toc444810716"/>
      <w:bookmarkStart w:id="234" w:name="_Toc475801506"/>
      <w:bookmarkStart w:id="235" w:name="_Toc475999836"/>
      <w:r w:rsidRPr="00F9427A">
        <w:rPr>
          <w:rFonts w:cs="Times New Roman"/>
          <w:b/>
          <w:szCs w:val="26"/>
        </w:rPr>
        <w:t xml:space="preserve">Checkbox, Radio </w:t>
      </w:r>
      <w:r w:rsidR="00A5442C" w:rsidRPr="00F9427A">
        <w:rPr>
          <w:rFonts w:cs="Times New Roman"/>
          <w:b/>
          <w:szCs w:val="26"/>
        </w:rPr>
        <w:t>B</w:t>
      </w:r>
      <w:r w:rsidRPr="00F9427A">
        <w:rPr>
          <w:rFonts w:cs="Times New Roman"/>
          <w:b/>
          <w:szCs w:val="26"/>
        </w:rPr>
        <w:t>utton</w:t>
      </w:r>
      <w:bookmarkEnd w:id="233"/>
      <w:bookmarkEnd w:id="234"/>
      <w:bookmarkEnd w:id="235"/>
    </w:p>
    <w:p w:rsidR="00E8598C" w:rsidRPr="000A6031" w:rsidRDefault="00E8598C" w:rsidP="00547EC1">
      <w:pPr>
        <w:spacing w:line="26" w:lineRule="atLeast"/>
        <w:ind w:firstLine="709"/>
        <w:rPr>
          <w:rFonts w:cs="Times New Roman"/>
          <w:szCs w:val="26"/>
        </w:rPr>
      </w:pPr>
      <w:r w:rsidRPr="000A6031">
        <w:rPr>
          <w:rFonts w:cs="Times New Roman"/>
          <w:szCs w:val="26"/>
        </w:rPr>
        <w:t>- CheckBox và RadioButton đều sử dụng chung 2 phương thức :</w:t>
      </w:r>
    </w:p>
    <w:p w:rsidR="00E8598C" w:rsidRPr="000A6031" w:rsidRDefault="00A5442C" w:rsidP="00547EC1">
      <w:pPr>
        <w:spacing w:line="26" w:lineRule="atLeast"/>
        <w:ind w:firstLine="709"/>
        <w:rPr>
          <w:rFonts w:cs="Times New Roman"/>
          <w:szCs w:val="26"/>
        </w:rPr>
      </w:pPr>
      <w:r w:rsidRPr="000A6031">
        <w:rPr>
          <w:rFonts w:cs="Times New Roman"/>
          <w:szCs w:val="26"/>
        </w:rPr>
        <w:t>1) P</w:t>
      </w:r>
      <w:r w:rsidR="00E8598C" w:rsidRPr="000A6031">
        <w:rPr>
          <w:rFonts w:cs="Times New Roman"/>
          <w:szCs w:val="26"/>
        </w:rPr>
        <w:t>hương thức </w:t>
      </w:r>
      <w:r w:rsidR="00E8598C" w:rsidRPr="000A6031">
        <w:rPr>
          <w:rFonts w:ascii="Consolas" w:hAnsi="Consolas" w:cs="Times New Roman"/>
          <w:szCs w:val="26"/>
        </w:rPr>
        <w:t>setChecked</w:t>
      </w:r>
      <w:r w:rsidR="007B4EAB">
        <w:rPr>
          <w:rFonts w:cs="Times New Roman"/>
          <w:szCs w:val="26"/>
        </w:rPr>
        <w:t xml:space="preserve">(): </w:t>
      </w:r>
      <w:r w:rsidR="00E8598C" w:rsidRPr="000A6031">
        <w:rPr>
          <w:rFonts w:cs="Times New Roman"/>
          <w:szCs w:val="26"/>
        </w:rPr>
        <w:t>, dùng để thiết lập checked. Nếu ta gọi </w:t>
      </w:r>
      <w:r w:rsidR="00E8598C" w:rsidRPr="000A6031">
        <w:rPr>
          <w:rFonts w:ascii="Consolas" w:hAnsi="Consolas" w:cs="Times New Roman"/>
          <w:szCs w:val="26"/>
        </w:rPr>
        <w:t>setChecked(true)</w:t>
      </w:r>
      <w:r w:rsidR="00E8598C" w:rsidRPr="000A6031">
        <w:rPr>
          <w:rFonts w:cs="Times New Roman"/>
          <w:szCs w:val="26"/>
        </w:rPr>
        <w:t>  tức là cho phép control được checked, còn gọi </w:t>
      </w:r>
      <w:r w:rsidR="00E8598C" w:rsidRPr="000A6031">
        <w:rPr>
          <w:rFonts w:ascii="Consolas" w:hAnsi="Consolas" w:cs="Times New Roman"/>
          <w:szCs w:val="26"/>
        </w:rPr>
        <w:t>setChecked(false)</w:t>
      </w:r>
      <w:r w:rsidR="00E8598C" w:rsidRPr="000A6031">
        <w:rPr>
          <w:rFonts w:cs="Times New Roman"/>
          <w:szCs w:val="26"/>
        </w:rPr>
        <w:t xml:space="preserve"> thì control sẽ bị unchecked.</w:t>
      </w:r>
    </w:p>
    <w:p w:rsidR="00E8598C" w:rsidRPr="000A6031" w:rsidRDefault="00A5442C" w:rsidP="00547EC1">
      <w:pPr>
        <w:spacing w:line="26" w:lineRule="atLeast"/>
        <w:ind w:firstLine="709"/>
        <w:rPr>
          <w:rFonts w:cs="Times New Roman"/>
          <w:szCs w:val="26"/>
        </w:rPr>
      </w:pPr>
      <w:r w:rsidRPr="000A6031">
        <w:rPr>
          <w:rFonts w:cs="Times New Roman"/>
          <w:szCs w:val="26"/>
        </w:rPr>
        <w:t>2) P</w:t>
      </w:r>
      <w:r w:rsidR="00E8598C" w:rsidRPr="000A6031">
        <w:rPr>
          <w:rFonts w:cs="Times New Roman"/>
          <w:szCs w:val="26"/>
        </w:rPr>
        <w:t>hương thức </w:t>
      </w:r>
      <w:r w:rsidR="00E8598C" w:rsidRPr="000A6031">
        <w:rPr>
          <w:rFonts w:ascii="Consolas" w:hAnsi="Consolas" w:cs="Times New Roman"/>
          <w:szCs w:val="26"/>
        </w:rPr>
        <w:t>isChecked</w:t>
      </w:r>
      <w:r w:rsidR="00E8598C" w:rsidRPr="000A6031">
        <w:rPr>
          <w:rFonts w:cs="Times New Roman"/>
          <w:szCs w:val="26"/>
        </w:rPr>
        <w:t>, kiểm tra xem control có được checked hay không. Nếu có checked thì trả về</w:t>
      </w:r>
      <w:r w:rsidR="00E8598C" w:rsidRPr="000A6031">
        <w:rPr>
          <w:rStyle w:val="apple-converted-space"/>
          <w:rFonts w:cs="Times New Roman"/>
          <w:szCs w:val="26"/>
        </w:rPr>
        <w:t> </w:t>
      </w:r>
      <w:r w:rsidR="00E8598C" w:rsidRPr="00F9427A">
        <w:rPr>
          <w:rStyle w:val="Strong"/>
          <w:rFonts w:cs="Times New Roman"/>
          <w:b w:val="0"/>
          <w:szCs w:val="26"/>
        </w:rPr>
        <w:t>true</w:t>
      </w:r>
      <w:r w:rsidR="00E8598C" w:rsidRPr="000A6031">
        <w:rPr>
          <w:rStyle w:val="apple-converted-space"/>
          <w:rFonts w:cs="Times New Roman"/>
          <w:szCs w:val="26"/>
        </w:rPr>
        <w:t> </w:t>
      </w:r>
      <w:r w:rsidR="00E8598C" w:rsidRPr="000A6031">
        <w:rPr>
          <w:rFonts w:cs="Times New Roman"/>
          <w:szCs w:val="26"/>
        </w:rPr>
        <w:t>ngược lại trả về</w:t>
      </w:r>
      <w:r w:rsidR="00E8598C" w:rsidRPr="000A6031">
        <w:rPr>
          <w:rStyle w:val="apple-converted-space"/>
          <w:rFonts w:cs="Times New Roman"/>
          <w:szCs w:val="26"/>
        </w:rPr>
        <w:t> </w:t>
      </w:r>
      <w:r w:rsidR="00E8598C" w:rsidRPr="00F9427A">
        <w:rPr>
          <w:rStyle w:val="Strong"/>
          <w:rFonts w:cs="Times New Roman"/>
          <w:b w:val="0"/>
          <w:szCs w:val="26"/>
        </w:rPr>
        <w:t>false</w:t>
      </w:r>
    </w:p>
    <w:p w:rsidR="00E8598C" w:rsidRPr="000A6031" w:rsidRDefault="00E8598C" w:rsidP="00547EC1">
      <w:pPr>
        <w:spacing w:line="26" w:lineRule="atLeast"/>
        <w:ind w:firstLine="709"/>
        <w:rPr>
          <w:rFonts w:cs="Times New Roman"/>
          <w:szCs w:val="26"/>
        </w:rPr>
      </w:pPr>
      <w:r w:rsidRPr="000A6031">
        <w:rPr>
          <w:rFonts w:cs="Times New Roman"/>
          <w:szCs w:val="26"/>
        </w:rPr>
        <w:t>- Checkbox cho phép ta checked nhiều đối tượng,  còn RadioButton thì tại một thời điểm nó chỉ cho ta checked 1 đối tượng trong cùng một group mà thôi.</w:t>
      </w:r>
    </w:p>
    <w:p w:rsidR="00E8598C" w:rsidRPr="000A6031" w:rsidRDefault="00E8598C" w:rsidP="00547EC1">
      <w:pPr>
        <w:spacing w:line="26" w:lineRule="atLeast"/>
        <w:ind w:firstLine="709"/>
        <w:rPr>
          <w:rFonts w:cs="Times New Roman"/>
          <w:szCs w:val="26"/>
        </w:rPr>
      </w:pPr>
      <w:r w:rsidRPr="000A6031">
        <w:rPr>
          <w:rFonts w:cs="Times New Roman"/>
          <w:szCs w:val="26"/>
        </w:rPr>
        <w:t>- Tương tự như Checkbox, ta cũng có thể thiết lập checked cho RadioButton bất kỳ trong XML:</w:t>
      </w:r>
    </w:p>
    <w:p w:rsidR="00E8598C" w:rsidRDefault="00E8598C" w:rsidP="00547EC1">
      <w:pPr>
        <w:spacing w:line="26" w:lineRule="atLeast"/>
        <w:ind w:firstLine="709"/>
        <w:jc w:val="center"/>
        <w:rPr>
          <w:rFonts w:cs="Times New Roman"/>
          <w:szCs w:val="26"/>
        </w:rPr>
      </w:pPr>
      <w:r w:rsidRPr="000A6031">
        <w:rPr>
          <w:rFonts w:cs="Times New Roman"/>
          <w:noProof/>
          <w:szCs w:val="26"/>
          <w:lang w:eastAsia="en-US"/>
        </w:rPr>
        <w:drawing>
          <wp:inline distT="0" distB="0" distL="0" distR="0" wp14:anchorId="041860F9" wp14:editId="364CEA01">
            <wp:extent cx="4191197" cy="3486150"/>
            <wp:effectExtent l="0" t="0" r="0" b="0"/>
            <wp:docPr id="46" name="Picture 46" descr="11_chk_rad_3">
              <a:hlinkClick xmlns:a="http://schemas.openxmlformats.org/drawingml/2006/main" r:id="rId1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11_chk_rad_3">
                      <a:hlinkClick r:id="rId121"/>
                    </pic:cNvPr>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4199412" cy="3492983"/>
                    </a:xfrm>
                    <a:prstGeom prst="rect">
                      <a:avLst/>
                    </a:prstGeom>
                    <a:noFill/>
                    <a:ln>
                      <a:noFill/>
                    </a:ln>
                  </pic:spPr>
                </pic:pic>
              </a:graphicData>
            </a:graphic>
          </wp:inline>
        </w:drawing>
      </w:r>
    </w:p>
    <w:p w:rsidR="00C47AB2" w:rsidRPr="000A6031" w:rsidRDefault="00C47AB2" w:rsidP="00547EC1">
      <w:pPr>
        <w:spacing w:line="26" w:lineRule="atLeast"/>
        <w:ind w:firstLine="709"/>
        <w:jc w:val="center"/>
        <w:rPr>
          <w:rFonts w:cs="Times New Roman"/>
          <w:szCs w:val="26"/>
        </w:rPr>
      </w:pPr>
    </w:p>
    <w:p w:rsidR="00E8598C" w:rsidRPr="000A6031" w:rsidRDefault="00F13E8D" w:rsidP="00547EC1">
      <w:pPr>
        <w:spacing w:line="26" w:lineRule="atLeast"/>
        <w:ind w:firstLine="709"/>
        <w:rPr>
          <w:rFonts w:cs="Times New Roman"/>
          <w:szCs w:val="26"/>
        </w:rPr>
      </w:pPr>
      <w:r>
        <w:rPr>
          <w:rFonts w:cs="Times New Roman"/>
          <w:szCs w:val="26"/>
        </w:rPr>
        <w:lastRenderedPageBreak/>
        <w:t xml:space="preserve">- Nhìn vào hình trên </w:t>
      </w:r>
      <w:r w:rsidR="00E8598C" w:rsidRPr="000A6031">
        <w:rPr>
          <w:rFonts w:cs="Times New Roman"/>
          <w:szCs w:val="26"/>
        </w:rPr>
        <w:t>thấy là ta phải sử dụng RadioGroup để gom nhóm các RadioButton lại cùng một nhóm nào đó, những RadioButton mà cùng một nhóm thì tại 1 thời điểm chỉ có 1 RadioButton được checked mà thôi. Trong một màn hình ta có thể tạo nhiều nhóm RadioGroup khác nhau.</w:t>
      </w:r>
    </w:p>
    <w:p w:rsidR="00E8598C" w:rsidRPr="000A6031" w:rsidRDefault="00E8598C" w:rsidP="00547EC1">
      <w:pPr>
        <w:spacing w:line="26" w:lineRule="atLeast"/>
        <w:ind w:firstLine="709"/>
        <w:rPr>
          <w:rFonts w:cs="Times New Roman"/>
          <w:szCs w:val="26"/>
        </w:rPr>
      </w:pPr>
      <w:r w:rsidRPr="000A6031">
        <w:rPr>
          <w:rFonts w:cs="Times New Roman"/>
          <w:szCs w:val="26"/>
        </w:rPr>
        <w:t>- Có 2 cách xử lý RadionButton nào được checked như sau:</w:t>
      </w:r>
    </w:p>
    <w:p w:rsidR="00C47AB2" w:rsidRDefault="00E8598C" w:rsidP="00C47AB2">
      <w:pPr>
        <w:spacing w:line="26" w:lineRule="atLeast"/>
        <w:ind w:firstLine="709"/>
        <w:rPr>
          <w:rFonts w:cs="Times New Roman"/>
          <w:szCs w:val="26"/>
        </w:rPr>
      </w:pPr>
      <w:r w:rsidRPr="00C47AB2">
        <w:rPr>
          <w:rStyle w:val="Strong"/>
          <w:rFonts w:cs="Times New Roman"/>
          <w:b w:val="0"/>
          <w:szCs w:val="26"/>
        </w:rPr>
        <w:t>Cách 1</w:t>
      </w:r>
      <w:r w:rsidRPr="000A6031">
        <w:rPr>
          <w:rStyle w:val="Strong"/>
          <w:rFonts w:cs="Times New Roman"/>
          <w:szCs w:val="26"/>
        </w:rPr>
        <w:t>:</w:t>
      </w:r>
      <w:r w:rsidRPr="000A6031">
        <w:rPr>
          <w:rStyle w:val="apple-converted-space"/>
          <w:rFonts w:cs="Times New Roman"/>
          <w:szCs w:val="26"/>
        </w:rPr>
        <w:t> </w:t>
      </w:r>
      <w:r w:rsidRPr="000A6031">
        <w:rPr>
          <w:rFonts w:cs="Times New Roman"/>
          <w:szCs w:val="26"/>
        </w:rPr>
        <w:t>Dựa vào RadioGroup để biết chính xác Id của RadioButton nào được checked. Dựa vào Id này ta sẽ xử lý đúng nghiệp vụ:</w:t>
      </w:r>
    </w:p>
    <w:p w:rsidR="00C47AB2" w:rsidRDefault="00C47AB2" w:rsidP="00C47AB2">
      <w:pPr>
        <w:spacing w:line="26" w:lineRule="atLeast"/>
        <w:ind w:firstLine="709"/>
        <w:rPr>
          <w:rFonts w:cs="Times New Roman"/>
          <w:szCs w:val="26"/>
        </w:rPr>
      </w:pPr>
    </w:p>
    <w:p w:rsidR="00E8598C" w:rsidRPr="000A6031" w:rsidRDefault="00E8598C" w:rsidP="00547EC1">
      <w:pPr>
        <w:spacing w:line="26" w:lineRule="atLeast"/>
        <w:ind w:firstLine="709"/>
        <w:jc w:val="center"/>
        <w:rPr>
          <w:rFonts w:cs="Times New Roman"/>
          <w:szCs w:val="26"/>
        </w:rPr>
      </w:pPr>
      <w:r w:rsidRPr="000A6031">
        <w:rPr>
          <w:rFonts w:cs="Times New Roman"/>
          <w:noProof/>
          <w:szCs w:val="26"/>
          <w:lang w:eastAsia="en-US"/>
        </w:rPr>
        <w:drawing>
          <wp:inline distT="0" distB="0" distL="0" distR="0" wp14:anchorId="3FB9EF05" wp14:editId="5B1377AB">
            <wp:extent cx="4919427" cy="2057400"/>
            <wp:effectExtent l="0" t="0" r="0" b="0"/>
            <wp:docPr id="45" name="Picture 45" descr="11_chk_rad_5">
              <a:hlinkClick xmlns:a="http://schemas.openxmlformats.org/drawingml/2006/main" r:id="rId1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11_chk_rad_5">
                      <a:hlinkClick r:id="rId123"/>
                    </pic:cNvPr>
                    <pic:cNvPicPr>
                      <a:picLocks noChangeAspect="1" noChangeArrowheads="1"/>
                    </pic:cNvPicPr>
                  </pic:nvPicPr>
                  <pic:blipFill rotWithShape="1">
                    <a:blip r:embed="rId124">
                      <a:extLst>
                        <a:ext uri="{28A0092B-C50C-407E-A947-70E740481C1C}">
                          <a14:useLocalDpi xmlns:a14="http://schemas.microsoft.com/office/drawing/2010/main" val="0"/>
                        </a:ext>
                      </a:extLst>
                    </a:blip>
                    <a:srcRect l="814" t="1877" r="990" b="3262"/>
                    <a:stretch/>
                  </pic:blipFill>
                  <pic:spPr bwMode="auto">
                    <a:xfrm>
                      <a:off x="0" y="0"/>
                      <a:ext cx="4922391" cy="2058640"/>
                    </a:xfrm>
                    <a:prstGeom prst="rect">
                      <a:avLst/>
                    </a:prstGeom>
                    <a:noFill/>
                    <a:ln>
                      <a:noFill/>
                    </a:ln>
                    <a:extLst>
                      <a:ext uri="{53640926-AAD7-44D8-BBD7-CCE9431645EC}">
                        <a14:shadowObscured xmlns:a14="http://schemas.microsoft.com/office/drawing/2010/main"/>
                      </a:ext>
                    </a:extLst>
                  </pic:spPr>
                </pic:pic>
              </a:graphicData>
            </a:graphic>
          </wp:inline>
        </w:drawing>
      </w:r>
    </w:p>
    <w:p w:rsidR="00E8598C" w:rsidRPr="000A6031" w:rsidRDefault="00E8598C" w:rsidP="00547EC1">
      <w:pPr>
        <w:spacing w:line="26" w:lineRule="atLeast"/>
        <w:ind w:firstLine="709"/>
        <w:rPr>
          <w:rFonts w:cs="Times New Roman"/>
          <w:szCs w:val="26"/>
        </w:rPr>
      </w:pPr>
      <w:r w:rsidRPr="000A6031">
        <w:rPr>
          <w:rFonts w:cs="Times New Roman"/>
          <w:szCs w:val="26"/>
        </w:rPr>
        <w:t>- Như hình trên, hàm</w:t>
      </w:r>
      <w:r w:rsidRPr="000A6031">
        <w:rPr>
          <w:rStyle w:val="apple-converted-space"/>
          <w:rFonts w:cs="Times New Roman"/>
          <w:szCs w:val="26"/>
        </w:rPr>
        <w:t> </w:t>
      </w:r>
      <w:r w:rsidRPr="00C47AB2">
        <w:rPr>
          <w:rStyle w:val="Strong"/>
          <w:rFonts w:ascii="Courier New" w:hAnsi="Courier New" w:cs="Courier New"/>
          <w:b w:val="0"/>
          <w:szCs w:val="26"/>
        </w:rPr>
        <w:t>getCheckedRadioButtonId</w:t>
      </w:r>
      <w:r w:rsidR="007B4EAB">
        <w:rPr>
          <w:rFonts w:cs="Times New Roman"/>
          <w:szCs w:val="26"/>
        </w:rPr>
        <w:t xml:space="preserve">(): </w:t>
      </w:r>
      <w:r w:rsidRPr="000A6031">
        <w:rPr>
          <w:rFonts w:cs="Times New Roman"/>
          <w:szCs w:val="26"/>
        </w:rPr>
        <w:t xml:space="preserve"> : hàm này trả về Id của RadioButton nằm trong RadioGroup 1 được checked. Dựa vào Id này so sánh để biết được trên giao diện người sử dụng đang checked lựa chọn nào.</w:t>
      </w:r>
    </w:p>
    <w:p w:rsidR="00E8598C" w:rsidRDefault="00E8598C" w:rsidP="00547EC1">
      <w:pPr>
        <w:spacing w:line="26" w:lineRule="atLeast"/>
        <w:ind w:firstLine="709"/>
        <w:rPr>
          <w:rFonts w:cs="Times New Roman"/>
          <w:szCs w:val="26"/>
        </w:rPr>
      </w:pPr>
      <w:r w:rsidRPr="00C47AB2">
        <w:rPr>
          <w:rStyle w:val="Strong"/>
          <w:rFonts w:cs="Times New Roman"/>
          <w:b w:val="0"/>
          <w:szCs w:val="26"/>
        </w:rPr>
        <w:t>Cách 2:</w:t>
      </w:r>
      <w:r w:rsidRPr="000A6031">
        <w:rPr>
          <w:rStyle w:val="apple-converted-space"/>
          <w:rFonts w:cs="Times New Roman"/>
          <w:szCs w:val="26"/>
        </w:rPr>
        <w:t> </w:t>
      </w:r>
      <w:r w:rsidRPr="000A6031">
        <w:rPr>
          <w:rFonts w:cs="Times New Roman"/>
          <w:szCs w:val="26"/>
        </w:rPr>
        <w:t>Kiểm tra trực tiếp RadioButton đó có được checked hay không?</w:t>
      </w:r>
    </w:p>
    <w:p w:rsidR="00C47AB2" w:rsidRPr="000A6031" w:rsidRDefault="00C47AB2" w:rsidP="00547EC1">
      <w:pPr>
        <w:spacing w:line="26" w:lineRule="atLeast"/>
        <w:ind w:firstLine="709"/>
        <w:rPr>
          <w:rFonts w:cs="Times New Roman"/>
          <w:szCs w:val="26"/>
        </w:rPr>
      </w:pPr>
    </w:p>
    <w:p w:rsidR="00E8598C" w:rsidRDefault="00E8598C" w:rsidP="00547EC1">
      <w:pPr>
        <w:spacing w:line="26" w:lineRule="atLeast"/>
        <w:ind w:firstLine="709"/>
        <w:jc w:val="center"/>
        <w:rPr>
          <w:rFonts w:cs="Times New Roman"/>
          <w:szCs w:val="26"/>
        </w:rPr>
      </w:pPr>
      <w:r w:rsidRPr="000A6031">
        <w:rPr>
          <w:rFonts w:cs="Times New Roman"/>
          <w:noProof/>
          <w:szCs w:val="26"/>
          <w:lang w:eastAsia="en-US"/>
        </w:rPr>
        <w:drawing>
          <wp:inline distT="0" distB="0" distL="0" distR="0" wp14:anchorId="14E2C7B2" wp14:editId="5B13B2B5">
            <wp:extent cx="5233232" cy="1162050"/>
            <wp:effectExtent l="0" t="0" r="5715" b="0"/>
            <wp:docPr id="44" name="Picture 44" descr="11_chk_rad_6">
              <a:hlinkClick xmlns:a="http://schemas.openxmlformats.org/drawingml/2006/main" r:id="rId1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11_chk_rad_6">
                      <a:hlinkClick r:id="rId125"/>
                    </pic:cNvPr>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5234194" cy="1162264"/>
                    </a:xfrm>
                    <a:prstGeom prst="rect">
                      <a:avLst/>
                    </a:prstGeom>
                    <a:noFill/>
                    <a:ln>
                      <a:noFill/>
                    </a:ln>
                  </pic:spPr>
                </pic:pic>
              </a:graphicData>
            </a:graphic>
          </wp:inline>
        </w:drawing>
      </w:r>
    </w:p>
    <w:p w:rsidR="00C47AB2" w:rsidRPr="000A6031" w:rsidRDefault="00C47AB2" w:rsidP="00547EC1">
      <w:pPr>
        <w:spacing w:line="26" w:lineRule="atLeast"/>
        <w:ind w:firstLine="709"/>
        <w:jc w:val="center"/>
        <w:rPr>
          <w:rFonts w:cs="Times New Roman"/>
          <w:szCs w:val="26"/>
        </w:rPr>
      </w:pPr>
    </w:p>
    <w:p w:rsidR="00E8598C" w:rsidRPr="000A6031" w:rsidRDefault="00E8598C" w:rsidP="00547EC1">
      <w:pPr>
        <w:spacing w:line="26" w:lineRule="atLeast"/>
        <w:ind w:firstLine="709"/>
        <w:rPr>
          <w:rFonts w:cs="Times New Roman"/>
          <w:szCs w:val="26"/>
        </w:rPr>
      </w:pPr>
      <w:r w:rsidRPr="000A6031">
        <w:rPr>
          <w:rFonts w:cs="Times New Roman"/>
          <w:szCs w:val="26"/>
        </w:rPr>
        <w:t>Cả 2 cách trên đều có cùng chung một mục đích chỉ là kỹ thuật xử lý khác nhau, tương tự để xóa bỏ checked trong group, ta dùng lệnh:</w:t>
      </w:r>
    </w:p>
    <w:p w:rsidR="00E8598C" w:rsidRPr="00C47AB2" w:rsidRDefault="00E8598C" w:rsidP="00547EC1">
      <w:pPr>
        <w:spacing w:line="26" w:lineRule="atLeast"/>
        <w:ind w:firstLine="709"/>
        <w:rPr>
          <w:rFonts w:ascii="Courier New" w:hAnsi="Courier New" w:cs="Courier New"/>
          <w:b/>
          <w:szCs w:val="26"/>
        </w:rPr>
      </w:pPr>
      <w:r w:rsidRPr="00C47AB2">
        <w:rPr>
          <w:rStyle w:val="Strong"/>
          <w:rFonts w:ascii="Courier New" w:hAnsi="Courier New" w:cs="Courier New"/>
          <w:b w:val="0"/>
          <w:szCs w:val="26"/>
        </w:rPr>
        <w:t>group</w:t>
      </w:r>
      <w:r w:rsidRPr="00C47AB2">
        <w:rPr>
          <w:rFonts w:ascii="Courier New" w:hAnsi="Courier New" w:cs="Courier New"/>
          <w:b/>
          <w:szCs w:val="26"/>
        </w:rPr>
        <w:t>.</w:t>
      </w:r>
      <w:r w:rsidRPr="00C47AB2">
        <w:rPr>
          <w:rFonts w:ascii="Courier New" w:hAnsi="Courier New" w:cs="Courier New"/>
          <w:szCs w:val="26"/>
        </w:rPr>
        <w:t>clearChecked</w:t>
      </w:r>
      <w:r w:rsidR="007B4EAB">
        <w:rPr>
          <w:rFonts w:ascii="Courier New" w:hAnsi="Courier New" w:cs="Courier New"/>
          <w:szCs w:val="26"/>
        </w:rPr>
        <w:t xml:space="preserve">(): </w:t>
      </w:r>
      <w:r w:rsidRPr="00C47AB2">
        <w:rPr>
          <w:rFonts w:ascii="Courier New" w:hAnsi="Courier New" w:cs="Courier New"/>
          <w:szCs w:val="26"/>
        </w:rPr>
        <w:t>;</w:t>
      </w:r>
    </w:p>
    <w:p w:rsidR="00E8598C" w:rsidRPr="000A6031" w:rsidRDefault="00E8598C" w:rsidP="00547EC1">
      <w:pPr>
        <w:spacing w:line="26" w:lineRule="atLeast"/>
        <w:ind w:firstLine="709"/>
        <w:rPr>
          <w:rFonts w:cs="Times New Roman"/>
          <w:szCs w:val="26"/>
        </w:rPr>
      </w:pPr>
      <w:r w:rsidRPr="000A6031">
        <w:rPr>
          <w:rFonts w:cs="Times New Roman"/>
          <w:szCs w:val="26"/>
        </w:rPr>
        <w:t>với</w:t>
      </w:r>
      <w:r w:rsidRPr="000A6031">
        <w:rPr>
          <w:rStyle w:val="apple-converted-space"/>
          <w:rFonts w:cs="Times New Roman"/>
          <w:szCs w:val="26"/>
        </w:rPr>
        <w:t> </w:t>
      </w:r>
      <w:r w:rsidRPr="00C47AB2">
        <w:rPr>
          <w:rStyle w:val="Strong"/>
          <w:rFonts w:cs="Times New Roman"/>
          <w:b w:val="0"/>
          <w:szCs w:val="26"/>
        </w:rPr>
        <w:t>group</w:t>
      </w:r>
      <w:r w:rsidRPr="000A6031">
        <w:rPr>
          <w:rStyle w:val="apple-converted-space"/>
          <w:rFonts w:cs="Times New Roman"/>
          <w:szCs w:val="26"/>
        </w:rPr>
        <w:t> </w:t>
      </w:r>
      <w:r w:rsidRPr="000A6031">
        <w:rPr>
          <w:rFonts w:cs="Times New Roman"/>
          <w:szCs w:val="26"/>
        </w:rPr>
        <w:t>là đối tượng RadioGroup.</w:t>
      </w:r>
    </w:p>
    <w:p w:rsidR="00E8598C" w:rsidRPr="000A6031" w:rsidRDefault="00E8598C" w:rsidP="00547EC1">
      <w:pPr>
        <w:spacing w:line="26" w:lineRule="atLeast"/>
        <w:ind w:firstLine="709"/>
        <w:rPr>
          <w:rFonts w:cs="Times New Roman"/>
          <w:szCs w:val="26"/>
        </w:rPr>
      </w:pPr>
      <w:bookmarkStart w:id="236" w:name="_Toc444810717"/>
      <w:bookmarkStart w:id="237" w:name="_Toc475801507"/>
      <w:bookmarkStart w:id="238" w:name="_Toc475999837"/>
      <w:r w:rsidRPr="000A6031">
        <w:rPr>
          <w:rFonts w:cs="Times New Roman"/>
          <w:szCs w:val="26"/>
        </w:rPr>
        <w:t>Vẽ giao diện nâng cao và lập trình sự kiện trong android</w:t>
      </w:r>
      <w:bookmarkEnd w:id="236"/>
      <w:bookmarkEnd w:id="237"/>
      <w:bookmarkEnd w:id="238"/>
    </w:p>
    <w:p w:rsidR="00E8598C" w:rsidRDefault="00E8598C" w:rsidP="00547EC1">
      <w:pPr>
        <w:spacing w:line="26" w:lineRule="atLeast"/>
        <w:ind w:firstLine="709"/>
        <w:rPr>
          <w:rFonts w:cs="Times New Roman"/>
          <w:szCs w:val="26"/>
        </w:rPr>
      </w:pPr>
      <w:bookmarkStart w:id="239" w:name="_Toc444810718"/>
      <w:bookmarkStart w:id="240" w:name="_Toc475801508"/>
      <w:bookmarkStart w:id="241" w:name="_Toc475999838"/>
      <w:r w:rsidRPr="000A6031">
        <w:rPr>
          <w:rFonts w:cs="Times New Roman"/>
          <w:szCs w:val="26"/>
        </w:rPr>
        <w:t>Listview, Gridview và lập trình sự kiện</w:t>
      </w:r>
      <w:bookmarkEnd w:id="239"/>
      <w:bookmarkEnd w:id="240"/>
      <w:bookmarkEnd w:id="241"/>
    </w:p>
    <w:p w:rsidR="00C47AB2" w:rsidRPr="000A6031" w:rsidRDefault="00C47AB2" w:rsidP="00547EC1">
      <w:pPr>
        <w:spacing w:line="26" w:lineRule="atLeast"/>
        <w:ind w:firstLine="709"/>
        <w:rPr>
          <w:rFonts w:cs="Times New Roman"/>
          <w:szCs w:val="26"/>
        </w:rPr>
      </w:pPr>
    </w:p>
    <w:p w:rsidR="00E8598C" w:rsidRDefault="00E8598C" w:rsidP="00155488">
      <w:pPr>
        <w:pStyle w:val="ListParagraph"/>
        <w:numPr>
          <w:ilvl w:val="0"/>
          <w:numId w:val="17"/>
        </w:numPr>
        <w:spacing w:line="26" w:lineRule="atLeast"/>
        <w:rPr>
          <w:rFonts w:cs="Times New Roman"/>
          <w:b/>
          <w:szCs w:val="26"/>
        </w:rPr>
      </w:pPr>
      <w:r w:rsidRPr="00C47AB2">
        <w:rPr>
          <w:rFonts w:cs="Times New Roman"/>
          <w:b/>
          <w:szCs w:val="26"/>
        </w:rPr>
        <w:t>Xây dựng Listview</w:t>
      </w:r>
    </w:p>
    <w:p w:rsidR="00E8598C" w:rsidRPr="00C47AB2" w:rsidRDefault="00E8598C" w:rsidP="00155488">
      <w:pPr>
        <w:pStyle w:val="ListParagraph"/>
        <w:numPr>
          <w:ilvl w:val="0"/>
          <w:numId w:val="19"/>
        </w:numPr>
        <w:spacing w:line="26" w:lineRule="atLeast"/>
        <w:rPr>
          <w:rFonts w:cs="Times New Roman"/>
          <w:szCs w:val="26"/>
        </w:rPr>
      </w:pPr>
      <w:r w:rsidRPr="00C47AB2">
        <w:rPr>
          <w:rFonts w:cs="Times New Roman"/>
          <w:szCs w:val="26"/>
        </w:rPr>
        <w:t>Dùng hiển thị một danh sách dữ liệu</w:t>
      </w:r>
      <w:r w:rsidR="00C47AB2">
        <w:rPr>
          <w:rFonts w:cs="Times New Roman"/>
          <w:szCs w:val="26"/>
        </w:rPr>
        <w:t>.</w:t>
      </w:r>
    </w:p>
    <w:p w:rsidR="00E8598C" w:rsidRPr="00C47AB2" w:rsidRDefault="00E8598C" w:rsidP="00155488">
      <w:pPr>
        <w:pStyle w:val="ListParagraph"/>
        <w:numPr>
          <w:ilvl w:val="0"/>
          <w:numId w:val="19"/>
        </w:numPr>
        <w:spacing w:line="26" w:lineRule="atLeast"/>
        <w:rPr>
          <w:rFonts w:cs="Times New Roman"/>
          <w:szCs w:val="26"/>
        </w:rPr>
      </w:pPr>
      <w:r w:rsidRPr="00C47AB2">
        <w:rPr>
          <w:rFonts w:cs="Times New Roman"/>
          <w:szCs w:val="26"/>
        </w:rPr>
        <w:lastRenderedPageBreak/>
        <w:t>Thường là các view có cùng dạng layout đặt liền nhau</w:t>
      </w:r>
      <w:r w:rsidR="00C47AB2">
        <w:rPr>
          <w:rFonts w:cs="Times New Roman"/>
          <w:szCs w:val="26"/>
        </w:rPr>
        <w:t>.</w:t>
      </w:r>
    </w:p>
    <w:p w:rsidR="00E8598C" w:rsidRPr="00C47AB2" w:rsidRDefault="00E8598C" w:rsidP="00155488">
      <w:pPr>
        <w:pStyle w:val="ListParagraph"/>
        <w:numPr>
          <w:ilvl w:val="0"/>
          <w:numId w:val="19"/>
        </w:numPr>
        <w:spacing w:line="26" w:lineRule="atLeast"/>
        <w:rPr>
          <w:rFonts w:cs="Times New Roman"/>
          <w:szCs w:val="26"/>
        </w:rPr>
      </w:pPr>
      <w:r w:rsidRPr="00C47AB2">
        <w:rPr>
          <w:rFonts w:cs="Times New Roman"/>
          <w:szCs w:val="26"/>
        </w:rPr>
        <w:t>Dùng để hiển thị nhiều dữ liệu có cùng kiểu</w:t>
      </w:r>
      <w:r w:rsidR="00C47AB2">
        <w:rPr>
          <w:rFonts w:cs="Times New Roman"/>
          <w:szCs w:val="26"/>
        </w:rPr>
        <w:t>.</w:t>
      </w:r>
    </w:p>
    <w:p w:rsidR="00E8598C" w:rsidRPr="00C47AB2" w:rsidRDefault="00E8598C" w:rsidP="00155488">
      <w:pPr>
        <w:pStyle w:val="ListParagraph"/>
        <w:numPr>
          <w:ilvl w:val="0"/>
          <w:numId w:val="19"/>
        </w:numPr>
        <w:spacing w:line="26" w:lineRule="atLeast"/>
        <w:rPr>
          <w:rFonts w:cs="Times New Roman"/>
          <w:szCs w:val="26"/>
        </w:rPr>
      </w:pPr>
      <w:r w:rsidRPr="00C47AB2">
        <w:rPr>
          <w:rFonts w:cs="Times New Roman"/>
          <w:szCs w:val="26"/>
        </w:rPr>
        <w:t>Số lượng các row trong list được cố đinh bởi dữ liệu được truyền vào và loại thông tin thể hiện</w:t>
      </w:r>
      <w:r w:rsidR="00C47AB2">
        <w:rPr>
          <w:rFonts w:cs="Times New Roman"/>
          <w:szCs w:val="26"/>
        </w:rPr>
        <w:t>.</w:t>
      </w:r>
    </w:p>
    <w:p w:rsidR="00C47AB2" w:rsidRPr="00C47AB2" w:rsidRDefault="00E8598C" w:rsidP="00155488">
      <w:pPr>
        <w:pStyle w:val="ListParagraph"/>
        <w:numPr>
          <w:ilvl w:val="0"/>
          <w:numId w:val="19"/>
        </w:numPr>
        <w:spacing w:line="26" w:lineRule="atLeast"/>
        <w:rPr>
          <w:rFonts w:cs="Times New Roman"/>
          <w:szCs w:val="26"/>
        </w:rPr>
      </w:pPr>
      <w:r w:rsidRPr="00C47AB2">
        <w:rPr>
          <w:rFonts w:cs="Times New Roman"/>
          <w:szCs w:val="26"/>
        </w:rPr>
        <w:t>Có các thuộc tính cơ bản của mộ</w:t>
      </w:r>
      <w:r w:rsidR="00C47AB2">
        <w:rPr>
          <w:rFonts w:cs="Times New Roman"/>
          <w:szCs w:val="26"/>
        </w:rPr>
        <w:t>t View.</w:t>
      </w:r>
    </w:p>
    <w:p w:rsidR="00E8598C" w:rsidRPr="00C47AB2" w:rsidRDefault="00E8598C" w:rsidP="00155488">
      <w:pPr>
        <w:pStyle w:val="ListParagraph"/>
        <w:numPr>
          <w:ilvl w:val="0"/>
          <w:numId w:val="18"/>
        </w:numPr>
        <w:spacing w:line="26" w:lineRule="atLeast"/>
        <w:rPr>
          <w:rFonts w:cs="Times New Roman"/>
          <w:szCs w:val="26"/>
        </w:rPr>
      </w:pPr>
      <w:r w:rsidRPr="00C47AB2">
        <w:rPr>
          <w:rFonts w:cs="Times New Roman"/>
          <w:bCs/>
          <w:szCs w:val="26"/>
        </w:rPr>
        <w:t>Một số thuộc tính cơ bản</w:t>
      </w:r>
      <w:r w:rsidR="00C47AB2">
        <w:rPr>
          <w:rFonts w:cs="Times New Roman"/>
          <w:bCs/>
          <w:szCs w:val="26"/>
        </w:rPr>
        <w:t>:</w:t>
      </w:r>
    </w:p>
    <w:p w:rsidR="00C47AB2" w:rsidRPr="00C47AB2" w:rsidRDefault="00E8598C" w:rsidP="00C47AB2">
      <w:pPr>
        <w:spacing w:line="26" w:lineRule="atLeast"/>
        <w:rPr>
          <w:rFonts w:cs="Times New Roman"/>
          <w:szCs w:val="26"/>
        </w:rPr>
      </w:pPr>
      <w:r w:rsidRPr="00C47AB2">
        <w:rPr>
          <w:rFonts w:cs="Times New Roman"/>
          <w:szCs w:val="26"/>
        </w:rPr>
        <w:t>Truyền dữ liệu vào listview với các view đã được khai báo</w:t>
      </w:r>
      <w:r w:rsidR="00C47AB2">
        <w:rPr>
          <w:rFonts w:cs="Times New Roman"/>
          <w:szCs w:val="26"/>
        </w:rPr>
        <w:t xml:space="preserve">: </w:t>
      </w:r>
      <w:r w:rsidRPr="00C47AB2">
        <w:t>setAdapter(adapter);</w:t>
      </w:r>
    </w:p>
    <w:p w:rsidR="00C47AB2" w:rsidRPr="00C47AB2" w:rsidRDefault="00E8598C" w:rsidP="00C47AB2">
      <w:pPr>
        <w:spacing w:line="26" w:lineRule="atLeast"/>
        <w:ind w:left="1069"/>
        <w:rPr>
          <w:rFonts w:cs="Times New Roman"/>
          <w:szCs w:val="26"/>
        </w:rPr>
      </w:pPr>
      <w:r w:rsidRPr="00C47AB2">
        <w:rPr>
          <w:szCs w:val="26"/>
        </w:rPr>
        <w:t>Tạo  adapter</w:t>
      </w:r>
      <w:r w:rsidR="00C47AB2">
        <w:rPr>
          <w:szCs w:val="26"/>
        </w:rPr>
        <w:t xml:space="preserve">: </w:t>
      </w:r>
      <w:r w:rsidRPr="00C47AB2">
        <w:t>New ArrayAdapter&lt;Object&gt;;</w:t>
      </w:r>
    </w:p>
    <w:p w:rsidR="00C47AB2" w:rsidRDefault="00E8598C" w:rsidP="00C47AB2">
      <w:pPr>
        <w:spacing w:line="26" w:lineRule="atLeast"/>
        <w:ind w:left="1069"/>
        <w:rPr>
          <w:rFonts w:cs="Times New Roman"/>
          <w:szCs w:val="26"/>
        </w:rPr>
      </w:pPr>
      <w:r w:rsidRPr="00C47AB2">
        <w:rPr>
          <w:rFonts w:cs="Times New Roman"/>
          <w:szCs w:val="26"/>
        </w:rPr>
        <w:t>Hiển thị hay không hiển thị</w:t>
      </w:r>
      <w:r w:rsidR="00C47AB2">
        <w:rPr>
          <w:rFonts w:cs="Times New Roman"/>
          <w:szCs w:val="26"/>
        </w:rPr>
        <w:t xml:space="preserve">: </w:t>
      </w:r>
      <w:r w:rsidRPr="00C47AB2">
        <w:t>setVisibility(View.</w:t>
      </w:r>
      <w:r w:rsidRPr="00C47AB2">
        <w:rPr>
          <w:i/>
          <w:iCs/>
        </w:rPr>
        <w:t>VISIBLE);</w:t>
      </w:r>
    </w:p>
    <w:p w:rsidR="00C47AB2" w:rsidRDefault="00C47AB2" w:rsidP="00C47AB2">
      <w:pPr>
        <w:spacing w:line="26" w:lineRule="atLeast"/>
        <w:ind w:left="1069"/>
        <w:rPr>
          <w:rFonts w:cs="Times New Roman"/>
          <w:szCs w:val="26"/>
        </w:rPr>
      </w:pPr>
    </w:p>
    <w:p w:rsidR="00E8598C" w:rsidRPr="00C47AB2" w:rsidRDefault="005A38AA" w:rsidP="00C47AB2">
      <w:pPr>
        <w:spacing w:line="26" w:lineRule="atLeast"/>
        <w:ind w:left="1069"/>
        <w:jc w:val="center"/>
        <w:rPr>
          <w:rFonts w:cs="Times New Roman"/>
          <w:szCs w:val="26"/>
        </w:rPr>
      </w:pPr>
      <w:r w:rsidRPr="000A6031">
        <w:rPr>
          <w:rFonts w:ascii="Consolas" w:hAnsi="Consolas" w:cs="Times New Roman"/>
          <w:i/>
          <w:iCs/>
          <w:noProof/>
          <w:szCs w:val="26"/>
          <w:lang w:eastAsia="en-US"/>
        </w:rPr>
        <w:drawing>
          <wp:anchor distT="0" distB="0" distL="114300" distR="114300" simplePos="0" relativeHeight="251667456" behindDoc="0" locked="0" layoutInCell="1" allowOverlap="1" wp14:anchorId="1DBBA8B1" wp14:editId="43434719">
            <wp:simplePos x="0" y="0"/>
            <wp:positionH relativeFrom="margin">
              <wp:posOffset>1672590</wp:posOffset>
            </wp:positionH>
            <wp:positionV relativeFrom="paragraph">
              <wp:posOffset>0</wp:posOffset>
            </wp:positionV>
            <wp:extent cx="2705100" cy="3762375"/>
            <wp:effectExtent l="0" t="0" r="0" b="9525"/>
            <wp:wrapTopAndBottom/>
            <wp:docPr id="4" name="Picture 6" descr="dev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6" descr="device.png"/>
                    <pic:cNvPicPr>
                      <a:picLocks noChangeAspect="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2705100" cy="3762375"/>
                    </a:xfrm>
                    <a:prstGeom prst="rect">
                      <a:avLst/>
                    </a:prstGeom>
                    <a:noFill/>
                    <a:ln>
                      <a:noFill/>
                    </a:ln>
                    <a:extLst/>
                  </pic:spPr>
                </pic:pic>
              </a:graphicData>
            </a:graphic>
          </wp:anchor>
        </w:drawing>
      </w:r>
    </w:p>
    <w:p w:rsidR="005A38AA" w:rsidRPr="00C47AB2" w:rsidRDefault="005A38AA" w:rsidP="00C47AB2">
      <w:pPr>
        <w:spacing w:line="26" w:lineRule="atLeast"/>
        <w:ind w:firstLine="709"/>
        <w:jc w:val="center"/>
        <w:rPr>
          <w:rFonts w:cs="Times New Roman"/>
          <w:szCs w:val="26"/>
        </w:rPr>
      </w:pPr>
      <w:r w:rsidRPr="000A6031">
        <w:rPr>
          <w:rFonts w:cs="Times New Roman"/>
          <w:szCs w:val="26"/>
        </w:rPr>
        <w:t xml:space="preserve">Hình 1.14: Minh họa khi </w:t>
      </w:r>
      <w:r w:rsidRPr="000A6031">
        <w:rPr>
          <w:rStyle w:val="Strong"/>
          <w:rFonts w:cs="Times New Roman"/>
          <w:b w:val="0"/>
          <w:szCs w:val="26"/>
        </w:rPr>
        <w:t xml:space="preserve">sử dụng </w:t>
      </w:r>
      <w:r w:rsidRPr="00562C29">
        <w:rPr>
          <w:rFonts w:cs="Times New Roman"/>
          <w:szCs w:val="26"/>
        </w:rPr>
        <w:t>Listview</w:t>
      </w:r>
    </w:p>
    <w:p w:rsidR="00E8598C" w:rsidRPr="000A6031" w:rsidRDefault="00E8598C" w:rsidP="00547EC1">
      <w:pPr>
        <w:spacing w:line="26" w:lineRule="atLeast"/>
        <w:ind w:firstLine="709"/>
        <w:rPr>
          <w:rFonts w:cs="Times New Roman"/>
          <w:szCs w:val="26"/>
        </w:rPr>
      </w:pPr>
    </w:p>
    <w:p w:rsidR="00E8598C" w:rsidRPr="00C47AB2" w:rsidRDefault="00E8598C" w:rsidP="00155488">
      <w:pPr>
        <w:pStyle w:val="ListParagraph"/>
        <w:numPr>
          <w:ilvl w:val="0"/>
          <w:numId w:val="17"/>
        </w:numPr>
        <w:spacing w:line="26" w:lineRule="atLeast"/>
        <w:rPr>
          <w:rFonts w:cs="Times New Roman"/>
          <w:b/>
          <w:szCs w:val="26"/>
        </w:rPr>
      </w:pPr>
      <w:bookmarkStart w:id="242" w:name="OLE_LINK1"/>
      <w:bookmarkStart w:id="243" w:name="OLE_LINK2"/>
      <w:r w:rsidRPr="00C47AB2">
        <w:rPr>
          <w:rFonts w:cs="Times New Roman"/>
          <w:b/>
          <w:szCs w:val="26"/>
        </w:rPr>
        <w:t>Xây dựng GridView</w:t>
      </w:r>
    </w:p>
    <w:bookmarkEnd w:id="242"/>
    <w:bookmarkEnd w:id="243"/>
    <w:p w:rsidR="00E8598C" w:rsidRPr="00562C29" w:rsidRDefault="00E8598C" w:rsidP="00562C29">
      <w:pPr>
        <w:spacing w:line="26" w:lineRule="atLeast"/>
        <w:ind w:left="1069" w:firstLine="11"/>
        <w:rPr>
          <w:rFonts w:cs="Times New Roman"/>
          <w:szCs w:val="26"/>
        </w:rPr>
      </w:pPr>
      <w:r w:rsidRPr="00562C29">
        <w:rPr>
          <w:rFonts w:cs="Times New Roman"/>
          <w:szCs w:val="26"/>
        </w:rPr>
        <w:t>Dùng hiển thị một danh sách dữ liệu theo dạng hình lưới</w:t>
      </w:r>
    </w:p>
    <w:p w:rsidR="00E8598C" w:rsidRPr="00562C29" w:rsidRDefault="00E8598C" w:rsidP="00562C29">
      <w:pPr>
        <w:spacing w:line="26" w:lineRule="atLeast"/>
        <w:ind w:left="720" w:firstLine="349"/>
        <w:rPr>
          <w:rFonts w:cs="Times New Roman"/>
          <w:szCs w:val="26"/>
        </w:rPr>
      </w:pPr>
      <w:r w:rsidRPr="00562C29">
        <w:rPr>
          <w:rFonts w:cs="Times New Roman"/>
          <w:szCs w:val="26"/>
        </w:rPr>
        <w:t>Thường là các view có cùng dạng layout đặt liền nhau theo chiều ngang và chiều dọc</w:t>
      </w:r>
    </w:p>
    <w:p w:rsidR="00E8598C" w:rsidRPr="00562C29" w:rsidRDefault="00E8598C" w:rsidP="00562C29">
      <w:pPr>
        <w:spacing w:line="26" w:lineRule="atLeast"/>
        <w:ind w:left="720" w:firstLine="349"/>
        <w:rPr>
          <w:rFonts w:cs="Times New Roman"/>
          <w:szCs w:val="26"/>
        </w:rPr>
      </w:pPr>
      <w:r w:rsidRPr="00562C29">
        <w:rPr>
          <w:rFonts w:cs="Times New Roman"/>
          <w:szCs w:val="26"/>
        </w:rPr>
        <w:t>Dùng để hiển thị nhiều dữ liệu có cùng kiểu (thường được sử dụng để làm phần hiển thị chính của ứng dụng - Main )</w:t>
      </w:r>
    </w:p>
    <w:p w:rsidR="00E8598C" w:rsidRPr="00562C29" w:rsidRDefault="00E8598C" w:rsidP="00562C29">
      <w:pPr>
        <w:spacing w:line="26" w:lineRule="atLeast"/>
        <w:ind w:left="720" w:firstLine="349"/>
        <w:rPr>
          <w:rFonts w:cs="Times New Roman"/>
          <w:szCs w:val="26"/>
        </w:rPr>
      </w:pPr>
      <w:r w:rsidRPr="00562C29">
        <w:rPr>
          <w:rFonts w:cs="Times New Roman"/>
          <w:szCs w:val="26"/>
        </w:rPr>
        <w:t>Số lượng các row trong Grid được cố đinh bởi dữ liệu được truyền vào và loại thông tin thể hiện</w:t>
      </w:r>
    </w:p>
    <w:p w:rsidR="00E8598C" w:rsidRPr="00562C29" w:rsidRDefault="00E8598C" w:rsidP="00562C29">
      <w:pPr>
        <w:spacing w:line="26" w:lineRule="atLeast"/>
        <w:ind w:left="1058" w:firstLine="11"/>
        <w:rPr>
          <w:rFonts w:cs="Times New Roman"/>
          <w:szCs w:val="26"/>
        </w:rPr>
      </w:pPr>
      <w:r w:rsidRPr="00562C29">
        <w:rPr>
          <w:rFonts w:cs="Times New Roman"/>
          <w:szCs w:val="26"/>
        </w:rPr>
        <w:lastRenderedPageBreak/>
        <w:t xml:space="preserve">Có đủ thuộc tính cơ bản của một View </w:t>
      </w:r>
    </w:p>
    <w:p w:rsidR="00E8598C" w:rsidRPr="00562C29" w:rsidRDefault="00E8598C" w:rsidP="00155488">
      <w:pPr>
        <w:pStyle w:val="ListParagraph"/>
        <w:numPr>
          <w:ilvl w:val="0"/>
          <w:numId w:val="18"/>
        </w:numPr>
        <w:spacing w:line="26" w:lineRule="atLeast"/>
        <w:rPr>
          <w:rFonts w:cs="Times New Roman"/>
          <w:szCs w:val="26"/>
        </w:rPr>
      </w:pPr>
      <w:r w:rsidRPr="00562C29">
        <w:rPr>
          <w:rFonts w:cs="Times New Roman"/>
          <w:bCs/>
          <w:szCs w:val="26"/>
        </w:rPr>
        <w:t>Một số thuộc tính cơ bản</w:t>
      </w:r>
      <w:r w:rsidR="00562C29">
        <w:rPr>
          <w:rFonts w:cs="Times New Roman"/>
          <w:bCs/>
          <w:szCs w:val="26"/>
        </w:rPr>
        <w:t>:</w:t>
      </w:r>
    </w:p>
    <w:p w:rsidR="00E8598C" w:rsidRPr="000A6031" w:rsidRDefault="00E8598C" w:rsidP="00562C29">
      <w:pPr>
        <w:spacing w:line="26" w:lineRule="atLeast"/>
        <w:ind w:left="349"/>
        <w:rPr>
          <w:rFonts w:cs="Times New Roman"/>
          <w:szCs w:val="26"/>
        </w:rPr>
      </w:pPr>
      <w:r w:rsidRPr="000A6031">
        <w:rPr>
          <w:rFonts w:cs="Times New Roman"/>
          <w:szCs w:val="26"/>
        </w:rPr>
        <w:t>Truyền dữ liệu vào gridview với các view đã được khai báo</w:t>
      </w:r>
    </w:p>
    <w:p w:rsidR="00E8598C" w:rsidRPr="000A6031" w:rsidRDefault="00E8598C" w:rsidP="00B07DBF">
      <w:pPr>
        <w:spacing w:line="26" w:lineRule="atLeast"/>
        <w:ind w:left="349" w:firstLine="709"/>
        <w:rPr>
          <w:rFonts w:ascii="Consolas" w:hAnsi="Consolas" w:cs="Times New Roman"/>
          <w:szCs w:val="26"/>
        </w:rPr>
      </w:pPr>
      <w:r w:rsidRPr="000A6031">
        <w:rPr>
          <w:rFonts w:ascii="Consolas" w:hAnsi="Consolas" w:cs="Times New Roman"/>
          <w:szCs w:val="26"/>
        </w:rPr>
        <w:t>setAdapter(adapter);</w:t>
      </w:r>
    </w:p>
    <w:p w:rsidR="00E8598C" w:rsidRPr="000A6031" w:rsidRDefault="00E8598C" w:rsidP="00B07DBF">
      <w:pPr>
        <w:spacing w:line="26" w:lineRule="atLeast"/>
        <w:ind w:left="349" w:firstLine="709"/>
        <w:rPr>
          <w:szCs w:val="26"/>
        </w:rPr>
      </w:pPr>
      <w:r w:rsidRPr="000A6031">
        <w:rPr>
          <w:szCs w:val="26"/>
        </w:rPr>
        <w:t>Tạo  adapter</w:t>
      </w:r>
    </w:p>
    <w:p w:rsidR="00E8598C" w:rsidRPr="000A6031" w:rsidRDefault="00B07DBF" w:rsidP="00B07DBF">
      <w:pPr>
        <w:pStyle w:val="phongcode"/>
      </w:pPr>
      <w:r>
        <w:t>n</w:t>
      </w:r>
      <w:r w:rsidR="00E8598C" w:rsidRPr="000A6031">
        <w:t>ew ArrayAdapter&lt;Object&gt;;</w:t>
      </w:r>
    </w:p>
    <w:p w:rsidR="005A38AA" w:rsidRPr="000A6031" w:rsidRDefault="00E8598C" w:rsidP="00547EC1">
      <w:pPr>
        <w:spacing w:line="26" w:lineRule="atLeast"/>
        <w:ind w:firstLine="709"/>
        <w:rPr>
          <w:rFonts w:cs="Times New Roman"/>
          <w:szCs w:val="26"/>
        </w:rPr>
      </w:pPr>
      <w:r w:rsidRPr="000A6031">
        <w:rPr>
          <w:rFonts w:cs="Times New Roman"/>
          <w:szCs w:val="26"/>
        </w:rPr>
        <w:t>Hiển thị hay không hiển thị</w:t>
      </w:r>
    </w:p>
    <w:p w:rsidR="00E8598C" w:rsidRPr="000A6031" w:rsidRDefault="00E8598C" w:rsidP="00B07DBF">
      <w:pPr>
        <w:pStyle w:val="phongcode"/>
      </w:pPr>
      <w:r w:rsidRPr="000A6031">
        <w:t>setVisibility(View.</w:t>
      </w:r>
      <w:r w:rsidRPr="000A6031">
        <w:rPr>
          <w:i/>
          <w:iCs/>
        </w:rPr>
        <w:t>VISIBLE);</w:t>
      </w:r>
    </w:p>
    <w:p w:rsidR="00E8598C" w:rsidRPr="000A6031" w:rsidRDefault="00E8598C" w:rsidP="00547EC1">
      <w:pPr>
        <w:spacing w:line="26" w:lineRule="atLeast"/>
        <w:ind w:firstLine="709"/>
        <w:rPr>
          <w:rFonts w:cs="Times New Roman"/>
          <w:szCs w:val="26"/>
        </w:rPr>
      </w:pPr>
      <w:r w:rsidRPr="000A6031">
        <w:rPr>
          <w:rFonts w:cs="Times New Roman"/>
          <w:szCs w:val="26"/>
        </w:rPr>
        <w:t>….</w:t>
      </w:r>
    </w:p>
    <w:p w:rsidR="00E8598C" w:rsidRPr="00B07DBF" w:rsidRDefault="00E8598C" w:rsidP="00155488">
      <w:pPr>
        <w:pStyle w:val="ListParagraph"/>
        <w:numPr>
          <w:ilvl w:val="0"/>
          <w:numId w:val="17"/>
        </w:numPr>
        <w:spacing w:line="26" w:lineRule="atLeast"/>
        <w:rPr>
          <w:rFonts w:cs="Times New Roman"/>
          <w:b/>
          <w:szCs w:val="26"/>
        </w:rPr>
      </w:pPr>
      <w:r w:rsidRPr="00B07DBF">
        <w:rPr>
          <w:rFonts w:cs="Times New Roman"/>
          <w:b/>
          <w:szCs w:val="26"/>
        </w:rPr>
        <w:t>Custom Adapter cho Listview và Gridview</w:t>
      </w:r>
    </w:p>
    <w:p w:rsidR="00E8598C" w:rsidRPr="000A6031" w:rsidRDefault="00E8598C" w:rsidP="00547EC1">
      <w:pPr>
        <w:spacing w:line="26" w:lineRule="atLeast"/>
        <w:ind w:firstLine="709"/>
        <w:rPr>
          <w:rFonts w:cs="Times New Roman"/>
          <w:szCs w:val="26"/>
        </w:rPr>
      </w:pPr>
      <w:r w:rsidRPr="000A6031">
        <w:rPr>
          <w:rFonts w:cs="Times New Roman"/>
          <w:szCs w:val="26"/>
        </w:rPr>
        <w:t>Customize adapter cho phép chúng ta sắp xếp và tổ chức dữ liệu theo ý muốn.</w:t>
      </w:r>
    </w:p>
    <w:p w:rsidR="00E8598C" w:rsidRPr="000A6031" w:rsidRDefault="00E8598C" w:rsidP="00547EC1">
      <w:pPr>
        <w:spacing w:line="26" w:lineRule="atLeast"/>
        <w:ind w:firstLine="709"/>
        <w:rPr>
          <w:rFonts w:cs="Times New Roman"/>
          <w:szCs w:val="26"/>
        </w:rPr>
      </w:pPr>
      <w:r w:rsidRPr="000A6031">
        <w:rPr>
          <w:rFonts w:cs="Times New Roman"/>
          <w:szCs w:val="26"/>
        </w:rPr>
        <w:t>Cách thực hiện.</w:t>
      </w:r>
    </w:p>
    <w:p w:rsidR="00E8598C" w:rsidRPr="000A6031" w:rsidRDefault="00E8598C" w:rsidP="00547EC1">
      <w:pPr>
        <w:spacing w:line="26" w:lineRule="atLeast"/>
        <w:ind w:firstLine="709"/>
        <w:rPr>
          <w:rFonts w:cs="Times New Roman"/>
          <w:szCs w:val="26"/>
        </w:rPr>
      </w:pPr>
      <w:r w:rsidRPr="000A6031">
        <w:rPr>
          <w:rFonts w:cs="Times New Roman"/>
          <w:szCs w:val="26"/>
        </w:rPr>
        <w:t>Thừa kế lại lớp BaseAdapter</w:t>
      </w:r>
    </w:p>
    <w:p w:rsidR="00E8598C" w:rsidRPr="000A6031" w:rsidRDefault="00E8598C" w:rsidP="00547EC1">
      <w:pPr>
        <w:spacing w:line="26" w:lineRule="atLeast"/>
        <w:ind w:firstLine="709"/>
        <w:rPr>
          <w:rFonts w:cs="Times New Roman"/>
          <w:szCs w:val="26"/>
        </w:rPr>
      </w:pPr>
      <w:r w:rsidRPr="000A6031">
        <w:rPr>
          <w:rFonts w:cs="Times New Roman"/>
          <w:i/>
          <w:iCs/>
          <w:szCs w:val="26"/>
        </w:rPr>
        <w:t>public class AdapterCustom extends BaseAdapter</w:t>
      </w:r>
    </w:p>
    <w:p w:rsidR="00E8598C" w:rsidRPr="000A6031" w:rsidRDefault="00E8598C" w:rsidP="00547EC1">
      <w:pPr>
        <w:spacing w:line="26" w:lineRule="atLeast"/>
        <w:ind w:firstLine="709"/>
        <w:rPr>
          <w:rFonts w:cs="Times New Roman"/>
          <w:szCs w:val="26"/>
        </w:rPr>
      </w:pPr>
      <w:r w:rsidRPr="000A6031">
        <w:rPr>
          <w:rFonts w:cs="Times New Roman"/>
          <w:szCs w:val="26"/>
        </w:rPr>
        <w:t>Override  getView (hàm thực hiện customize)</w:t>
      </w:r>
    </w:p>
    <w:p w:rsidR="00E8598C" w:rsidRDefault="005A38AA" w:rsidP="00547EC1">
      <w:pPr>
        <w:spacing w:line="26" w:lineRule="atLeast"/>
        <w:ind w:firstLine="709"/>
        <w:rPr>
          <w:rFonts w:cs="Times New Roman"/>
          <w:szCs w:val="26"/>
        </w:rPr>
      </w:pPr>
      <w:r w:rsidRPr="000A6031">
        <w:rPr>
          <w:rFonts w:ascii="Consolas" w:hAnsi="Consolas" w:cs="Times New Roman"/>
          <w:noProof/>
          <w:szCs w:val="26"/>
          <w:lang w:eastAsia="en-US"/>
        </w:rPr>
        <w:drawing>
          <wp:anchor distT="0" distB="0" distL="114300" distR="114300" simplePos="0" relativeHeight="251660288" behindDoc="0" locked="0" layoutInCell="1" allowOverlap="1" wp14:anchorId="070B57C9" wp14:editId="59337B5B">
            <wp:simplePos x="0" y="0"/>
            <wp:positionH relativeFrom="margin">
              <wp:posOffset>1539875</wp:posOffset>
            </wp:positionH>
            <wp:positionV relativeFrom="paragraph">
              <wp:posOffset>364490</wp:posOffset>
            </wp:positionV>
            <wp:extent cx="2630805" cy="382905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2630805" cy="3829050"/>
                    </a:xfrm>
                    <a:prstGeom prst="rect">
                      <a:avLst/>
                    </a:prstGeom>
                    <a:noFill/>
                    <a:ln>
                      <a:noFill/>
                    </a:ln>
                    <a:extLst/>
                  </pic:spPr>
                </pic:pic>
              </a:graphicData>
            </a:graphic>
            <wp14:sizeRelH relativeFrom="margin">
              <wp14:pctWidth>0</wp14:pctWidth>
            </wp14:sizeRelH>
            <wp14:sizeRelV relativeFrom="margin">
              <wp14:pctHeight>0</wp14:pctHeight>
            </wp14:sizeRelV>
          </wp:anchor>
        </w:drawing>
      </w:r>
      <w:r w:rsidR="00E8598C" w:rsidRPr="000A6031">
        <w:rPr>
          <w:rFonts w:cs="Times New Roman"/>
          <w:i/>
          <w:iCs/>
          <w:szCs w:val="26"/>
        </w:rPr>
        <w:t>public View getView(int arg0, View arg1, ViewGroup arg2</w:t>
      </w:r>
      <w:r w:rsidR="00E8598C" w:rsidRPr="000A6031">
        <w:rPr>
          <w:rFonts w:cs="Times New Roman"/>
          <w:szCs w:val="26"/>
        </w:rPr>
        <w:t>)</w:t>
      </w:r>
    </w:p>
    <w:p w:rsidR="00B07DBF" w:rsidRPr="000A6031" w:rsidRDefault="00B07DBF" w:rsidP="00547EC1">
      <w:pPr>
        <w:spacing w:line="26" w:lineRule="atLeast"/>
        <w:ind w:firstLine="709"/>
        <w:rPr>
          <w:rFonts w:cs="Times New Roman"/>
          <w:szCs w:val="26"/>
        </w:rPr>
      </w:pPr>
    </w:p>
    <w:p w:rsidR="005A38AA" w:rsidRPr="00B07DBF" w:rsidRDefault="005A38AA" w:rsidP="00B07DBF">
      <w:pPr>
        <w:spacing w:line="26" w:lineRule="atLeast"/>
        <w:ind w:firstLine="709"/>
        <w:jc w:val="center"/>
        <w:rPr>
          <w:rFonts w:cs="Times New Roman"/>
          <w:b/>
          <w:szCs w:val="26"/>
        </w:rPr>
      </w:pPr>
      <w:r w:rsidRPr="000A6031">
        <w:rPr>
          <w:rFonts w:cs="Times New Roman"/>
          <w:szCs w:val="26"/>
        </w:rPr>
        <w:t xml:space="preserve">Hình 1.15: Minh họa khi </w:t>
      </w:r>
      <w:r w:rsidRPr="000A6031">
        <w:rPr>
          <w:rStyle w:val="Strong"/>
          <w:rFonts w:cs="Times New Roman"/>
          <w:b w:val="0"/>
          <w:szCs w:val="26"/>
        </w:rPr>
        <w:t xml:space="preserve">sử dụng </w:t>
      </w:r>
      <w:r w:rsidRPr="00B07DBF">
        <w:rPr>
          <w:rFonts w:cs="Times New Roman"/>
          <w:szCs w:val="26"/>
        </w:rPr>
        <w:t>Listview và Gridview</w:t>
      </w:r>
    </w:p>
    <w:p w:rsidR="00E8598C" w:rsidRPr="00B07DBF" w:rsidRDefault="00E8598C" w:rsidP="00155488">
      <w:pPr>
        <w:pStyle w:val="ListParagraph"/>
        <w:numPr>
          <w:ilvl w:val="0"/>
          <w:numId w:val="18"/>
        </w:numPr>
        <w:spacing w:line="26" w:lineRule="atLeast"/>
        <w:rPr>
          <w:rFonts w:cs="Times New Roman"/>
          <w:szCs w:val="26"/>
        </w:rPr>
      </w:pPr>
      <w:r w:rsidRPr="00B07DBF">
        <w:rPr>
          <w:rFonts w:cs="Times New Roman"/>
          <w:szCs w:val="26"/>
        </w:rPr>
        <w:t>Xử lý sự kiên trong ListView và GridView</w:t>
      </w:r>
    </w:p>
    <w:p w:rsidR="00E8598C" w:rsidRPr="000A6031" w:rsidRDefault="00E8598C" w:rsidP="00B07DBF">
      <w:pPr>
        <w:spacing w:line="26" w:lineRule="atLeast"/>
        <w:ind w:left="720"/>
        <w:rPr>
          <w:rFonts w:cs="Times New Roman"/>
          <w:szCs w:val="26"/>
        </w:rPr>
      </w:pPr>
      <w:r w:rsidRPr="000A6031">
        <w:rPr>
          <w:rFonts w:cs="Times New Roman"/>
          <w:bCs/>
          <w:szCs w:val="26"/>
        </w:rPr>
        <w:lastRenderedPageBreak/>
        <w:t>Có 2 sự kiện cơ bản mà ta thường dùng:</w:t>
      </w:r>
    </w:p>
    <w:p w:rsidR="00E8598C" w:rsidRPr="000A6031" w:rsidRDefault="00E8598C" w:rsidP="00547EC1">
      <w:pPr>
        <w:spacing w:line="26" w:lineRule="atLeast"/>
        <w:ind w:left="720" w:firstLine="709"/>
        <w:rPr>
          <w:rFonts w:cs="Times New Roman"/>
          <w:szCs w:val="26"/>
        </w:rPr>
      </w:pPr>
      <w:r w:rsidRPr="000A6031">
        <w:rPr>
          <w:rFonts w:cs="Times New Roman"/>
          <w:i/>
          <w:iCs/>
          <w:szCs w:val="26"/>
        </w:rPr>
        <w:t>onListItemClick</w:t>
      </w:r>
    </w:p>
    <w:p w:rsidR="00E8598C" w:rsidRPr="000A6031" w:rsidRDefault="00E8598C" w:rsidP="00547EC1">
      <w:pPr>
        <w:spacing w:line="26" w:lineRule="atLeast"/>
        <w:ind w:left="720" w:firstLine="709"/>
        <w:rPr>
          <w:rFonts w:cs="Times New Roman"/>
          <w:szCs w:val="26"/>
        </w:rPr>
      </w:pPr>
      <w:r w:rsidRPr="000A6031">
        <w:rPr>
          <w:rFonts w:cs="Times New Roman"/>
          <w:i/>
          <w:iCs/>
          <w:szCs w:val="26"/>
        </w:rPr>
        <w:t>onListItemLongClick</w:t>
      </w:r>
    </w:p>
    <w:p w:rsidR="00E8598C" w:rsidRPr="000A6031" w:rsidRDefault="00E8598C" w:rsidP="00547EC1">
      <w:pPr>
        <w:spacing w:line="26" w:lineRule="atLeast"/>
        <w:ind w:firstLine="709"/>
        <w:rPr>
          <w:rFonts w:cs="Times New Roman"/>
          <w:szCs w:val="26"/>
        </w:rPr>
      </w:pPr>
    </w:p>
    <w:p w:rsidR="00E8598C" w:rsidRPr="003C0FFF" w:rsidRDefault="00E8598C" w:rsidP="00155488">
      <w:pPr>
        <w:pStyle w:val="ListParagraph"/>
        <w:numPr>
          <w:ilvl w:val="0"/>
          <w:numId w:val="17"/>
        </w:numPr>
        <w:spacing w:line="26" w:lineRule="atLeast"/>
        <w:rPr>
          <w:rFonts w:cs="Times New Roman"/>
          <w:b/>
          <w:szCs w:val="26"/>
        </w:rPr>
      </w:pPr>
      <w:bookmarkStart w:id="244" w:name="_Toc444810719"/>
      <w:bookmarkStart w:id="245" w:name="_Toc475801509"/>
      <w:bookmarkStart w:id="246" w:name="_Toc475999839"/>
      <w:r w:rsidRPr="003C0FFF">
        <w:rPr>
          <w:rFonts w:cs="Times New Roman"/>
          <w:b/>
          <w:szCs w:val="26"/>
        </w:rPr>
        <w:t>Fragments</w:t>
      </w:r>
      <w:bookmarkEnd w:id="244"/>
      <w:bookmarkEnd w:id="245"/>
      <w:bookmarkEnd w:id="246"/>
    </w:p>
    <w:p w:rsidR="00E8598C" w:rsidRPr="00B07DBF" w:rsidRDefault="00E8598C" w:rsidP="00155488">
      <w:pPr>
        <w:pStyle w:val="ListParagraph"/>
        <w:numPr>
          <w:ilvl w:val="0"/>
          <w:numId w:val="20"/>
        </w:numPr>
        <w:spacing w:line="26" w:lineRule="atLeast"/>
        <w:rPr>
          <w:rFonts w:cs="Times New Roman"/>
          <w:szCs w:val="26"/>
        </w:rPr>
      </w:pPr>
      <w:r w:rsidRPr="00B07DBF">
        <w:rPr>
          <w:rFonts w:cs="Times New Roman"/>
          <w:szCs w:val="26"/>
        </w:rPr>
        <w:t>Fragment là một control được nhúng trong một layout bất kỳ</w:t>
      </w:r>
    </w:p>
    <w:p w:rsidR="00E8598C" w:rsidRPr="00B07DBF" w:rsidRDefault="00E8598C" w:rsidP="00155488">
      <w:pPr>
        <w:pStyle w:val="ListParagraph"/>
        <w:numPr>
          <w:ilvl w:val="0"/>
          <w:numId w:val="20"/>
        </w:numPr>
        <w:spacing w:line="26" w:lineRule="atLeast"/>
        <w:rPr>
          <w:rFonts w:cs="Times New Roman"/>
          <w:szCs w:val="26"/>
        </w:rPr>
      </w:pPr>
      <w:r w:rsidRPr="00B07DBF">
        <w:rPr>
          <w:rFonts w:cs="Times New Roman"/>
          <w:szCs w:val="26"/>
        </w:rPr>
        <w:t>Fragment cũng có vòng đời sống như Activity</w:t>
      </w:r>
    </w:p>
    <w:p w:rsidR="00E8598C" w:rsidRPr="00B07DBF" w:rsidRDefault="00E8598C" w:rsidP="00155488">
      <w:pPr>
        <w:pStyle w:val="ListParagraph"/>
        <w:numPr>
          <w:ilvl w:val="0"/>
          <w:numId w:val="20"/>
        </w:numPr>
        <w:spacing w:line="26" w:lineRule="atLeast"/>
        <w:rPr>
          <w:rFonts w:cs="Times New Roman"/>
          <w:szCs w:val="26"/>
        </w:rPr>
      </w:pPr>
      <w:r w:rsidRPr="00B07DBF">
        <w:rPr>
          <w:rFonts w:cs="Times New Roman"/>
          <w:szCs w:val="26"/>
        </w:rPr>
        <w:t>Fragment dùng trong TH muốn thiết kế layout động</w:t>
      </w:r>
    </w:p>
    <w:p w:rsidR="00E8598C" w:rsidRPr="00B07DBF" w:rsidRDefault="00E8598C" w:rsidP="00155488">
      <w:pPr>
        <w:pStyle w:val="ListParagraph"/>
        <w:numPr>
          <w:ilvl w:val="0"/>
          <w:numId w:val="20"/>
        </w:numPr>
        <w:spacing w:line="26" w:lineRule="atLeast"/>
        <w:rPr>
          <w:rFonts w:cs="Times New Roman"/>
          <w:szCs w:val="26"/>
        </w:rPr>
      </w:pPr>
      <w:r w:rsidRPr="00B07DBF">
        <w:rPr>
          <w:rFonts w:cs="Times New Roman"/>
          <w:szCs w:val="26"/>
        </w:rPr>
        <w:t>Fragment Life cyrcle</w:t>
      </w:r>
    </w:p>
    <w:p w:rsidR="00E8598C" w:rsidRPr="000A6031" w:rsidRDefault="00E8598C" w:rsidP="00547EC1">
      <w:pPr>
        <w:spacing w:line="26" w:lineRule="atLeast"/>
        <w:ind w:firstLine="709"/>
        <w:jc w:val="center"/>
        <w:rPr>
          <w:rFonts w:cs="Times New Roman"/>
          <w:szCs w:val="26"/>
        </w:rPr>
      </w:pPr>
      <w:r w:rsidRPr="000A6031">
        <w:rPr>
          <w:rFonts w:cs="Times New Roman"/>
          <w:noProof/>
          <w:szCs w:val="26"/>
          <w:lang w:eastAsia="en-US"/>
        </w:rPr>
        <w:lastRenderedPageBreak/>
        <w:drawing>
          <wp:inline distT="0" distB="0" distL="0" distR="0" wp14:anchorId="27103AE3" wp14:editId="34AFCE5D">
            <wp:extent cx="3546812" cy="6394700"/>
            <wp:effectExtent l="0" t="0" r="0" b="0"/>
            <wp:docPr id="6148" name="Picture 2" descr="C:\Users\Admin\Desktop\fragment_lifecyc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8" name="Picture 2" descr="C:\Users\Admin\Desktop\fragment_lifecycle.png"/>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3582401" cy="6458866"/>
                    </a:xfrm>
                    <a:prstGeom prst="rect">
                      <a:avLst/>
                    </a:prstGeom>
                    <a:noFill/>
                    <a:ln>
                      <a:noFill/>
                    </a:ln>
                    <a:extLst/>
                  </pic:spPr>
                </pic:pic>
              </a:graphicData>
            </a:graphic>
          </wp:inline>
        </w:drawing>
      </w:r>
    </w:p>
    <w:p w:rsidR="00E8598C" w:rsidRPr="000A6031" w:rsidRDefault="008D1EEE" w:rsidP="00547EC1">
      <w:pPr>
        <w:spacing w:line="26" w:lineRule="atLeast"/>
        <w:ind w:firstLine="709"/>
        <w:jc w:val="center"/>
        <w:rPr>
          <w:rFonts w:cs="Times New Roman"/>
          <w:szCs w:val="26"/>
        </w:rPr>
      </w:pPr>
      <w:r w:rsidRPr="000A6031">
        <w:rPr>
          <w:rFonts w:cs="Times New Roman"/>
          <w:szCs w:val="26"/>
        </w:rPr>
        <w:t>Hình 1.16: Vòng đời của một Fragment</w:t>
      </w:r>
    </w:p>
    <w:p w:rsidR="00E8598C" w:rsidRPr="000A6031" w:rsidRDefault="00E8598C" w:rsidP="00547EC1">
      <w:pPr>
        <w:spacing w:line="26" w:lineRule="atLeast"/>
        <w:ind w:firstLine="709"/>
        <w:rPr>
          <w:rFonts w:cs="Times New Roman"/>
          <w:szCs w:val="26"/>
        </w:rPr>
      </w:pPr>
      <w:r w:rsidRPr="000A6031">
        <w:rPr>
          <w:rFonts w:cs="Times New Roman"/>
          <w:szCs w:val="26"/>
        </w:rPr>
        <w:t>Sử dụng Fragment như thế nào</w:t>
      </w:r>
    </w:p>
    <w:p w:rsidR="00E8598C" w:rsidRDefault="00E8598C" w:rsidP="00547EC1">
      <w:pPr>
        <w:spacing w:line="26" w:lineRule="atLeast"/>
        <w:ind w:firstLine="709"/>
        <w:rPr>
          <w:rFonts w:cs="Times New Roman"/>
          <w:szCs w:val="26"/>
        </w:rPr>
      </w:pPr>
      <w:r w:rsidRPr="000A6031">
        <w:rPr>
          <w:rFonts w:cs="Times New Roman"/>
          <w:szCs w:val="26"/>
        </w:rPr>
        <w:t>XML</w:t>
      </w:r>
      <w:r w:rsidR="008D1EEE" w:rsidRPr="000A6031">
        <w:rPr>
          <w:rFonts w:cs="Times New Roman"/>
          <w:szCs w:val="26"/>
        </w:rPr>
        <w:t>:</w:t>
      </w:r>
    </w:p>
    <w:p w:rsidR="003C0FFF" w:rsidRPr="000A6031" w:rsidRDefault="003C0FFF" w:rsidP="00547EC1">
      <w:pPr>
        <w:spacing w:line="26" w:lineRule="atLeast"/>
        <w:ind w:firstLine="709"/>
        <w:rPr>
          <w:rFonts w:cs="Times New Roman"/>
          <w:szCs w:val="26"/>
        </w:rPr>
      </w:pPr>
    </w:p>
    <w:p w:rsidR="00E8598C" w:rsidRPr="000A6031" w:rsidRDefault="00E8598C" w:rsidP="00547EC1">
      <w:pPr>
        <w:spacing w:line="26" w:lineRule="atLeast"/>
        <w:ind w:firstLine="709"/>
        <w:rPr>
          <w:rFonts w:cs="Times New Roman"/>
          <w:szCs w:val="26"/>
        </w:rPr>
      </w:pPr>
      <w:r w:rsidRPr="000A6031">
        <w:rPr>
          <w:rFonts w:cs="Times New Roman"/>
          <w:noProof/>
          <w:szCs w:val="26"/>
          <w:lang w:eastAsia="en-US"/>
        </w:rPr>
        <w:lastRenderedPageBreak/>
        <w:drawing>
          <wp:inline distT="0" distB="0" distL="0" distR="0" wp14:anchorId="578C8C97" wp14:editId="45FA6FA5">
            <wp:extent cx="5219700" cy="3111500"/>
            <wp:effectExtent l="0" t="0" r="0" b="0"/>
            <wp:docPr id="7173" name="Picture 2" descr="C:\Users\Admin\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3" name="Picture 2" descr="C:\Users\Admin\Desktop\Capture.PNG"/>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5219700" cy="3111500"/>
                    </a:xfrm>
                    <a:prstGeom prst="rect">
                      <a:avLst/>
                    </a:prstGeom>
                    <a:noFill/>
                    <a:ln>
                      <a:noFill/>
                    </a:ln>
                    <a:extLst/>
                  </pic:spPr>
                </pic:pic>
              </a:graphicData>
            </a:graphic>
          </wp:inline>
        </w:drawing>
      </w:r>
    </w:p>
    <w:p w:rsidR="003C0FFF" w:rsidRPr="000A6031" w:rsidRDefault="00E8598C" w:rsidP="003C0FFF">
      <w:pPr>
        <w:spacing w:line="26" w:lineRule="atLeast"/>
        <w:ind w:firstLine="709"/>
        <w:rPr>
          <w:rFonts w:cs="Times New Roman"/>
          <w:szCs w:val="26"/>
        </w:rPr>
      </w:pPr>
      <w:r w:rsidRPr="000A6031">
        <w:rPr>
          <w:rFonts w:cs="Times New Roman"/>
          <w:szCs w:val="26"/>
        </w:rPr>
        <w:t>Code file .java</w:t>
      </w:r>
    </w:p>
    <w:p w:rsidR="00E8598C" w:rsidRPr="000A6031" w:rsidRDefault="00E8598C" w:rsidP="00547EC1">
      <w:pPr>
        <w:spacing w:line="26" w:lineRule="atLeast"/>
        <w:ind w:firstLine="709"/>
        <w:rPr>
          <w:rFonts w:cs="Times New Roman"/>
          <w:szCs w:val="26"/>
        </w:rPr>
      </w:pPr>
      <w:r w:rsidRPr="000A6031">
        <w:rPr>
          <w:rFonts w:cs="Times New Roman"/>
          <w:noProof/>
          <w:szCs w:val="26"/>
          <w:lang w:eastAsia="en-US"/>
        </w:rPr>
        <w:drawing>
          <wp:inline distT="0" distB="0" distL="0" distR="0" wp14:anchorId="3399F145" wp14:editId="33C9C639">
            <wp:extent cx="5181600" cy="1464310"/>
            <wp:effectExtent l="0" t="0" r="0" b="2540"/>
            <wp:docPr id="8197" name="Picture 2" descr="C:\Users\Admin\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7" name="Picture 2" descr="C:\Users\Admin\Desktop\Capture.PNG"/>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5181600" cy="1464310"/>
                    </a:xfrm>
                    <a:prstGeom prst="rect">
                      <a:avLst/>
                    </a:prstGeom>
                    <a:noFill/>
                    <a:ln>
                      <a:noFill/>
                    </a:ln>
                    <a:extLst/>
                  </pic:spPr>
                </pic:pic>
              </a:graphicData>
            </a:graphic>
          </wp:inline>
        </w:drawing>
      </w:r>
    </w:p>
    <w:p w:rsidR="00E8598C" w:rsidRDefault="00E8598C" w:rsidP="00547EC1">
      <w:pPr>
        <w:spacing w:line="26" w:lineRule="atLeast"/>
        <w:ind w:firstLine="709"/>
        <w:rPr>
          <w:rFonts w:cs="Times New Roman"/>
          <w:szCs w:val="26"/>
        </w:rPr>
      </w:pPr>
      <w:r w:rsidRPr="000A6031">
        <w:rPr>
          <w:rFonts w:cs="Times New Roman"/>
          <w:szCs w:val="26"/>
        </w:rPr>
        <w:t xml:space="preserve">Thay giao diện mới cho </w:t>
      </w:r>
      <w:r w:rsidR="008D1EEE" w:rsidRPr="000A6031">
        <w:rPr>
          <w:rFonts w:cs="Times New Roman"/>
          <w:szCs w:val="26"/>
        </w:rPr>
        <w:t>F</w:t>
      </w:r>
      <w:r w:rsidRPr="000A6031">
        <w:rPr>
          <w:rFonts w:cs="Times New Roman"/>
          <w:szCs w:val="26"/>
        </w:rPr>
        <w:t>ragment</w:t>
      </w:r>
    </w:p>
    <w:p w:rsidR="003C0FFF" w:rsidRPr="000A6031" w:rsidRDefault="003C0FFF" w:rsidP="00547EC1">
      <w:pPr>
        <w:spacing w:line="26" w:lineRule="atLeast"/>
        <w:ind w:firstLine="709"/>
        <w:rPr>
          <w:rFonts w:cs="Times New Roman"/>
          <w:szCs w:val="26"/>
        </w:rPr>
      </w:pPr>
    </w:p>
    <w:p w:rsidR="00E8598C" w:rsidRPr="000A6031" w:rsidRDefault="00E8598C" w:rsidP="00547EC1">
      <w:pPr>
        <w:spacing w:line="26" w:lineRule="atLeast"/>
        <w:ind w:firstLine="709"/>
        <w:rPr>
          <w:rFonts w:cs="Times New Roman"/>
          <w:szCs w:val="26"/>
        </w:rPr>
      </w:pPr>
      <w:r w:rsidRPr="000A6031">
        <w:rPr>
          <w:rFonts w:cs="Times New Roman"/>
          <w:noProof/>
          <w:szCs w:val="26"/>
          <w:lang w:eastAsia="en-US"/>
        </w:rPr>
        <w:drawing>
          <wp:inline distT="0" distB="0" distL="0" distR="0" wp14:anchorId="5EC65099" wp14:editId="790ED9E4">
            <wp:extent cx="5139170" cy="1749669"/>
            <wp:effectExtent l="0" t="0" r="4445" b="3175"/>
            <wp:docPr id="9221" name="Picture 2" descr="C:\Users\Admin\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1" name="Picture 2" descr="C:\Users\Admin\Desktop\Capture.PNG"/>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5143500" cy="1751143"/>
                    </a:xfrm>
                    <a:prstGeom prst="rect">
                      <a:avLst/>
                    </a:prstGeom>
                    <a:noFill/>
                    <a:ln>
                      <a:noFill/>
                    </a:ln>
                    <a:extLst/>
                  </pic:spPr>
                </pic:pic>
              </a:graphicData>
            </a:graphic>
          </wp:inline>
        </w:drawing>
      </w:r>
    </w:p>
    <w:p w:rsidR="00E8598C" w:rsidRPr="003C0FFF" w:rsidRDefault="00E8598C" w:rsidP="00155488">
      <w:pPr>
        <w:pStyle w:val="ListParagraph"/>
        <w:numPr>
          <w:ilvl w:val="0"/>
          <w:numId w:val="17"/>
        </w:numPr>
        <w:spacing w:line="26" w:lineRule="atLeast"/>
        <w:rPr>
          <w:rFonts w:cs="Times New Roman"/>
          <w:b/>
          <w:szCs w:val="26"/>
        </w:rPr>
      </w:pPr>
      <w:bookmarkStart w:id="247" w:name="_Toc444810720"/>
      <w:bookmarkStart w:id="248" w:name="_Toc475801510"/>
      <w:bookmarkStart w:id="249" w:name="_Toc475999840"/>
      <w:r w:rsidRPr="003C0FFF">
        <w:rPr>
          <w:rFonts w:cs="Times New Roman"/>
          <w:b/>
          <w:szCs w:val="26"/>
        </w:rPr>
        <w:t>Opition menu và Context menu</w:t>
      </w:r>
      <w:bookmarkEnd w:id="247"/>
      <w:bookmarkEnd w:id="248"/>
      <w:bookmarkEnd w:id="249"/>
    </w:p>
    <w:p w:rsidR="00E8598C" w:rsidRPr="000A6031" w:rsidRDefault="00E8598C" w:rsidP="00547EC1">
      <w:pPr>
        <w:spacing w:line="26" w:lineRule="atLeast"/>
        <w:ind w:firstLine="709"/>
        <w:jc w:val="center"/>
        <w:rPr>
          <w:rFonts w:cs="Times New Roman"/>
          <w:noProof/>
          <w:szCs w:val="26"/>
          <w14:ligatures w14:val="standard"/>
        </w:rPr>
      </w:pPr>
      <w:r w:rsidRPr="000A6031">
        <w:rPr>
          <w:rFonts w:cs="Times New Roman"/>
          <w:noProof/>
          <w:szCs w:val="26"/>
          <w:lang w:eastAsia="en-US"/>
        </w:rPr>
        <w:lastRenderedPageBreak/>
        <mc:AlternateContent>
          <mc:Choice Requires="wps">
            <w:drawing>
              <wp:anchor distT="0" distB="0" distL="114300" distR="114300" simplePos="0" relativeHeight="251661312" behindDoc="0" locked="0" layoutInCell="1" allowOverlap="1" wp14:anchorId="49C9F7A3" wp14:editId="642E1323">
                <wp:simplePos x="0" y="0"/>
                <wp:positionH relativeFrom="column">
                  <wp:posOffset>287020</wp:posOffset>
                </wp:positionH>
                <wp:positionV relativeFrom="paragraph">
                  <wp:posOffset>1699895</wp:posOffset>
                </wp:positionV>
                <wp:extent cx="1002323" cy="307730"/>
                <wp:effectExtent l="0" t="0" r="7620" b="0"/>
                <wp:wrapNone/>
                <wp:docPr id="7"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2323" cy="307730"/>
                        </a:xfrm>
                        <a:prstGeom prst="rect">
                          <a:avLst/>
                        </a:prstGeom>
                        <a:solidFill>
                          <a:srgbClr val="C0504D"/>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AF470E" w:rsidRPr="00354988" w:rsidRDefault="00AF470E" w:rsidP="00E8598C">
                            <w:pPr>
                              <w:pStyle w:val="NormalWeb"/>
                              <w:spacing w:before="0" w:beforeAutospacing="0" w:after="0" w:afterAutospacing="0"/>
                              <w:jc w:val="center"/>
                            </w:pPr>
                            <w:r w:rsidRPr="00354988">
                              <w:rPr>
                                <w:rFonts w:asciiTheme="minorHAnsi" w:hAnsi="Calibri" w:cstheme="minorBidi"/>
                                <w:b/>
                                <w:bCs/>
                                <w:color w:val="FFFFFF"/>
                                <w:kern w:val="24"/>
                              </w:rPr>
                              <w:t>Chạm và giữ</w:t>
                            </w:r>
                          </w:p>
                        </w:txbxContent>
                      </wps:txbx>
                      <wps:bodyPr wrap="square" lIns="82800" tIns="41400" rIns="82800" bIns="41400">
                        <a:noAutofit/>
                      </wps:bodyPr>
                    </wps:wsp>
                  </a:graphicData>
                </a:graphic>
                <wp14:sizeRelH relativeFrom="margin">
                  <wp14:pctWidth>0</wp14:pctWidth>
                </wp14:sizeRelH>
                <wp14:sizeRelV relativeFrom="margin">
                  <wp14:pctHeight>0</wp14:pctHeight>
                </wp14:sizeRelV>
              </wp:anchor>
            </w:drawing>
          </mc:Choice>
          <mc:Fallback>
            <w:pict>
              <v:shapetype w14:anchorId="49C9F7A3" id="_x0000_t202" coordsize="21600,21600" o:spt="202" path="m,l,21600r21600,l21600,xe">
                <v:stroke joinstyle="miter"/>
                <v:path gradientshapeok="t" o:connecttype="rect"/>
              </v:shapetype>
              <v:shape id="Text Box 4" o:spid="_x0000_s1026" type="#_x0000_t202" style="position:absolute;left:0;text-align:left;margin-left:22.6pt;margin-top:133.85pt;width:78.9pt;height:24.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" fillcolor="#c0504d" stroked="f">
                <v:stroke joinstyle="round"/>
                <v:textbox inset="2.3mm,1.15mm,2.3mm,1.15mm">
                  <w:txbxContent>
                    <w:p w:rsidR="00AF470E" w:rsidRPr="00354988" w:rsidRDefault="00AF470E" w:rsidP="00E8598C">
                      <w:pPr>
                        <w:pStyle w:val="NormalWeb"/>
                        <w:spacing w:before="0" w:beforeAutospacing="0" w:after="0" w:afterAutospacing="0"/>
                        <w:jc w:val="center"/>
                      </w:pPr>
                      <w:r w:rsidRPr="00354988">
                        <w:rPr>
                          <w:rFonts w:asciiTheme="minorHAnsi" w:hAnsi="Calibri" w:cstheme="minorBidi"/>
                          <w:b/>
                          <w:bCs/>
                          <w:color w:val="FFFFFF"/>
                          <w:kern w:val="24"/>
                        </w:rPr>
                        <w:t>Chạm và giữ</w:t>
                      </w:r>
                    </w:p>
                  </w:txbxContent>
                </v:textbox>
              </v:shape>
            </w:pict>
          </mc:Fallback>
        </mc:AlternateContent>
      </w:r>
      <w:r w:rsidRPr="000A6031">
        <w:rPr>
          <w:rFonts w:cs="Times New Roman"/>
          <w:noProof/>
          <w:szCs w:val="26"/>
          <w:lang w:eastAsia="en-US"/>
        </w:rPr>
        <w:drawing>
          <wp:inline distT="0" distB="0" distL="0" distR="0" wp14:anchorId="56A10745" wp14:editId="7AA0CEEF">
            <wp:extent cx="5120530" cy="2314575"/>
            <wp:effectExtent l="0" t="0" r="4445" b="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5132878" cy="2320157"/>
                    </a:xfrm>
                    <a:prstGeom prst="rect">
                      <a:avLst/>
                    </a:prstGeom>
                    <a:noFill/>
                    <a:ln>
                      <a:noFill/>
                    </a:ln>
                    <a:extLst/>
                  </pic:spPr>
                </pic:pic>
              </a:graphicData>
            </a:graphic>
          </wp:inline>
        </w:drawing>
      </w:r>
    </w:p>
    <w:p w:rsidR="008D1EEE" w:rsidRPr="000A6031" w:rsidRDefault="008D1EEE" w:rsidP="00547EC1">
      <w:pPr>
        <w:spacing w:line="26" w:lineRule="atLeast"/>
        <w:ind w:firstLine="709"/>
        <w:jc w:val="center"/>
        <w:rPr>
          <w:rFonts w:cs="Times New Roman"/>
          <w:szCs w:val="26"/>
        </w:rPr>
      </w:pPr>
      <w:r w:rsidRPr="000A6031">
        <w:rPr>
          <w:rFonts w:cs="Times New Roman"/>
          <w:szCs w:val="26"/>
        </w:rPr>
        <w:t>Hình 1.17: Minh họa khi sử dụng menu</w:t>
      </w:r>
    </w:p>
    <w:p w:rsidR="008D1EEE" w:rsidRPr="000A6031" w:rsidRDefault="008D1EEE" w:rsidP="003C0FFF">
      <w:pPr>
        <w:spacing w:line="26" w:lineRule="atLeast"/>
        <w:rPr>
          <w:rFonts w:cs="Times New Roman"/>
          <w:noProof/>
          <w:szCs w:val="26"/>
          <w14:ligatures w14:val="standard"/>
        </w:rPr>
      </w:pPr>
    </w:p>
    <w:p w:rsidR="00E8598C" w:rsidRPr="000A6031" w:rsidRDefault="00E8598C" w:rsidP="00547EC1">
      <w:pPr>
        <w:spacing w:line="26" w:lineRule="atLeast"/>
        <w:ind w:firstLine="709"/>
        <w:rPr>
          <w:rFonts w:cs="Times New Roman"/>
          <w:szCs w:val="26"/>
        </w:rPr>
      </w:pPr>
      <w:r w:rsidRPr="000A6031">
        <w:rPr>
          <w:rFonts w:cs="Times New Roman"/>
          <w:szCs w:val="26"/>
        </w:rPr>
        <w:t>Option và Context Menu có thể bao gồm :</w:t>
      </w:r>
    </w:p>
    <w:p w:rsidR="00E8598C" w:rsidRPr="003C0FFF" w:rsidRDefault="00E8598C" w:rsidP="00155488">
      <w:pPr>
        <w:pStyle w:val="ListParagraph"/>
        <w:numPr>
          <w:ilvl w:val="0"/>
          <w:numId w:val="21"/>
        </w:numPr>
        <w:spacing w:line="26" w:lineRule="atLeast"/>
        <w:rPr>
          <w:rFonts w:cs="Times New Roman"/>
          <w:szCs w:val="26"/>
        </w:rPr>
      </w:pPr>
      <w:r w:rsidRPr="003C0FFF">
        <w:rPr>
          <w:rFonts w:cs="Times New Roman"/>
          <w:szCs w:val="26"/>
        </w:rPr>
        <w:t>Text</w:t>
      </w:r>
    </w:p>
    <w:p w:rsidR="00E8598C" w:rsidRPr="003C0FFF" w:rsidRDefault="00E8598C" w:rsidP="00155488">
      <w:pPr>
        <w:pStyle w:val="ListParagraph"/>
        <w:numPr>
          <w:ilvl w:val="0"/>
          <w:numId w:val="21"/>
        </w:numPr>
        <w:spacing w:line="26" w:lineRule="atLeast"/>
        <w:rPr>
          <w:rFonts w:cs="Times New Roman"/>
          <w:szCs w:val="26"/>
        </w:rPr>
      </w:pPr>
      <w:r w:rsidRPr="003C0FFF">
        <w:rPr>
          <w:rFonts w:cs="Times New Roman"/>
          <w:szCs w:val="26"/>
        </w:rPr>
        <w:t>Icons</w:t>
      </w:r>
    </w:p>
    <w:p w:rsidR="00E8598C" w:rsidRPr="003C0FFF" w:rsidRDefault="00E8598C" w:rsidP="00155488">
      <w:pPr>
        <w:pStyle w:val="ListParagraph"/>
        <w:numPr>
          <w:ilvl w:val="0"/>
          <w:numId w:val="21"/>
        </w:numPr>
        <w:spacing w:line="26" w:lineRule="atLeast"/>
        <w:rPr>
          <w:rFonts w:cs="Times New Roman"/>
          <w:szCs w:val="26"/>
        </w:rPr>
      </w:pPr>
      <w:r w:rsidRPr="003C0FFF">
        <w:rPr>
          <w:rFonts w:cs="Times New Roman"/>
          <w:szCs w:val="26"/>
        </w:rPr>
        <w:t>Radio Buttons</w:t>
      </w:r>
    </w:p>
    <w:p w:rsidR="00E8598C" w:rsidRPr="003C0FFF" w:rsidRDefault="00E8598C" w:rsidP="00155488">
      <w:pPr>
        <w:pStyle w:val="ListParagraph"/>
        <w:numPr>
          <w:ilvl w:val="0"/>
          <w:numId w:val="21"/>
        </w:numPr>
        <w:spacing w:line="26" w:lineRule="atLeast"/>
        <w:rPr>
          <w:rFonts w:cs="Times New Roman"/>
          <w:szCs w:val="26"/>
        </w:rPr>
      </w:pPr>
      <w:r w:rsidRPr="003C0FFF">
        <w:rPr>
          <w:rFonts w:cs="Times New Roman"/>
          <w:szCs w:val="26"/>
        </w:rPr>
        <w:t>Check Boxes</w:t>
      </w:r>
    </w:p>
    <w:p w:rsidR="00E8598C" w:rsidRPr="003C0FFF" w:rsidRDefault="00E8598C" w:rsidP="00155488">
      <w:pPr>
        <w:pStyle w:val="ListParagraph"/>
        <w:numPr>
          <w:ilvl w:val="0"/>
          <w:numId w:val="21"/>
        </w:numPr>
        <w:spacing w:line="26" w:lineRule="atLeast"/>
        <w:rPr>
          <w:rFonts w:cs="Times New Roman"/>
          <w:szCs w:val="26"/>
        </w:rPr>
      </w:pPr>
      <w:r w:rsidRPr="003C0FFF">
        <w:rPr>
          <w:rFonts w:cs="Times New Roman"/>
          <w:szCs w:val="26"/>
        </w:rPr>
        <w:t>Sub-Menus</w:t>
      </w:r>
    </w:p>
    <w:p w:rsidR="00E8598C" w:rsidRPr="003C0FFF" w:rsidRDefault="00E8598C" w:rsidP="00155488">
      <w:pPr>
        <w:pStyle w:val="ListParagraph"/>
        <w:numPr>
          <w:ilvl w:val="0"/>
          <w:numId w:val="21"/>
        </w:numPr>
        <w:spacing w:line="26" w:lineRule="atLeast"/>
        <w:rPr>
          <w:rFonts w:cs="Times New Roman"/>
          <w:szCs w:val="26"/>
        </w:rPr>
      </w:pPr>
      <w:r w:rsidRPr="003C0FFF">
        <w:rPr>
          <w:rFonts w:cs="Times New Roman"/>
          <w:szCs w:val="26"/>
        </w:rPr>
        <w:t>Short-cut keys</w:t>
      </w:r>
    </w:p>
    <w:p w:rsidR="00E8598C" w:rsidRPr="000A6031" w:rsidRDefault="00E8598C" w:rsidP="00547EC1">
      <w:pPr>
        <w:spacing w:line="26" w:lineRule="atLeast"/>
        <w:ind w:firstLine="709"/>
        <w:rPr>
          <w:rFonts w:cs="Times New Roman"/>
          <w:szCs w:val="26"/>
        </w:rPr>
      </w:pPr>
      <w:r w:rsidRPr="000A6031">
        <w:rPr>
          <w:rFonts w:cs="Times New Roman"/>
          <w:szCs w:val="26"/>
        </w:rPr>
        <w:t>Tạo option menu và context menu:</w:t>
      </w:r>
    </w:p>
    <w:p w:rsidR="00E8598C" w:rsidRPr="000A6031" w:rsidRDefault="00E8598C" w:rsidP="00155488">
      <w:pPr>
        <w:pStyle w:val="ListParagraph"/>
        <w:numPr>
          <w:ilvl w:val="0"/>
          <w:numId w:val="22"/>
        </w:numPr>
        <w:spacing w:line="26" w:lineRule="atLeast"/>
        <w:rPr>
          <w:rFonts w:cs="Times New Roman"/>
          <w:szCs w:val="26"/>
        </w:rPr>
      </w:pPr>
      <w:r w:rsidRPr="000A6031">
        <w:rPr>
          <w:rFonts w:cs="Times New Roman"/>
          <w:szCs w:val="26"/>
        </w:rPr>
        <w:t xml:space="preserve">Đăng ký activity có các Menu sử dụng phương thức: </w:t>
      </w:r>
    </w:p>
    <w:p w:rsidR="00E8598C" w:rsidRPr="003C0FFF" w:rsidRDefault="00E8598C" w:rsidP="003C0FFF">
      <w:pPr>
        <w:pStyle w:val="phongcode"/>
      </w:pPr>
      <w:r w:rsidRPr="003C0FFF">
        <w:t>registerForContextMenu(</w:t>
      </w:r>
      <w:r w:rsidRPr="003C0FFF">
        <w:rPr>
          <w:i/>
          <w:iCs/>
        </w:rPr>
        <w:t>theWidget</w:t>
      </w:r>
      <w:r w:rsidRPr="003C0FFF">
        <w:t xml:space="preserve">). </w:t>
      </w:r>
    </w:p>
    <w:p w:rsidR="00E8598C" w:rsidRPr="000A6031" w:rsidRDefault="00E8598C" w:rsidP="00155488">
      <w:pPr>
        <w:pStyle w:val="ListParagraph"/>
        <w:numPr>
          <w:ilvl w:val="0"/>
          <w:numId w:val="22"/>
        </w:numPr>
        <w:spacing w:line="26" w:lineRule="atLeast"/>
        <w:rPr>
          <w:rFonts w:cs="Times New Roman"/>
          <w:szCs w:val="26"/>
        </w:rPr>
      </w:pPr>
      <w:r w:rsidRPr="000A6031">
        <w:rPr>
          <w:rFonts w:cs="Times New Roman"/>
          <w:szCs w:val="26"/>
        </w:rPr>
        <w:t xml:space="preserve">Hiện thực phương thức: </w:t>
      </w:r>
    </w:p>
    <w:p w:rsidR="00E8598C" w:rsidRPr="003C0FFF" w:rsidRDefault="00E8598C" w:rsidP="003C0FFF">
      <w:pPr>
        <w:pStyle w:val="phongcode"/>
      </w:pPr>
      <w:r w:rsidRPr="003C0FFF">
        <w:t xml:space="preserve">onCreateContextMenu(…). </w:t>
      </w:r>
    </w:p>
    <w:p w:rsidR="00E8598C" w:rsidRPr="000A6031" w:rsidRDefault="00E8598C" w:rsidP="00155488">
      <w:pPr>
        <w:pStyle w:val="ListParagraph"/>
        <w:numPr>
          <w:ilvl w:val="0"/>
          <w:numId w:val="22"/>
        </w:numPr>
        <w:spacing w:line="26" w:lineRule="atLeast"/>
        <w:rPr>
          <w:rFonts w:cs="Times New Roman"/>
          <w:szCs w:val="26"/>
        </w:rPr>
      </w:pPr>
      <w:bookmarkStart w:id="250" w:name="OLE_LINK3"/>
      <w:bookmarkStart w:id="251" w:name="OLE_LINK4"/>
      <w:r w:rsidRPr="000A6031">
        <w:rPr>
          <w:rFonts w:cs="Times New Roman"/>
          <w:szCs w:val="26"/>
        </w:rPr>
        <w:t>Xử lý sự kiện khi click vào các Item trên Option và Context menu:</w:t>
      </w:r>
    </w:p>
    <w:bookmarkEnd w:id="250"/>
    <w:bookmarkEnd w:id="251"/>
    <w:p w:rsidR="00E8598C" w:rsidRPr="000A6031" w:rsidRDefault="00E8598C" w:rsidP="00547EC1">
      <w:pPr>
        <w:spacing w:line="26" w:lineRule="atLeast"/>
        <w:ind w:firstLine="709"/>
        <w:rPr>
          <w:rFonts w:cs="Times New Roman"/>
          <w:szCs w:val="26"/>
        </w:rPr>
      </w:pPr>
      <w:r w:rsidRPr="000A6031">
        <w:rPr>
          <w:rFonts w:cs="Times New Roman"/>
          <w:szCs w:val="26"/>
        </w:rPr>
        <w:t>Option menu :</w:t>
      </w:r>
    </w:p>
    <w:p w:rsidR="00E8598C" w:rsidRPr="000A6031" w:rsidRDefault="00E8598C" w:rsidP="00547EC1">
      <w:pPr>
        <w:spacing w:line="26" w:lineRule="atLeast"/>
        <w:ind w:firstLine="709"/>
        <w:rPr>
          <w:rFonts w:cs="Times New Roman"/>
          <w:szCs w:val="26"/>
        </w:rPr>
      </w:pPr>
      <w:r w:rsidRPr="000A6031">
        <w:rPr>
          <w:rFonts w:cs="Times New Roman"/>
          <w:i/>
          <w:iCs/>
          <w:szCs w:val="26"/>
        </w:rPr>
        <w:t>onOptionsItemSelected</w:t>
      </w:r>
      <w:r w:rsidR="007B4EAB">
        <w:rPr>
          <w:rFonts w:cs="Times New Roman"/>
          <w:i/>
          <w:iCs/>
          <w:szCs w:val="26"/>
        </w:rPr>
        <w:t xml:space="preserve">(): </w:t>
      </w:r>
      <w:r w:rsidRPr="000A6031">
        <w:rPr>
          <w:rFonts w:cs="Times New Roman"/>
          <w:szCs w:val="26"/>
        </w:rPr>
        <w:t xml:space="preserve"> </w:t>
      </w:r>
    </w:p>
    <w:p w:rsidR="00E8598C" w:rsidRPr="000A6031" w:rsidRDefault="00E8598C" w:rsidP="00547EC1">
      <w:pPr>
        <w:spacing w:line="26" w:lineRule="atLeast"/>
        <w:ind w:firstLine="709"/>
        <w:rPr>
          <w:rFonts w:cs="Times New Roman"/>
          <w:szCs w:val="26"/>
        </w:rPr>
      </w:pPr>
      <w:r w:rsidRPr="000A6031">
        <w:rPr>
          <w:rFonts w:cs="Times New Roman"/>
          <w:szCs w:val="26"/>
        </w:rPr>
        <w:t>Context menu :</w:t>
      </w:r>
    </w:p>
    <w:p w:rsidR="00E8598C" w:rsidRDefault="00E8598C" w:rsidP="003C0FFF">
      <w:pPr>
        <w:spacing w:line="26" w:lineRule="atLeast"/>
        <w:ind w:firstLine="709"/>
        <w:rPr>
          <w:rFonts w:cs="Times New Roman"/>
          <w:szCs w:val="26"/>
        </w:rPr>
      </w:pPr>
      <w:r w:rsidRPr="000A6031">
        <w:rPr>
          <w:rFonts w:cs="Times New Roman"/>
          <w:szCs w:val="26"/>
        </w:rPr>
        <w:t>o</w:t>
      </w:r>
      <w:r w:rsidRPr="000A6031">
        <w:rPr>
          <w:rFonts w:cs="Times New Roman"/>
          <w:i/>
          <w:iCs/>
          <w:szCs w:val="26"/>
        </w:rPr>
        <w:t>nContextItemSelected</w:t>
      </w:r>
      <w:r w:rsidR="007B4EAB">
        <w:rPr>
          <w:rFonts w:cs="Times New Roman"/>
          <w:i/>
          <w:iCs/>
          <w:szCs w:val="26"/>
        </w:rPr>
        <w:t xml:space="preserve">(): </w:t>
      </w:r>
      <w:r w:rsidRPr="000A6031">
        <w:rPr>
          <w:rFonts w:cs="Times New Roman"/>
          <w:szCs w:val="26"/>
        </w:rPr>
        <w:t xml:space="preserve"> </w:t>
      </w:r>
    </w:p>
    <w:p w:rsidR="003C0FFF" w:rsidRDefault="003C0FFF" w:rsidP="003C0FFF">
      <w:pPr>
        <w:spacing w:line="26" w:lineRule="atLeast"/>
        <w:ind w:firstLine="709"/>
        <w:rPr>
          <w:rFonts w:cs="Times New Roman"/>
          <w:szCs w:val="26"/>
        </w:rPr>
      </w:pPr>
    </w:p>
    <w:p w:rsidR="003C0FFF" w:rsidRDefault="003C0FFF" w:rsidP="003C0FFF">
      <w:pPr>
        <w:spacing w:line="26" w:lineRule="atLeast"/>
        <w:ind w:firstLine="709"/>
        <w:rPr>
          <w:rFonts w:cs="Times New Roman"/>
          <w:szCs w:val="26"/>
        </w:rPr>
      </w:pPr>
    </w:p>
    <w:p w:rsidR="003C0FFF" w:rsidRPr="000A6031" w:rsidRDefault="003C0FFF" w:rsidP="003C0FFF">
      <w:pPr>
        <w:spacing w:line="26" w:lineRule="atLeast"/>
        <w:ind w:firstLine="709"/>
        <w:rPr>
          <w:rFonts w:cs="Times New Roman"/>
          <w:szCs w:val="26"/>
        </w:rPr>
      </w:pPr>
    </w:p>
    <w:p w:rsidR="00E8598C" w:rsidRPr="003C0FFF" w:rsidRDefault="00E8598C" w:rsidP="00155488">
      <w:pPr>
        <w:pStyle w:val="ListParagraph"/>
        <w:numPr>
          <w:ilvl w:val="0"/>
          <w:numId w:val="17"/>
        </w:numPr>
        <w:spacing w:line="26" w:lineRule="atLeast"/>
        <w:rPr>
          <w:rFonts w:cs="Times New Roman"/>
          <w:b/>
          <w:szCs w:val="26"/>
        </w:rPr>
      </w:pPr>
      <w:bookmarkStart w:id="252" w:name="_Toc444810721"/>
      <w:bookmarkStart w:id="253" w:name="_Toc475801511"/>
      <w:bookmarkStart w:id="254" w:name="_Toc475999841"/>
      <w:r w:rsidRPr="003C0FFF">
        <w:rPr>
          <w:rFonts w:cs="Times New Roman"/>
          <w:b/>
          <w:szCs w:val="26"/>
        </w:rPr>
        <w:t>Dialog và Toast</w:t>
      </w:r>
      <w:bookmarkEnd w:id="252"/>
      <w:bookmarkEnd w:id="253"/>
      <w:bookmarkEnd w:id="254"/>
    </w:p>
    <w:p w:rsidR="00E8598C" w:rsidRPr="000A6031" w:rsidRDefault="00E8598C" w:rsidP="00547EC1">
      <w:pPr>
        <w:spacing w:line="26" w:lineRule="atLeast"/>
        <w:ind w:firstLine="709"/>
        <w:rPr>
          <w:rFonts w:cs="Times New Roman"/>
          <w:szCs w:val="26"/>
        </w:rPr>
      </w:pPr>
      <w:r w:rsidRPr="000A6031">
        <w:rPr>
          <w:rFonts w:cs="Times New Roman"/>
          <w:noProof/>
          <w:szCs w:val="26"/>
          <w:lang w:eastAsia="en-US"/>
        </w:rPr>
        <w:lastRenderedPageBreak/>
        <w:drawing>
          <wp:anchor distT="0" distB="0" distL="114300" distR="114300" simplePos="0" relativeHeight="251662336" behindDoc="0" locked="0" layoutInCell="1" allowOverlap="1" wp14:anchorId="062FA41C" wp14:editId="6CB76E42">
            <wp:simplePos x="0" y="0"/>
            <wp:positionH relativeFrom="column">
              <wp:posOffset>3279140</wp:posOffset>
            </wp:positionH>
            <wp:positionV relativeFrom="paragraph">
              <wp:posOffset>10795</wp:posOffset>
            </wp:positionV>
            <wp:extent cx="2063750" cy="1907540"/>
            <wp:effectExtent l="0" t="0" r="0" b="0"/>
            <wp:wrapNone/>
            <wp:docPr id="1638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9" name="Picture 4"/>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2063750" cy="1907540"/>
                    </a:xfrm>
                    <a:prstGeom prst="rect">
                      <a:avLst/>
                    </a:prstGeom>
                    <a:noFill/>
                    <a:ln>
                      <a:noFill/>
                    </a:ln>
                    <a:extLst/>
                  </pic:spPr>
                </pic:pic>
              </a:graphicData>
            </a:graphic>
            <wp14:sizeRelH relativeFrom="margin">
              <wp14:pctWidth>0</wp14:pctWidth>
            </wp14:sizeRelH>
            <wp14:sizeRelV relativeFrom="margin">
              <wp14:pctHeight>0</wp14:pctHeight>
            </wp14:sizeRelV>
          </wp:anchor>
        </w:drawing>
      </w:r>
      <w:r w:rsidRPr="000A6031">
        <w:rPr>
          <w:rFonts w:cs="Times New Roman"/>
          <w:noProof/>
          <w:szCs w:val="26"/>
          <w:lang w:eastAsia="en-US"/>
        </w:rPr>
        <w:drawing>
          <wp:anchor distT="0" distB="0" distL="114300" distR="114300" simplePos="0" relativeHeight="251663360" behindDoc="0" locked="0" layoutInCell="1" allowOverlap="1" wp14:anchorId="540DBAA2" wp14:editId="2DBDBEFB">
            <wp:simplePos x="0" y="0"/>
            <wp:positionH relativeFrom="margin">
              <wp:posOffset>521970</wp:posOffset>
            </wp:positionH>
            <wp:positionV relativeFrom="paragraph">
              <wp:posOffset>13970</wp:posOffset>
            </wp:positionV>
            <wp:extent cx="2244090" cy="1907540"/>
            <wp:effectExtent l="0" t="0" r="3810" b="0"/>
            <wp:wrapTopAndBottom/>
            <wp:docPr id="1639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0" name="Picture 5"/>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2244090" cy="1907540"/>
                    </a:xfrm>
                    <a:prstGeom prst="rect">
                      <a:avLst/>
                    </a:prstGeom>
                    <a:noFill/>
                    <a:ln>
                      <a:noFill/>
                    </a:ln>
                    <a:extLst/>
                  </pic:spPr>
                </pic:pic>
              </a:graphicData>
            </a:graphic>
            <wp14:sizeRelH relativeFrom="margin">
              <wp14:pctWidth>0</wp14:pctWidth>
            </wp14:sizeRelH>
            <wp14:sizeRelV relativeFrom="margin">
              <wp14:pctHeight>0</wp14:pctHeight>
            </wp14:sizeRelV>
          </wp:anchor>
        </w:drawing>
      </w:r>
    </w:p>
    <w:p w:rsidR="00147AD8" w:rsidRPr="000A6031" w:rsidRDefault="00147AD8" w:rsidP="00547EC1">
      <w:pPr>
        <w:spacing w:line="26" w:lineRule="atLeast"/>
        <w:ind w:firstLine="709"/>
        <w:jc w:val="center"/>
        <w:rPr>
          <w:rFonts w:cs="Times New Roman"/>
          <w:b/>
          <w:szCs w:val="26"/>
        </w:rPr>
      </w:pPr>
      <w:r w:rsidRPr="000A6031">
        <w:rPr>
          <w:rFonts w:cs="Times New Roman"/>
          <w:szCs w:val="26"/>
        </w:rPr>
        <w:t>Hình 1.18: Minh họa khi sử dụng Dialog và Toast</w:t>
      </w:r>
    </w:p>
    <w:p w:rsidR="00E8598C" w:rsidRPr="000A6031" w:rsidRDefault="00E8598C" w:rsidP="00547EC1">
      <w:pPr>
        <w:spacing w:line="26" w:lineRule="atLeast"/>
        <w:ind w:firstLine="709"/>
        <w:rPr>
          <w:rFonts w:cs="Times New Roman"/>
          <w:szCs w:val="26"/>
        </w:rPr>
      </w:pPr>
    </w:p>
    <w:p w:rsidR="00E8598C" w:rsidRPr="000A6031" w:rsidRDefault="00147AD8" w:rsidP="003C0FFF">
      <w:pPr>
        <w:spacing w:line="26" w:lineRule="atLeast"/>
        <w:ind w:firstLine="709"/>
        <w:rPr>
          <w:rFonts w:cs="Times New Roman"/>
          <w:szCs w:val="26"/>
        </w:rPr>
      </w:pPr>
      <w:r w:rsidRPr="000A6031">
        <w:rPr>
          <w:rFonts w:cs="Times New Roman"/>
          <w:b/>
          <w:szCs w:val="26"/>
        </w:rPr>
        <w:t>AlertD</w:t>
      </w:r>
      <w:r w:rsidR="00E8598C" w:rsidRPr="000A6031">
        <w:rPr>
          <w:rFonts w:cs="Times New Roman"/>
          <w:b/>
          <w:szCs w:val="26"/>
        </w:rPr>
        <w:t>ialog</w:t>
      </w:r>
      <w:r w:rsidR="00E8598C" w:rsidRPr="000A6031">
        <w:rPr>
          <w:rFonts w:cs="Times New Roman"/>
          <w:szCs w:val="26"/>
        </w:rPr>
        <w:t xml:space="preserve"> là màn hình:</w:t>
      </w:r>
    </w:p>
    <w:p w:rsidR="00E8598C" w:rsidRPr="003C0FFF" w:rsidRDefault="00E8598C" w:rsidP="00155488">
      <w:pPr>
        <w:pStyle w:val="ListParagraph"/>
        <w:numPr>
          <w:ilvl w:val="0"/>
          <w:numId w:val="23"/>
        </w:numPr>
        <w:spacing w:line="26" w:lineRule="atLeast"/>
        <w:rPr>
          <w:rFonts w:cs="Times New Roman"/>
          <w:szCs w:val="26"/>
        </w:rPr>
      </w:pPr>
      <w:r w:rsidRPr="003C0FFF">
        <w:rPr>
          <w:rFonts w:cs="Times New Roman"/>
          <w:szCs w:val="26"/>
        </w:rPr>
        <w:t>Hiển thị các thông tin tóm tắt trên 1 cửa sổ nhỏ.</w:t>
      </w:r>
    </w:p>
    <w:p w:rsidR="00E8598C" w:rsidRPr="003C0FFF" w:rsidRDefault="00E8598C" w:rsidP="00155488">
      <w:pPr>
        <w:pStyle w:val="ListParagraph"/>
        <w:numPr>
          <w:ilvl w:val="0"/>
          <w:numId w:val="23"/>
        </w:numPr>
        <w:spacing w:line="26" w:lineRule="atLeast"/>
        <w:rPr>
          <w:rFonts w:cs="Times New Roman"/>
          <w:szCs w:val="26"/>
        </w:rPr>
      </w:pPr>
      <w:r w:rsidRPr="003C0FFF">
        <w:rPr>
          <w:rFonts w:cs="Times New Roman"/>
          <w:szCs w:val="26"/>
        </w:rPr>
        <w:t>Khẳng định 1 tác vụ.</w:t>
      </w:r>
    </w:p>
    <w:p w:rsidR="00E8598C" w:rsidRPr="003C0FFF" w:rsidRDefault="00E8598C" w:rsidP="00155488">
      <w:pPr>
        <w:pStyle w:val="ListParagraph"/>
        <w:numPr>
          <w:ilvl w:val="0"/>
          <w:numId w:val="23"/>
        </w:numPr>
        <w:spacing w:line="26" w:lineRule="atLeast"/>
        <w:rPr>
          <w:rFonts w:cs="Times New Roman"/>
          <w:szCs w:val="26"/>
        </w:rPr>
      </w:pPr>
      <w:r w:rsidRPr="003C0FFF">
        <w:rPr>
          <w:rFonts w:cs="Times New Roman"/>
          <w:szCs w:val="26"/>
        </w:rPr>
        <w:t>Toast là một UI trong suốt, chỉ chứa thông điệp hiển thị cho người dùng biết.</w:t>
      </w:r>
    </w:p>
    <w:p w:rsidR="00E8598C" w:rsidRPr="003C0FFF" w:rsidRDefault="00E8598C" w:rsidP="00155488">
      <w:pPr>
        <w:pStyle w:val="ListParagraph"/>
        <w:numPr>
          <w:ilvl w:val="0"/>
          <w:numId w:val="23"/>
        </w:numPr>
        <w:spacing w:line="26" w:lineRule="atLeast"/>
        <w:rPr>
          <w:rFonts w:cs="Times New Roman"/>
          <w:szCs w:val="26"/>
        </w:rPr>
      </w:pPr>
      <w:r w:rsidRPr="003C0FFF">
        <w:rPr>
          <w:rFonts w:cs="Times New Roman"/>
          <w:szCs w:val="26"/>
        </w:rPr>
        <w:t>Không bao giờ focus đến UI này được.</w:t>
      </w:r>
    </w:p>
    <w:p w:rsidR="00E8598C" w:rsidRDefault="00E8598C" w:rsidP="00155488">
      <w:pPr>
        <w:pStyle w:val="ListParagraph"/>
        <w:numPr>
          <w:ilvl w:val="0"/>
          <w:numId w:val="23"/>
        </w:numPr>
        <w:spacing w:line="26" w:lineRule="atLeast"/>
        <w:rPr>
          <w:rFonts w:cs="Times New Roman"/>
          <w:szCs w:val="26"/>
        </w:rPr>
      </w:pPr>
      <w:bookmarkStart w:id="255" w:name="_Toc444810722"/>
      <w:bookmarkStart w:id="256" w:name="_Toc475801512"/>
      <w:bookmarkStart w:id="257" w:name="_Toc475999842"/>
      <w:r w:rsidRPr="003C0FFF">
        <w:rPr>
          <w:rFonts w:cs="Times New Roman"/>
          <w:szCs w:val="26"/>
        </w:rPr>
        <w:t>Giới thiệu và thiết kế giao diện theo phong cách Material Design</w:t>
      </w:r>
      <w:bookmarkEnd w:id="255"/>
      <w:bookmarkEnd w:id="256"/>
      <w:bookmarkEnd w:id="257"/>
    </w:p>
    <w:p w:rsidR="003C0FFF" w:rsidRPr="003C0FFF" w:rsidRDefault="003C0FFF" w:rsidP="003C0FFF">
      <w:pPr>
        <w:spacing w:line="26" w:lineRule="atLeast"/>
        <w:rPr>
          <w:rFonts w:cs="Times New Roman"/>
          <w:szCs w:val="26"/>
        </w:rPr>
      </w:pPr>
    </w:p>
    <w:p w:rsidR="00E8598C" w:rsidRPr="003C0FFF" w:rsidRDefault="00E8598C" w:rsidP="00155488">
      <w:pPr>
        <w:pStyle w:val="ListParagraph"/>
        <w:numPr>
          <w:ilvl w:val="0"/>
          <w:numId w:val="22"/>
        </w:numPr>
        <w:spacing w:line="26" w:lineRule="atLeast"/>
        <w:rPr>
          <w:rFonts w:cs="Times New Roman"/>
          <w:szCs w:val="26"/>
        </w:rPr>
      </w:pPr>
      <w:bookmarkStart w:id="258" w:name="_Toc444810723"/>
      <w:bookmarkStart w:id="259" w:name="_Toc475801513"/>
      <w:bookmarkStart w:id="260" w:name="_Toc475999843"/>
      <w:r w:rsidRPr="003C0FFF">
        <w:rPr>
          <w:rFonts w:cs="Times New Roman"/>
          <w:szCs w:val="26"/>
        </w:rPr>
        <w:t>Giới thiệu</w:t>
      </w:r>
      <w:bookmarkEnd w:id="258"/>
      <w:bookmarkEnd w:id="259"/>
      <w:bookmarkEnd w:id="260"/>
      <w:r w:rsidR="003C0FFF" w:rsidRPr="003C0FFF">
        <w:rPr>
          <w:rFonts w:cs="Times New Roman"/>
          <w:szCs w:val="26"/>
        </w:rPr>
        <w:t>.</w:t>
      </w:r>
    </w:p>
    <w:p w:rsidR="00E8598C" w:rsidRPr="000A6031" w:rsidRDefault="00E8598C" w:rsidP="00547EC1">
      <w:pPr>
        <w:spacing w:line="26" w:lineRule="atLeast"/>
        <w:ind w:firstLine="709"/>
        <w:rPr>
          <w:rFonts w:cs="Times New Roman"/>
          <w:szCs w:val="26"/>
        </w:rPr>
      </w:pPr>
      <w:r w:rsidRPr="000A6031">
        <w:rPr>
          <w:rFonts w:cs="Times New Roman"/>
          <w:szCs w:val="26"/>
        </w:rPr>
        <w:t>Material Design là một phong cách thiết kế mới được Google giới thiệu cùng lúc với phiên bản Android 5.0 Lollipop trở lên.</w:t>
      </w:r>
    </w:p>
    <w:p w:rsidR="00E8598C" w:rsidRPr="000A6031" w:rsidRDefault="00E8598C" w:rsidP="00547EC1">
      <w:pPr>
        <w:spacing w:line="26" w:lineRule="atLeast"/>
        <w:ind w:firstLine="709"/>
        <w:rPr>
          <w:rFonts w:cs="Times New Roman"/>
          <w:szCs w:val="26"/>
          <w:shd w:val="clear" w:color="auto" w:fill="FFFFFF"/>
        </w:rPr>
      </w:pPr>
      <w:r w:rsidRPr="000A6031">
        <w:rPr>
          <w:rFonts w:cs="Times New Roman"/>
          <w:szCs w:val="26"/>
          <w:shd w:val="clear" w:color="auto" w:fill="FFFFFF"/>
        </w:rPr>
        <w:t>Phong cách thiết kế Material Design nhắm đến những đường nét đơn giản, sử dụng nhiều mảng màu đậm nổi bật, các đối tượng đồ họa trong giao diện dường như: “trôi nổi” lên. Ngoài ra, nó còn bao gồm cả những hiệu ứng chuyển động tự nhiên khi các nút, menu hiện diện trên màn hình. Tất cả đều nhằm mang lại cho người dùng trải nghiệm mới mẻ hơn, thú vị hơn và gần giống đời thực hơn.</w:t>
      </w:r>
    </w:p>
    <w:p w:rsidR="00E8598C" w:rsidRPr="003C0FFF" w:rsidRDefault="00E8598C" w:rsidP="00155488">
      <w:pPr>
        <w:pStyle w:val="ListParagraph"/>
        <w:numPr>
          <w:ilvl w:val="0"/>
          <w:numId w:val="22"/>
        </w:numPr>
        <w:spacing w:line="26" w:lineRule="atLeast"/>
        <w:rPr>
          <w:rFonts w:cs="Times New Roman"/>
          <w:szCs w:val="26"/>
        </w:rPr>
      </w:pPr>
      <w:r w:rsidRPr="003C0FFF">
        <w:rPr>
          <w:rFonts w:cs="Times New Roman"/>
          <w:szCs w:val="26"/>
          <w:shd w:val="clear" w:color="auto" w:fill="FFFFFF"/>
        </w:rPr>
        <w:t>Đặc điểm:</w:t>
      </w:r>
    </w:p>
    <w:p w:rsidR="00E8598C" w:rsidRPr="003C0FFF" w:rsidRDefault="00E8598C" w:rsidP="00155488">
      <w:pPr>
        <w:pStyle w:val="ListParagraph"/>
        <w:numPr>
          <w:ilvl w:val="0"/>
          <w:numId w:val="24"/>
        </w:numPr>
        <w:spacing w:line="26" w:lineRule="atLeast"/>
        <w:rPr>
          <w:rFonts w:eastAsia="Times New Roman" w:cs="Times New Roman"/>
          <w:szCs w:val="26"/>
        </w:rPr>
      </w:pPr>
      <w:r w:rsidRPr="003C0FFF">
        <w:rPr>
          <w:rFonts w:eastAsia="Times New Roman" w:cs="Times New Roman"/>
          <w:szCs w:val="26"/>
        </w:rPr>
        <w:t>Sử dụng các màu nổi bật, thường có một mảng màu chủ đạo nằm ở cạnh trên ứng dụng</w:t>
      </w:r>
    </w:p>
    <w:p w:rsidR="00E8598C" w:rsidRPr="003C0FFF" w:rsidRDefault="00E8598C" w:rsidP="00155488">
      <w:pPr>
        <w:pStyle w:val="ListParagraph"/>
        <w:numPr>
          <w:ilvl w:val="0"/>
          <w:numId w:val="24"/>
        </w:numPr>
        <w:spacing w:line="26" w:lineRule="atLeast"/>
        <w:rPr>
          <w:rFonts w:eastAsia="Times New Roman" w:cs="Times New Roman"/>
          <w:szCs w:val="26"/>
        </w:rPr>
      </w:pPr>
      <w:r w:rsidRPr="003C0FFF">
        <w:rPr>
          <w:rFonts w:eastAsia="Times New Roman" w:cs="Times New Roman"/>
          <w:szCs w:val="26"/>
        </w:rPr>
        <w:t>Các biểu tượng phẳng, đơn giản nhưng dễ hiểu</w:t>
      </w:r>
    </w:p>
    <w:p w:rsidR="00E8598C" w:rsidRPr="003C0FFF" w:rsidRDefault="00E8598C" w:rsidP="00155488">
      <w:pPr>
        <w:pStyle w:val="ListParagraph"/>
        <w:numPr>
          <w:ilvl w:val="0"/>
          <w:numId w:val="24"/>
        </w:numPr>
        <w:spacing w:line="26" w:lineRule="atLeast"/>
        <w:rPr>
          <w:rFonts w:eastAsia="Times New Roman" w:cs="Times New Roman"/>
          <w:szCs w:val="26"/>
        </w:rPr>
      </w:pPr>
      <w:r w:rsidRPr="003C0FFF">
        <w:rPr>
          <w:rFonts w:eastAsia="Times New Roman" w:cs="Times New Roman"/>
          <w:szCs w:val="26"/>
        </w:rPr>
        <w:t>Một số ứng dụng sẽ có một nút tròn to nằm ở góc dưới bên phải, thường có chức năng tạo mới</w:t>
      </w:r>
    </w:p>
    <w:p w:rsidR="00E8598C" w:rsidRPr="003C0FFF" w:rsidRDefault="00E8598C" w:rsidP="00155488">
      <w:pPr>
        <w:pStyle w:val="ListParagraph"/>
        <w:numPr>
          <w:ilvl w:val="0"/>
          <w:numId w:val="24"/>
        </w:numPr>
        <w:spacing w:line="26" w:lineRule="atLeast"/>
        <w:rPr>
          <w:rFonts w:eastAsia="Times New Roman" w:cs="Times New Roman"/>
          <w:szCs w:val="26"/>
        </w:rPr>
      </w:pPr>
      <w:r w:rsidRPr="003C0FFF">
        <w:rPr>
          <w:rFonts w:eastAsia="Times New Roman" w:cs="Times New Roman"/>
          <w:szCs w:val="26"/>
        </w:rPr>
        <w:t>Giao diện phẳng, ít hoặc không có hiệu ứng chuyển màu, có hoặc không có hiệu ứng đổ bóng đen</w:t>
      </w:r>
    </w:p>
    <w:p w:rsidR="00E8598C" w:rsidRPr="000A6031" w:rsidRDefault="00E8598C" w:rsidP="00155488">
      <w:pPr>
        <w:pStyle w:val="ListParagraph"/>
        <w:numPr>
          <w:ilvl w:val="0"/>
          <w:numId w:val="25"/>
        </w:numPr>
        <w:spacing w:line="26" w:lineRule="atLeast"/>
        <w:rPr>
          <w:rFonts w:eastAsia="Times New Roman" w:cs="Times New Roman"/>
          <w:szCs w:val="26"/>
        </w:rPr>
      </w:pPr>
      <w:r w:rsidRPr="000A6031">
        <w:rPr>
          <w:rFonts w:eastAsia="Times New Roman" w:cs="Times New Roman"/>
          <w:szCs w:val="26"/>
        </w:rPr>
        <w:t>Menu, nút nhấn, chữ viết… có nhiều khoảng cách trắng nên trông thoáng đãng</w:t>
      </w:r>
    </w:p>
    <w:p w:rsidR="00E8598C" w:rsidRPr="000A6031" w:rsidRDefault="00E8598C" w:rsidP="00155488">
      <w:pPr>
        <w:pStyle w:val="ListParagraph"/>
        <w:numPr>
          <w:ilvl w:val="0"/>
          <w:numId w:val="25"/>
        </w:numPr>
        <w:spacing w:line="26" w:lineRule="atLeast"/>
        <w:rPr>
          <w:rFonts w:eastAsia="Times New Roman" w:cs="Times New Roman"/>
          <w:szCs w:val="26"/>
        </w:rPr>
      </w:pPr>
      <w:r w:rsidRPr="000A6031">
        <w:rPr>
          <w:rFonts w:eastAsia="Times New Roman" w:cs="Times New Roman"/>
          <w:szCs w:val="26"/>
        </w:rPr>
        <w:t>Có các hiệu ứng chuyển động tự nhiên, dễ hiểu, có thể gợi ý cho một tính năng nào đó</w:t>
      </w:r>
    </w:p>
    <w:p w:rsidR="00E8598C" w:rsidRPr="000A6031" w:rsidRDefault="00E8598C" w:rsidP="00547EC1">
      <w:pPr>
        <w:spacing w:line="26" w:lineRule="atLeast"/>
        <w:ind w:firstLine="709"/>
        <w:rPr>
          <w:rFonts w:cs="Times New Roman"/>
          <w:szCs w:val="26"/>
        </w:rPr>
      </w:pPr>
    </w:p>
    <w:p w:rsidR="00E8598C" w:rsidRPr="00B552DE" w:rsidRDefault="00B552DE" w:rsidP="00B552DE">
      <w:pPr>
        <w:spacing w:line="26" w:lineRule="atLeast"/>
        <w:rPr>
          <w:rFonts w:cs="Times New Roman"/>
          <w:b/>
          <w:szCs w:val="26"/>
        </w:rPr>
      </w:pPr>
      <w:bookmarkStart w:id="261" w:name="_Toc444810724"/>
      <w:bookmarkStart w:id="262" w:name="_Toc475801514"/>
      <w:bookmarkStart w:id="263" w:name="_Toc475999844"/>
      <w:r w:rsidRPr="00B552DE">
        <w:rPr>
          <w:rFonts w:cs="Times New Roman"/>
          <w:b/>
          <w:szCs w:val="26"/>
        </w:rPr>
        <w:lastRenderedPageBreak/>
        <w:t xml:space="preserve">1.5.11 </w:t>
      </w:r>
      <w:r w:rsidR="00E8598C" w:rsidRPr="00B552DE">
        <w:rPr>
          <w:rFonts w:cs="Times New Roman"/>
          <w:b/>
          <w:szCs w:val="26"/>
        </w:rPr>
        <w:t>Các thành phần được thiết kế trong Material Design</w:t>
      </w:r>
      <w:bookmarkEnd w:id="261"/>
      <w:bookmarkEnd w:id="262"/>
      <w:bookmarkEnd w:id="263"/>
    </w:p>
    <w:p w:rsidR="00E8598C" w:rsidRDefault="00E8598C" w:rsidP="00155488">
      <w:pPr>
        <w:pStyle w:val="ListParagraph"/>
        <w:numPr>
          <w:ilvl w:val="0"/>
          <w:numId w:val="26"/>
        </w:numPr>
        <w:spacing w:line="26" w:lineRule="atLeast"/>
        <w:rPr>
          <w:rFonts w:cs="Times New Roman"/>
          <w:b/>
          <w:szCs w:val="26"/>
        </w:rPr>
      </w:pPr>
      <w:bookmarkStart w:id="264" w:name="_Toc444810725"/>
      <w:bookmarkStart w:id="265" w:name="_Toc475801515"/>
      <w:bookmarkStart w:id="266" w:name="_Toc475999845"/>
      <w:r w:rsidRPr="00B552DE">
        <w:rPr>
          <w:rFonts w:cs="Times New Roman"/>
          <w:b/>
          <w:szCs w:val="26"/>
        </w:rPr>
        <w:t>ActionBar/ToolBar</w:t>
      </w:r>
      <w:bookmarkEnd w:id="264"/>
      <w:bookmarkEnd w:id="265"/>
      <w:bookmarkEnd w:id="266"/>
    </w:p>
    <w:p w:rsidR="00B552DE" w:rsidRPr="00B552DE" w:rsidRDefault="00B552DE" w:rsidP="00B552DE">
      <w:pPr>
        <w:spacing w:line="26" w:lineRule="atLeast"/>
        <w:rPr>
          <w:rFonts w:cs="Times New Roman"/>
          <w:b/>
          <w:szCs w:val="26"/>
        </w:rPr>
      </w:pPr>
    </w:p>
    <w:p w:rsidR="00E8598C" w:rsidRDefault="00E8598C" w:rsidP="00547EC1">
      <w:pPr>
        <w:spacing w:line="26" w:lineRule="atLeast"/>
        <w:ind w:firstLine="709"/>
        <w:jc w:val="center"/>
        <w:rPr>
          <w:rFonts w:cs="Times New Roman"/>
          <w:szCs w:val="26"/>
        </w:rPr>
      </w:pPr>
      <w:r w:rsidRPr="000A6031">
        <w:rPr>
          <w:rFonts w:cs="Times New Roman"/>
          <w:noProof/>
          <w:szCs w:val="26"/>
          <w:lang w:eastAsia="en-US"/>
        </w:rPr>
        <w:drawing>
          <wp:inline distT="0" distB="0" distL="0" distR="0" wp14:anchorId="63546CC3" wp14:editId="38DD5CEA">
            <wp:extent cx="4053018" cy="2038350"/>
            <wp:effectExtent l="0" t="0" r="5080" b="0"/>
            <wp:docPr id="10244" name="Picture 2" descr="C:\Users\Admin\Desktop\actionbar@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4" name="Picture 2" descr="C:\Users\Admin\Desktop\actionbar@2x.png"/>
                    <pic:cNvPicPr>
                      <a:picLocks noChangeAspect="1" noChangeArrowheads="1"/>
                    </pic:cNvPicPr>
                  </pic:nvPicPr>
                  <pic:blipFill>
                    <a:blip r:embed="rId136" cstate="print">
                      <a:extLst>
                        <a:ext uri="{28A0092B-C50C-407E-A947-70E740481C1C}">
                          <a14:useLocalDpi xmlns:a14="http://schemas.microsoft.com/office/drawing/2010/main" val="0"/>
                        </a:ext>
                      </a:extLst>
                    </a:blip>
                    <a:srcRect/>
                    <a:stretch>
                      <a:fillRect/>
                    </a:stretch>
                  </pic:blipFill>
                  <pic:spPr bwMode="auto">
                    <a:xfrm>
                      <a:off x="0" y="0"/>
                      <a:ext cx="4114419" cy="2069230"/>
                    </a:xfrm>
                    <a:prstGeom prst="rect">
                      <a:avLst/>
                    </a:prstGeom>
                    <a:noFill/>
                    <a:ln>
                      <a:noFill/>
                    </a:ln>
                    <a:extLst/>
                  </pic:spPr>
                </pic:pic>
              </a:graphicData>
            </a:graphic>
          </wp:inline>
        </w:drawing>
      </w:r>
    </w:p>
    <w:p w:rsidR="00B552DE" w:rsidRPr="000A6031" w:rsidRDefault="00B552DE" w:rsidP="00547EC1">
      <w:pPr>
        <w:spacing w:line="26" w:lineRule="atLeast"/>
        <w:ind w:firstLine="709"/>
        <w:jc w:val="center"/>
        <w:rPr>
          <w:rFonts w:cs="Times New Roman"/>
          <w:szCs w:val="26"/>
        </w:rPr>
      </w:pPr>
    </w:p>
    <w:p w:rsidR="00155A27" w:rsidRPr="000A6031" w:rsidRDefault="00155A27" w:rsidP="00547EC1">
      <w:pPr>
        <w:spacing w:line="26" w:lineRule="atLeast"/>
        <w:ind w:firstLine="709"/>
        <w:jc w:val="center"/>
        <w:rPr>
          <w:rFonts w:cs="Times New Roman"/>
          <w:szCs w:val="26"/>
        </w:rPr>
      </w:pPr>
      <w:r w:rsidRPr="000A6031">
        <w:rPr>
          <w:rFonts w:cs="Times New Roman"/>
          <w:szCs w:val="26"/>
        </w:rPr>
        <w:t>Hình 1.20: Minh họa khi sử dụng Dialog và Toast</w:t>
      </w:r>
    </w:p>
    <w:p w:rsidR="00155A27" w:rsidRPr="000A6031" w:rsidRDefault="00155A27" w:rsidP="00547EC1">
      <w:pPr>
        <w:spacing w:line="26" w:lineRule="atLeast"/>
        <w:ind w:firstLine="709"/>
        <w:jc w:val="center"/>
        <w:rPr>
          <w:rFonts w:cs="Times New Roman"/>
          <w:szCs w:val="26"/>
        </w:rPr>
      </w:pPr>
    </w:p>
    <w:p w:rsidR="00E8598C" w:rsidRPr="00B552DE" w:rsidRDefault="00E8598C" w:rsidP="00B552DE">
      <w:r w:rsidRPr="00B552DE">
        <w:t>Activity phải kế thừa ActionBarActivity.</w:t>
      </w:r>
    </w:p>
    <w:p w:rsidR="00E8598C" w:rsidRPr="00B552DE" w:rsidRDefault="00E8598C" w:rsidP="00B552DE">
      <w:r w:rsidRPr="00B552DE">
        <w:t xml:space="preserve">Sử dụng các them của Theme.AppCompat như là: </w:t>
      </w:r>
    </w:p>
    <w:p w:rsidR="00E8598C" w:rsidRPr="00B552DE" w:rsidRDefault="00E8598C" w:rsidP="00B552DE">
      <w:r w:rsidRPr="00B552DE">
        <w:t>Màu sáng:</w:t>
      </w:r>
    </w:p>
    <w:p w:rsidR="00E8598C" w:rsidRPr="00B552DE" w:rsidRDefault="00E8598C" w:rsidP="00B552DE">
      <w:pPr>
        <w:pStyle w:val="phongcode"/>
      </w:pPr>
      <w:r w:rsidRPr="00B552DE">
        <w:t>&lt;activity android:theme="@style/Theme.AppCompat.Light" ... &gt;</w:t>
      </w:r>
    </w:p>
    <w:p w:rsidR="00E8598C" w:rsidRPr="00B552DE" w:rsidRDefault="00E8598C" w:rsidP="00B552DE">
      <w:r w:rsidRPr="00B552DE">
        <w:t>Màu tối:</w:t>
      </w:r>
    </w:p>
    <w:p w:rsidR="00E8598C" w:rsidRPr="00B552DE" w:rsidRDefault="00E8598C" w:rsidP="00B552DE">
      <w:pPr>
        <w:pStyle w:val="phongcode"/>
      </w:pPr>
      <w:r w:rsidRPr="00B552DE">
        <w:t>Theme.AppCompat.Light.DarkActionBar</w:t>
      </w:r>
    </w:p>
    <w:p w:rsidR="00E8598C" w:rsidRPr="00435C51" w:rsidRDefault="00E8598C" w:rsidP="00155488">
      <w:pPr>
        <w:pStyle w:val="ListParagraph"/>
        <w:numPr>
          <w:ilvl w:val="0"/>
          <w:numId w:val="26"/>
        </w:numPr>
        <w:rPr>
          <w:b/>
        </w:rPr>
      </w:pPr>
      <w:bookmarkStart w:id="267" w:name="_Toc444810726"/>
      <w:bookmarkStart w:id="268" w:name="_Toc475801516"/>
      <w:bookmarkStart w:id="269" w:name="_Toc475999846"/>
      <w:r w:rsidRPr="00435C51">
        <w:rPr>
          <w:b/>
        </w:rPr>
        <w:t>ViewPager</w:t>
      </w:r>
      <w:bookmarkEnd w:id="267"/>
      <w:bookmarkEnd w:id="268"/>
      <w:bookmarkEnd w:id="269"/>
    </w:p>
    <w:p w:rsidR="00B57E8C" w:rsidRPr="00B552DE" w:rsidRDefault="00E8598C" w:rsidP="00435C51">
      <w:pPr>
        <w:ind w:firstLine="709"/>
        <w:rPr>
          <w:rFonts w:cs="Times New Roman"/>
          <w:szCs w:val="26"/>
        </w:rPr>
      </w:pPr>
      <w:r w:rsidRPr="00B552DE">
        <w:t>ViewPager là một đối tượng khá giống như Slide trình diễn của MS PowerPoint.</w:t>
      </w:r>
    </w:p>
    <w:p w:rsidR="00E8598C" w:rsidRPr="00B552DE" w:rsidRDefault="00E8598C" w:rsidP="00435C51">
      <w:pPr>
        <w:spacing w:line="26" w:lineRule="atLeast"/>
        <w:ind w:firstLine="709"/>
        <w:rPr>
          <w:rFonts w:cs="Times New Roman"/>
          <w:szCs w:val="26"/>
          <w:shd w:val="clear" w:color="auto" w:fill="FFFFFF"/>
        </w:rPr>
      </w:pPr>
      <w:r w:rsidRPr="00B552DE">
        <w:rPr>
          <w:rFonts w:cs="Times New Roman"/>
          <w:szCs w:val="26"/>
          <w:shd w:val="clear" w:color="auto" w:fill="FFFFFF"/>
        </w:rPr>
        <w:t>ViewPager có thể trượt chuyển đổi giữa các giao diện một cách nhẹ nhàng và khá mượt, thay ví chuyển đổi màn hình qua một sự kiến chớp đen như trên tivi. Màn hình hiển thị trước nó hoặc sau nó sẽ được hiển thị ra ngay tức thì liền với nó.</w:t>
      </w:r>
      <w:r w:rsidRPr="00B552DE">
        <w:rPr>
          <w:rFonts w:cs="Times New Roman"/>
          <w:szCs w:val="26"/>
        </w:rPr>
        <w:br/>
      </w:r>
      <w:r w:rsidRPr="00B552DE">
        <w:rPr>
          <w:rFonts w:cs="Times New Roman"/>
          <w:szCs w:val="26"/>
          <w:shd w:val="clear" w:color="auto" w:fill="FFFFFF"/>
        </w:rPr>
        <w:t>ViewPager hỗ trợ từ Android API 13 trở lên.</w:t>
      </w:r>
    </w:p>
    <w:p w:rsidR="00E8598C" w:rsidRPr="00B552DE" w:rsidRDefault="00E8598C" w:rsidP="00435C51">
      <w:pPr>
        <w:spacing w:line="26" w:lineRule="atLeast"/>
        <w:ind w:firstLine="709"/>
        <w:rPr>
          <w:rFonts w:cs="Times New Roman"/>
          <w:szCs w:val="26"/>
        </w:rPr>
      </w:pPr>
      <w:r w:rsidRPr="00B552DE">
        <w:rPr>
          <w:rFonts w:cs="Times New Roman"/>
          <w:szCs w:val="26"/>
          <w:shd w:val="clear" w:color="auto" w:fill="FFFFFF"/>
        </w:rPr>
        <w:t>ViewPager không phải là một View chuẩn của Android, mà là một thành phần nằm trong gói android.support:design:23.4.0</w:t>
      </w:r>
    </w:p>
    <w:p w:rsidR="00E8598C" w:rsidRPr="00435C51" w:rsidRDefault="00E8598C" w:rsidP="00155488">
      <w:pPr>
        <w:pStyle w:val="ListParagraph"/>
        <w:numPr>
          <w:ilvl w:val="0"/>
          <w:numId w:val="26"/>
        </w:numPr>
        <w:spacing w:line="26" w:lineRule="atLeast"/>
        <w:rPr>
          <w:rFonts w:cs="Times New Roman"/>
          <w:b/>
          <w:szCs w:val="26"/>
        </w:rPr>
      </w:pPr>
      <w:bookmarkStart w:id="270" w:name="_Toc444810727"/>
      <w:bookmarkStart w:id="271" w:name="_Toc475801517"/>
      <w:bookmarkStart w:id="272" w:name="_Toc475999847"/>
      <w:r w:rsidRPr="00435C51">
        <w:rPr>
          <w:rFonts w:cs="Times New Roman"/>
          <w:b/>
          <w:szCs w:val="26"/>
        </w:rPr>
        <w:t>Buttons: Floating Action Button</w:t>
      </w:r>
      <w:bookmarkEnd w:id="270"/>
      <w:bookmarkEnd w:id="271"/>
      <w:bookmarkEnd w:id="272"/>
    </w:p>
    <w:p w:rsidR="00B57E8C" w:rsidRPr="000A6031" w:rsidRDefault="00B57E8C" w:rsidP="00547EC1">
      <w:pPr>
        <w:spacing w:line="26" w:lineRule="atLeast"/>
        <w:ind w:firstLine="709"/>
        <w:rPr>
          <w:rFonts w:cs="Times New Roman"/>
          <w:szCs w:val="26"/>
        </w:rPr>
      </w:pPr>
      <w:r w:rsidRPr="000A6031">
        <w:rPr>
          <w:rStyle w:val="Strong"/>
          <w:rFonts w:cs="Times New Roman"/>
          <w:b w:val="0"/>
          <w:szCs w:val="26"/>
        </w:rPr>
        <w:t>Floation Action Button (FAB)</w:t>
      </w:r>
      <w:r w:rsidRPr="000A6031">
        <w:rPr>
          <w:rStyle w:val="apple-converted-space"/>
          <w:rFonts w:cs="Times New Roman"/>
          <w:szCs w:val="26"/>
        </w:rPr>
        <w:t> </w:t>
      </w:r>
      <w:r w:rsidR="00E8598C" w:rsidRPr="000A6031">
        <w:rPr>
          <w:rFonts w:cs="Times New Roman"/>
          <w:szCs w:val="26"/>
        </w:rPr>
        <w:t>là một thành phần mới được giới thiệu trong</w:t>
      </w:r>
      <w:r w:rsidR="00E8598C" w:rsidRPr="000A6031">
        <w:rPr>
          <w:rStyle w:val="apple-converted-space"/>
          <w:rFonts w:cs="Times New Roman"/>
          <w:szCs w:val="26"/>
        </w:rPr>
        <w:t> </w:t>
      </w:r>
      <w:hyperlink r:id="rId137" w:tgtFrame="_blank" w:history="1">
        <w:r w:rsidR="00E8598C" w:rsidRPr="000A6031">
          <w:rPr>
            <w:rStyle w:val="Hyperlink"/>
            <w:rFonts w:cs="Times New Roman"/>
            <w:color w:val="auto"/>
            <w:szCs w:val="26"/>
            <w:u w:val="none"/>
          </w:rPr>
          <w:t>Material Design guideline</w:t>
        </w:r>
      </w:hyperlink>
      <w:r w:rsidR="00E8598C" w:rsidRPr="000A6031">
        <w:rPr>
          <w:rFonts w:cs="Times New Roman"/>
          <w:szCs w:val="26"/>
        </w:rPr>
        <w:t>, nó thiết kế cho việc nhấn mạnh cho hành động chính của một màn hình. Đây là một thiết kế phá cách làm nổi bật lên để thu hút người dùng chú ý vào hành động đó.</w:t>
      </w:r>
    </w:p>
    <w:p w:rsidR="00E8598C" w:rsidRPr="000A6031" w:rsidRDefault="00E8598C" w:rsidP="00547EC1">
      <w:pPr>
        <w:spacing w:line="26" w:lineRule="atLeast"/>
        <w:ind w:firstLine="709"/>
        <w:rPr>
          <w:rFonts w:cs="Times New Roman"/>
          <w:szCs w:val="26"/>
        </w:rPr>
      </w:pPr>
      <w:r w:rsidRPr="000A6031">
        <w:rPr>
          <w:rFonts w:cs="Times New Roman"/>
          <w:szCs w:val="26"/>
        </w:rPr>
        <w:t xml:space="preserve">Có rất nhiều ý kiến xung quanh thiết kế của thành phần này. Điều quan trọng là sử dụng nó trong trường hợp thật sự cần thiết, chẳng hạn như thể hiện các hành động xảy </w:t>
      </w:r>
      <w:r w:rsidRPr="000A6031">
        <w:rPr>
          <w:rFonts w:cs="Times New Roman"/>
          <w:szCs w:val="26"/>
        </w:rPr>
        <w:lastRenderedPageBreak/>
        <w:t xml:space="preserve">ra thường xuyên (thường là hiển thị Activity, hoặc những điều có ảnh hưởng đến trải nghiệm người dùng). Tuy nhiên, cũng có ý kiến trái chiều cho rằng </w:t>
      </w:r>
      <w:r w:rsidR="00B57E8C" w:rsidRPr="000A6031">
        <w:rPr>
          <w:rFonts w:cs="Times New Roman"/>
          <w:szCs w:val="26"/>
        </w:rPr>
        <w:t xml:space="preserve">Floating </w:t>
      </w:r>
      <w:r w:rsidRPr="000A6031">
        <w:rPr>
          <w:rFonts w:cs="Times New Roman"/>
          <w:szCs w:val="26"/>
        </w:rPr>
        <w:t>Action Button là một</w:t>
      </w:r>
      <w:r w:rsidRPr="000A6031">
        <w:rPr>
          <w:rStyle w:val="apple-converted-space"/>
          <w:rFonts w:cs="Times New Roman"/>
          <w:szCs w:val="26"/>
        </w:rPr>
        <w:t> </w:t>
      </w:r>
      <w:hyperlink r:id="rId138" w:anchor=".ihz91yj9c" w:tgtFrame="_blank" w:history="1">
        <w:r w:rsidRPr="000A6031">
          <w:rPr>
            <w:rStyle w:val="Hyperlink"/>
            <w:rFonts w:cs="Times New Roman"/>
            <w:color w:val="auto"/>
            <w:szCs w:val="26"/>
            <w:u w:val="none"/>
          </w:rPr>
          <w:t>ý tưởng tồi về mặt trải nghiệm người dùng</w:t>
        </w:r>
      </w:hyperlink>
      <w:r w:rsidRPr="000A6031">
        <w:rPr>
          <w:rFonts w:cs="Times New Roman"/>
          <w:szCs w:val="26"/>
        </w:rPr>
        <w:t>.</w:t>
      </w:r>
    </w:p>
    <w:p w:rsidR="00E8598C" w:rsidRPr="003222A5" w:rsidRDefault="00E8598C" w:rsidP="00155488">
      <w:pPr>
        <w:pStyle w:val="ListParagraph"/>
        <w:numPr>
          <w:ilvl w:val="0"/>
          <w:numId w:val="26"/>
        </w:numPr>
        <w:spacing w:line="26" w:lineRule="atLeast"/>
        <w:rPr>
          <w:rFonts w:cs="Times New Roman"/>
          <w:b/>
          <w:szCs w:val="26"/>
        </w:rPr>
      </w:pPr>
      <w:bookmarkStart w:id="273" w:name="_Toc444810728"/>
      <w:bookmarkStart w:id="274" w:name="_Toc475801518"/>
      <w:bookmarkStart w:id="275" w:name="_Toc475999848"/>
      <w:r w:rsidRPr="003222A5">
        <w:rPr>
          <w:rFonts w:cs="Times New Roman"/>
          <w:b/>
          <w:szCs w:val="26"/>
        </w:rPr>
        <w:t>Navigation Drawer (Slider menu)</w:t>
      </w:r>
      <w:bookmarkEnd w:id="273"/>
      <w:bookmarkEnd w:id="274"/>
      <w:bookmarkEnd w:id="275"/>
    </w:p>
    <w:p w:rsidR="00E8598C" w:rsidRPr="000A6031" w:rsidRDefault="00E8598C" w:rsidP="00547EC1">
      <w:pPr>
        <w:spacing w:line="26" w:lineRule="atLeast"/>
        <w:ind w:firstLine="709"/>
        <w:rPr>
          <w:rFonts w:cs="Times New Roman"/>
          <w:szCs w:val="26"/>
        </w:rPr>
      </w:pPr>
      <w:r w:rsidRPr="000A6031">
        <w:rPr>
          <w:rFonts w:cs="Times New Roman"/>
          <w:szCs w:val="26"/>
        </w:rPr>
        <w:t>Navigation Drawer là một bản điều hướng xuất hiện khi vuốt trên màn hình từ cạnh trái sang cạnh phải hay từ cạnh phải sang trái. Ngoài ra Navigation Drawer còn có thể xuất hiện khi chạm vào một biểu tưởng trên thanh Actionbar. Navigation Drawer thường thấy xuất hiện trong rất nhiều app hay xử dụng như Gmail, Facebook…</w:t>
      </w:r>
    </w:p>
    <w:p w:rsidR="00E8598C" w:rsidRPr="000A6031" w:rsidRDefault="00E8598C" w:rsidP="00547EC1">
      <w:pPr>
        <w:spacing w:line="26" w:lineRule="atLeast"/>
        <w:ind w:firstLine="709"/>
        <w:jc w:val="center"/>
        <w:rPr>
          <w:rFonts w:cs="Times New Roman"/>
          <w:szCs w:val="26"/>
        </w:rPr>
      </w:pPr>
      <w:r w:rsidRPr="000A6031">
        <w:rPr>
          <w:rFonts w:cs="Times New Roman"/>
          <w:noProof/>
          <w:szCs w:val="26"/>
          <w:lang w:eastAsia="en-US"/>
          <w14:ligatures w14:val="standard"/>
        </w:rPr>
        <w:drawing>
          <wp:inline distT="0" distB="0" distL="0" distR="0" wp14:anchorId="1F426250" wp14:editId="50C260B7">
            <wp:extent cx="2192570" cy="38290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2216280" cy="3870456"/>
                    </a:xfrm>
                    <a:prstGeom prst="rect">
                      <a:avLst/>
                    </a:prstGeom>
                  </pic:spPr>
                </pic:pic>
              </a:graphicData>
            </a:graphic>
          </wp:inline>
        </w:drawing>
      </w:r>
    </w:p>
    <w:p w:rsidR="00115835" w:rsidRPr="000A6031" w:rsidRDefault="00115835" w:rsidP="00547EC1">
      <w:pPr>
        <w:spacing w:line="26" w:lineRule="atLeast"/>
        <w:ind w:firstLine="709"/>
        <w:rPr>
          <w:rFonts w:cs="Times New Roman"/>
          <w:b/>
          <w:szCs w:val="26"/>
        </w:rPr>
      </w:pPr>
      <w:r w:rsidRPr="000A6031">
        <w:rPr>
          <w:rFonts w:cs="Times New Roman"/>
          <w:szCs w:val="26"/>
        </w:rPr>
        <w:t>Hình 1.21: Minh họa khi sử dụng Navigation Drawer (Slider menu)</w:t>
      </w:r>
    </w:p>
    <w:p w:rsidR="00115835" w:rsidRPr="000A6031" w:rsidRDefault="00115835" w:rsidP="00547EC1">
      <w:pPr>
        <w:spacing w:line="26" w:lineRule="atLeast"/>
        <w:ind w:firstLine="709"/>
        <w:rPr>
          <w:rFonts w:cs="Times New Roman"/>
          <w:szCs w:val="26"/>
        </w:rPr>
      </w:pPr>
    </w:p>
    <w:p w:rsidR="00E8598C" w:rsidRPr="000A6031" w:rsidRDefault="00E8598C" w:rsidP="00547EC1">
      <w:pPr>
        <w:spacing w:line="26" w:lineRule="atLeast"/>
        <w:ind w:firstLine="709"/>
        <w:rPr>
          <w:rFonts w:cs="Times New Roman"/>
          <w:szCs w:val="26"/>
        </w:rPr>
      </w:pPr>
      <w:r w:rsidRPr="000A6031">
        <w:rPr>
          <w:rFonts w:cs="Times New Roman"/>
          <w:szCs w:val="26"/>
        </w:rPr>
        <w:t>Tham khảo thêm chi tiết tại:</w:t>
      </w:r>
    </w:p>
    <w:p w:rsidR="00E8598C" w:rsidRPr="000A6031" w:rsidRDefault="006C5884" w:rsidP="00547EC1">
      <w:pPr>
        <w:spacing w:line="26" w:lineRule="atLeast"/>
        <w:ind w:firstLine="709"/>
        <w:rPr>
          <w:rStyle w:val="Hyperlink"/>
          <w:rFonts w:cs="Times New Roman"/>
          <w:color w:val="auto"/>
          <w:szCs w:val="26"/>
          <w:u w:val="none"/>
        </w:rPr>
      </w:pPr>
      <w:hyperlink r:id="rId140" w:history="1">
        <w:r w:rsidR="00E8598C" w:rsidRPr="000A6031">
          <w:rPr>
            <w:rStyle w:val="Hyperlink"/>
            <w:rFonts w:cs="Times New Roman"/>
            <w:color w:val="auto"/>
            <w:szCs w:val="26"/>
            <w:u w:val="none"/>
          </w:rPr>
          <w:t>https://www.google.com/design/spec/patterns/navigation-drawer.html</w:t>
        </w:r>
      </w:hyperlink>
    </w:p>
    <w:p w:rsidR="000E34B7" w:rsidRPr="000A6031" w:rsidRDefault="008D47E7" w:rsidP="00F82BEF">
      <w:pPr>
        <w:pStyle w:val="Heading3"/>
        <w:spacing w:before="120" w:after="120" w:line="26" w:lineRule="atLeast"/>
        <w:ind w:firstLine="0"/>
        <w:rPr>
          <w:rFonts w:cs="Times New Roman"/>
          <w:color w:val="auto"/>
          <w:szCs w:val="26"/>
        </w:rPr>
      </w:pPr>
      <w:bookmarkStart w:id="276" w:name="_Toc444810729"/>
      <w:bookmarkStart w:id="277" w:name="_Toc475801519"/>
      <w:bookmarkStart w:id="278" w:name="_Toc475999849"/>
      <w:bookmarkStart w:id="279" w:name="_Toc511914385"/>
      <w:bookmarkStart w:id="280" w:name="_Toc511914465"/>
      <w:bookmarkStart w:id="281" w:name="_Toc512547394"/>
      <w:r>
        <w:rPr>
          <w:rFonts w:cs="Times New Roman"/>
          <w:color w:val="auto"/>
          <w:szCs w:val="26"/>
        </w:rPr>
        <w:t>1.5.12</w:t>
      </w:r>
      <w:r w:rsidR="00906EEC" w:rsidRPr="000A6031">
        <w:rPr>
          <w:rFonts w:cs="Times New Roman"/>
          <w:color w:val="auto"/>
          <w:szCs w:val="26"/>
        </w:rPr>
        <w:t xml:space="preserve"> </w:t>
      </w:r>
      <w:r w:rsidR="00E8598C" w:rsidRPr="000A6031">
        <w:rPr>
          <w:rFonts w:cs="Times New Roman"/>
          <w:color w:val="auto"/>
          <w:szCs w:val="26"/>
        </w:rPr>
        <w:t>Lưu trữ dữ liệu trong Android</w:t>
      </w:r>
      <w:bookmarkStart w:id="282" w:name="_Toc444810730"/>
      <w:bookmarkStart w:id="283" w:name="_Toc475801520"/>
      <w:bookmarkStart w:id="284" w:name="_Toc475999850"/>
      <w:bookmarkEnd w:id="276"/>
      <w:bookmarkEnd w:id="277"/>
      <w:bookmarkEnd w:id="278"/>
      <w:bookmarkEnd w:id="279"/>
      <w:bookmarkEnd w:id="280"/>
      <w:bookmarkEnd w:id="281"/>
    </w:p>
    <w:p w:rsidR="00E8598C" w:rsidRPr="0004006F" w:rsidRDefault="00E8598C" w:rsidP="00155488">
      <w:pPr>
        <w:pStyle w:val="ListParagraph"/>
        <w:numPr>
          <w:ilvl w:val="0"/>
          <w:numId w:val="28"/>
        </w:numPr>
        <w:spacing w:line="26" w:lineRule="atLeast"/>
        <w:rPr>
          <w:rFonts w:cs="Times New Roman"/>
          <w:b/>
          <w:szCs w:val="26"/>
        </w:rPr>
      </w:pPr>
      <w:r w:rsidRPr="0004006F">
        <w:rPr>
          <w:rFonts w:cs="Times New Roman"/>
          <w:b/>
          <w:szCs w:val="26"/>
        </w:rPr>
        <w:t>Share Preferences</w:t>
      </w:r>
      <w:bookmarkEnd w:id="282"/>
      <w:bookmarkEnd w:id="283"/>
      <w:bookmarkEnd w:id="284"/>
    </w:p>
    <w:p w:rsidR="00E8598C" w:rsidRPr="000A6031" w:rsidRDefault="00E8598C" w:rsidP="00547EC1">
      <w:pPr>
        <w:spacing w:line="26" w:lineRule="atLeast"/>
        <w:ind w:firstLine="709"/>
        <w:rPr>
          <w:rFonts w:cs="Times New Roman"/>
          <w:szCs w:val="26"/>
        </w:rPr>
      </w:pPr>
      <w:r w:rsidRPr="000A6031">
        <w:rPr>
          <w:rFonts w:cs="Times New Roman"/>
          <w:szCs w:val="26"/>
        </w:rPr>
        <w:t>Android cung cấp sẵn một cơ chế đơn giản giúp chúng ta lưu trữ nhanh các dữ liệu ngắn như cấu hình ứng dụng, tên đăng nhập, email… và lấy lại dữ liệu đã ghi này trong các lần chạy ứng dụng tiếp theo.</w:t>
      </w:r>
    </w:p>
    <w:p w:rsidR="0004006F" w:rsidRDefault="00E8598C" w:rsidP="0004006F">
      <w:pPr>
        <w:spacing w:line="26" w:lineRule="atLeast"/>
        <w:ind w:firstLine="709"/>
        <w:rPr>
          <w:rFonts w:cs="Times New Roman"/>
          <w:szCs w:val="26"/>
        </w:rPr>
      </w:pPr>
      <w:r w:rsidRPr="000A6031">
        <w:rPr>
          <w:rFonts w:cs="Times New Roman"/>
          <w:szCs w:val="26"/>
        </w:rPr>
        <w:t>Cách thức thuận tiện nhất là mô tả tập trung các cấu hình ta cần lưu lại trong một Activity (thường là màn hình “</w:t>
      </w:r>
      <w:r w:rsidRPr="000A6031">
        <w:rPr>
          <w:rStyle w:val="Emphasis"/>
          <w:rFonts w:eastAsiaTheme="majorEastAsia" w:cs="Times New Roman"/>
          <w:szCs w:val="26"/>
        </w:rPr>
        <w:t>Settings</w:t>
      </w:r>
      <w:r w:rsidRPr="000A6031">
        <w:rPr>
          <w:rFonts w:cs="Times New Roman"/>
          <w:szCs w:val="26"/>
        </w:rPr>
        <w:t>” của ứng dụng).</w:t>
      </w:r>
    </w:p>
    <w:p w:rsidR="00E8598C" w:rsidRPr="0004006F" w:rsidRDefault="00E8598C" w:rsidP="00155488">
      <w:pPr>
        <w:pStyle w:val="ListParagraph"/>
        <w:numPr>
          <w:ilvl w:val="0"/>
          <w:numId w:val="27"/>
        </w:numPr>
        <w:spacing w:line="26" w:lineRule="atLeast"/>
        <w:rPr>
          <w:rFonts w:cs="Times New Roman"/>
          <w:szCs w:val="26"/>
        </w:rPr>
      </w:pPr>
      <w:r w:rsidRPr="0004006F">
        <w:rPr>
          <w:rFonts w:cs="Times New Roman"/>
          <w:szCs w:val="26"/>
        </w:rPr>
        <w:t>References – cặp giá trị &lt;key – value&gt;.</w:t>
      </w:r>
    </w:p>
    <w:p w:rsidR="00E8598C" w:rsidRPr="0095552C" w:rsidRDefault="00E8598C" w:rsidP="0095552C">
      <w:pPr>
        <w:spacing w:line="26" w:lineRule="atLeast"/>
        <w:ind w:firstLine="709"/>
        <w:rPr>
          <w:rFonts w:cs="Times New Roman"/>
          <w:szCs w:val="26"/>
        </w:rPr>
      </w:pPr>
      <w:r w:rsidRPr="0095552C">
        <w:rPr>
          <w:rFonts w:cs="Times New Roman"/>
          <w:szCs w:val="26"/>
        </w:rPr>
        <w:lastRenderedPageBreak/>
        <w:t xml:space="preserve">Key: </w:t>
      </w:r>
      <w:r w:rsidR="00B57E8C" w:rsidRPr="0095552C">
        <w:rPr>
          <w:rFonts w:cs="Times New Roman"/>
          <w:szCs w:val="26"/>
        </w:rPr>
        <w:t>S</w:t>
      </w:r>
      <w:r w:rsidRPr="0095552C">
        <w:rPr>
          <w:rFonts w:cs="Times New Roman"/>
          <w:szCs w:val="26"/>
        </w:rPr>
        <w:t>tring</w:t>
      </w:r>
    </w:p>
    <w:p w:rsidR="0095552C" w:rsidRDefault="00E8598C" w:rsidP="0095552C">
      <w:pPr>
        <w:spacing w:line="26" w:lineRule="atLeast"/>
        <w:ind w:firstLine="709"/>
        <w:rPr>
          <w:rFonts w:cs="Times New Roman"/>
          <w:szCs w:val="26"/>
        </w:rPr>
      </w:pPr>
      <w:r w:rsidRPr="0095552C">
        <w:rPr>
          <w:rFonts w:cs="Times New Roman"/>
          <w:szCs w:val="26"/>
        </w:rPr>
        <w:t>Value: primitive data type</w:t>
      </w:r>
    </w:p>
    <w:p w:rsidR="00E8598C" w:rsidRPr="0004006F" w:rsidRDefault="00E8598C" w:rsidP="00155488">
      <w:pPr>
        <w:pStyle w:val="ListParagraph"/>
        <w:numPr>
          <w:ilvl w:val="0"/>
          <w:numId w:val="27"/>
        </w:numPr>
        <w:spacing w:line="26" w:lineRule="atLeast"/>
        <w:rPr>
          <w:rFonts w:cs="Times New Roman"/>
          <w:szCs w:val="26"/>
        </w:rPr>
      </w:pPr>
      <w:r w:rsidRPr="0004006F">
        <w:rPr>
          <w:rFonts w:cs="Times New Roman"/>
          <w:szCs w:val="26"/>
        </w:rPr>
        <w:t>Một số hàm của References:</w:t>
      </w:r>
    </w:p>
    <w:p w:rsidR="00E8598C" w:rsidRPr="0095552C" w:rsidRDefault="00E8598C" w:rsidP="0095552C">
      <w:pPr>
        <w:spacing w:line="26" w:lineRule="atLeast"/>
        <w:ind w:left="1440"/>
        <w:rPr>
          <w:rFonts w:ascii="Consolas" w:hAnsi="Consolas" w:cs="Times New Roman"/>
          <w:szCs w:val="26"/>
        </w:rPr>
      </w:pPr>
      <w:r w:rsidRPr="0095552C">
        <w:rPr>
          <w:rFonts w:ascii="Consolas" w:hAnsi="Consolas" w:cs="Times New Roman"/>
          <w:szCs w:val="26"/>
        </w:rPr>
        <w:t>getPreferences</w:t>
      </w:r>
      <w:r w:rsidR="007B4EAB">
        <w:rPr>
          <w:rFonts w:ascii="Consolas" w:hAnsi="Consolas" w:cs="Times New Roman"/>
          <w:szCs w:val="26"/>
        </w:rPr>
        <w:t xml:space="preserve">(): </w:t>
      </w:r>
    </w:p>
    <w:p w:rsidR="00E8598C" w:rsidRPr="0095552C" w:rsidRDefault="00E8598C" w:rsidP="0095552C">
      <w:pPr>
        <w:spacing w:line="26" w:lineRule="atLeast"/>
        <w:ind w:left="1440"/>
        <w:rPr>
          <w:rFonts w:ascii="Consolas" w:hAnsi="Consolas" w:cs="Times New Roman"/>
          <w:szCs w:val="26"/>
        </w:rPr>
      </w:pPr>
      <w:r w:rsidRPr="0095552C">
        <w:rPr>
          <w:rFonts w:ascii="Consolas" w:hAnsi="Consolas" w:cs="Times New Roman"/>
          <w:szCs w:val="26"/>
        </w:rPr>
        <w:t>getSharedPreferences</w:t>
      </w:r>
      <w:r w:rsidR="007B4EAB">
        <w:rPr>
          <w:rFonts w:ascii="Consolas" w:hAnsi="Consolas" w:cs="Times New Roman"/>
          <w:szCs w:val="26"/>
        </w:rPr>
        <w:t xml:space="preserve">(): </w:t>
      </w:r>
    </w:p>
    <w:p w:rsidR="00E8598C" w:rsidRPr="0095552C" w:rsidRDefault="00E8598C" w:rsidP="0095552C">
      <w:pPr>
        <w:spacing w:line="26" w:lineRule="atLeast"/>
        <w:ind w:left="1440"/>
        <w:rPr>
          <w:rFonts w:ascii="Consolas" w:hAnsi="Consolas" w:cs="Times New Roman"/>
          <w:szCs w:val="26"/>
        </w:rPr>
      </w:pPr>
      <w:r w:rsidRPr="0095552C">
        <w:rPr>
          <w:rFonts w:ascii="Consolas" w:hAnsi="Consolas" w:cs="Times New Roman"/>
          <w:szCs w:val="26"/>
        </w:rPr>
        <w:t>getDefaultSharedPreferences</w:t>
      </w:r>
      <w:r w:rsidR="007B4EAB">
        <w:rPr>
          <w:rFonts w:ascii="Consolas" w:hAnsi="Consolas" w:cs="Times New Roman"/>
          <w:szCs w:val="26"/>
        </w:rPr>
        <w:t xml:space="preserve">(): </w:t>
      </w:r>
    </w:p>
    <w:p w:rsidR="00E8598C" w:rsidRPr="0004006F" w:rsidRDefault="00E8598C" w:rsidP="00155488">
      <w:pPr>
        <w:pStyle w:val="ListParagraph"/>
        <w:numPr>
          <w:ilvl w:val="0"/>
          <w:numId w:val="27"/>
        </w:numPr>
        <w:spacing w:line="26" w:lineRule="atLeast"/>
        <w:rPr>
          <w:rFonts w:cs="Times New Roman"/>
          <w:szCs w:val="26"/>
        </w:rPr>
      </w:pPr>
      <w:r w:rsidRPr="0004006F">
        <w:rPr>
          <w:rFonts w:cs="Times New Roman"/>
          <w:szCs w:val="26"/>
        </w:rPr>
        <w:t>Các hàm được sử dụng để lưu trữ, lấy dữ liệu: putXxx…, getXxx….</w:t>
      </w:r>
    </w:p>
    <w:p w:rsidR="00E8598C" w:rsidRPr="0095552C" w:rsidRDefault="00E8598C" w:rsidP="0004006F">
      <w:pPr>
        <w:spacing w:line="26" w:lineRule="atLeast"/>
        <w:ind w:left="709"/>
        <w:rPr>
          <w:rFonts w:cs="Times New Roman"/>
          <w:szCs w:val="26"/>
        </w:rPr>
      </w:pPr>
      <w:r w:rsidRPr="0095552C">
        <w:rPr>
          <w:rFonts w:cs="Times New Roman"/>
          <w:szCs w:val="26"/>
        </w:rPr>
        <w:t>Hàm put.</w:t>
      </w:r>
    </w:p>
    <w:p w:rsidR="00E8598C" w:rsidRPr="0095552C" w:rsidRDefault="00E8598C" w:rsidP="0004006F">
      <w:pPr>
        <w:spacing w:line="26" w:lineRule="atLeast"/>
        <w:ind w:left="709"/>
        <w:rPr>
          <w:rFonts w:cs="Times New Roman"/>
          <w:szCs w:val="26"/>
        </w:rPr>
      </w:pPr>
      <w:r w:rsidRPr="0095552C">
        <w:rPr>
          <w:rFonts w:cs="Times New Roman"/>
          <w:szCs w:val="26"/>
        </w:rPr>
        <w:t>Hàm get.</w:t>
      </w:r>
    </w:p>
    <w:p w:rsidR="00E8598C" w:rsidRPr="0095552C" w:rsidRDefault="00E8598C" w:rsidP="0004006F">
      <w:pPr>
        <w:spacing w:line="26" w:lineRule="atLeast"/>
        <w:ind w:left="709"/>
        <w:rPr>
          <w:rFonts w:cs="Times New Roman"/>
          <w:szCs w:val="26"/>
        </w:rPr>
      </w:pPr>
      <w:r w:rsidRPr="0095552C">
        <w:rPr>
          <w:rFonts w:cs="Times New Roman"/>
          <w:szCs w:val="26"/>
        </w:rPr>
        <w:t xml:space="preserve">Xxx: là các kiểu { </w:t>
      </w:r>
      <w:r w:rsidRPr="0095552C">
        <w:rPr>
          <w:rFonts w:cs="Times New Roman"/>
          <w:i/>
          <w:iCs/>
          <w:szCs w:val="26"/>
        </w:rPr>
        <w:t xml:space="preserve">Long, Int, Double, Boolean, String </w:t>
      </w:r>
      <w:r w:rsidRPr="0095552C">
        <w:rPr>
          <w:rFonts w:cs="Times New Roman"/>
          <w:szCs w:val="26"/>
        </w:rPr>
        <w:t>}.</w:t>
      </w:r>
    </w:p>
    <w:p w:rsidR="00E8598C" w:rsidRPr="0095552C" w:rsidRDefault="00E8598C" w:rsidP="0004006F">
      <w:pPr>
        <w:spacing w:line="26" w:lineRule="atLeast"/>
        <w:ind w:left="709"/>
        <w:rPr>
          <w:rFonts w:cs="Times New Roman"/>
          <w:szCs w:val="26"/>
        </w:rPr>
      </w:pPr>
      <w:r w:rsidRPr="0095552C">
        <w:rPr>
          <w:rFonts w:cs="Times New Roman"/>
          <w:szCs w:val="26"/>
        </w:rPr>
        <w:t>Xxx = {</w:t>
      </w:r>
      <w:r w:rsidRPr="0095552C">
        <w:rPr>
          <w:rFonts w:cs="Times New Roman"/>
          <w:i/>
          <w:iCs/>
          <w:szCs w:val="26"/>
        </w:rPr>
        <w:t>Long, Int, Double, Boolean, String</w:t>
      </w:r>
      <w:r w:rsidRPr="0095552C">
        <w:rPr>
          <w:rFonts w:cs="Times New Roman"/>
          <w:szCs w:val="26"/>
        </w:rPr>
        <w:t xml:space="preserve"> }</w:t>
      </w:r>
    </w:p>
    <w:p w:rsidR="00E8598C" w:rsidRPr="0095552C" w:rsidRDefault="00E8598C" w:rsidP="0004006F">
      <w:pPr>
        <w:spacing w:line="26" w:lineRule="atLeast"/>
        <w:ind w:left="709"/>
        <w:rPr>
          <w:rFonts w:cs="Times New Roman"/>
          <w:szCs w:val="26"/>
        </w:rPr>
      </w:pPr>
      <w:r w:rsidRPr="0095552C">
        <w:rPr>
          <w:rFonts w:cs="Times New Roman"/>
          <w:szCs w:val="26"/>
        </w:rPr>
        <w:t>Key: String.</w:t>
      </w:r>
    </w:p>
    <w:p w:rsidR="00187151" w:rsidRPr="000A6031" w:rsidRDefault="00A808A4" w:rsidP="00F82BEF">
      <w:pPr>
        <w:pStyle w:val="Heading2"/>
        <w:spacing w:before="120" w:after="120" w:line="26" w:lineRule="atLeast"/>
        <w:ind w:firstLine="0"/>
        <w:rPr>
          <w:rFonts w:cs="Times New Roman"/>
          <w:color w:val="auto"/>
        </w:rPr>
      </w:pPr>
      <w:bookmarkStart w:id="285" w:name="_Toc507842841"/>
      <w:bookmarkStart w:id="286" w:name="_Toc511914386"/>
      <w:bookmarkStart w:id="287" w:name="_Toc511914466"/>
      <w:bookmarkStart w:id="288" w:name="_Toc512547395"/>
      <w:r w:rsidRPr="000A6031">
        <w:rPr>
          <w:rFonts w:cs="Times New Roman"/>
          <w:color w:val="auto"/>
        </w:rPr>
        <w:t>1.</w:t>
      </w:r>
      <w:r w:rsidR="0004006F">
        <w:rPr>
          <w:rFonts w:cs="Times New Roman"/>
          <w:color w:val="auto"/>
        </w:rPr>
        <w:t>6</w:t>
      </w:r>
      <w:r w:rsidR="00906EEC" w:rsidRPr="000A6031">
        <w:rPr>
          <w:rFonts w:cs="Times New Roman"/>
          <w:color w:val="auto"/>
        </w:rPr>
        <w:t xml:space="preserve"> </w:t>
      </w:r>
      <w:r w:rsidR="00906EEC" w:rsidRPr="000A6031">
        <w:rPr>
          <w:rFonts w:cs="Times New Roman"/>
          <w:color w:val="auto"/>
          <w:lang w:val="de-DE"/>
        </w:rPr>
        <w:t>Google Map API trên Hệ điều hành Android</w:t>
      </w:r>
      <w:bookmarkEnd w:id="285"/>
      <w:bookmarkEnd w:id="286"/>
      <w:bookmarkEnd w:id="287"/>
      <w:bookmarkEnd w:id="288"/>
    </w:p>
    <w:p w:rsidR="003008C5" w:rsidRPr="000A6031" w:rsidRDefault="00F26E39" w:rsidP="00F82BEF">
      <w:pPr>
        <w:pStyle w:val="Heading3"/>
        <w:spacing w:before="120" w:after="120" w:line="26" w:lineRule="atLeast"/>
        <w:ind w:firstLine="0"/>
        <w:rPr>
          <w:rFonts w:cs="Times New Roman"/>
          <w:b w:val="0"/>
          <w:bCs w:val="0"/>
          <w:color w:val="auto"/>
          <w:szCs w:val="26"/>
        </w:rPr>
      </w:pPr>
      <w:bookmarkStart w:id="289" w:name="_Toc511914387"/>
      <w:bookmarkStart w:id="290" w:name="_Toc511914467"/>
      <w:bookmarkStart w:id="291" w:name="_Toc512547396"/>
      <w:r w:rsidRPr="000A6031">
        <w:rPr>
          <w:rFonts w:cs="Times New Roman"/>
          <w:color w:val="auto"/>
          <w:szCs w:val="26"/>
        </w:rPr>
        <w:t>1.</w:t>
      </w:r>
      <w:r w:rsidR="003008C5" w:rsidRPr="000A6031">
        <w:rPr>
          <w:rFonts w:cs="Times New Roman"/>
          <w:color w:val="auto"/>
          <w:szCs w:val="26"/>
        </w:rPr>
        <w:t>6.1 Google Maps</w:t>
      </w:r>
      <w:bookmarkEnd w:id="289"/>
      <w:bookmarkEnd w:id="290"/>
      <w:bookmarkEnd w:id="291"/>
    </w:p>
    <w:p w:rsidR="003008C5" w:rsidRPr="000A6031" w:rsidRDefault="003008C5" w:rsidP="00547EC1">
      <w:pPr>
        <w:spacing w:line="26" w:lineRule="atLeast"/>
        <w:ind w:firstLine="709"/>
        <w:rPr>
          <w:rFonts w:cs="Times New Roman"/>
          <w:b/>
          <w:bCs/>
          <w:szCs w:val="26"/>
        </w:rPr>
      </w:pPr>
      <w:r w:rsidRPr="000A6031">
        <w:rPr>
          <w:rFonts w:cs="Times New Roman"/>
          <w:szCs w:val="26"/>
        </w:rPr>
        <w:t xml:space="preserve">Google </w:t>
      </w:r>
      <w:r w:rsidR="007B4EAB" w:rsidRPr="000A6031">
        <w:rPr>
          <w:rFonts w:cs="Times New Roman"/>
          <w:szCs w:val="26"/>
        </w:rPr>
        <w:t xml:space="preserve">Maps </w:t>
      </w:r>
      <w:r w:rsidRPr="000A6031">
        <w:rPr>
          <w:rFonts w:cs="Times New Roman"/>
          <w:szCs w:val="26"/>
        </w:rPr>
        <w:t xml:space="preserve">được xem là dịch vụ bản đồ số được google phát triển với mục đích thay thế cho các loại bản đồ giấy thông thường. Giờ đây chỉ bằng chiếc </w:t>
      </w:r>
      <w:r w:rsidR="005715BF">
        <w:rPr>
          <w:rFonts w:cs="Times New Roman"/>
          <w:szCs w:val="26"/>
        </w:rPr>
        <w:t>điện thoại thông minh</w:t>
      </w:r>
      <w:r w:rsidRPr="000A6031">
        <w:rPr>
          <w:rFonts w:cs="Times New Roman"/>
          <w:szCs w:val="26"/>
        </w:rPr>
        <w:t xml:space="preserve"> nhỏ gọn có thể tự do lựa chọn những địa điểm mà mình muốn đến và nhanh chóng tiếp cận được những dịch vụ xung quanh các địa điểm đó.</w:t>
      </w:r>
    </w:p>
    <w:p w:rsidR="005715BF" w:rsidRDefault="003008C5" w:rsidP="00F63E22">
      <w:pPr>
        <w:spacing w:line="26" w:lineRule="atLeast"/>
        <w:ind w:firstLine="709"/>
        <w:rPr>
          <w:rFonts w:cs="Times New Roman"/>
          <w:szCs w:val="26"/>
        </w:rPr>
      </w:pPr>
      <w:r w:rsidRPr="000A6031">
        <w:rPr>
          <w:rFonts w:cs="Times New Roman"/>
          <w:szCs w:val="26"/>
        </w:rPr>
        <w:t>Để sử dụng Google map một cách chính xác nhấ</w:t>
      </w:r>
      <w:r w:rsidR="00F13E8D">
        <w:rPr>
          <w:rFonts w:cs="Times New Roman"/>
          <w:szCs w:val="26"/>
        </w:rPr>
        <w:t xml:space="preserve">t </w:t>
      </w:r>
      <w:r w:rsidRPr="000A6031">
        <w:rPr>
          <w:rFonts w:cs="Times New Roman"/>
          <w:szCs w:val="26"/>
        </w:rPr>
        <w:t>cần GPS- hệ thống định vị toàn cầu giúp có thể biết rõ vị trí hiện tại của bản thân và thông qua GPS con người có thể dễ dàng xác định được phương hướng và đường đi một cách nhanh chóng nhất có thể.</w:t>
      </w:r>
    </w:p>
    <w:p w:rsidR="00F26E39" w:rsidRPr="00101651" w:rsidRDefault="00F26E39" w:rsidP="00F82BEF">
      <w:pPr>
        <w:pStyle w:val="Heading3"/>
        <w:ind w:firstLine="0"/>
        <w:rPr>
          <w:rFonts w:cs="Times New Roman"/>
          <w:b w:val="0"/>
          <w:color w:val="auto"/>
          <w:szCs w:val="26"/>
        </w:rPr>
      </w:pPr>
      <w:bookmarkStart w:id="292" w:name="_Toc511914388"/>
      <w:bookmarkStart w:id="293" w:name="_Toc511914468"/>
      <w:bookmarkStart w:id="294" w:name="_Toc512547397"/>
      <w:r w:rsidRPr="00101651">
        <w:rPr>
          <w:rFonts w:cs="Times New Roman"/>
          <w:color w:val="auto"/>
          <w:szCs w:val="26"/>
        </w:rPr>
        <w:t>1.</w:t>
      </w:r>
      <w:r w:rsidR="003008C5" w:rsidRPr="00101651">
        <w:rPr>
          <w:rFonts w:cs="Times New Roman"/>
          <w:color w:val="auto"/>
          <w:szCs w:val="26"/>
        </w:rPr>
        <w:t>6.2 Các loại bản đồ</w:t>
      </w:r>
      <w:r w:rsidRPr="00101651">
        <w:rPr>
          <w:rFonts w:cs="Times New Roman"/>
          <w:color w:val="auto"/>
          <w:szCs w:val="26"/>
        </w:rPr>
        <w:t xml:space="preserve"> Google Maps</w:t>
      </w:r>
      <w:bookmarkEnd w:id="292"/>
      <w:bookmarkEnd w:id="293"/>
      <w:bookmarkEnd w:id="294"/>
    </w:p>
    <w:p w:rsidR="00535672" w:rsidRPr="00101651" w:rsidRDefault="003008C5" w:rsidP="009D1BE1">
      <w:pPr>
        <w:rPr>
          <w:rFonts w:cs="Times New Roman"/>
          <w:szCs w:val="26"/>
        </w:rPr>
      </w:pPr>
      <w:r w:rsidRPr="00101651">
        <w:rPr>
          <w:rFonts w:cs="Times New Roman"/>
          <w:szCs w:val="26"/>
        </w:rPr>
        <w:t xml:space="preserve">Google Maps cung cấp </w:t>
      </w:r>
      <w:r w:rsidR="005715BF" w:rsidRPr="00101651">
        <w:rPr>
          <w:rFonts w:cs="Times New Roman"/>
          <w:szCs w:val="26"/>
        </w:rPr>
        <w:t>5</w:t>
      </w:r>
      <w:r w:rsidRPr="00101651">
        <w:rPr>
          <w:rFonts w:cs="Times New Roman"/>
          <w:szCs w:val="26"/>
        </w:rPr>
        <w:t xml:space="preserve"> loại bản đồ</w:t>
      </w:r>
      <w:r w:rsidR="00535672" w:rsidRPr="00101651">
        <w:rPr>
          <w:rFonts w:cs="Times New Roman"/>
          <w:szCs w:val="26"/>
        </w:rPr>
        <w:t xml:space="preserve"> như sau:</w:t>
      </w:r>
    </w:p>
    <w:p w:rsidR="005715BF" w:rsidRPr="00101651" w:rsidRDefault="005715BF" w:rsidP="009D1BE1">
      <w:pPr>
        <w:rPr>
          <w:rFonts w:cs="Times New Roman"/>
          <w:b/>
          <w:szCs w:val="26"/>
        </w:rPr>
      </w:pPr>
      <w:r w:rsidRPr="00101651">
        <w:rPr>
          <w:rFonts w:cs="Times New Roman"/>
          <w:szCs w:val="26"/>
        </w:rPr>
        <w:t>int MAP_TYPE_HYBRID Bản đồ vệ tinh với một lớp trong suốt của các đường phố lớn.</w:t>
      </w:r>
    </w:p>
    <w:p w:rsidR="005715BF" w:rsidRPr="00101651" w:rsidRDefault="005715BF" w:rsidP="009D1BE1">
      <w:pPr>
        <w:rPr>
          <w:rFonts w:cs="Times New Roman"/>
          <w:b/>
          <w:szCs w:val="26"/>
        </w:rPr>
      </w:pPr>
      <w:r w:rsidRPr="00101651">
        <w:rPr>
          <w:rFonts w:cs="Times New Roman"/>
          <w:szCs w:val="26"/>
        </w:rPr>
        <w:t>int MAP_TYPE_NONE Không có bản đồ nền.</w:t>
      </w:r>
    </w:p>
    <w:p w:rsidR="005715BF" w:rsidRPr="00101651" w:rsidRDefault="005715BF" w:rsidP="009D1BE1">
      <w:pPr>
        <w:rPr>
          <w:rFonts w:cs="Times New Roman"/>
          <w:b/>
          <w:szCs w:val="26"/>
        </w:rPr>
      </w:pPr>
      <w:r w:rsidRPr="00101651">
        <w:rPr>
          <w:rFonts w:cs="Times New Roman"/>
          <w:szCs w:val="26"/>
        </w:rPr>
        <w:t>int MAP_TYPE_NORMAL Bản đồ cơ bản.</w:t>
      </w:r>
    </w:p>
    <w:p w:rsidR="005715BF" w:rsidRPr="00101651" w:rsidRDefault="005715BF" w:rsidP="009D1BE1">
      <w:pPr>
        <w:rPr>
          <w:rFonts w:cs="Times New Roman"/>
          <w:b/>
          <w:szCs w:val="26"/>
        </w:rPr>
      </w:pPr>
      <w:r w:rsidRPr="00101651">
        <w:rPr>
          <w:rFonts w:cs="Times New Roman"/>
          <w:szCs w:val="26"/>
        </w:rPr>
        <w:t>int MAP_TYPE_SATELLITE Bản đồ vệ tinh không có nhãn.</w:t>
      </w:r>
    </w:p>
    <w:p w:rsidR="005715BF" w:rsidRPr="00101651" w:rsidRDefault="005715BF" w:rsidP="009D1BE1">
      <w:pPr>
        <w:rPr>
          <w:rFonts w:cs="Times New Roman"/>
          <w:b/>
          <w:szCs w:val="26"/>
        </w:rPr>
      </w:pPr>
      <w:r w:rsidRPr="00101651">
        <w:rPr>
          <w:rFonts w:cs="Times New Roman"/>
          <w:szCs w:val="26"/>
        </w:rPr>
        <w:t xml:space="preserve">int MAP_TYPE_TERRAIN Bản đồ địa hình. </w:t>
      </w:r>
    </w:p>
    <w:p w:rsidR="009C2466" w:rsidRPr="00101651" w:rsidRDefault="009C2466" w:rsidP="009D1BE1">
      <w:pPr>
        <w:rPr>
          <w:rFonts w:cs="Times New Roman"/>
        </w:rPr>
      </w:pPr>
    </w:p>
    <w:p w:rsidR="00A73B29" w:rsidRPr="00101651" w:rsidRDefault="00A73B29" w:rsidP="00F82BEF">
      <w:pPr>
        <w:pStyle w:val="Heading3"/>
        <w:ind w:firstLine="0"/>
        <w:rPr>
          <w:rFonts w:cs="Times New Roman"/>
          <w:b w:val="0"/>
          <w:color w:val="auto"/>
          <w:szCs w:val="26"/>
        </w:rPr>
      </w:pPr>
      <w:bookmarkStart w:id="295" w:name="_Toc511914389"/>
      <w:bookmarkStart w:id="296" w:name="_Toc511914469"/>
      <w:bookmarkStart w:id="297" w:name="_Toc512547398"/>
      <w:r w:rsidRPr="00101651">
        <w:rPr>
          <w:rFonts w:cs="Times New Roman"/>
          <w:color w:val="auto"/>
          <w:szCs w:val="26"/>
        </w:rPr>
        <w:t>1.6.</w:t>
      </w:r>
      <w:r w:rsidR="00712E92" w:rsidRPr="00101651">
        <w:rPr>
          <w:rFonts w:cs="Times New Roman"/>
          <w:color w:val="auto"/>
          <w:szCs w:val="26"/>
        </w:rPr>
        <w:t>3</w:t>
      </w:r>
      <w:r w:rsidRPr="00101651">
        <w:rPr>
          <w:rFonts w:cs="Times New Roman"/>
          <w:color w:val="auto"/>
          <w:szCs w:val="26"/>
        </w:rPr>
        <w:t xml:space="preserve"> Ứng dụng Google Maps trên nền tảng Andriod.</w:t>
      </w:r>
      <w:bookmarkEnd w:id="295"/>
      <w:bookmarkEnd w:id="296"/>
      <w:bookmarkEnd w:id="297"/>
    </w:p>
    <w:p w:rsidR="00A73B29" w:rsidRPr="00101651" w:rsidRDefault="00A73B29" w:rsidP="009D1BE1">
      <w:pPr>
        <w:rPr>
          <w:rFonts w:cs="Times New Roman"/>
        </w:rPr>
      </w:pPr>
      <w:r w:rsidRPr="00101651">
        <w:rPr>
          <w:rFonts w:cs="Times New Roman"/>
        </w:rPr>
        <w:t>Không thể tạo ra một đối tượng GoogleMap trực tiếp mà phải bằng cách lấy một từ phương thức getMapAsync () trên MapFragment hoặc MapView mà bạn đã thêm vào ứng dụng của mình.</w:t>
      </w:r>
    </w:p>
    <w:p w:rsidR="00A73B29" w:rsidRPr="00101651" w:rsidRDefault="00A73B29" w:rsidP="009D1BE1">
      <w:pPr>
        <w:rPr>
          <w:rFonts w:cs="Times New Roman"/>
        </w:rPr>
      </w:pPr>
      <w:r w:rsidRPr="00101651">
        <w:rPr>
          <w:rFonts w:cs="Times New Roman"/>
          <w:i/>
          <w:u w:val="single"/>
        </w:rPr>
        <w:lastRenderedPageBreak/>
        <w:t>Lưu ý:</w:t>
      </w:r>
      <w:r w:rsidRPr="00101651">
        <w:rPr>
          <w:rFonts w:cs="Times New Roman"/>
        </w:rPr>
        <w:t xml:space="preserve"> Tương tự đối tượng Xem, GoogleMap chỉ có thể đọc và sửa đổi từ chủ đề Giao diện người dùng Android. Gọi các phương thức GoogleMap từ một chủ đề khác sẽ dẫn đến một ngoại lệ.</w:t>
      </w:r>
    </w:p>
    <w:p w:rsidR="00712E92" w:rsidRPr="00101651" w:rsidRDefault="00A73B29" w:rsidP="009D1BE1">
      <w:pPr>
        <w:rPr>
          <w:rFonts w:cs="Times New Roman"/>
        </w:rPr>
      </w:pPr>
      <w:r w:rsidRPr="00101651">
        <w:rPr>
          <w:rFonts w:cs="Times New Roman"/>
        </w:rPr>
        <w:t xml:space="preserve">Bạn có thể điều chỉnh quan điểm của bản đồ bằng cách thay đổi vị trí xem bản đồ (trái ngược với di chuyển bản đồ). Bạn có thể sử dụng chế độ xem của bản đồ để đặt các thông số như vị trí, mức độ phóng, góc độ nghiêng, và mang. </w:t>
      </w:r>
    </w:p>
    <w:p w:rsidR="00712E92" w:rsidRPr="00101651" w:rsidRDefault="00712E92" w:rsidP="00F82BEF">
      <w:pPr>
        <w:pStyle w:val="Heading3"/>
        <w:ind w:firstLine="0"/>
        <w:rPr>
          <w:rFonts w:cs="Times New Roman"/>
          <w:b w:val="0"/>
          <w:color w:val="auto"/>
          <w:szCs w:val="26"/>
        </w:rPr>
      </w:pPr>
      <w:bookmarkStart w:id="298" w:name="_Toc511914390"/>
      <w:bookmarkStart w:id="299" w:name="_Toc511914470"/>
      <w:bookmarkStart w:id="300" w:name="_Toc512547399"/>
      <w:r w:rsidRPr="00101651">
        <w:rPr>
          <w:rFonts w:cs="Times New Roman"/>
          <w:color w:val="auto"/>
          <w:szCs w:val="26"/>
        </w:rPr>
        <w:t>1.6.4 Các phương thức của Google Maps</w:t>
      </w:r>
      <w:bookmarkEnd w:id="298"/>
      <w:bookmarkEnd w:id="299"/>
      <w:bookmarkEnd w:id="300"/>
    </w:p>
    <w:p w:rsidR="00712E92" w:rsidRPr="00101651" w:rsidRDefault="00712E92" w:rsidP="009D1BE1">
      <w:pPr>
        <w:rPr>
          <w:rFonts w:cs="Times New Roman"/>
        </w:rPr>
      </w:pPr>
      <w:r w:rsidRPr="00101651">
        <w:rPr>
          <w:rFonts w:cs="Times New Roman"/>
        </w:rPr>
        <w:t>final Circle addCircle(CircleOptions options): Thêm một vòng tròn vào bản đồ.</w:t>
      </w:r>
    </w:p>
    <w:p w:rsidR="00712E92" w:rsidRPr="00101651" w:rsidRDefault="00736FBC" w:rsidP="009D1BE1">
      <w:pPr>
        <w:rPr>
          <w:rFonts w:cs="Times New Roman"/>
        </w:rPr>
      </w:pPr>
      <w:r w:rsidRPr="00101651">
        <w:rPr>
          <w:rFonts w:cs="Times New Roman"/>
        </w:rPr>
        <w:t xml:space="preserve">final Marker </w:t>
      </w:r>
      <w:r w:rsidR="00712E92" w:rsidRPr="00101651">
        <w:rPr>
          <w:rFonts w:cs="Times New Roman"/>
        </w:rPr>
        <w:t>addMarker(MarkerOptions options): Thêm điểm đánh dấu vào bản đồ.</w:t>
      </w:r>
    </w:p>
    <w:p w:rsidR="00712E92" w:rsidRPr="00101651" w:rsidRDefault="00736FBC" w:rsidP="009D1BE1">
      <w:pPr>
        <w:rPr>
          <w:rFonts w:cs="Times New Roman"/>
        </w:rPr>
      </w:pPr>
      <w:r w:rsidRPr="00101651">
        <w:rPr>
          <w:rFonts w:cs="Times New Roman"/>
        </w:rPr>
        <w:t>final Polygon</w:t>
      </w:r>
      <w:r w:rsidR="00712E92" w:rsidRPr="00101651">
        <w:rPr>
          <w:rFonts w:cs="Times New Roman"/>
        </w:rPr>
        <w:t xml:space="preserve"> addPolygon(PolygonOptions options): Thêm đa giác vào bản đồ.</w:t>
      </w:r>
    </w:p>
    <w:p w:rsidR="00712E92" w:rsidRPr="00101651" w:rsidRDefault="00736FBC" w:rsidP="009D1BE1">
      <w:pPr>
        <w:rPr>
          <w:rFonts w:cs="Times New Roman"/>
        </w:rPr>
      </w:pPr>
      <w:r w:rsidRPr="00101651">
        <w:rPr>
          <w:rFonts w:cs="Times New Roman"/>
        </w:rPr>
        <w:t xml:space="preserve">Final Polyline </w:t>
      </w:r>
      <w:r w:rsidR="00712E92" w:rsidRPr="00101651">
        <w:rPr>
          <w:rFonts w:cs="Times New Roman"/>
        </w:rPr>
        <w:t>addPolyline(PolylineOptions options): Thêm một polyline vào bản đồ..</w:t>
      </w:r>
    </w:p>
    <w:p w:rsidR="00712E92" w:rsidRPr="00101651" w:rsidRDefault="00712E92" w:rsidP="009D1BE1">
      <w:pPr>
        <w:rPr>
          <w:rFonts w:cs="Times New Roman"/>
        </w:rPr>
      </w:pPr>
      <w:r w:rsidRPr="00101651">
        <w:rPr>
          <w:rFonts w:cs="Times New Roman"/>
        </w:rPr>
        <w:t>final void animateCamera(CameraUpdate update): Hoạt ảnh chuyển động của máy ảnh từ vị trí hiện tại đến vị trí được định nghĩa trong bản cập nhật.</w:t>
      </w:r>
    </w:p>
    <w:p w:rsidR="004B515E" w:rsidRPr="00101651" w:rsidRDefault="00A23856" w:rsidP="009D1BE1">
      <w:pPr>
        <w:rPr>
          <w:rFonts w:cs="Times New Roman"/>
        </w:rPr>
      </w:pPr>
      <w:r w:rsidRPr="00101651">
        <w:rPr>
          <w:rFonts w:cs="Times New Roman"/>
        </w:rPr>
        <w:t>final void clear(): Xóa tất cả các điểm đánh dấu, đa giác, đa giác, lớp phủ, v.v ... khỏi bản đồ.</w:t>
      </w:r>
    </w:p>
    <w:p w:rsidR="004B515E" w:rsidRPr="00101651" w:rsidRDefault="004B515E" w:rsidP="009D1BE1">
      <w:pPr>
        <w:rPr>
          <w:rFonts w:cs="Times New Roman"/>
        </w:rPr>
      </w:pPr>
      <w:r w:rsidRPr="00101651">
        <w:rPr>
          <w:rFonts w:cs="Times New Roman"/>
        </w:rPr>
        <w:t>final int getMapType():Lấy loại bản đồ hiện đang được hiển thị.</w:t>
      </w:r>
    </w:p>
    <w:p w:rsidR="004B515E" w:rsidRPr="00101651" w:rsidRDefault="004B515E" w:rsidP="009D1BE1">
      <w:pPr>
        <w:rPr>
          <w:rFonts w:cs="Times New Roman"/>
        </w:rPr>
      </w:pPr>
      <w:r w:rsidRPr="00101651">
        <w:rPr>
          <w:rFonts w:cs="Times New Roman"/>
        </w:rPr>
        <w:t>float final getMaxZoomLevel (): Trả lại mức thu phóng tối đa cho vị trí hiện tại của máy ảnh.</w:t>
      </w:r>
    </w:p>
    <w:p w:rsidR="004B515E" w:rsidRPr="00101651" w:rsidRDefault="004B515E" w:rsidP="009D1BE1">
      <w:pPr>
        <w:rPr>
          <w:rFonts w:cs="Times New Roman"/>
        </w:rPr>
      </w:pPr>
      <w:r w:rsidRPr="00101651">
        <w:rPr>
          <w:rFonts w:cs="Times New Roman"/>
        </w:rPr>
        <w:t>float final getMinZoomLevel (): Trả lại mức thu phóng tối thiểu.</w:t>
      </w:r>
    </w:p>
    <w:p w:rsidR="004B515E" w:rsidRPr="00101651" w:rsidRDefault="004B515E" w:rsidP="009D1BE1">
      <w:pPr>
        <w:rPr>
          <w:rFonts w:cs="Times New Roman"/>
        </w:rPr>
      </w:pPr>
      <w:r w:rsidRPr="00101651">
        <w:rPr>
          <w:rFonts w:cs="Times New Roman"/>
        </w:rPr>
        <w:t>final Location getMyLocation(): Lấy vị trí của bạn trên bản đồ.</w:t>
      </w:r>
    </w:p>
    <w:p w:rsidR="00823E11" w:rsidRPr="00101651" w:rsidRDefault="00823E11" w:rsidP="009D1BE1">
      <w:pPr>
        <w:rPr>
          <w:rFonts w:cs="Times New Roman"/>
        </w:rPr>
      </w:pPr>
      <w:r w:rsidRPr="00101651">
        <w:rPr>
          <w:rFonts w:cs="Times New Roman"/>
        </w:rPr>
        <w:t>final boolean isMyLocationEnabled()Lấy trạng thái của lớp vị trí của bạn.</w:t>
      </w:r>
    </w:p>
    <w:p w:rsidR="00E401DD" w:rsidRPr="00101651" w:rsidRDefault="00E401DD" w:rsidP="009D1BE1">
      <w:pPr>
        <w:rPr>
          <w:rFonts w:cs="Times New Roman"/>
        </w:rPr>
      </w:pPr>
      <w:r w:rsidRPr="00101651">
        <w:rPr>
          <w:rFonts w:cs="Times New Roman"/>
        </w:rPr>
        <w:t>final void moveCamera(CameraUpdate update): Thay đổi vị trí máy ảnh theo hướng dẫn được định nghĩa trong bản cập nhật.</w:t>
      </w:r>
    </w:p>
    <w:p w:rsidR="00D37403" w:rsidRPr="00101651" w:rsidRDefault="00D37403" w:rsidP="009D1BE1">
      <w:pPr>
        <w:rPr>
          <w:rFonts w:cs="Times New Roman"/>
        </w:rPr>
      </w:pPr>
      <w:r w:rsidRPr="00101651">
        <w:rPr>
          <w:rFonts w:cs="Times New Roman"/>
        </w:rPr>
        <w:t>boolean setMapStyle(MapStyleOptions style): Thiết lập kiểu dáng của bản đồ cơ sở.</w:t>
      </w:r>
    </w:p>
    <w:p w:rsidR="009F50CB" w:rsidRPr="00101651" w:rsidRDefault="009F50CB" w:rsidP="009D1BE1">
      <w:pPr>
        <w:rPr>
          <w:rFonts w:cs="Times New Roman"/>
        </w:rPr>
      </w:pPr>
      <w:r w:rsidRPr="00101651">
        <w:rPr>
          <w:rFonts w:cs="Times New Roman"/>
        </w:rPr>
        <w:t>final void setMapType(int type): Đặt kiểu bản đồ cần được hiển thị.</w:t>
      </w:r>
    </w:p>
    <w:p w:rsidR="003866A2" w:rsidRPr="00101651" w:rsidRDefault="003866A2" w:rsidP="009D1BE1">
      <w:pPr>
        <w:rPr>
          <w:rFonts w:cs="Times New Roman"/>
        </w:rPr>
      </w:pPr>
      <w:r w:rsidRPr="00101651">
        <w:rPr>
          <w:rFonts w:cs="Times New Roman"/>
        </w:rPr>
        <w:t xml:space="preserve">final void stopAnimation(): Ngừng </w:t>
      </w:r>
      <w:r w:rsidR="00A529F1" w:rsidRPr="00101651">
        <w:rPr>
          <w:rFonts w:cs="Times New Roman"/>
        </w:rPr>
        <w:t>hiệu ứng</w:t>
      </w:r>
      <w:r w:rsidRPr="00101651">
        <w:rPr>
          <w:rFonts w:cs="Times New Roman"/>
        </w:rPr>
        <w:t xml:space="preserve"> của ảnh nếu có một trong tiến trình.</w:t>
      </w:r>
    </w:p>
    <w:p w:rsidR="00251B53" w:rsidRPr="00101651" w:rsidRDefault="00251B53" w:rsidP="009D1BE1">
      <w:pPr>
        <w:rPr>
          <w:rFonts w:cs="Times New Roman"/>
        </w:rPr>
      </w:pPr>
      <w:r w:rsidRPr="00101651">
        <w:rPr>
          <w:rFonts w:cs="Times New Roman"/>
        </w:rPr>
        <w:t>…..</w:t>
      </w:r>
    </w:p>
    <w:p w:rsidR="003008C5" w:rsidRDefault="00F26E39" w:rsidP="00F82BEF">
      <w:pPr>
        <w:pStyle w:val="Heading3"/>
        <w:spacing w:before="120" w:after="120" w:line="26" w:lineRule="atLeast"/>
        <w:ind w:firstLine="0"/>
        <w:rPr>
          <w:rFonts w:cs="Times New Roman"/>
          <w:color w:val="auto"/>
          <w:szCs w:val="26"/>
        </w:rPr>
      </w:pPr>
      <w:bookmarkStart w:id="301" w:name="_Toc511914391"/>
      <w:bookmarkStart w:id="302" w:name="_Toc511914471"/>
      <w:bookmarkStart w:id="303" w:name="_Toc512547400"/>
      <w:r w:rsidRPr="000A6031">
        <w:rPr>
          <w:rFonts w:cs="Times New Roman"/>
          <w:color w:val="auto"/>
          <w:szCs w:val="26"/>
        </w:rPr>
        <w:t>1.</w:t>
      </w:r>
      <w:r w:rsidR="003008C5" w:rsidRPr="000A6031">
        <w:rPr>
          <w:rFonts w:cs="Times New Roman"/>
          <w:color w:val="auto"/>
          <w:szCs w:val="26"/>
        </w:rPr>
        <w:t>6.</w:t>
      </w:r>
      <w:r w:rsidR="00712E92">
        <w:rPr>
          <w:rFonts w:cs="Times New Roman"/>
          <w:color w:val="auto"/>
          <w:szCs w:val="26"/>
        </w:rPr>
        <w:t>5</w:t>
      </w:r>
      <w:r w:rsidR="003008C5" w:rsidRPr="000A6031">
        <w:rPr>
          <w:rFonts w:cs="Times New Roman"/>
          <w:b w:val="0"/>
          <w:color w:val="auto"/>
          <w:szCs w:val="26"/>
        </w:rPr>
        <w:t xml:space="preserve"> </w:t>
      </w:r>
      <w:r w:rsidR="003008C5" w:rsidRPr="0031674F">
        <w:rPr>
          <w:rFonts w:cs="Times New Roman"/>
          <w:color w:val="auto"/>
          <w:szCs w:val="26"/>
        </w:rPr>
        <w:t>Marker trong Google Maps.</w:t>
      </w:r>
      <w:bookmarkEnd w:id="301"/>
      <w:bookmarkEnd w:id="302"/>
      <w:bookmarkEnd w:id="303"/>
    </w:p>
    <w:p w:rsidR="00F63E22" w:rsidRPr="00F63E22" w:rsidRDefault="00F63E22" w:rsidP="00155488">
      <w:pPr>
        <w:pStyle w:val="ListParagraph"/>
        <w:numPr>
          <w:ilvl w:val="0"/>
          <w:numId w:val="36"/>
        </w:numPr>
        <w:rPr>
          <w:b/>
        </w:rPr>
      </w:pPr>
      <w:r w:rsidRPr="00F63E22">
        <w:rPr>
          <w:b/>
        </w:rPr>
        <w:t>Chức Năng</w:t>
      </w:r>
    </w:p>
    <w:p w:rsidR="00F26E39" w:rsidRPr="000A6031" w:rsidRDefault="003008C5" w:rsidP="00547EC1">
      <w:pPr>
        <w:spacing w:line="26" w:lineRule="atLeast"/>
        <w:ind w:firstLine="709"/>
        <w:rPr>
          <w:rFonts w:cs="Times New Roman"/>
          <w:szCs w:val="26"/>
        </w:rPr>
      </w:pPr>
      <w:r w:rsidRPr="000A6031">
        <w:rPr>
          <w:rFonts w:cs="Times New Roman"/>
          <w:szCs w:val="26"/>
        </w:rPr>
        <w:lastRenderedPageBreak/>
        <w:t xml:space="preserve">- </w:t>
      </w:r>
      <w:r w:rsidR="00F63E22">
        <w:rPr>
          <w:rFonts w:cs="Times New Roman"/>
          <w:szCs w:val="26"/>
        </w:rPr>
        <w:t>Vẽ</w:t>
      </w:r>
      <w:r w:rsidRPr="000A6031">
        <w:rPr>
          <w:rFonts w:cs="Times New Roman"/>
          <w:szCs w:val="26"/>
        </w:rPr>
        <w:t xml:space="preserve"> các đối tượng trên bản đồ và gắn chúng vào một vĩ độ và kinh độ</w:t>
      </w:r>
      <w:r w:rsidR="00F26E39" w:rsidRPr="000A6031">
        <w:rPr>
          <w:rFonts w:cs="Times New Roman"/>
          <w:szCs w:val="26"/>
        </w:rPr>
        <w:t>.</w:t>
      </w:r>
    </w:p>
    <w:p w:rsidR="00F26E39" w:rsidRPr="000A6031" w:rsidRDefault="003008C5" w:rsidP="00547EC1">
      <w:pPr>
        <w:spacing w:line="26" w:lineRule="atLeast"/>
        <w:ind w:firstLine="709"/>
        <w:rPr>
          <w:rFonts w:cs="Times New Roman"/>
          <w:szCs w:val="26"/>
        </w:rPr>
      </w:pPr>
      <w:r w:rsidRPr="000A6031">
        <w:rPr>
          <w:rFonts w:cs="Times New Roman"/>
          <w:szCs w:val="26"/>
        </w:rPr>
        <w:t>- Google Maps cung cấp các marker (dấu) để đánh dấu một địa điểm duy nhấ</w:t>
      </w:r>
      <w:r w:rsidR="00F26E39" w:rsidRPr="000A6031">
        <w:rPr>
          <w:rFonts w:cs="Times New Roman"/>
          <w:szCs w:val="26"/>
        </w:rPr>
        <w:t xml:space="preserve">t </w:t>
      </w:r>
      <w:r w:rsidRPr="000A6031">
        <w:rPr>
          <w:rFonts w:cs="Times New Roman"/>
          <w:szCs w:val="26"/>
        </w:rPr>
        <w:t>trên bả</w:t>
      </w:r>
      <w:r w:rsidR="00F26E39" w:rsidRPr="000A6031">
        <w:rPr>
          <w:rFonts w:cs="Times New Roman"/>
          <w:szCs w:val="26"/>
        </w:rPr>
        <w:t xml:space="preserve">n </w:t>
      </w:r>
      <w:r w:rsidRPr="000A6031">
        <w:rPr>
          <w:rFonts w:cs="Times New Roman"/>
          <w:szCs w:val="26"/>
        </w:rPr>
        <w:t>đồ.</w:t>
      </w:r>
    </w:p>
    <w:p w:rsidR="003008C5" w:rsidRDefault="003008C5" w:rsidP="00547EC1">
      <w:pPr>
        <w:spacing w:line="26" w:lineRule="atLeast"/>
        <w:ind w:firstLine="709"/>
        <w:rPr>
          <w:rFonts w:cs="Times New Roman"/>
          <w:szCs w:val="26"/>
        </w:rPr>
      </w:pPr>
      <w:r w:rsidRPr="000A6031">
        <w:rPr>
          <w:rFonts w:cs="Times New Roman"/>
          <w:szCs w:val="26"/>
        </w:rPr>
        <w:t xml:space="preserve">- </w:t>
      </w:r>
      <w:r w:rsidR="00F63E22">
        <w:rPr>
          <w:rFonts w:cs="Times New Roman"/>
          <w:szCs w:val="26"/>
        </w:rPr>
        <w:t>Sử</w:t>
      </w:r>
      <w:r w:rsidRPr="000A6031">
        <w:rPr>
          <w:rFonts w:cs="Times New Roman"/>
          <w:szCs w:val="26"/>
        </w:rPr>
        <w:t xml:space="preserve"> dụng các biếu tượng mặc định hoặc hoặc tuỳ chỉ</w:t>
      </w:r>
      <w:r w:rsidR="00F26E39" w:rsidRPr="000A6031">
        <w:rPr>
          <w:rFonts w:cs="Times New Roman"/>
          <w:szCs w:val="26"/>
        </w:rPr>
        <w:t xml:space="preserve">nh </w:t>
      </w:r>
      <w:r w:rsidRPr="000A6031">
        <w:rPr>
          <w:rFonts w:cs="Times New Roman"/>
          <w:szCs w:val="26"/>
        </w:rPr>
        <w:t>thành các icon theo ý muốn.</w:t>
      </w:r>
    </w:p>
    <w:p w:rsidR="00F63E22" w:rsidRPr="00F63E22" w:rsidRDefault="00F63E22" w:rsidP="00155488">
      <w:pPr>
        <w:pStyle w:val="ListParagraph"/>
        <w:numPr>
          <w:ilvl w:val="0"/>
          <w:numId w:val="36"/>
        </w:numPr>
        <w:spacing w:line="26" w:lineRule="atLeast"/>
        <w:rPr>
          <w:rFonts w:cs="Times New Roman"/>
          <w:b/>
          <w:szCs w:val="26"/>
        </w:rPr>
      </w:pPr>
      <w:r w:rsidRPr="00F63E22">
        <w:rPr>
          <w:rFonts w:cs="Times New Roman"/>
          <w:b/>
          <w:szCs w:val="26"/>
        </w:rPr>
        <w:t>Các thuộc tính của Marker</w:t>
      </w:r>
    </w:p>
    <w:p w:rsidR="00F63E22" w:rsidRPr="007B4EAB" w:rsidRDefault="00F63E22" w:rsidP="00155488">
      <w:pPr>
        <w:pStyle w:val="ListParagraph"/>
        <w:numPr>
          <w:ilvl w:val="0"/>
          <w:numId w:val="37"/>
        </w:numPr>
        <w:spacing w:line="26" w:lineRule="atLeast"/>
        <w:rPr>
          <w:rFonts w:cs="Times New Roman"/>
          <w:szCs w:val="26"/>
        </w:rPr>
      </w:pPr>
      <w:r w:rsidRPr="007B4EAB">
        <w:rPr>
          <w:rFonts w:cs="Times New Roman"/>
          <w:szCs w:val="26"/>
        </w:rPr>
        <w:t>Độ mờ</w:t>
      </w:r>
    </w:p>
    <w:p w:rsidR="00F63E22" w:rsidRPr="00F63E22" w:rsidRDefault="00F63E22" w:rsidP="00F63E22">
      <w:pPr>
        <w:spacing w:line="26" w:lineRule="atLeast"/>
        <w:ind w:firstLine="709"/>
        <w:rPr>
          <w:rFonts w:cs="Times New Roman"/>
          <w:szCs w:val="26"/>
        </w:rPr>
      </w:pPr>
      <w:r w:rsidRPr="00F63E22">
        <w:rPr>
          <w:rFonts w:cs="Times New Roman"/>
          <w:szCs w:val="26"/>
        </w:rPr>
        <w:t>Đặt độ mờ đục của điểm đánh dấu. Mặc định là 1.0.</w:t>
      </w:r>
    </w:p>
    <w:p w:rsidR="00F63E22" w:rsidRPr="007B4EAB" w:rsidRDefault="00F63E22" w:rsidP="00155488">
      <w:pPr>
        <w:pStyle w:val="ListParagraph"/>
        <w:numPr>
          <w:ilvl w:val="0"/>
          <w:numId w:val="37"/>
        </w:numPr>
        <w:spacing w:line="26" w:lineRule="atLeast"/>
        <w:rPr>
          <w:rFonts w:cs="Times New Roman"/>
          <w:szCs w:val="26"/>
        </w:rPr>
      </w:pPr>
      <w:r w:rsidRPr="007B4EAB">
        <w:rPr>
          <w:rFonts w:cs="Times New Roman"/>
          <w:szCs w:val="26"/>
        </w:rPr>
        <w:t>Vị trí của icon hiển thị</w:t>
      </w:r>
    </w:p>
    <w:p w:rsidR="00F63E22" w:rsidRPr="00F63E22" w:rsidRDefault="00F63E22" w:rsidP="00F63E22">
      <w:pPr>
        <w:spacing w:line="26" w:lineRule="atLeast"/>
        <w:ind w:firstLine="709"/>
        <w:rPr>
          <w:rFonts w:cs="Times New Roman"/>
          <w:szCs w:val="26"/>
        </w:rPr>
      </w:pPr>
      <w:r w:rsidRPr="00F63E22">
        <w:rPr>
          <w:rFonts w:cs="Times New Roman"/>
          <w:szCs w:val="26"/>
        </w:rPr>
        <w:t>Điểm trên hình ảnh sẽ được đặt ở vị trí LatLng của điểm đánh dấu. Điều này mặc định là 50% từ bên trái của hình ảnh và ở dưới cùng của hình ảnh.</w:t>
      </w:r>
    </w:p>
    <w:p w:rsidR="00F63E22" w:rsidRPr="007B4EAB" w:rsidRDefault="00F63E22" w:rsidP="00155488">
      <w:pPr>
        <w:pStyle w:val="ListParagraph"/>
        <w:numPr>
          <w:ilvl w:val="0"/>
          <w:numId w:val="37"/>
        </w:numPr>
        <w:spacing w:line="26" w:lineRule="atLeast"/>
        <w:rPr>
          <w:rFonts w:cs="Times New Roman"/>
          <w:szCs w:val="26"/>
        </w:rPr>
      </w:pPr>
      <w:r w:rsidRPr="007B4EAB">
        <w:rPr>
          <w:rFonts w:cs="Times New Roman"/>
          <w:szCs w:val="26"/>
        </w:rPr>
        <w:t>Vị trí tọa độ trên Google Map</w:t>
      </w:r>
    </w:p>
    <w:p w:rsidR="00F63E22" w:rsidRPr="00F63E22" w:rsidRDefault="00F63E22" w:rsidP="00F63E22">
      <w:pPr>
        <w:spacing w:line="26" w:lineRule="atLeast"/>
        <w:ind w:firstLine="709"/>
        <w:rPr>
          <w:rFonts w:cs="Times New Roman"/>
          <w:szCs w:val="26"/>
        </w:rPr>
      </w:pPr>
      <w:r w:rsidRPr="00F63E22">
        <w:rPr>
          <w:rFonts w:cs="Times New Roman"/>
          <w:szCs w:val="26"/>
        </w:rPr>
        <w:t>Giá trị LatLng cho vị trí của điểm đánh dấu trên bản đồ. Bạn có thể thay đổi giá trị này bất kỳ lúc nào nếu bạn muốn di chuyển điểm đánh dấu.</w:t>
      </w:r>
    </w:p>
    <w:p w:rsidR="00F63E22" w:rsidRPr="007B4EAB" w:rsidRDefault="00F63E22" w:rsidP="00155488">
      <w:pPr>
        <w:pStyle w:val="ListParagraph"/>
        <w:numPr>
          <w:ilvl w:val="0"/>
          <w:numId w:val="37"/>
        </w:numPr>
        <w:spacing w:line="26" w:lineRule="atLeast"/>
        <w:rPr>
          <w:rFonts w:cs="Times New Roman"/>
          <w:szCs w:val="26"/>
        </w:rPr>
      </w:pPr>
      <w:r w:rsidRPr="007B4EAB">
        <w:rPr>
          <w:rFonts w:cs="Times New Roman"/>
          <w:szCs w:val="26"/>
        </w:rPr>
        <w:t>Tên tiêu đề</w:t>
      </w:r>
    </w:p>
    <w:p w:rsidR="00F63E22" w:rsidRPr="00F63E22" w:rsidRDefault="00F63E22" w:rsidP="00F63E22">
      <w:pPr>
        <w:spacing w:line="26" w:lineRule="atLeast"/>
        <w:ind w:firstLine="709"/>
        <w:rPr>
          <w:rFonts w:cs="Times New Roman"/>
          <w:szCs w:val="26"/>
        </w:rPr>
      </w:pPr>
      <w:r w:rsidRPr="00F63E22">
        <w:rPr>
          <w:rFonts w:cs="Times New Roman"/>
          <w:szCs w:val="26"/>
        </w:rPr>
        <w:t>Một chuỗi văn bản được hiển thị trong cửa sổ thông tin khi người dùng chạm vào điểm đánh dấu. Bạn có thể thay đổi giá trị này bất kỳ lúc nào.</w:t>
      </w:r>
    </w:p>
    <w:p w:rsidR="00F63E22" w:rsidRPr="007B4EAB" w:rsidRDefault="00F63E22" w:rsidP="00155488">
      <w:pPr>
        <w:pStyle w:val="ListParagraph"/>
        <w:numPr>
          <w:ilvl w:val="0"/>
          <w:numId w:val="37"/>
        </w:numPr>
        <w:spacing w:line="26" w:lineRule="atLeast"/>
        <w:rPr>
          <w:rFonts w:cs="Times New Roman"/>
          <w:szCs w:val="26"/>
        </w:rPr>
      </w:pPr>
      <w:r w:rsidRPr="007B4EAB">
        <w:rPr>
          <w:rFonts w:cs="Times New Roman"/>
          <w:szCs w:val="26"/>
        </w:rPr>
        <w:t>Snippet</w:t>
      </w:r>
    </w:p>
    <w:p w:rsidR="00F63E22" w:rsidRPr="00F63E22" w:rsidRDefault="00F63E22" w:rsidP="00F63E22">
      <w:pPr>
        <w:spacing w:line="26" w:lineRule="atLeast"/>
        <w:ind w:firstLine="709"/>
        <w:rPr>
          <w:rFonts w:cs="Times New Roman"/>
          <w:szCs w:val="26"/>
        </w:rPr>
      </w:pPr>
      <w:r w:rsidRPr="00F63E22">
        <w:rPr>
          <w:rFonts w:cs="Times New Roman"/>
          <w:szCs w:val="26"/>
        </w:rPr>
        <w:t>Văn bản bổ sung được hiển thị dưới tiêu đề. Bạn có thể thay đổi giá trị này bất kỳ lúc nào.</w:t>
      </w:r>
    </w:p>
    <w:p w:rsidR="00F63E22" w:rsidRPr="007B4EAB" w:rsidRDefault="00F63E22" w:rsidP="00155488">
      <w:pPr>
        <w:pStyle w:val="ListParagraph"/>
        <w:numPr>
          <w:ilvl w:val="0"/>
          <w:numId w:val="37"/>
        </w:numPr>
        <w:spacing w:line="26" w:lineRule="atLeast"/>
        <w:rPr>
          <w:rFonts w:cs="Times New Roman"/>
          <w:szCs w:val="26"/>
        </w:rPr>
      </w:pPr>
      <w:r w:rsidRPr="007B4EAB">
        <w:rPr>
          <w:rFonts w:cs="Times New Roman"/>
          <w:szCs w:val="26"/>
        </w:rPr>
        <w:t>Biểu tượng</w:t>
      </w:r>
    </w:p>
    <w:p w:rsidR="00F63E22" w:rsidRDefault="00F63E22" w:rsidP="00F63E22">
      <w:pPr>
        <w:spacing w:line="26" w:lineRule="atLeast"/>
        <w:ind w:firstLine="709"/>
        <w:rPr>
          <w:rFonts w:cs="Times New Roman"/>
          <w:szCs w:val="26"/>
        </w:rPr>
      </w:pPr>
      <w:r w:rsidRPr="00F63E22">
        <w:rPr>
          <w:rFonts w:cs="Times New Roman"/>
          <w:szCs w:val="26"/>
        </w:rPr>
        <w:t>Một bitmap được hiển thị cho điểm đánh dấu. Nếu biểu tượng không được đặt, biểu tượng mặc định sẽ được hiển thị. Bạn có thể chỉ định một màu thay thế của biểu tượng mặc định bằng cách sử dụng defaultMarker (float).</w:t>
      </w:r>
    </w:p>
    <w:p w:rsidR="00F63E22" w:rsidRPr="00F63E22" w:rsidRDefault="00F63E22" w:rsidP="00F63E22">
      <w:pPr>
        <w:spacing w:line="26" w:lineRule="atLeast"/>
        <w:ind w:firstLine="709"/>
        <w:rPr>
          <w:rFonts w:cs="Times New Roman"/>
          <w:szCs w:val="26"/>
        </w:rPr>
      </w:pPr>
    </w:p>
    <w:p w:rsidR="00F63E22" w:rsidRPr="007B4EAB" w:rsidRDefault="00F63E22" w:rsidP="00155488">
      <w:pPr>
        <w:pStyle w:val="ListParagraph"/>
        <w:numPr>
          <w:ilvl w:val="0"/>
          <w:numId w:val="37"/>
        </w:numPr>
        <w:spacing w:line="26" w:lineRule="atLeast"/>
        <w:rPr>
          <w:rFonts w:cs="Times New Roman"/>
          <w:szCs w:val="26"/>
        </w:rPr>
      </w:pPr>
      <w:r w:rsidRPr="007B4EAB">
        <w:rPr>
          <w:rFonts w:cs="Times New Roman"/>
          <w:szCs w:val="26"/>
        </w:rPr>
        <w:t>Thay đổi trạng thái</w:t>
      </w:r>
    </w:p>
    <w:p w:rsidR="00F63E22" w:rsidRPr="00F63E22" w:rsidRDefault="00F63E22" w:rsidP="00F63E22">
      <w:pPr>
        <w:spacing w:line="26" w:lineRule="atLeast"/>
        <w:ind w:firstLine="709"/>
        <w:rPr>
          <w:rFonts w:cs="Times New Roman"/>
          <w:szCs w:val="26"/>
        </w:rPr>
      </w:pPr>
      <w:r w:rsidRPr="00F63E22">
        <w:rPr>
          <w:rFonts w:cs="Times New Roman"/>
          <w:szCs w:val="26"/>
        </w:rPr>
        <w:t>Nếu bạn muốn cho phép người dùng kéo marker, thiết lập thuộc tính này là true. Bạn có thể thay đổi giá trị này bất kỳ lúc nào. Mặc định này sai.</w:t>
      </w:r>
    </w:p>
    <w:p w:rsidR="00F63E22" w:rsidRPr="007B4EAB" w:rsidRDefault="00F63E22" w:rsidP="00155488">
      <w:pPr>
        <w:pStyle w:val="ListParagraph"/>
        <w:numPr>
          <w:ilvl w:val="0"/>
          <w:numId w:val="37"/>
        </w:numPr>
        <w:spacing w:line="26" w:lineRule="atLeast"/>
        <w:rPr>
          <w:rFonts w:cs="Times New Roman"/>
          <w:szCs w:val="26"/>
        </w:rPr>
      </w:pPr>
      <w:r w:rsidRPr="007B4EAB">
        <w:rPr>
          <w:rFonts w:cs="Times New Roman"/>
          <w:szCs w:val="26"/>
        </w:rPr>
        <w:t>Khả năng hiển thị</w:t>
      </w:r>
    </w:p>
    <w:p w:rsidR="00F63E22" w:rsidRPr="00F63E22" w:rsidRDefault="00F63E22" w:rsidP="00F63E22">
      <w:pPr>
        <w:spacing w:line="26" w:lineRule="atLeast"/>
        <w:ind w:firstLine="709"/>
        <w:rPr>
          <w:rFonts w:cs="Times New Roman"/>
          <w:szCs w:val="26"/>
        </w:rPr>
      </w:pPr>
      <w:r w:rsidRPr="00F63E22">
        <w:rPr>
          <w:rFonts w:cs="Times New Roman"/>
          <w:szCs w:val="26"/>
        </w:rPr>
        <w:t>Theo mặc định, điểm đánh dấu là hiển thị. Để làm cho các điểm đánh dấu vô hình, thiết lập tài sản này để sai. Bạn có thể thay đổi giá trị này bất kỳ lúc nào.</w:t>
      </w:r>
    </w:p>
    <w:p w:rsidR="00F63E22" w:rsidRPr="007B4EAB" w:rsidRDefault="00F63E22" w:rsidP="00155488">
      <w:pPr>
        <w:pStyle w:val="ListParagraph"/>
        <w:numPr>
          <w:ilvl w:val="0"/>
          <w:numId w:val="37"/>
        </w:numPr>
        <w:spacing w:line="26" w:lineRule="atLeast"/>
        <w:rPr>
          <w:rFonts w:cs="Times New Roman"/>
          <w:szCs w:val="26"/>
        </w:rPr>
      </w:pPr>
      <w:r w:rsidRPr="007B4EAB">
        <w:rPr>
          <w:rFonts w:cs="Times New Roman"/>
          <w:szCs w:val="26"/>
        </w:rPr>
        <w:t>Flat hoặc Billboard</w:t>
      </w:r>
    </w:p>
    <w:p w:rsidR="00F63E22" w:rsidRPr="00F63E22" w:rsidRDefault="00F63E22" w:rsidP="00F63E22">
      <w:pPr>
        <w:spacing w:line="26" w:lineRule="atLeast"/>
        <w:ind w:firstLine="709"/>
        <w:rPr>
          <w:rFonts w:cs="Times New Roman"/>
          <w:szCs w:val="26"/>
        </w:rPr>
      </w:pPr>
      <w:r w:rsidRPr="00F63E22">
        <w:rPr>
          <w:rFonts w:cs="Times New Roman"/>
          <w:szCs w:val="26"/>
        </w:rPr>
        <w:t>Nếu điểm đánh dấu bằng phẳng so với bản đồ, nó sẽ vẫn bị kẹt vào bản đồ khi máy quay xoay và nghiêng nhưng vẫn giữ được kích thước giống như máy ảnh phóng to, không giống như GroundOverlay. Nếu điểm đánh dấu là bảng quảng cáo, nó sẽ luôn luôn được vẽ phải đối mặt với máy ảnh và sẽ xoay và nghiêng với máy ảnh. Mặc định là bảng quảng cáo (sai)</w:t>
      </w:r>
    </w:p>
    <w:p w:rsidR="00F63E22" w:rsidRPr="007B4EAB" w:rsidRDefault="00F63E22" w:rsidP="00155488">
      <w:pPr>
        <w:pStyle w:val="ListParagraph"/>
        <w:numPr>
          <w:ilvl w:val="0"/>
          <w:numId w:val="37"/>
        </w:numPr>
        <w:spacing w:line="26" w:lineRule="atLeast"/>
        <w:rPr>
          <w:rFonts w:cs="Times New Roman"/>
          <w:szCs w:val="26"/>
        </w:rPr>
      </w:pPr>
      <w:r w:rsidRPr="007B4EAB">
        <w:rPr>
          <w:rFonts w:cs="Times New Roman"/>
          <w:szCs w:val="26"/>
        </w:rPr>
        <w:t>Quay</w:t>
      </w:r>
    </w:p>
    <w:p w:rsidR="00F63E22" w:rsidRPr="00F63E22" w:rsidRDefault="00F63E22" w:rsidP="00F63E22">
      <w:pPr>
        <w:spacing w:line="26" w:lineRule="atLeast"/>
        <w:ind w:firstLine="709"/>
        <w:rPr>
          <w:rFonts w:cs="Times New Roman"/>
          <w:szCs w:val="26"/>
        </w:rPr>
      </w:pPr>
      <w:r w:rsidRPr="00F63E22">
        <w:rPr>
          <w:rFonts w:cs="Times New Roman"/>
          <w:szCs w:val="26"/>
        </w:rPr>
        <w:lastRenderedPageBreak/>
        <w:t>Vòng quay của điểm đánh dấu theo chiều kim đồng hồ về điểm neo của điểm đánh dấu. Trục quay xoay vuông góc với điểm đánh dấu. Vòng quay của 0 tương ứng với vị trí mặc định của điểm đánh dấu. Khi điểm đánh dấu bằng phẳng trên bản đồ, vị trí mặc định là Bắc được căn lề và vòng quay sao cho điểm đánh dấu vẫn giữ nguyên trên bản đồ. Khi điểm đánh dấu là bảng hiệu, vị trí mặc định chỉ lên và xoay vòng sao cho điểm đánh dấu luôn đối mặt với máy ảnh. Giá trị mặc định là 0.</w:t>
      </w:r>
    </w:p>
    <w:p w:rsidR="00F63E22" w:rsidRPr="007B4EAB" w:rsidRDefault="00F63E22" w:rsidP="00155488">
      <w:pPr>
        <w:pStyle w:val="ListParagraph"/>
        <w:numPr>
          <w:ilvl w:val="0"/>
          <w:numId w:val="37"/>
        </w:numPr>
        <w:spacing w:line="26" w:lineRule="atLeast"/>
        <w:rPr>
          <w:rFonts w:cs="Times New Roman"/>
          <w:szCs w:val="26"/>
        </w:rPr>
      </w:pPr>
      <w:r w:rsidRPr="007B4EAB">
        <w:rPr>
          <w:rFonts w:cs="Times New Roman"/>
          <w:szCs w:val="26"/>
        </w:rPr>
        <w:t>zIndex</w:t>
      </w:r>
    </w:p>
    <w:p w:rsidR="00F63E22" w:rsidRPr="00F63E22" w:rsidRDefault="00F63E22" w:rsidP="00F63E22">
      <w:pPr>
        <w:spacing w:line="26" w:lineRule="atLeast"/>
        <w:ind w:firstLine="709"/>
        <w:rPr>
          <w:rFonts w:cs="Times New Roman"/>
          <w:szCs w:val="26"/>
        </w:rPr>
      </w:pPr>
      <w:r w:rsidRPr="00F63E22">
        <w:rPr>
          <w:rFonts w:cs="Times New Roman"/>
          <w:szCs w:val="26"/>
        </w:rPr>
        <w:t>Lệnh vẽ cho điểm đánh dấu. Các dấu được vẽ theo thứ tự của zIndex, với điểm đánh dấu zIndex cao nhất được vẽ trên đầu trang. Bằng cách thiết lập thuộc tính zIndex cho mỗi điểm đánh dấu, bạn có thể kiểm soát xem mục tiêu nào mà người dùng của bạn có nhiều khả năng đạt được. Giá trị mặc định là 0.</w:t>
      </w:r>
    </w:p>
    <w:p w:rsidR="00F63E22" w:rsidRPr="007B4EAB" w:rsidRDefault="00F63E22" w:rsidP="00155488">
      <w:pPr>
        <w:pStyle w:val="ListParagraph"/>
        <w:numPr>
          <w:ilvl w:val="0"/>
          <w:numId w:val="37"/>
        </w:numPr>
        <w:spacing w:line="26" w:lineRule="atLeast"/>
        <w:rPr>
          <w:rFonts w:cs="Times New Roman"/>
          <w:szCs w:val="26"/>
        </w:rPr>
      </w:pPr>
      <w:r w:rsidRPr="007B4EAB">
        <w:rPr>
          <w:rFonts w:cs="Times New Roman"/>
          <w:szCs w:val="26"/>
        </w:rPr>
        <w:t>Nhãn</w:t>
      </w:r>
    </w:p>
    <w:p w:rsidR="00F63E22" w:rsidRPr="00F63E22" w:rsidRDefault="00F63E22" w:rsidP="00F63E22">
      <w:pPr>
        <w:spacing w:line="26" w:lineRule="atLeast"/>
        <w:ind w:firstLine="709"/>
        <w:rPr>
          <w:rFonts w:cs="Times New Roman"/>
          <w:szCs w:val="26"/>
        </w:rPr>
      </w:pPr>
      <w:r w:rsidRPr="00F63E22">
        <w:rPr>
          <w:rFonts w:cs="Times New Roman"/>
          <w:szCs w:val="26"/>
        </w:rPr>
        <w:t>Một đối tượng kết hợp với điểm đánh dấu. Ví dụ, đối tượng có thể chứa dữ liệu về những gì các điểm đánh dấu đại diện. Điều này dễ dàng hơn việc lưu trữ một Map riêng biệt &lt;Marker, Object&gt;. Ví dụ khác, bạn có thể liên kết một ID Chuỗi tương ứng với ID từ một bộ dữ liệu. Google Maps Android API không đọc và cũng không viết thuộc tính này.</w:t>
      </w:r>
    </w:p>
    <w:p w:rsidR="00591CE4" w:rsidRDefault="00F63E22" w:rsidP="00F63E22">
      <w:pPr>
        <w:spacing w:line="26" w:lineRule="atLeast"/>
        <w:ind w:firstLine="709"/>
        <w:rPr>
          <w:rFonts w:cs="Times New Roman"/>
          <w:szCs w:val="26"/>
        </w:rPr>
      </w:pPr>
      <w:r w:rsidRPr="00F63E22">
        <w:rPr>
          <w:rFonts w:cs="Times New Roman"/>
          <w:szCs w:val="26"/>
        </w:rPr>
        <w:t>Các phương pháp trong lớp này phải được gọi trên chủ đề Giao diện người dùng Android. Nếu không, một IllegalStateException sẽ bị ném ra khi chạy.</w:t>
      </w:r>
    </w:p>
    <w:p w:rsidR="007B4EAB" w:rsidRDefault="007B4EAB" w:rsidP="00F63E22">
      <w:pPr>
        <w:spacing w:line="26" w:lineRule="atLeast"/>
        <w:ind w:firstLine="709"/>
        <w:rPr>
          <w:rFonts w:cs="Times New Roman"/>
          <w:szCs w:val="26"/>
        </w:rPr>
      </w:pPr>
      <w:r>
        <w:rPr>
          <w:rFonts w:cs="Times New Roman"/>
          <w:szCs w:val="26"/>
        </w:rPr>
        <w:t>Ví dụ:</w:t>
      </w:r>
    </w:p>
    <w:p w:rsidR="007B4EAB" w:rsidRPr="007B4EAB" w:rsidRDefault="007B4EAB" w:rsidP="007B4EA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jc w:val="left"/>
        <w:rPr>
          <w:rFonts w:ascii="Courier New" w:eastAsia="Times New Roman" w:hAnsi="Courier New" w:cs="Courier New"/>
          <w:color w:val="37474F"/>
          <w:sz w:val="21"/>
          <w:szCs w:val="21"/>
          <w:lang w:eastAsia="en-US"/>
        </w:rPr>
      </w:pPr>
      <w:r w:rsidRPr="007B4EAB">
        <w:rPr>
          <w:rFonts w:ascii="Courier New" w:eastAsia="Times New Roman" w:hAnsi="Courier New" w:cs="Courier New"/>
          <w:color w:val="37474F"/>
          <w:sz w:val="21"/>
          <w:szCs w:val="21"/>
          <w:lang w:eastAsia="en-US"/>
        </w:rPr>
        <w:t>GoogleMap map = ... // get a map.</w:t>
      </w:r>
    </w:p>
    <w:p w:rsidR="007B4EAB" w:rsidRPr="007B4EAB" w:rsidRDefault="007B4EAB" w:rsidP="007B4EAB">
      <w:pPr>
        <w:pStyle w:val="phongcode"/>
      </w:pPr>
      <w:r w:rsidRPr="007B4EAB">
        <w:rPr>
          <w:lang w:eastAsia="en-US"/>
        </w:rPr>
        <w:t xml:space="preserve"> // Add a marker at San Francisco.</w:t>
      </w:r>
    </w:p>
    <w:p w:rsidR="007B4EAB" w:rsidRPr="007B4EAB" w:rsidRDefault="007B4EAB" w:rsidP="007B4EAB">
      <w:pPr>
        <w:pStyle w:val="phongcode"/>
      </w:pPr>
      <w:r w:rsidRPr="007B4EAB">
        <w:t xml:space="preserve"> Marker marker = map.addMarker(new MarkerOptions</w:t>
      </w:r>
      <w:r>
        <w:t xml:space="preserve">(): </w:t>
      </w:r>
    </w:p>
    <w:p w:rsidR="007B4EAB" w:rsidRPr="007B4EAB" w:rsidRDefault="007B4EAB" w:rsidP="007B4EAB">
      <w:pPr>
        <w:pStyle w:val="phongcode"/>
      </w:pPr>
      <w:r w:rsidRPr="007B4EAB">
        <w:t xml:space="preserve">     .position(new LatLng(37.7750, 122.4183))</w:t>
      </w:r>
    </w:p>
    <w:p w:rsidR="007B4EAB" w:rsidRPr="007B4EAB" w:rsidRDefault="007B4EAB" w:rsidP="007B4EAB">
      <w:pPr>
        <w:pStyle w:val="phongcode"/>
      </w:pPr>
      <w:r w:rsidRPr="007B4EAB">
        <w:t xml:space="preserve">     .title("San Francisco")</w:t>
      </w:r>
    </w:p>
    <w:p w:rsidR="007B4EAB" w:rsidRDefault="007B4EAB" w:rsidP="007B4EAB">
      <w:pPr>
        <w:pStyle w:val="phongcode"/>
      </w:pPr>
      <w:r w:rsidRPr="007B4EAB">
        <w:t xml:space="preserve">     .snippet("Population: 776733"));</w:t>
      </w:r>
    </w:p>
    <w:p w:rsidR="007B4EAB" w:rsidRPr="007B4EAB" w:rsidRDefault="007B4EAB" w:rsidP="00155488">
      <w:pPr>
        <w:pStyle w:val="ListParagraph"/>
        <w:numPr>
          <w:ilvl w:val="0"/>
          <w:numId w:val="36"/>
        </w:numPr>
      </w:pPr>
      <w:r w:rsidRPr="007B4EAB">
        <w:t>Các phương thức của Marker</w:t>
      </w:r>
    </w:p>
    <w:p w:rsidR="007B4EAB" w:rsidRPr="007B4EAB" w:rsidRDefault="007B4EAB" w:rsidP="00155488">
      <w:pPr>
        <w:pStyle w:val="ListParagraph"/>
        <w:numPr>
          <w:ilvl w:val="0"/>
          <w:numId w:val="37"/>
        </w:numPr>
        <w:spacing w:line="26" w:lineRule="atLeast"/>
        <w:rPr>
          <w:rFonts w:cs="Times New Roman"/>
          <w:szCs w:val="26"/>
        </w:rPr>
      </w:pPr>
      <w:r w:rsidRPr="007B4EAB">
        <w:rPr>
          <w:rFonts w:ascii="Courier New" w:hAnsi="Courier New" w:cs="Courier New"/>
          <w:sz w:val="24"/>
          <w:szCs w:val="24"/>
        </w:rPr>
        <w:t>float getAlpha ():</w:t>
      </w:r>
      <w:r w:rsidRPr="007B4EAB">
        <w:rPr>
          <w:rFonts w:cs="Times New Roman"/>
          <w:szCs w:val="26"/>
        </w:rPr>
        <w:t xml:space="preserve">  Lấy alpha của marker.</w:t>
      </w:r>
    </w:p>
    <w:p w:rsidR="007B4EAB" w:rsidRPr="007B4EAB" w:rsidRDefault="007B4EAB" w:rsidP="00155488">
      <w:pPr>
        <w:pStyle w:val="ListParagraph"/>
        <w:numPr>
          <w:ilvl w:val="0"/>
          <w:numId w:val="37"/>
        </w:numPr>
        <w:spacing w:line="26" w:lineRule="atLeast"/>
        <w:rPr>
          <w:rFonts w:cs="Times New Roman"/>
          <w:szCs w:val="26"/>
        </w:rPr>
      </w:pPr>
      <w:r w:rsidRPr="007B4EAB">
        <w:rPr>
          <w:rFonts w:ascii="Courier New" w:hAnsi="Courier New" w:cs="Courier New"/>
          <w:sz w:val="24"/>
          <w:szCs w:val="24"/>
        </w:rPr>
        <w:t>String getId ():</w:t>
      </w:r>
      <w:r w:rsidRPr="007B4EAB">
        <w:rPr>
          <w:rFonts w:cs="Times New Roman"/>
          <w:szCs w:val="26"/>
        </w:rPr>
        <w:t xml:space="preserve">  Lấy mã này của điểm đánh dấu.LatLng</w:t>
      </w:r>
    </w:p>
    <w:p w:rsidR="007B4EAB" w:rsidRPr="007B4EAB" w:rsidRDefault="007B4EAB" w:rsidP="00155488">
      <w:pPr>
        <w:pStyle w:val="ListParagraph"/>
        <w:numPr>
          <w:ilvl w:val="0"/>
          <w:numId w:val="37"/>
        </w:numPr>
        <w:spacing w:line="26" w:lineRule="atLeast"/>
        <w:rPr>
          <w:rFonts w:cs="Times New Roman"/>
          <w:szCs w:val="26"/>
        </w:rPr>
      </w:pPr>
      <w:r w:rsidRPr="007B4EAB">
        <w:rPr>
          <w:rFonts w:ascii="Courier New" w:hAnsi="Courier New" w:cs="Courier New"/>
          <w:sz w:val="24"/>
          <w:szCs w:val="24"/>
        </w:rPr>
        <w:t>getPosition ():</w:t>
      </w:r>
      <w:r w:rsidRPr="007B4EAB">
        <w:rPr>
          <w:rFonts w:cs="Times New Roman"/>
          <w:szCs w:val="26"/>
        </w:rPr>
        <w:t xml:space="preserve">  Trả về vị trí của marker.</w:t>
      </w:r>
    </w:p>
    <w:p w:rsidR="007B4EAB" w:rsidRPr="007B4EAB" w:rsidRDefault="007B4EAB" w:rsidP="00155488">
      <w:pPr>
        <w:pStyle w:val="ListParagraph"/>
        <w:numPr>
          <w:ilvl w:val="0"/>
          <w:numId w:val="37"/>
        </w:numPr>
        <w:spacing w:line="26" w:lineRule="atLeast"/>
        <w:rPr>
          <w:rFonts w:cs="Times New Roman"/>
          <w:szCs w:val="26"/>
        </w:rPr>
      </w:pPr>
      <w:r w:rsidRPr="007B4EAB">
        <w:rPr>
          <w:rFonts w:ascii="Courier New" w:hAnsi="Courier New" w:cs="Courier New"/>
          <w:sz w:val="24"/>
          <w:szCs w:val="24"/>
        </w:rPr>
        <w:t>float getRotation ():</w:t>
      </w:r>
      <w:r w:rsidRPr="007B4EAB">
        <w:rPr>
          <w:rFonts w:cs="Times New Roman"/>
          <w:szCs w:val="26"/>
        </w:rPr>
        <w:t xml:space="preserve">  Nhận được vòng quay của marker.</w:t>
      </w:r>
    </w:p>
    <w:p w:rsidR="007B4EAB" w:rsidRPr="007B4EAB" w:rsidRDefault="007B4EAB" w:rsidP="00155488">
      <w:pPr>
        <w:pStyle w:val="ListParagraph"/>
        <w:numPr>
          <w:ilvl w:val="0"/>
          <w:numId w:val="37"/>
        </w:numPr>
        <w:spacing w:line="26" w:lineRule="atLeast"/>
        <w:rPr>
          <w:rFonts w:cs="Times New Roman"/>
          <w:szCs w:val="26"/>
        </w:rPr>
      </w:pPr>
      <w:r w:rsidRPr="007B4EAB">
        <w:rPr>
          <w:rFonts w:ascii="Courier New" w:hAnsi="Courier New" w:cs="Courier New"/>
          <w:sz w:val="24"/>
          <w:szCs w:val="24"/>
        </w:rPr>
        <w:t>String getSnippet ():</w:t>
      </w:r>
      <w:r w:rsidRPr="007B4EAB">
        <w:rPr>
          <w:rFonts w:cs="Times New Roman"/>
          <w:szCs w:val="26"/>
        </w:rPr>
        <w:t xml:space="preserve">  Lấy đoạn mã của marker.</w:t>
      </w:r>
    </w:p>
    <w:p w:rsidR="007B4EAB" w:rsidRPr="007B4EAB" w:rsidRDefault="007B4EAB" w:rsidP="00155488">
      <w:pPr>
        <w:pStyle w:val="ListParagraph"/>
        <w:numPr>
          <w:ilvl w:val="0"/>
          <w:numId w:val="37"/>
        </w:numPr>
        <w:spacing w:line="26" w:lineRule="atLeast"/>
        <w:rPr>
          <w:rFonts w:cs="Times New Roman"/>
          <w:szCs w:val="26"/>
        </w:rPr>
      </w:pPr>
      <w:r w:rsidRPr="007B4EAB">
        <w:rPr>
          <w:rFonts w:ascii="Courier New" w:hAnsi="Courier New" w:cs="Courier New"/>
          <w:sz w:val="24"/>
          <w:szCs w:val="24"/>
        </w:rPr>
        <w:t>Object getTag ():</w:t>
      </w:r>
      <w:r w:rsidRPr="007B4EAB">
        <w:rPr>
          <w:rFonts w:cs="Times New Roman"/>
          <w:szCs w:val="26"/>
        </w:rPr>
        <w:t xml:space="preserve">  Lấy thẻ cho marker.</w:t>
      </w:r>
    </w:p>
    <w:p w:rsidR="007B4EAB" w:rsidRPr="007B4EAB" w:rsidRDefault="007B4EAB" w:rsidP="00155488">
      <w:pPr>
        <w:pStyle w:val="ListParagraph"/>
        <w:numPr>
          <w:ilvl w:val="0"/>
          <w:numId w:val="37"/>
        </w:numPr>
        <w:spacing w:line="26" w:lineRule="atLeast"/>
        <w:rPr>
          <w:rFonts w:cs="Times New Roman"/>
          <w:szCs w:val="26"/>
        </w:rPr>
      </w:pPr>
      <w:r w:rsidRPr="007B4EAB">
        <w:rPr>
          <w:rFonts w:ascii="Courier New" w:hAnsi="Courier New" w:cs="Courier New"/>
          <w:sz w:val="24"/>
          <w:szCs w:val="24"/>
        </w:rPr>
        <w:t>String getTitle ():</w:t>
      </w:r>
      <w:r w:rsidRPr="007B4EAB">
        <w:rPr>
          <w:rFonts w:cs="Times New Roman"/>
          <w:szCs w:val="26"/>
        </w:rPr>
        <w:t xml:space="preserve">  Lấy tiêu đề của marker.</w:t>
      </w:r>
    </w:p>
    <w:p w:rsidR="007B4EAB" w:rsidRPr="007B4EAB" w:rsidRDefault="007B4EAB" w:rsidP="00155488">
      <w:pPr>
        <w:pStyle w:val="ListParagraph"/>
        <w:numPr>
          <w:ilvl w:val="0"/>
          <w:numId w:val="37"/>
        </w:numPr>
        <w:spacing w:line="26" w:lineRule="atLeast"/>
        <w:rPr>
          <w:rFonts w:cs="Times New Roman"/>
          <w:szCs w:val="26"/>
        </w:rPr>
      </w:pPr>
      <w:r w:rsidRPr="007B4EAB">
        <w:rPr>
          <w:rFonts w:ascii="Courier New" w:hAnsi="Courier New" w:cs="Courier New"/>
          <w:sz w:val="24"/>
          <w:szCs w:val="24"/>
        </w:rPr>
        <w:t>float getZIndex ():</w:t>
      </w:r>
      <w:r w:rsidRPr="007B4EAB">
        <w:rPr>
          <w:rFonts w:cs="Times New Roman"/>
          <w:szCs w:val="26"/>
        </w:rPr>
        <w:t xml:space="preserve">  Trả về zIndex của marker.</w:t>
      </w:r>
    </w:p>
    <w:p w:rsidR="007B4EAB" w:rsidRPr="007B4EAB" w:rsidRDefault="007B4EAB" w:rsidP="00155488">
      <w:pPr>
        <w:pStyle w:val="ListParagraph"/>
        <w:numPr>
          <w:ilvl w:val="0"/>
          <w:numId w:val="37"/>
        </w:numPr>
        <w:spacing w:line="26" w:lineRule="atLeast"/>
        <w:rPr>
          <w:rFonts w:cs="Times New Roman"/>
          <w:szCs w:val="26"/>
        </w:rPr>
      </w:pPr>
      <w:r w:rsidRPr="007B4EAB">
        <w:rPr>
          <w:rFonts w:ascii="Courier New" w:hAnsi="Courier New" w:cs="Courier New"/>
          <w:sz w:val="24"/>
          <w:szCs w:val="24"/>
        </w:rPr>
        <w:t>void hideInfoWindow ():</w:t>
      </w:r>
      <w:r w:rsidRPr="007B4EAB">
        <w:rPr>
          <w:rFonts w:cs="Times New Roman"/>
          <w:szCs w:val="26"/>
        </w:rPr>
        <w:t xml:space="preserve">  Ẩn cửa sổ thông tin nếu nó được hiển thị từ điểm đánh dấu này.</w:t>
      </w:r>
    </w:p>
    <w:p w:rsidR="007B4EAB" w:rsidRPr="007B4EAB" w:rsidRDefault="007B4EAB" w:rsidP="00155488">
      <w:pPr>
        <w:pStyle w:val="ListParagraph"/>
        <w:numPr>
          <w:ilvl w:val="0"/>
          <w:numId w:val="37"/>
        </w:numPr>
        <w:spacing w:line="26" w:lineRule="atLeast"/>
        <w:rPr>
          <w:rFonts w:cs="Times New Roman"/>
          <w:szCs w:val="26"/>
        </w:rPr>
      </w:pPr>
      <w:r w:rsidRPr="007B4EAB">
        <w:rPr>
          <w:rFonts w:ascii="Courier New" w:hAnsi="Courier New" w:cs="Courier New"/>
          <w:sz w:val="24"/>
          <w:szCs w:val="24"/>
        </w:rPr>
        <w:lastRenderedPageBreak/>
        <w:t>boolean isDraggable ():</w:t>
      </w:r>
      <w:r w:rsidRPr="007B4EAB">
        <w:rPr>
          <w:rFonts w:cs="Times New Roman"/>
          <w:szCs w:val="26"/>
        </w:rPr>
        <w:t xml:space="preserve">  Nhận được khả năng kéo của điểm đánh dấu.</w:t>
      </w:r>
    </w:p>
    <w:p w:rsidR="007B4EAB" w:rsidRPr="007B4EAB" w:rsidRDefault="007B4EAB" w:rsidP="00155488">
      <w:pPr>
        <w:pStyle w:val="ListParagraph"/>
        <w:numPr>
          <w:ilvl w:val="0"/>
          <w:numId w:val="37"/>
        </w:numPr>
        <w:spacing w:line="26" w:lineRule="atLeast"/>
        <w:rPr>
          <w:rFonts w:cs="Times New Roman"/>
          <w:szCs w:val="26"/>
        </w:rPr>
      </w:pPr>
      <w:r w:rsidRPr="007B4EAB">
        <w:rPr>
          <w:rFonts w:ascii="Courier New" w:hAnsi="Courier New" w:cs="Courier New"/>
          <w:sz w:val="24"/>
          <w:szCs w:val="24"/>
        </w:rPr>
        <w:t>boolean isFlat ():</w:t>
      </w:r>
      <w:r w:rsidRPr="007B4EAB">
        <w:rPr>
          <w:rFonts w:cs="Times New Roman"/>
          <w:szCs w:val="26"/>
        </w:rPr>
        <w:t xml:space="preserve">  Lấy vị trí phẳng của Marker.</w:t>
      </w:r>
    </w:p>
    <w:p w:rsidR="007B4EAB" w:rsidRPr="007B4EAB" w:rsidRDefault="007B4EAB" w:rsidP="00155488">
      <w:pPr>
        <w:pStyle w:val="ListParagraph"/>
        <w:numPr>
          <w:ilvl w:val="0"/>
          <w:numId w:val="37"/>
        </w:numPr>
        <w:spacing w:line="26" w:lineRule="atLeast"/>
        <w:rPr>
          <w:rFonts w:cs="Times New Roman"/>
          <w:szCs w:val="26"/>
        </w:rPr>
      </w:pPr>
      <w:r w:rsidRPr="007B4EAB">
        <w:rPr>
          <w:rFonts w:ascii="Courier New" w:hAnsi="Courier New" w:cs="Courier New"/>
          <w:sz w:val="24"/>
          <w:szCs w:val="24"/>
        </w:rPr>
        <w:t>boolean isInfoWindowShown ():</w:t>
      </w:r>
      <w:r w:rsidRPr="007B4EAB">
        <w:rPr>
          <w:rFonts w:cs="Times New Roman"/>
          <w:szCs w:val="26"/>
        </w:rPr>
        <w:t xml:space="preserve">  Trả lại cho dù cửa sổ thông tin hiện đang hiển thị ở trên điểm đánh dấu này.</w:t>
      </w:r>
    </w:p>
    <w:p w:rsidR="007B4EAB" w:rsidRPr="007B4EAB" w:rsidRDefault="007B4EAB" w:rsidP="00155488">
      <w:pPr>
        <w:pStyle w:val="ListParagraph"/>
        <w:numPr>
          <w:ilvl w:val="0"/>
          <w:numId w:val="37"/>
        </w:numPr>
        <w:spacing w:line="26" w:lineRule="atLeast"/>
        <w:rPr>
          <w:rFonts w:cs="Times New Roman"/>
          <w:szCs w:val="26"/>
        </w:rPr>
      </w:pPr>
      <w:r w:rsidRPr="007B4EAB">
        <w:rPr>
          <w:rFonts w:ascii="Courier New" w:hAnsi="Courier New" w:cs="Courier New"/>
          <w:sz w:val="24"/>
          <w:szCs w:val="24"/>
        </w:rPr>
        <w:t>boolean isVisible ():</w:t>
      </w:r>
      <w:r w:rsidRPr="007B4EAB">
        <w:rPr>
          <w:rFonts w:cs="Times New Roman"/>
          <w:szCs w:val="26"/>
        </w:rPr>
        <w:t xml:space="preserve">  Lấy cài đặt hiển thị của điểm đánh dấu này.</w:t>
      </w:r>
    </w:p>
    <w:p w:rsidR="007B4EAB" w:rsidRPr="007B4EAB" w:rsidRDefault="007B4EAB" w:rsidP="00155488">
      <w:pPr>
        <w:pStyle w:val="ListParagraph"/>
        <w:numPr>
          <w:ilvl w:val="0"/>
          <w:numId w:val="37"/>
        </w:numPr>
        <w:spacing w:line="26" w:lineRule="atLeast"/>
        <w:rPr>
          <w:rFonts w:cs="Times New Roman"/>
          <w:szCs w:val="26"/>
        </w:rPr>
      </w:pPr>
      <w:r w:rsidRPr="007B4EAB">
        <w:rPr>
          <w:rFonts w:ascii="Courier New" w:hAnsi="Courier New" w:cs="Courier New"/>
          <w:sz w:val="24"/>
          <w:szCs w:val="24"/>
        </w:rPr>
        <w:t>void remove ():</w:t>
      </w:r>
      <w:r w:rsidRPr="007B4EAB">
        <w:rPr>
          <w:rFonts w:cs="Times New Roman"/>
          <w:szCs w:val="26"/>
        </w:rPr>
        <w:t xml:space="preserve">  Loại bỏ điểm đánh dấu này khỏi bản đồ.</w:t>
      </w:r>
    </w:p>
    <w:p w:rsidR="007B4EAB" w:rsidRPr="007B4EAB" w:rsidRDefault="007B4EAB" w:rsidP="00155488">
      <w:pPr>
        <w:pStyle w:val="ListParagraph"/>
        <w:numPr>
          <w:ilvl w:val="0"/>
          <w:numId w:val="37"/>
        </w:numPr>
        <w:spacing w:line="26" w:lineRule="atLeast"/>
        <w:rPr>
          <w:rFonts w:cs="Times New Roman"/>
          <w:szCs w:val="26"/>
        </w:rPr>
      </w:pPr>
      <w:r w:rsidRPr="007B4EAB">
        <w:rPr>
          <w:rFonts w:ascii="Courier New" w:hAnsi="Courier New" w:cs="Courier New"/>
          <w:sz w:val="24"/>
          <w:szCs w:val="24"/>
        </w:rPr>
        <w:t>void setAlpha (float alpha)</w:t>
      </w:r>
      <w:r w:rsidRPr="007B4EAB">
        <w:rPr>
          <w:rFonts w:cs="Times New Roman"/>
          <w:szCs w:val="26"/>
        </w:rPr>
        <w:t xml:space="preserve"> Đặt alpha (opacity) của marker.</w:t>
      </w:r>
    </w:p>
    <w:p w:rsidR="007B4EAB" w:rsidRPr="007B4EAB" w:rsidRDefault="007B4EAB" w:rsidP="00155488">
      <w:pPr>
        <w:pStyle w:val="ListParagraph"/>
        <w:numPr>
          <w:ilvl w:val="0"/>
          <w:numId w:val="37"/>
        </w:numPr>
        <w:spacing w:line="26" w:lineRule="atLeast"/>
        <w:rPr>
          <w:rFonts w:cs="Times New Roman"/>
          <w:szCs w:val="26"/>
        </w:rPr>
      </w:pPr>
      <w:r w:rsidRPr="007B4EAB">
        <w:rPr>
          <w:rFonts w:ascii="Courier New" w:hAnsi="Courier New" w:cs="Courier New"/>
          <w:sz w:val="24"/>
          <w:szCs w:val="24"/>
        </w:rPr>
        <w:t>void setAnchor (float anchorU, float anchorV)</w:t>
      </w:r>
      <w:r w:rsidRPr="007B4EAB">
        <w:rPr>
          <w:rFonts w:cs="Times New Roman"/>
          <w:szCs w:val="26"/>
        </w:rPr>
        <w:t xml:space="preserve"> Thiết lập điểm neo cho marker.</w:t>
      </w:r>
    </w:p>
    <w:p w:rsidR="007B4EAB" w:rsidRPr="007B4EAB" w:rsidRDefault="007B4EAB" w:rsidP="00155488">
      <w:pPr>
        <w:pStyle w:val="ListParagraph"/>
        <w:numPr>
          <w:ilvl w:val="0"/>
          <w:numId w:val="37"/>
        </w:numPr>
        <w:spacing w:line="26" w:lineRule="atLeast"/>
        <w:rPr>
          <w:rFonts w:cs="Times New Roman"/>
          <w:szCs w:val="26"/>
        </w:rPr>
      </w:pPr>
      <w:r w:rsidRPr="007B4EAB">
        <w:rPr>
          <w:rFonts w:ascii="Courier New" w:hAnsi="Courier New" w:cs="Courier New"/>
          <w:sz w:val="24"/>
          <w:szCs w:val="24"/>
        </w:rPr>
        <w:t>void setDraggable (boolean draggable)</w:t>
      </w:r>
      <w:r w:rsidRPr="007B4EAB">
        <w:rPr>
          <w:rFonts w:cs="Times New Roman"/>
          <w:szCs w:val="26"/>
        </w:rPr>
        <w:t xml:space="preserve"> Thiết lập khả năng kéo của điểm đánh dấu.</w:t>
      </w:r>
    </w:p>
    <w:p w:rsidR="007B4EAB" w:rsidRPr="007B4EAB" w:rsidRDefault="007B4EAB" w:rsidP="00155488">
      <w:pPr>
        <w:pStyle w:val="ListParagraph"/>
        <w:numPr>
          <w:ilvl w:val="0"/>
          <w:numId w:val="37"/>
        </w:numPr>
        <w:spacing w:line="26" w:lineRule="atLeast"/>
        <w:rPr>
          <w:rFonts w:cs="Times New Roman"/>
          <w:szCs w:val="26"/>
        </w:rPr>
      </w:pPr>
      <w:r w:rsidRPr="007B4EAB">
        <w:rPr>
          <w:rFonts w:ascii="Courier New" w:hAnsi="Courier New" w:cs="Courier New"/>
          <w:sz w:val="24"/>
          <w:szCs w:val="24"/>
        </w:rPr>
        <w:t>void setFlat (boolean flat)</w:t>
      </w:r>
      <w:r w:rsidRPr="007B4EAB">
        <w:rPr>
          <w:rFonts w:cs="Times New Roman"/>
          <w:szCs w:val="26"/>
        </w:rPr>
        <w:t xml:space="preserve"> Đặt cho dù điểm đánh dấu này phải phẳng so với bản đồ đúng hay bảng hiệu billboard đối mặt với máy ảnh giả.</w:t>
      </w:r>
    </w:p>
    <w:p w:rsidR="007B4EAB" w:rsidRPr="007B4EAB" w:rsidRDefault="007B4EAB" w:rsidP="00155488">
      <w:pPr>
        <w:pStyle w:val="ListParagraph"/>
        <w:numPr>
          <w:ilvl w:val="0"/>
          <w:numId w:val="37"/>
        </w:numPr>
        <w:spacing w:line="26" w:lineRule="atLeast"/>
        <w:rPr>
          <w:rFonts w:cs="Times New Roman"/>
          <w:szCs w:val="26"/>
        </w:rPr>
      </w:pPr>
      <w:r w:rsidRPr="007B4EAB">
        <w:rPr>
          <w:rFonts w:ascii="Courier New" w:hAnsi="Courier New" w:cs="Courier New"/>
          <w:sz w:val="24"/>
          <w:szCs w:val="24"/>
        </w:rPr>
        <w:t>void setIcon</w:t>
      </w:r>
      <w:r w:rsidRPr="007B4EAB">
        <w:rPr>
          <w:rFonts w:cs="Times New Roman"/>
          <w:szCs w:val="26"/>
        </w:rPr>
        <w:t xml:space="preserve"> (biểu tượng BitmapDescriptorDescriptor) Thiết lập biểu tượng cho điểm đánh dấu.</w:t>
      </w:r>
    </w:p>
    <w:p w:rsidR="007B4EAB" w:rsidRPr="007B4EAB" w:rsidRDefault="007B4EAB" w:rsidP="00155488">
      <w:pPr>
        <w:pStyle w:val="ListParagraph"/>
        <w:numPr>
          <w:ilvl w:val="0"/>
          <w:numId w:val="37"/>
        </w:numPr>
        <w:spacing w:line="26" w:lineRule="atLeast"/>
        <w:rPr>
          <w:rFonts w:cs="Times New Roman"/>
          <w:szCs w:val="26"/>
        </w:rPr>
      </w:pPr>
      <w:r w:rsidRPr="007B4EAB">
        <w:rPr>
          <w:rFonts w:ascii="Courier New" w:hAnsi="Courier New" w:cs="Courier New"/>
          <w:sz w:val="24"/>
          <w:szCs w:val="24"/>
        </w:rPr>
        <w:t>void setInfoWindowAnchor (float anchorU, float anchorV)</w:t>
      </w:r>
      <w:r w:rsidRPr="007B4EAB">
        <w:rPr>
          <w:rFonts w:cs="Times New Roman"/>
          <w:szCs w:val="26"/>
        </w:rPr>
        <w:t xml:space="preserve"> Xác định điểm trong ảnh điểm đánh dấu để neo cửa sổ thông tin khi nó được hiển thị.</w:t>
      </w:r>
    </w:p>
    <w:p w:rsidR="007B4EAB" w:rsidRPr="007B4EAB" w:rsidRDefault="007B4EAB" w:rsidP="00155488">
      <w:pPr>
        <w:pStyle w:val="ListParagraph"/>
        <w:numPr>
          <w:ilvl w:val="0"/>
          <w:numId w:val="37"/>
        </w:numPr>
        <w:spacing w:line="26" w:lineRule="atLeast"/>
        <w:rPr>
          <w:rFonts w:cs="Times New Roman"/>
          <w:szCs w:val="26"/>
        </w:rPr>
      </w:pPr>
      <w:r w:rsidRPr="007B4EAB">
        <w:rPr>
          <w:rFonts w:ascii="Courier New" w:hAnsi="Courier New" w:cs="Courier New"/>
          <w:sz w:val="24"/>
          <w:szCs w:val="24"/>
        </w:rPr>
        <w:t>void setPosition (LatLng latlng)</w:t>
      </w:r>
      <w:r w:rsidRPr="007B4EAB">
        <w:rPr>
          <w:rFonts w:cs="Times New Roman"/>
          <w:szCs w:val="26"/>
        </w:rPr>
        <w:t xml:space="preserve"> Đặt vị trí của điểm đánh dấu.</w:t>
      </w:r>
    </w:p>
    <w:p w:rsidR="007B4EAB" w:rsidRPr="007B4EAB" w:rsidRDefault="007B4EAB" w:rsidP="00155488">
      <w:pPr>
        <w:pStyle w:val="ListParagraph"/>
        <w:numPr>
          <w:ilvl w:val="0"/>
          <w:numId w:val="37"/>
        </w:numPr>
        <w:spacing w:line="26" w:lineRule="atLeast"/>
        <w:rPr>
          <w:rFonts w:cs="Times New Roman"/>
          <w:szCs w:val="26"/>
        </w:rPr>
      </w:pPr>
      <w:r w:rsidRPr="007B4EAB">
        <w:rPr>
          <w:rFonts w:ascii="Courier New" w:hAnsi="Courier New" w:cs="Courier New"/>
          <w:sz w:val="24"/>
          <w:szCs w:val="24"/>
        </w:rPr>
        <w:t>void setRotation (float rotation)</w:t>
      </w:r>
      <w:r w:rsidRPr="007B4EAB">
        <w:rPr>
          <w:rFonts w:cs="Times New Roman"/>
          <w:szCs w:val="26"/>
        </w:rPr>
        <w:t xml:space="preserve"> Thiết lập quay của điểm đánh dấu theo chiều kim đồng hồ về điểm neo của điểm đánh dấu.</w:t>
      </w:r>
    </w:p>
    <w:p w:rsidR="007B4EAB" w:rsidRPr="007B4EAB" w:rsidRDefault="007B4EAB" w:rsidP="00155488">
      <w:pPr>
        <w:pStyle w:val="ListParagraph"/>
        <w:numPr>
          <w:ilvl w:val="0"/>
          <w:numId w:val="37"/>
        </w:numPr>
        <w:spacing w:line="26" w:lineRule="atLeast"/>
        <w:rPr>
          <w:rFonts w:cs="Times New Roman"/>
          <w:szCs w:val="26"/>
        </w:rPr>
      </w:pPr>
      <w:r w:rsidRPr="007B4EAB">
        <w:rPr>
          <w:rFonts w:ascii="Courier New" w:hAnsi="Courier New" w:cs="Courier New"/>
          <w:sz w:val="24"/>
          <w:szCs w:val="24"/>
        </w:rPr>
        <w:t>void setSnippet (String snippet)</w:t>
      </w:r>
      <w:r w:rsidRPr="007B4EAB">
        <w:rPr>
          <w:rFonts w:cs="Times New Roman"/>
          <w:szCs w:val="26"/>
        </w:rPr>
        <w:t xml:space="preserve"> Thiết lập đoạn mã của marker.</w:t>
      </w:r>
    </w:p>
    <w:p w:rsidR="007B4EAB" w:rsidRPr="007B4EAB" w:rsidRDefault="007B4EAB" w:rsidP="00155488">
      <w:pPr>
        <w:pStyle w:val="ListParagraph"/>
        <w:numPr>
          <w:ilvl w:val="0"/>
          <w:numId w:val="37"/>
        </w:numPr>
        <w:spacing w:line="26" w:lineRule="atLeast"/>
        <w:rPr>
          <w:rFonts w:cs="Times New Roman"/>
          <w:szCs w:val="26"/>
        </w:rPr>
      </w:pPr>
      <w:r w:rsidRPr="007B4EAB">
        <w:rPr>
          <w:rFonts w:ascii="Courier New" w:hAnsi="Courier New" w:cs="Courier New"/>
          <w:sz w:val="24"/>
          <w:szCs w:val="24"/>
        </w:rPr>
        <w:t>void setTag (Object tag)</w:t>
      </w:r>
      <w:r w:rsidRPr="007B4EAB">
        <w:rPr>
          <w:rFonts w:cs="Times New Roman"/>
          <w:szCs w:val="26"/>
        </w:rPr>
        <w:t xml:space="preserve"> Thiết lập tag cho marker.</w:t>
      </w:r>
    </w:p>
    <w:p w:rsidR="007B4EAB" w:rsidRPr="007B4EAB" w:rsidRDefault="007B4EAB" w:rsidP="00155488">
      <w:pPr>
        <w:pStyle w:val="ListParagraph"/>
        <w:numPr>
          <w:ilvl w:val="0"/>
          <w:numId w:val="37"/>
        </w:numPr>
        <w:spacing w:line="26" w:lineRule="atLeast"/>
        <w:rPr>
          <w:rFonts w:cs="Times New Roman"/>
          <w:szCs w:val="26"/>
        </w:rPr>
      </w:pPr>
      <w:r w:rsidRPr="007B4EAB">
        <w:rPr>
          <w:rFonts w:ascii="Courier New" w:hAnsi="Courier New" w:cs="Courier New"/>
          <w:sz w:val="24"/>
          <w:szCs w:val="24"/>
        </w:rPr>
        <w:t>void setTitle (String title)</w:t>
      </w:r>
      <w:r w:rsidRPr="007B4EAB">
        <w:rPr>
          <w:rFonts w:cs="Times New Roman"/>
          <w:szCs w:val="26"/>
        </w:rPr>
        <w:t xml:space="preserve"> Thiết lập tiêu đề của marker.</w:t>
      </w:r>
    </w:p>
    <w:p w:rsidR="007B4EAB" w:rsidRPr="007B4EAB" w:rsidRDefault="007B4EAB" w:rsidP="00155488">
      <w:pPr>
        <w:pStyle w:val="ListParagraph"/>
        <w:numPr>
          <w:ilvl w:val="0"/>
          <w:numId w:val="37"/>
        </w:numPr>
        <w:spacing w:line="26" w:lineRule="atLeast"/>
        <w:rPr>
          <w:rFonts w:cs="Times New Roman"/>
          <w:szCs w:val="26"/>
        </w:rPr>
      </w:pPr>
      <w:r w:rsidRPr="007B4EAB">
        <w:rPr>
          <w:rFonts w:ascii="Courier New" w:hAnsi="Courier New" w:cs="Courier New"/>
          <w:sz w:val="24"/>
          <w:szCs w:val="24"/>
        </w:rPr>
        <w:t>void setVisible (boolean visible)</w:t>
      </w:r>
      <w:r w:rsidRPr="007B4EAB">
        <w:rPr>
          <w:rFonts w:cs="Times New Roman"/>
          <w:szCs w:val="26"/>
        </w:rPr>
        <w:t xml:space="preserve"> Thiết lập khả năng hiển thị của điểm đánh dấu này.</w:t>
      </w:r>
    </w:p>
    <w:p w:rsidR="007B4EAB" w:rsidRPr="007B4EAB" w:rsidRDefault="007B4EAB" w:rsidP="00155488">
      <w:pPr>
        <w:pStyle w:val="ListParagraph"/>
        <w:numPr>
          <w:ilvl w:val="0"/>
          <w:numId w:val="37"/>
        </w:numPr>
        <w:spacing w:line="26" w:lineRule="atLeast"/>
        <w:rPr>
          <w:rFonts w:cs="Times New Roman"/>
          <w:szCs w:val="26"/>
        </w:rPr>
      </w:pPr>
      <w:r w:rsidRPr="007B4EAB">
        <w:rPr>
          <w:rFonts w:ascii="Courier New" w:hAnsi="Courier New" w:cs="Courier New"/>
          <w:sz w:val="24"/>
          <w:szCs w:val="24"/>
        </w:rPr>
        <w:t>void setZIndex (float zIndex)</w:t>
      </w:r>
      <w:r w:rsidRPr="007B4EAB">
        <w:rPr>
          <w:rFonts w:cs="Times New Roman"/>
          <w:szCs w:val="26"/>
        </w:rPr>
        <w:t xml:space="preserve"> Thiết lập zIndex của marker.</w:t>
      </w:r>
    </w:p>
    <w:p w:rsidR="007B4EAB" w:rsidRDefault="007B4EAB" w:rsidP="00155488">
      <w:pPr>
        <w:pStyle w:val="ListParagraph"/>
        <w:numPr>
          <w:ilvl w:val="0"/>
          <w:numId w:val="37"/>
        </w:numPr>
        <w:spacing w:line="26" w:lineRule="atLeast"/>
        <w:rPr>
          <w:rFonts w:cs="Times New Roman"/>
          <w:szCs w:val="26"/>
        </w:rPr>
      </w:pPr>
      <w:r w:rsidRPr="007B4EAB">
        <w:rPr>
          <w:rFonts w:cs="Times New Roman"/>
          <w:szCs w:val="26"/>
        </w:rPr>
        <w:t xml:space="preserve">Hiển thị cửa sổ thông tin của điểm đánh dấu này trên bản đồ, nếu điểm đánh dấu này làVisible </w:t>
      </w:r>
      <w:r>
        <w:rPr>
          <w:rFonts w:cs="Times New Roman"/>
          <w:szCs w:val="26"/>
        </w:rPr>
        <w:t>();</w:t>
      </w:r>
    </w:p>
    <w:p w:rsidR="00251B53" w:rsidRPr="00251B53" w:rsidRDefault="00251B53" w:rsidP="00155488">
      <w:pPr>
        <w:pStyle w:val="ListParagraph"/>
        <w:numPr>
          <w:ilvl w:val="0"/>
          <w:numId w:val="37"/>
        </w:numPr>
        <w:spacing w:line="26" w:lineRule="atLeast"/>
        <w:rPr>
          <w:rFonts w:cs="Times New Roman"/>
          <w:szCs w:val="26"/>
        </w:rPr>
      </w:pPr>
      <w:r>
        <w:rPr>
          <w:rFonts w:cs="Times New Roman"/>
          <w:szCs w:val="26"/>
        </w:rPr>
        <w:t>……</w:t>
      </w:r>
    </w:p>
    <w:p w:rsidR="00187151" w:rsidRPr="000A6031" w:rsidRDefault="00F26E39" w:rsidP="00736A18">
      <w:pPr>
        <w:pStyle w:val="Heading2"/>
        <w:spacing w:before="120" w:after="120" w:line="26" w:lineRule="atLeast"/>
        <w:ind w:firstLine="0"/>
        <w:rPr>
          <w:rFonts w:cs="Times New Roman"/>
          <w:color w:val="auto"/>
        </w:rPr>
      </w:pPr>
      <w:bookmarkStart w:id="304" w:name="_Toc475999856"/>
      <w:bookmarkStart w:id="305" w:name="_Toc507842842"/>
      <w:bookmarkStart w:id="306" w:name="_Toc511914392"/>
      <w:bookmarkStart w:id="307" w:name="_Toc511914472"/>
      <w:bookmarkStart w:id="308" w:name="_Toc512547401"/>
      <w:r w:rsidRPr="000A6031">
        <w:rPr>
          <w:rFonts w:cs="Times New Roman"/>
          <w:color w:val="auto"/>
        </w:rPr>
        <w:t xml:space="preserve">1.7 </w:t>
      </w:r>
      <w:r w:rsidR="003008C5" w:rsidRPr="000A6031">
        <w:rPr>
          <w:rFonts w:cs="Times New Roman"/>
          <w:color w:val="auto"/>
        </w:rPr>
        <w:t xml:space="preserve"> </w:t>
      </w:r>
      <w:r w:rsidR="0031674F">
        <w:rPr>
          <w:rFonts w:cs="Times New Roman"/>
          <w:color w:val="auto"/>
        </w:rPr>
        <w:t xml:space="preserve">Công nghệ </w:t>
      </w:r>
      <w:r w:rsidR="003008C5" w:rsidRPr="000A6031">
        <w:rPr>
          <w:rFonts w:cs="Times New Roman"/>
          <w:color w:val="auto"/>
        </w:rPr>
        <w:t>Node</w:t>
      </w:r>
      <w:r w:rsidR="00187151" w:rsidRPr="000A6031">
        <w:rPr>
          <w:rFonts w:cs="Times New Roman"/>
          <w:color w:val="auto"/>
        </w:rPr>
        <w:t>js</w:t>
      </w:r>
      <w:bookmarkEnd w:id="304"/>
      <w:bookmarkEnd w:id="305"/>
      <w:bookmarkEnd w:id="306"/>
      <w:bookmarkEnd w:id="307"/>
      <w:bookmarkEnd w:id="308"/>
      <w:r w:rsidR="00187151" w:rsidRPr="000A6031">
        <w:rPr>
          <w:rFonts w:cs="Times New Roman"/>
          <w:color w:val="auto"/>
        </w:rPr>
        <w:t xml:space="preserve"> </w:t>
      </w:r>
    </w:p>
    <w:p w:rsidR="00187151" w:rsidRPr="000A6031" w:rsidRDefault="00535672" w:rsidP="00736A18">
      <w:pPr>
        <w:pStyle w:val="Heading3"/>
        <w:spacing w:before="120" w:after="120" w:line="26" w:lineRule="atLeast"/>
        <w:ind w:firstLine="0"/>
        <w:rPr>
          <w:rFonts w:cs="Times New Roman"/>
          <w:b w:val="0"/>
          <w:color w:val="auto"/>
          <w:szCs w:val="26"/>
        </w:rPr>
      </w:pPr>
      <w:bookmarkStart w:id="309" w:name="_Toc511914393"/>
      <w:bookmarkStart w:id="310" w:name="_Toc511914473"/>
      <w:bookmarkStart w:id="311" w:name="_Toc512547402"/>
      <w:r w:rsidRPr="000A6031">
        <w:rPr>
          <w:rFonts w:cs="Times New Roman"/>
          <w:color w:val="auto"/>
          <w:szCs w:val="26"/>
        </w:rPr>
        <w:t>1.</w:t>
      </w:r>
      <w:r w:rsidR="003008C5" w:rsidRPr="000A6031">
        <w:rPr>
          <w:rFonts w:cs="Times New Roman"/>
          <w:color w:val="auto"/>
          <w:szCs w:val="26"/>
        </w:rPr>
        <w:t>7.1</w:t>
      </w:r>
      <w:r w:rsidR="008931FF" w:rsidRPr="000A6031">
        <w:rPr>
          <w:rFonts w:cs="Times New Roman"/>
          <w:color w:val="auto"/>
          <w:szCs w:val="26"/>
        </w:rPr>
        <w:t xml:space="preserve"> Tổng</w:t>
      </w:r>
      <w:r w:rsidR="005C5F4F" w:rsidRPr="000A6031">
        <w:rPr>
          <w:rFonts w:cs="Times New Roman"/>
          <w:color w:val="auto"/>
          <w:szCs w:val="26"/>
        </w:rPr>
        <w:t xml:space="preserve"> quan</w:t>
      </w:r>
      <w:bookmarkEnd w:id="309"/>
      <w:bookmarkEnd w:id="310"/>
      <w:bookmarkEnd w:id="311"/>
    </w:p>
    <w:p w:rsidR="003008C5" w:rsidRPr="000A6031" w:rsidRDefault="003008C5" w:rsidP="00547EC1">
      <w:pPr>
        <w:spacing w:line="26" w:lineRule="atLeast"/>
        <w:ind w:firstLine="709"/>
        <w:rPr>
          <w:rFonts w:cs="Times New Roman"/>
          <w:szCs w:val="26"/>
          <w:shd w:val="clear" w:color="auto" w:fill="FFFFFF"/>
        </w:rPr>
      </w:pPr>
      <w:r w:rsidRPr="000A6031">
        <w:rPr>
          <w:rFonts w:cs="Times New Roman"/>
          <w:szCs w:val="26"/>
          <w:shd w:val="clear" w:color="auto" w:fill="FFFFFF"/>
        </w:rPr>
        <w:t>NodeJS là ngôn ngữ lập trình mã nguồn mở, ngôn ngữ lập trình phía server, bắt đầu được phát triển từ năm 2009, là nền tảng cho việc xây dựng các ứng dụng web. Mặc dù NodeJS không phải là một JavaScript framework nhưng hầu hết các module của nó được viết bằng JavaScript.</w:t>
      </w:r>
    </w:p>
    <w:p w:rsidR="003008C5" w:rsidRPr="000A6031" w:rsidRDefault="003008C5" w:rsidP="00547EC1">
      <w:pPr>
        <w:spacing w:line="26" w:lineRule="atLeast"/>
        <w:ind w:firstLine="709"/>
        <w:rPr>
          <w:rFonts w:cs="Times New Roman"/>
          <w:szCs w:val="26"/>
          <w:shd w:val="clear" w:color="auto" w:fill="FFFFFF"/>
        </w:rPr>
      </w:pPr>
      <w:r w:rsidRPr="000A6031">
        <w:rPr>
          <w:rFonts w:cs="Times New Roman"/>
          <w:szCs w:val="26"/>
          <w:shd w:val="clear" w:color="auto" w:fill="FFFFFF"/>
        </w:rPr>
        <w:t>Không những có thể sử dụng nó cho các ứng dụng phía client mà Nodejs có thể sử dụng nó để lập trình phía server.</w:t>
      </w:r>
    </w:p>
    <w:p w:rsidR="003008C5" w:rsidRPr="000A6031" w:rsidRDefault="00535672" w:rsidP="00736A18">
      <w:pPr>
        <w:pStyle w:val="Heading3"/>
        <w:spacing w:before="120" w:after="120" w:line="26" w:lineRule="atLeast"/>
        <w:ind w:firstLine="0"/>
        <w:rPr>
          <w:rFonts w:cs="Times New Roman"/>
          <w:b w:val="0"/>
          <w:bCs w:val="0"/>
          <w:color w:val="auto"/>
          <w:szCs w:val="26"/>
          <w:shd w:val="clear" w:color="auto" w:fill="FFFFFF"/>
        </w:rPr>
      </w:pPr>
      <w:bookmarkStart w:id="312" w:name="_Toc511914394"/>
      <w:bookmarkStart w:id="313" w:name="_Toc511914474"/>
      <w:bookmarkStart w:id="314" w:name="_Toc512547403"/>
      <w:r w:rsidRPr="000A6031">
        <w:rPr>
          <w:rFonts w:cs="Times New Roman"/>
          <w:color w:val="auto"/>
          <w:szCs w:val="26"/>
        </w:rPr>
        <w:lastRenderedPageBreak/>
        <w:t xml:space="preserve">1.7.2 </w:t>
      </w:r>
      <w:r w:rsidR="003008C5" w:rsidRPr="000A6031">
        <w:rPr>
          <w:rFonts w:cs="Times New Roman"/>
          <w:color w:val="auto"/>
          <w:szCs w:val="26"/>
          <w:shd w:val="clear" w:color="auto" w:fill="FFFFFF"/>
        </w:rPr>
        <w:t>Điểm nổi bật của NodeJS so với các ngôn ngữ lập trình khác</w:t>
      </w:r>
      <w:bookmarkEnd w:id="312"/>
      <w:bookmarkEnd w:id="313"/>
      <w:bookmarkEnd w:id="314"/>
    </w:p>
    <w:p w:rsidR="003008C5" w:rsidRPr="000A6031" w:rsidRDefault="003008C5" w:rsidP="00547EC1">
      <w:pPr>
        <w:spacing w:line="26" w:lineRule="atLeast"/>
        <w:ind w:firstLine="709"/>
        <w:rPr>
          <w:rFonts w:cs="Times New Roman"/>
          <w:szCs w:val="26"/>
          <w:shd w:val="clear" w:color="auto" w:fill="FFFFFF"/>
        </w:rPr>
      </w:pPr>
      <w:r w:rsidRPr="000A6031">
        <w:rPr>
          <w:rFonts w:cs="Times New Roman"/>
          <w:szCs w:val="26"/>
          <w:shd w:val="clear" w:color="auto" w:fill="FFFFFF"/>
        </w:rPr>
        <w:t>Hoạt động với một luồng duy nhất và có khả năng asynchronous (bất đồng bộ). Không giống như server được viết bằng PHP thì mỗi ông request đến server thì server sẽ tạo ra một thread để xử lý trong khi đó server Node xử lý mọi hành động trong một thread duy nhất.</w:t>
      </w:r>
    </w:p>
    <w:p w:rsidR="005C5F4F" w:rsidRPr="000A6031" w:rsidRDefault="00535672" w:rsidP="00736A18">
      <w:pPr>
        <w:pStyle w:val="Heading3"/>
        <w:spacing w:before="120" w:after="120" w:line="26" w:lineRule="atLeast"/>
        <w:ind w:firstLine="0"/>
        <w:rPr>
          <w:rFonts w:cs="Times New Roman"/>
          <w:b w:val="0"/>
          <w:color w:val="auto"/>
          <w:szCs w:val="26"/>
        </w:rPr>
      </w:pPr>
      <w:bookmarkStart w:id="315" w:name="_Toc511914395"/>
      <w:bookmarkStart w:id="316" w:name="_Toc511914475"/>
      <w:bookmarkStart w:id="317" w:name="_Toc512547404"/>
      <w:r w:rsidRPr="000A6031">
        <w:rPr>
          <w:rFonts w:cs="Times New Roman"/>
          <w:color w:val="auto"/>
          <w:szCs w:val="26"/>
        </w:rPr>
        <w:t>1.</w:t>
      </w:r>
      <w:r w:rsidR="003008C5" w:rsidRPr="000A6031">
        <w:rPr>
          <w:rFonts w:cs="Times New Roman"/>
          <w:color w:val="auto"/>
          <w:szCs w:val="26"/>
        </w:rPr>
        <w:t xml:space="preserve">7.3 </w:t>
      </w:r>
      <w:r w:rsidR="005C5F4F" w:rsidRPr="000A6031">
        <w:rPr>
          <w:rFonts w:cs="Times New Roman"/>
          <w:color w:val="auto"/>
          <w:szCs w:val="26"/>
          <w:shd w:val="clear" w:color="auto" w:fill="FFFFFF"/>
        </w:rPr>
        <w:t xml:space="preserve">Đặc điểm của </w:t>
      </w:r>
      <w:r w:rsidR="00906EEC" w:rsidRPr="000A6031">
        <w:rPr>
          <w:rFonts w:cs="Times New Roman"/>
          <w:color w:val="auto"/>
          <w:szCs w:val="26"/>
          <w:shd w:val="clear" w:color="auto" w:fill="FFFFFF"/>
        </w:rPr>
        <w:t>N</w:t>
      </w:r>
      <w:r w:rsidR="005C5F4F" w:rsidRPr="000A6031">
        <w:rPr>
          <w:rFonts w:cs="Times New Roman"/>
          <w:color w:val="auto"/>
          <w:szCs w:val="26"/>
          <w:shd w:val="clear" w:color="auto" w:fill="FFFFFF"/>
        </w:rPr>
        <w:t>odejs</w:t>
      </w:r>
      <w:bookmarkEnd w:id="315"/>
      <w:bookmarkEnd w:id="316"/>
      <w:bookmarkEnd w:id="317"/>
    </w:p>
    <w:p w:rsidR="005C5F4F" w:rsidRPr="001E1BF5" w:rsidRDefault="005C5F4F" w:rsidP="00155488">
      <w:pPr>
        <w:pStyle w:val="ListParagraph"/>
        <w:numPr>
          <w:ilvl w:val="0"/>
          <w:numId w:val="30"/>
        </w:numPr>
        <w:spacing w:line="26" w:lineRule="atLeast"/>
        <w:rPr>
          <w:rFonts w:eastAsia="Times New Roman" w:cs="Times New Roman"/>
          <w:szCs w:val="26"/>
        </w:rPr>
      </w:pPr>
      <w:r w:rsidRPr="001E1BF5">
        <w:rPr>
          <w:rFonts w:eastAsia="Times New Roman" w:cs="Times New Roman"/>
          <w:bCs/>
          <w:szCs w:val="26"/>
        </w:rPr>
        <w:t>Không đồng bộ và Phát sinh sự kiện (Event Driven)</w:t>
      </w:r>
      <w:r w:rsidRPr="001E1BF5">
        <w:rPr>
          <w:rFonts w:eastAsia="Times New Roman" w:cs="Times New Roman"/>
          <w:szCs w:val="26"/>
        </w:rPr>
        <w:t>: Tất các các APIs của thư viện Node.js đều không đồng bộ, nghĩa là không blocking (khóa). Nó rất cần thiết vì Node.js không bao giờ đợi một API trả về dự liệu. Server chuyển sang một API sau khi gọi nó và có cơ chế thông báo về Sự kiện của Node.js giúp Server nhận đựa phản hồi từ các API gọi trước đó.</w:t>
      </w:r>
    </w:p>
    <w:p w:rsidR="005C5F4F" w:rsidRPr="001E1BF5" w:rsidRDefault="005C5F4F" w:rsidP="00155488">
      <w:pPr>
        <w:pStyle w:val="ListParagraph"/>
        <w:numPr>
          <w:ilvl w:val="0"/>
          <w:numId w:val="30"/>
        </w:numPr>
        <w:spacing w:line="26" w:lineRule="atLeast"/>
        <w:rPr>
          <w:rFonts w:eastAsia="Times New Roman" w:cs="Times New Roman"/>
          <w:szCs w:val="26"/>
        </w:rPr>
      </w:pPr>
      <w:r w:rsidRPr="001E1BF5">
        <w:rPr>
          <w:rFonts w:eastAsia="Times New Roman" w:cs="Times New Roman"/>
          <w:bCs/>
          <w:szCs w:val="26"/>
        </w:rPr>
        <w:t>Chạy rất nhanh</w:t>
      </w:r>
      <w:r w:rsidRPr="001E1BF5">
        <w:rPr>
          <w:rFonts w:eastAsia="Times New Roman" w:cs="Times New Roman"/>
          <w:szCs w:val="26"/>
        </w:rPr>
        <w:t>: Dựa trên V8 Javascript Engine của Google Chrome, thư viện Node.js rất nhanh trong các quá trình thực hiện code.</w:t>
      </w:r>
    </w:p>
    <w:p w:rsidR="005C5F4F" w:rsidRPr="001E1BF5" w:rsidRDefault="005C5F4F" w:rsidP="00155488">
      <w:pPr>
        <w:pStyle w:val="ListParagraph"/>
        <w:numPr>
          <w:ilvl w:val="0"/>
          <w:numId w:val="30"/>
        </w:numPr>
        <w:spacing w:line="26" w:lineRule="atLeast"/>
        <w:rPr>
          <w:rFonts w:eastAsia="Times New Roman" w:cs="Times New Roman"/>
          <w:szCs w:val="26"/>
        </w:rPr>
      </w:pPr>
      <w:r w:rsidRPr="001E1BF5">
        <w:rPr>
          <w:rFonts w:eastAsia="Times New Roman" w:cs="Times New Roman"/>
          <w:bCs/>
          <w:szCs w:val="26"/>
        </w:rPr>
        <w:t>Các tiến trình đơn giản nhưng hiệu năng cao</w:t>
      </w:r>
      <w:r w:rsidRPr="001E1BF5">
        <w:rPr>
          <w:rFonts w:eastAsia="Times New Roman" w:cs="Times New Roman"/>
          <w:szCs w:val="26"/>
        </w:rPr>
        <w:t>: Node.js sử dụng một mô hình luồng đơn (single thread) với các sự kiện lặp. Các cơ chế sự kiện giúp Server trả lại các phản hồi với một cách không khóa và tạo cho Server hiệu quả cao ngược lại với các cách truyền thống tạo ra một số lượng luồng hữu hạn để quản lý request. Nodejs sử dụng các chương trình đơn luồng và các chương trình này cung cấp các dịch vụ cho số lượng request nhiều hơn so với các Server truyền thống như Apache HTTP Server.</w:t>
      </w:r>
    </w:p>
    <w:p w:rsidR="005C5F4F" w:rsidRPr="001E1BF5" w:rsidRDefault="005C5F4F" w:rsidP="00155488">
      <w:pPr>
        <w:pStyle w:val="ListParagraph"/>
        <w:numPr>
          <w:ilvl w:val="0"/>
          <w:numId w:val="30"/>
        </w:numPr>
        <w:spacing w:line="26" w:lineRule="atLeast"/>
        <w:rPr>
          <w:rFonts w:eastAsia="Times New Roman" w:cs="Times New Roman"/>
          <w:szCs w:val="26"/>
        </w:rPr>
      </w:pPr>
      <w:r w:rsidRPr="001E1BF5">
        <w:rPr>
          <w:rFonts w:eastAsia="Times New Roman" w:cs="Times New Roman"/>
          <w:bCs/>
          <w:szCs w:val="26"/>
        </w:rPr>
        <w:t>Không đệm</w:t>
      </w:r>
      <w:r w:rsidRPr="001E1BF5">
        <w:rPr>
          <w:rFonts w:eastAsia="Times New Roman" w:cs="Times New Roman"/>
          <w:szCs w:val="26"/>
        </w:rPr>
        <w:t>: Ứng dụng Node.js không lưu trữ các dữ liệu buffer.</w:t>
      </w:r>
    </w:p>
    <w:p w:rsidR="005C5F4F" w:rsidRPr="001E1BF5" w:rsidRDefault="005C5F4F" w:rsidP="00155488">
      <w:pPr>
        <w:pStyle w:val="ListParagraph"/>
        <w:numPr>
          <w:ilvl w:val="0"/>
          <w:numId w:val="30"/>
        </w:numPr>
        <w:spacing w:line="26" w:lineRule="atLeast"/>
        <w:rPr>
          <w:rFonts w:eastAsia="Times New Roman" w:cs="Times New Roman"/>
          <w:szCs w:val="26"/>
        </w:rPr>
      </w:pPr>
      <w:r w:rsidRPr="001E1BF5">
        <w:rPr>
          <w:rFonts w:eastAsia="Times New Roman" w:cs="Times New Roman"/>
          <w:bCs/>
          <w:szCs w:val="26"/>
        </w:rPr>
        <w:t>Có giấy phép</w:t>
      </w:r>
      <w:r w:rsidRPr="001E1BF5">
        <w:rPr>
          <w:rFonts w:eastAsia="Times New Roman" w:cs="Times New Roman"/>
          <w:szCs w:val="26"/>
        </w:rPr>
        <w:t>: Node.js được phát hành dựa vào MIT License.</w:t>
      </w:r>
    </w:p>
    <w:p w:rsidR="0047737C" w:rsidRPr="000A6031" w:rsidRDefault="00535672" w:rsidP="00736A18">
      <w:pPr>
        <w:pStyle w:val="Heading3"/>
        <w:spacing w:before="120" w:after="120" w:line="26" w:lineRule="atLeast"/>
        <w:ind w:firstLine="0"/>
        <w:rPr>
          <w:rFonts w:eastAsia="Times New Roman" w:cs="Times New Roman"/>
          <w:b w:val="0"/>
          <w:color w:val="auto"/>
          <w:szCs w:val="26"/>
        </w:rPr>
      </w:pPr>
      <w:bookmarkStart w:id="318" w:name="_Toc511914396"/>
      <w:bookmarkStart w:id="319" w:name="_Toc511914476"/>
      <w:bookmarkStart w:id="320" w:name="_Toc512547405"/>
      <w:r w:rsidRPr="000A6031">
        <w:rPr>
          <w:rFonts w:cs="Times New Roman"/>
          <w:color w:val="auto"/>
          <w:szCs w:val="26"/>
        </w:rPr>
        <w:t>1.</w:t>
      </w:r>
      <w:r w:rsidR="0047737C" w:rsidRPr="000A6031">
        <w:rPr>
          <w:rFonts w:eastAsia="Times New Roman" w:cs="Times New Roman"/>
          <w:color w:val="auto"/>
          <w:szCs w:val="26"/>
        </w:rPr>
        <w:t>7.4 Ưu điểm</w:t>
      </w:r>
      <w:bookmarkEnd w:id="318"/>
      <w:bookmarkEnd w:id="319"/>
      <w:bookmarkEnd w:id="320"/>
    </w:p>
    <w:p w:rsidR="0047737C" w:rsidRPr="001E1BF5" w:rsidRDefault="0047737C" w:rsidP="00155488">
      <w:pPr>
        <w:pStyle w:val="ListParagraph"/>
        <w:numPr>
          <w:ilvl w:val="0"/>
          <w:numId w:val="29"/>
        </w:numPr>
        <w:spacing w:line="26" w:lineRule="atLeast"/>
        <w:rPr>
          <w:rFonts w:eastAsia="Times New Roman" w:cs="Times New Roman"/>
          <w:szCs w:val="26"/>
        </w:rPr>
      </w:pPr>
      <w:r w:rsidRPr="001E1BF5">
        <w:rPr>
          <w:rFonts w:eastAsia="Times New Roman" w:cs="Times New Roman"/>
          <w:szCs w:val="26"/>
        </w:rPr>
        <w:t>Tối ưu hóa thời gian thực hiện tiến trình</w:t>
      </w:r>
    </w:p>
    <w:p w:rsidR="0047737C" w:rsidRPr="001E1BF5" w:rsidRDefault="0047737C" w:rsidP="00155488">
      <w:pPr>
        <w:pStyle w:val="ListParagraph"/>
        <w:numPr>
          <w:ilvl w:val="0"/>
          <w:numId w:val="29"/>
        </w:numPr>
        <w:spacing w:line="26" w:lineRule="atLeast"/>
        <w:rPr>
          <w:rFonts w:eastAsia="Times New Roman" w:cs="Times New Roman"/>
          <w:szCs w:val="26"/>
        </w:rPr>
      </w:pPr>
      <w:r w:rsidRPr="001E1BF5">
        <w:rPr>
          <w:rFonts w:eastAsia="Times New Roman" w:cs="Times New Roman"/>
          <w:szCs w:val="26"/>
        </w:rPr>
        <w:t>Có khả năng mở rộng trong các ứng dụng web với nhiều hoạt động I/O liên tục.</w:t>
      </w:r>
    </w:p>
    <w:p w:rsidR="0047737C" w:rsidRPr="001E1BF5" w:rsidRDefault="0047737C" w:rsidP="00155488">
      <w:pPr>
        <w:pStyle w:val="ListParagraph"/>
        <w:numPr>
          <w:ilvl w:val="0"/>
          <w:numId w:val="29"/>
        </w:numPr>
        <w:spacing w:line="26" w:lineRule="atLeast"/>
        <w:rPr>
          <w:rFonts w:eastAsia="Times New Roman" w:cs="Times New Roman"/>
          <w:szCs w:val="26"/>
        </w:rPr>
      </w:pPr>
      <w:r w:rsidRPr="001E1BF5">
        <w:rPr>
          <w:rFonts w:eastAsia="Times New Roman" w:cs="Times New Roman"/>
          <w:szCs w:val="26"/>
        </w:rPr>
        <w:t>Phù hợp để xây dựng các ứng dụng web stream hay các game chơi trên nền web đảm bảo việc độ trễ thời gian xử lý hành động là nhỏ nhất.</w:t>
      </w:r>
    </w:p>
    <w:p w:rsidR="0047737C" w:rsidRPr="001E1BF5" w:rsidRDefault="0047737C" w:rsidP="00155488">
      <w:pPr>
        <w:pStyle w:val="ListParagraph"/>
        <w:numPr>
          <w:ilvl w:val="0"/>
          <w:numId w:val="29"/>
        </w:numPr>
        <w:spacing w:line="26" w:lineRule="atLeast"/>
        <w:rPr>
          <w:rFonts w:eastAsia="Times New Roman" w:cs="Times New Roman"/>
          <w:szCs w:val="26"/>
        </w:rPr>
      </w:pPr>
      <w:r w:rsidRPr="001E1BF5">
        <w:rPr>
          <w:rFonts w:eastAsia="Times New Roman" w:cs="Times New Roman"/>
          <w:szCs w:val="26"/>
        </w:rPr>
        <w:t>Dễ dàng để xây dựng các ứng dụng real-time.</w:t>
      </w:r>
    </w:p>
    <w:p w:rsidR="0047737C" w:rsidRPr="001E1BF5" w:rsidRDefault="0047737C" w:rsidP="00155488">
      <w:pPr>
        <w:pStyle w:val="ListParagraph"/>
        <w:numPr>
          <w:ilvl w:val="0"/>
          <w:numId w:val="29"/>
        </w:numPr>
        <w:spacing w:line="26" w:lineRule="atLeast"/>
        <w:rPr>
          <w:rFonts w:eastAsia="Times New Roman" w:cs="Times New Roman"/>
          <w:szCs w:val="26"/>
        </w:rPr>
      </w:pPr>
      <w:r w:rsidRPr="001E1BF5">
        <w:rPr>
          <w:rFonts w:eastAsia="Times New Roman" w:cs="Times New Roman"/>
          <w:szCs w:val="26"/>
        </w:rPr>
        <w:t>Cách viết ứng dụng với Node đó là các ứng dụng được cấu tạo từ các module nhỏ sau đó được kết hợp lại với nhau điều này đảm bảo cho việc sửa đổi bảo trì một cách nhanh chóng.</w:t>
      </w:r>
    </w:p>
    <w:p w:rsidR="0047737C" w:rsidRPr="001E1BF5" w:rsidRDefault="0047737C" w:rsidP="00155488">
      <w:pPr>
        <w:pStyle w:val="ListParagraph"/>
        <w:numPr>
          <w:ilvl w:val="0"/>
          <w:numId w:val="29"/>
        </w:numPr>
        <w:spacing w:line="26" w:lineRule="atLeast"/>
        <w:rPr>
          <w:rFonts w:eastAsia="Times New Roman" w:cs="Times New Roman"/>
          <w:szCs w:val="26"/>
        </w:rPr>
      </w:pPr>
      <w:r w:rsidRPr="001E1BF5">
        <w:rPr>
          <w:rFonts w:eastAsia="Times New Roman" w:cs="Times New Roman"/>
          <w:szCs w:val="26"/>
        </w:rPr>
        <w:t>Hiệu năng cao</w:t>
      </w:r>
    </w:p>
    <w:p w:rsidR="0047737C" w:rsidRPr="000A6031" w:rsidRDefault="00535672" w:rsidP="00736A18">
      <w:pPr>
        <w:pStyle w:val="Heading3"/>
        <w:spacing w:before="120" w:after="120" w:line="26" w:lineRule="atLeast"/>
        <w:ind w:firstLine="0"/>
        <w:rPr>
          <w:rFonts w:eastAsia="Times New Roman" w:cs="Times New Roman"/>
          <w:b w:val="0"/>
          <w:color w:val="auto"/>
          <w:szCs w:val="26"/>
        </w:rPr>
      </w:pPr>
      <w:bookmarkStart w:id="321" w:name="_Toc511914397"/>
      <w:bookmarkStart w:id="322" w:name="_Toc511914477"/>
      <w:bookmarkStart w:id="323" w:name="_Toc512547406"/>
      <w:r w:rsidRPr="000A6031">
        <w:rPr>
          <w:rFonts w:cs="Times New Roman"/>
          <w:color w:val="auto"/>
          <w:szCs w:val="26"/>
        </w:rPr>
        <w:t>1.</w:t>
      </w:r>
      <w:r w:rsidR="0047737C" w:rsidRPr="000A6031">
        <w:rPr>
          <w:rFonts w:eastAsia="Times New Roman" w:cs="Times New Roman"/>
          <w:color w:val="auto"/>
          <w:szCs w:val="26"/>
        </w:rPr>
        <w:t>7.5 Nhược điểm</w:t>
      </w:r>
      <w:bookmarkEnd w:id="321"/>
      <w:bookmarkEnd w:id="322"/>
      <w:bookmarkEnd w:id="323"/>
    </w:p>
    <w:p w:rsidR="0047737C" w:rsidRPr="001E1BF5" w:rsidRDefault="0047737C" w:rsidP="00155488">
      <w:pPr>
        <w:pStyle w:val="ListParagraph"/>
        <w:numPr>
          <w:ilvl w:val="0"/>
          <w:numId w:val="31"/>
        </w:numPr>
        <w:spacing w:line="26" w:lineRule="atLeast"/>
        <w:rPr>
          <w:rFonts w:eastAsiaTheme="minorHAnsi" w:cs="Times New Roman"/>
          <w:szCs w:val="26"/>
          <w:lang w:eastAsia="en-US"/>
        </w:rPr>
      </w:pPr>
      <w:r w:rsidRPr="001E1BF5">
        <w:rPr>
          <w:rFonts w:eastAsiaTheme="minorHAnsi" w:cs="Times New Roman"/>
          <w:szCs w:val="26"/>
          <w:lang w:eastAsia="en-US"/>
        </w:rPr>
        <w:t>Bad concurrency</w:t>
      </w:r>
    </w:p>
    <w:p w:rsidR="0047737C" w:rsidRPr="001E1BF5" w:rsidRDefault="0047737C" w:rsidP="00155488">
      <w:pPr>
        <w:pStyle w:val="ListParagraph"/>
        <w:numPr>
          <w:ilvl w:val="0"/>
          <w:numId w:val="31"/>
        </w:numPr>
        <w:spacing w:line="26" w:lineRule="atLeast"/>
        <w:rPr>
          <w:rFonts w:eastAsiaTheme="minorHAnsi" w:cs="Times New Roman"/>
          <w:szCs w:val="26"/>
          <w:lang w:eastAsia="en-US"/>
        </w:rPr>
      </w:pPr>
      <w:r w:rsidRPr="001E1BF5">
        <w:rPr>
          <w:rFonts w:eastAsiaTheme="minorHAnsi" w:cs="Times New Roman"/>
          <w:szCs w:val="26"/>
          <w:lang w:eastAsia="en-US"/>
        </w:rPr>
        <w:t>Single - Threaded:</w:t>
      </w:r>
    </w:p>
    <w:p w:rsidR="0047737C" w:rsidRPr="001E1BF5" w:rsidRDefault="0047737C" w:rsidP="00155488">
      <w:pPr>
        <w:pStyle w:val="ListParagraph"/>
        <w:numPr>
          <w:ilvl w:val="0"/>
          <w:numId w:val="31"/>
        </w:numPr>
        <w:spacing w:line="26" w:lineRule="atLeast"/>
        <w:rPr>
          <w:rFonts w:eastAsiaTheme="minorHAnsi" w:cs="Times New Roman"/>
          <w:szCs w:val="26"/>
          <w:lang w:eastAsia="en-US"/>
        </w:rPr>
      </w:pPr>
      <w:r w:rsidRPr="001E1BF5">
        <w:rPr>
          <w:rFonts w:eastAsiaTheme="minorHAnsi" w:cs="Times New Roman"/>
          <w:szCs w:val="26"/>
          <w:lang w:eastAsia="en-US"/>
        </w:rPr>
        <w:t xml:space="preserve">Đơn luồng cũng có thể là một điểm kém của NodeJs. Lợi thế của single-thread là việc không gặp phải vấn đề synchronize giữa các tiến trình, không cần chia sẻ trạng thái hiện tại... </w:t>
      </w:r>
      <w:r w:rsidR="00F13E8D" w:rsidRPr="001E1BF5">
        <w:rPr>
          <w:rFonts w:eastAsiaTheme="minorHAnsi" w:cs="Times New Roman"/>
          <w:szCs w:val="26"/>
          <w:lang w:eastAsia="en-US"/>
        </w:rPr>
        <w:t>C</w:t>
      </w:r>
      <w:r w:rsidRPr="001E1BF5">
        <w:rPr>
          <w:rFonts w:eastAsiaTheme="minorHAnsi" w:cs="Times New Roman"/>
          <w:szCs w:val="26"/>
          <w:lang w:eastAsia="en-US"/>
        </w:rPr>
        <w:t xml:space="preserve">ó thể dễ dàng viết một đoạn code mà sẽ ngốn của server khá </w:t>
      </w:r>
      <w:r w:rsidRPr="001E1BF5">
        <w:rPr>
          <w:rFonts w:eastAsiaTheme="minorHAnsi" w:cs="Times New Roman"/>
          <w:szCs w:val="26"/>
          <w:lang w:eastAsia="en-US"/>
        </w:rPr>
        <w:lastRenderedPageBreak/>
        <w:t>nhiều thời gian để xử lý xong một vài trường hợp nào đó và có thể dẫn tới lock toàn bộ server.</w:t>
      </w:r>
    </w:p>
    <w:p w:rsidR="0047737C" w:rsidRPr="001E1BF5" w:rsidRDefault="0047737C" w:rsidP="00155488">
      <w:pPr>
        <w:pStyle w:val="ListParagraph"/>
        <w:numPr>
          <w:ilvl w:val="0"/>
          <w:numId w:val="31"/>
        </w:numPr>
        <w:spacing w:line="26" w:lineRule="atLeast"/>
        <w:rPr>
          <w:rFonts w:eastAsiaTheme="minorHAnsi" w:cs="Times New Roman"/>
          <w:szCs w:val="26"/>
          <w:lang w:eastAsia="en-US"/>
        </w:rPr>
      </w:pPr>
      <w:r w:rsidRPr="001E1BF5">
        <w:rPr>
          <w:rFonts w:eastAsiaTheme="minorHAnsi" w:cs="Times New Roman"/>
          <w:szCs w:val="26"/>
          <w:lang w:eastAsia="en-US"/>
        </w:rPr>
        <w:t>Lack of inherent code organization</w:t>
      </w:r>
    </w:p>
    <w:p w:rsidR="0047737C" w:rsidRPr="001E1BF5" w:rsidRDefault="0047737C" w:rsidP="00155488">
      <w:pPr>
        <w:pStyle w:val="ListParagraph"/>
        <w:numPr>
          <w:ilvl w:val="0"/>
          <w:numId w:val="31"/>
        </w:numPr>
        <w:spacing w:line="26" w:lineRule="atLeast"/>
        <w:rPr>
          <w:rFonts w:eastAsiaTheme="minorHAnsi" w:cs="Times New Roman"/>
          <w:szCs w:val="26"/>
          <w:lang w:eastAsia="en-US"/>
        </w:rPr>
      </w:pPr>
      <w:r w:rsidRPr="001E1BF5">
        <w:rPr>
          <w:rFonts w:eastAsiaTheme="minorHAnsi" w:cs="Times New Roman"/>
          <w:szCs w:val="26"/>
          <w:lang w:eastAsia="en-US"/>
        </w:rPr>
        <w:t>Sự thiếu tổ chức code đối với một ứng dụng NodeJs lớn là một vấn đề thực sự. Khi mà nguyên tắc asynchronise (bất đồng bộ) dẫn tới có nhiều cách để thực hiện code khác nhau giữa các thành viên hay có thể sử dụng nhiều design pattern khác nhau.</w:t>
      </w:r>
    </w:p>
    <w:p w:rsidR="0047737C" w:rsidRPr="001E1BF5" w:rsidRDefault="0047737C" w:rsidP="00155488">
      <w:pPr>
        <w:pStyle w:val="ListParagraph"/>
        <w:numPr>
          <w:ilvl w:val="0"/>
          <w:numId w:val="31"/>
        </w:numPr>
        <w:spacing w:line="26" w:lineRule="atLeast"/>
        <w:rPr>
          <w:rFonts w:eastAsiaTheme="minorHAnsi" w:cs="Times New Roman"/>
          <w:szCs w:val="26"/>
          <w:lang w:eastAsia="en-US"/>
        </w:rPr>
      </w:pPr>
      <w:r w:rsidRPr="001E1BF5">
        <w:rPr>
          <w:rFonts w:eastAsiaTheme="minorHAnsi" w:cs="Times New Roman"/>
          <w:szCs w:val="26"/>
          <w:lang w:eastAsia="en-US"/>
        </w:rPr>
        <w:t>Leak message</w:t>
      </w:r>
    </w:p>
    <w:p w:rsidR="0047737C" w:rsidRPr="000A6031" w:rsidRDefault="00535672" w:rsidP="00736A18">
      <w:pPr>
        <w:pStyle w:val="Heading3"/>
        <w:spacing w:before="120" w:after="120" w:line="26" w:lineRule="atLeast"/>
        <w:ind w:firstLine="0"/>
        <w:rPr>
          <w:rFonts w:eastAsia="Times New Roman" w:cs="Times New Roman"/>
          <w:b w:val="0"/>
          <w:color w:val="auto"/>
          <w:szCs w:val="26"/>
        </w:rPr>
      </w:pPr>
      <w:bookmarkStart w:id="324" w:name="_Toc511914398"/>
      <w:bookmarkStart w:id="325" w:name="_Toc511914478"/>
      <w:bookmarkStart w:id="326" w:name="_Toc512547407"/>
      <w:r w:rsidRPr="000A6031">
        <w:rPr>
          <w:rFonts w:cs="Times New Roman"/>
          <w:color w:val="auto"/>
          <w:szCs w:val="26"/>
        </w:rPr>
        <w:t>1.</w:t>
      </w:r>
      <w:r w:rsidR="0047737C" w:rsidRPr="000A6031">
        <w:rPr>
          <w:rFonts w:eastAsia="Times New Roman" w:cs="Times New Roman"/>
          <w:color w:val="auto"/>
          <w:szCs w:val="26"/>
        </w:rPr>
        <w:t>7.6 NodeJS core-module</w:t>
      </w:r>
      <w:bookmarkEnd w:id="324"/>
      <w:bookmarkEnd w:id="325"/>
      <w:bookmarkEnd w:id="326"/>
    </w:p>
    <w:p w:rsidR="0047737C" w:rsidRPr="000A6031" w:rsidRDefault="0047737C" w:rsidP="00547EC1">
      <w:pPr>
        <w:spacing w:line="26" w:lineRule="atLeast"/>
        <w:ind w:firstLine="709"/>
        <w:rPr>
          <w:rFonts w:eastAsia="Times New Roman" w:cs="Times New Roman"/>
          <w:szCs w:val="26"/>
        </w:rPr>
      </w:pPr>
      <w:r w:rsidRPr="000A6031">
        <w:rPr>
          <w:rFonts w:eastAsia="Times New Roman" w:cs="Times New Roman"/>
          <w:szCs w:val="26"/>
        </w:rPr>
        <w:t>Là những modules được biên dịch vào trong Node binary, đó là những modules khá quan trọng và được biên dịch kèm với Node khi cài đặt</w:t>
      </w:r>
    </w:p>
    <w:p w:rsidR="0047737C" w:rsidRPr="001E1BF5" w:rsidRDefault="0047737C" w:rsidP="00155488">
      <w:pPr>
        <w:pStyle w:val="ListParagraph"/>
        <w:numPr>
          <w:ilvl w:val="0"/>
          <w:numId w:val="32"/>
        </w:numPr>
        <w:spacing w:line="26" w:lineRule="atLeast"/>
        <w:rPr>
          <w:rFonts w:eastAsia="Times New Roman" w:cs="Times New Roman"/>
          <w:szCs w:val="26"/>
        </w:rPr>
      </w:pPr>
      <w:r w:rsidRPr="001E1BF5">
        <w:rPr>
          <w:rFonts w:eastAsia="Times New Roman" w:cs="Times New Roman"/>
          <w:szCs w:val="26"/>
        </w:rPr>
        <w:t>Cung cấp những functionalities cơ bản nhất của Node</w:t>
      </w:r>
    </w:p>
    <w:p w:rsidR="0047737C" w:rsidRPr="001E1BF5" w:rsidRDefault="0047737C" w:rsidP="00155488">
      <w:pPr>
        <w:pStyle w:val="ListParagraph"/>
        <w:numPr>
          <w:ilvl w:val="0"/>
          <w:numId w:val="32"/>
        </w:numPr>
        <w:spacing w:line="26" w:lineRule="atLeast"/>
        <w:rPr>
          <w:rFonts w:eastAsia="Times New Roman" w:cs="Times New Roman"/>
          <w:szCs w:val="26"/>
        </w:rPr>
      </w:pPr>
      <w:r w:rsidRPr="001E1BF5">
        <w:rPr>
          <w:rFonts w:eastAsia="Times New Roman" w:cs="Times New Roman"/>
          <w:szCs w:val="26"/>
        </w:rPr>
        <w:t>Gồm có: filesystem access, HTTP, HTTPS interfaces, và một số modules khác.</w:t>
      </w:r>
    </w:p>
    <w:p w:rsidR="0047737C" w:rsidRPr="001E1BF5" w:rsidRDefault="0047737C" w:rsidP="00155488">
      <w:pPr>
        <w:pStyle w:val="ListParagraph"/>
        <w:numPr>
          <w:ilvl w:val="0"/>
          <w:numId w:val="32"/>
        </w:numPr>
        <w:spacing w:line="26" w:lineRule="atLeast"/>
        <w:rPr>
          <w:rFonts w:eastAsia="Times New Roman" w:cs="Times New Roman"/>
          <w:szCs w:val="26"/>
        </w:rPr>
      </w:pPr>
      <w:r w:rsidRPr="001E1BF5">
        <w:rPr>
          <w:rFonts w:eastAsia="Times New Roman" w:cs="Times New Roman"/>
          <w:szCs w:val="26"/>
        </w:rPr>
        <w:t>Để sử dụng core module trong trương chình cần sử dụng phương thức require trong JavaScript file.</w:t>
      </w:r>
    </w:p>
    <w:p w:rsidR="0047737C" w:rsidRPr="001E1BF5" w:rsidRDefault="0047737C" w:rsidP="00155488">
      <w:pPr>
        <w:pStyle w:val="ListParagraph"/>
        <w:numPr>
          <w:ilvl w:val="0"/>
          <w:numId w:val="32"/>
        </w:numPr>
        <w:spacing w:line="26" w:lineRule="atLeast"/>
        <w:rPr>
          <w:rFonts w:eastAsia="Times New Roman" w:cs="Times New Roman"/>
          <w:szCs w:val="26"/>
        </w:rPr>
      </w:pPr>
      <w:r w:rsidRPr="001E1BF5">
        <w:rPr>
          <w:rFonts w:eastAsia="Times New Roman" w:cs="Times New Roman"/>
          <w:szCs w:val="26"/>
        </w:rPr>
        <w:t>Ví dụ muốn sử dụng module file system trong chương trình:</w:t>
      </w:r>
    </w:p>
    <w:p w:rsidR="0047737C" w:rsidRPr="000A6031" w:rsidRDefault="0047737C" w:rsidP="001E1BF5">
      <w:pPr>
        <w:pStyle w:val="phongcode"/>
      </w:pPr>
      <w:r w:rsidRPr="000A6031">
        <w:t>var fs = require(‘fs’);</w:t>
      </w:r>
    </w:p>
    <w:p w:rsidR="0047737C" w:rsidRPr="000A6031" w:rsidRDefault="0047737C" w:rsidP="00547EC1">
      <w:pPr>
        <w:spacing w:line="26" w:lineRule="atLeast"/>
        <w:ind w:firstLine="709"/>
        <w:rPr>
          <w:rFonts w:eastAsia="Times New Roman" w:cs="Times New Roman"/>
          <w:szCs w:val="26"/>
        </w:rPr>
      </w:pPr>
      <w:r w:rsidRPr="000A6031">
        <w:rPr>
          <w:rFonts w:eastAsia="Times New Roman" w:cs="Times New Roman"/>
          <w:szCs w:val="26"/>
        </w:rPr>
        <w:t>Khi module được require, Node sẽ tìm module đó trong thư mục core_modules. Sau đó ta có thể sử dụng được các phương thức mà module đó cung cấp.</w:t>
      </w:r>
    </w:p>
    <w:p w:rsidR="0047737C" w:rsidRPr="000A6031" w:rsidRDefault="00535672" w:rsidP="00736A18">
      <w:pPr>
        <w:pStyle w:val="Heading3"/>
        <w:spacing w:before="120" w:after="120" w:line="26" w:lineRule="atLeast"/>
        <w:ind w:firstLine="0"/>
        <w:rPr>
          <w:rFonts w:eastAsia="Times New Roman" w:cs="Times New Roman"/>
          <w:b w:val="0"/>
          <w:color w:val="auto"/>
          <w:szCs w:val="26"/>
        </w:rPr>
      </w:pPr>
      <w:bookmarkStart w:id="327" w:name="_Toc511914399"/>
      <w:bookmarkStart w:id="328" w:name="_Toc511914479"/>
      <w:bookmarkStart w:id="329" w:name="_Toc512547408"/>
      <w:r w:rsidRPr="000A6031">
        <w:rPr>
          <w:rFonts w:cs="Times New Roman"/>
          <w:color w:val="auto"/>
          <w:szCs w:val="26"/>
        </w:rPr>
        <w:t>1.</w:t>
      </w:r>
      <w:r w:rsidR="0047737C" w:rsidRPr="000A6031">
        <w:rPr>
          <w:rFonts w:eastAsia="Times New Roman" w:cs="Times New Roman"/>
          <w:color w:val="auto"/>
          <w:szCs w:val="26"/>
        </w:rPr>
        <w:t>7.7 Node.js third-party modules</w:t>
      </w:r>
      <w:bookmarkEnd w:id="327"/>
      <w:bookmarkEnd w:id="328"/>
      <w:bookmarkEnd w:id="329"/>
    </w:p>
    <w:p w:rsidR="0047737C" w:rsidRPr="000A6031" w:rsidRDefault="0047737C" w:rsidP="00547EC1">
      <w:pPr>
        <w:spacing w:line="26" w:lineRule="atLeast"/>
        <w:ind w:firstLine="709"/>
        <w:rPr>
          <w:rFonts w:eastAsiaTheme="minorHAnsi" w:cs="Times New Roman"/>
          <w:szCs w:val="26"/>
          <w:lang w:eastAsia="en-US"/>
        </w:rPr>
      </w:pPr>
      <w:r w:rsidRPr="000A6031">
        <w:rPr>
          <w:rFonts w:eastAsia="Times New Roman" w:cs="Times New Roman"/>
          <w:szCs w:val="26"/>
        </w:rPr>
        <w:t>Node.js third-party modules</w:t>
      </w:r>
      <w:r w:rsidRPr="000A6031">
        <w:rPr>
          <w:rFonts w:eastAsiaTheme="minorHAnsi" w:cs="Times New Roman"/>
          <w:szCs w:val="26"/>
          <w:lang w:eastAsia="en-US"/>
        </w:rPr>
        <w:t xml:space="preserve"> là bên thứ ba cung cấp các sản phẩm, dịch vụ sẵn có cho mình ở đây đó là module. Các module này không được cài đặt sẵn sàng cùng với node như các core module mình đã giới thiệu phía trên.</w:t>
      </w:r>
    </w:p>
    <w:p w:rsidR="0047737C" w:rsidRPr="000A6031" w:rsidRDefault="0047737C" w:rsidP="00547EC1">
      <w:pPr>
        <w:spacing w:line="26" w:lineRule="atLeast"/>
        <w:ind w:firstLine="709"/>
        <w:rPr>
          <w:rFonts w:eastAsiaTheme="minorHAnsi" w:cs="Times New Roman"/>
          <w:szCs w:val="26"/>
          <w:lang w:eastAsia="en-US"/>
        </w:rPr>
      </w:pPr>
      <w:r w:rsidRPr="000A6031">
        <w:rPr>
          <w:rFonts w:eastAsiaTheme="minorHAnsi" w:cs="Times New Roman"/>
          <w:szCs w:val="26"/>
          <w:lang w:eastAsia="en-US"/>
        </w:rPr>
        <w:t>Để sử dụng third-party modules trước tiên cần cài đặt những modules muốn sử dụng thông qua ‘npm’ (node manage package).</w:t>
      </w:r>
    </w:p>
    <w:p w:rsidR="0047737C" w:rsidRPr="000A6031" w:rsidRDefault="0047737C" w:rsidP="00547EC1">
      <w:pPr>
        <w:spacing w:line="26" w:lineRule="atLeast"/>
        <w:ind w:firstLine="709"/>
        <w:rPr>
          <w:rFonts w:eastAsiaTheme="minorHAnsi" w:cs="Times New Roman"/>
          <w:szCs w:val="26"/>
          <w:lang w:eastAsia="en-US"/>
        </w:rPr>
      </w:pPr>
      <w:r w:rsidRPr="000A6031">
        <w:rPr>
          <w:rFonts w:eastAsiaTheme="minorHAnsi" w:cs="Times New Roman"/>
          <w:szCs w:val="26"/>
          <w:lang w:eastAsia="en-US"/>
        </w:rPr>
        <w:t>Ví dụ muốn sử dụng ‘express’ module cần thực hiện lệnh sau trên terminal:</w:t>
      </w:r>
    </w:p>
    <w:p w:rsidR="0047737C" w:rsidRPr="000A6031" w:rsidRDefault="0047737C" w:rsidP="00547EC1">
      <w:pPr>
        <w:spacing w:line="26" w:lineRule="atLeast"/>
        <w:ind w:firstLine="709"/>
        <w:rPr>
          <w:rFonts w:ascii="Consolas" w:eastAsiaTheme="minorHAnsi" w:hAnsi="Consolas" w:cs="Times New Roman"/>
          <w:szCs w:val="26"/>
          <w:lang w:eastAsia="en-US"/>
        </w:rPr>
      </w:pPr>
      <w:r w:rsidRPr="000A6031">
        <w:rPr>
          <w:rFonts w:ascii="Consolas" w:eastAsiaTheme="minorHAnsi" w:hAnsi="Consolas" w:cs="Times New Roman"/>
          <w:szCs w:val="26"/>
          <w:lang w:eastAsia="en-US"/>
        </w:rPr>
        <w:t>npm install express</w:t>
      </w:r>
    </w:p>
    <w:p w:rsidR="0047737C" w:rsidRPr="000A6031" w:rsidRDefault="0047737C" w:rsidP="00547EC1">
      <w:pPr>
        <w:spacing w:line="26" w:lineRule="atLeast"/>
        <w:ind w:firstLine="709"/>
        <w:rPr>
          <w:rFonts w:eastAsiaTheme="minorHAnsi" w:cs="Times New Roman"/>
          <w:szCs w:val="26"/>
          <w:lang w:eastAsia="en-US"/>
        </w:rPr>
      </w:pPr>
      <w:r w:rsidRPr="000A6031">
        <w:rPr>
          <w:rFonts w:eastAsiaTheme="minorHAnsi" w:cs="Times New Roman"/>
          <w:szCs w:val="26"/>
          <w:lang w:eastAsia="en-US"/>
        </w:rPr>
        <w:t>Sau đó Node sẽ tải express module vào thư mục ‘node_modules’ dưới đường dẫn thư mục đang làm việc</w:t>
      </w:r>
    </w:p>
    <w:p w:rsidR="00535672" w:rsidRPr="000A6031" w:rsidRDefault="0047737C" w:rsidP="00547EC1">
      <w:pPr>
        <w:spacing w:line="26" w:lineRule="atLeast"/>
        <w:ind w:firstLine="709"/>
        <w:rPr>
          <w:rFonts w:eastAsiaTheme="minorHAnsi" w:cs="Times New Roman"/>
          <w:szCs w:val="26"/>
          <w:lang w:eastAsia="en-US"/>
        </w:rPr>
      </w:pPr>
      <w:r w:rsidRPr="000A6031">
        <w:rPr>
          <w:rFonts w:eastAsiaTheme="minorHAnsi" w:cs="Times New Roman"/>
          <w:szCs w:val="26"/>
          <w:lang w:eastAsia="en-US"/>
        </w:rPr>
        <w:t>Để sử dụng thì ta sẽ load module vào chương trình sử dụng require như bình thườ</w:t>
      </w:r>
      <w:r w:rsidR="00535672" w:rsidRPr="000A6031">
        <w:rPr>
          <w:rFonts w:eastAsiaTheme="minorHAnsi" w:cs="Times New Roman"/>
          <w:szCs w:val="26"/>
          <w:lang w:eastAsia="en-US"/>
        </w:rPr>
        <w:t>ng.</w:t>
      </w:r>
    </w:p>
    <w:p w:rsidR="0047737C" w:rsidRPr="000A6031" w:rsidRDefault="0047737C" w:rsidP="00547EC1">
      <w:pPr>
        <w:spacing w:line="26" w:lineRule="atLeast"/>
        <w:ind w:firstLine="709"/>
        <w:rPr>
          <w:rFonts w:eastAsiaTheme="minorHAnsi" w:cs="Times New Roman"/>
          <w:szCs w:val="26"/>
          <w:lang w:eastAsia="en-US"/>
        </w:rPr>
      </w:pPr>
      <w:r w:rsidRPr="000A6031">
        <w:rPr>
          <w:rFonts w:eastAsiaTheme="minorHAnsi" w:cs="Times New Roman"/>
          <w:szCs w:val="26"/>
          <w:lang w:eastAsia="en-US"/>
        </w:rPr>
        <w:t>Express module là một third-party rất quan trọng được sử dụng rất nhiều và nó cũng đem đến rất nhiều phương thức hữu ích giúp dễ dàng trong việc thực hiện các ứng dụng web.</w:t>
      </w:r>
    </w:p>
    <w:p w:rsidR="0047737C" w:rsidRPr="000A6031" w:rsidRDefault="00535672" w:rsidP="00EF1816">
      <w:pPr>
        <w:pStyle w:val="Heading2"/>
        <w:spacing w:before="120" w:after="120" w:line="26" w:lineRule="atLeast"/>
        <w:ind w:firstLine="0"/>
        <w:rPr>
          <w:rFonts w:eastAsia="Times New Roman" w:cs="Times New Roman"/>
          <w:color w:val="auto"/>
        </w:rPr>
      </w:pPr>
      <w:bookmarkStart w:id="330" w:name="_Toc507842843"/>
      <w:bookmarkStart w:id="331" w:name="_Toc511914400"/>
      <w:bookmarkStart w:id="332" w:name="_Toc511914480"/>
      <w:bookmarkStart w:id="333" w:name="_Toc512547409"/>
      <w:r w:rsidRPr="000A6031">
        <w:rPr>
          <w:rFonts w:cs="Times New Roman"/>
          <w:color w:val="auto"/>
        </w:rPr>
        <w:t>1.</w:t>
      </w:r>
      <w:r w:rsidR="0047737C" w:rsidRPr="000A6031">
        <w:rPr>
          <w:rFonts w:eastAsia="Times New Roman" w:cs="Times New Roman"/>
          <w:color w:val="auto"/>
        </w:rPr>
        <w:t xml:space="preserve">8. Express </w:t>
      </w:r>
      <w:r w:rsidR="001E1BF5">
        <w:rPr>
          <w:rFonts w:eastAsia="Times New Roman" w:cs="Times New Roman"/>
          <w:color w:val="auto"/>
        </w:rPr>
        <w:t>f</w:t>
      </w:r>
      <w:r w:rsidR="0047737C" w:rsidRPr="000A6031">
        <w:rPr>
          <w:rFonts w:eastAsia="Times New Roman" w:cs="Times New Roman"/>
          <w:color w:val="auto"/>
        </w:rPr>
        <w:t xml:space="preserve">ramework </w:t>
      </w:r>
      <w:r w:rsidR="001E1BF5">
        <w:rPr>
          <w:rFonts w:eastAsia="Times New Roman" w:cs="Times New Roman"/>
          <w:color w:val="auto"/>
        </w:rPr>
        <w:t>trên</w:t>
      </w:r>
      <w:r w:rsidR="0047737C" w:rsidRPr="000A6031">
        <w:rPr>
          <w:rFonts w:eastAsia="Times New Roman" w:cs="Times New Roman"/>
          <w:color w:val="auto"/>
        </w:rPr>
        <w:t xml:space="preserve"> NodeJS</w:t>
      </w:r>
      <w:bookmarkEnd w:id="330"/>
      <w:bookmarkEnd w:id="331"/>
      <w:bookmarkEnd w:id="332"/>
      <w:bookmarkEnd w:id="333"/>
    </w:p>
    <w:p w:rsidR="0047737C" w:rsidRPr="000A6031" w:rsidRDefault="00535672" w:rsidP="00EF1816">
      <w:pPr>
        <w:pStyle w:val="Heading3"/>
        <w:spacing w:before="120" w:after="120" w:line="26" w:lineRule="atLeast"/>
        <w:ind w:firstLine="0"/>
        <w:rPr>
          <w:rFonts w:eastAsia="Times New Roman" w:cs="Times New Roman"/>
          <w:b w:val="0"/>
          <w:color w:val="auto"/>
          <w:szCs w:val="26"/>
        </w:rPr>
      </w:pPr>
      <w:bookmarkStart w:id="334" w:name="_Toc511914401"/>
      <w:bookmarkStart w:id="335" w:name="_Toc511914481"/>
      <w:bookmarkStart w:id="336" w:name="_Toc512547410"/>
      <w:r w:rsidRPr="000A6031">
        <w:rPr>
          <w:rFonts w:cs="Times New Roman"/>
          <w:color w:val="auto"/>
          <w:szCs w:val="26"/>
        </w:rPr>
        <w:t>1.</w:t>
      </w:r>
      <w:r w:rsidR="0047737C" w:rsidRPr="000A6031">
        <w:rPr>
          <w:rFonts w:eastAsia="Times New Roman" w:cs="Times New Roman"/>
          <w:color w:val="auto"/>
          <w:szCs w:val="26"/>
        </w:rPr>
        <w:t>8.1 Giới thiệu</w:t>
      </w:r>
      <w:bookmarkEnd w:id="334"/>
      <w:bookmarkEnd w:id="335"/>
      <w:bookmarkEnd w:id="336"/>
    </w:p>
    <w:p w:rsidR="0047737C" w:rsidRPr="000A6031" w:rsidRDefault="0047737C" w:rsidP="00547EC1">
      <w:pPr>
        <w:shd w:val="clear" w:color="auto" w:fill="FFFFFF"/>
        <w:spacing w:line="26" w:lineRule="atLeast"/>
        <w:ind w:firstLine="709"/>
        <w:rPr>
          <w:rFonts w:eastAsia="Times New Roman" w:cs="Times New Roman"/>
          <w:spacing w:val="-1"/>
          <w:szCs w:val="26"/>
          <w:lang w:eastAsia="en-US"/>
        </w:rPr>
      </w:pPr>
      <w:r w:rsidRPr="000A6031">
        <w:rPr>
          <w:rFonts w:eastAsia="Times New Roman" w:cs="Times New Roman"/>
          <w:spacing w:val="-1"/>
          <w:szCs w:val="26"/>
          <w:lang w:eastAsia="en-US"/>
        </w:rPr>
        <w:t xml:space="preserve">Express là một web application framework for nodejs, nó cung cấp cho chúng những rất nhiều tính năng mạnh mẽ trên nền tảng web. Express rất dễ dàng để phát triển </w:t>
      </w:r>
      <w:r w:rsidRPr="000A6031">
        <w:rPr>
          <w:rFonts w:eastAsia="Times New Roman" w:cs="Times New Roman"/>
          <w:spacing w:val="-1"/>
          <w:szCs w:val="26"/>
          <w:lang w:eastAsia="en-US"/>
        </w:rPr>
        <w:lastRenderedPageBreak/>
        <w:t>các ứng dụng nhanh dựa trên Node.js cho các ứng dụng Web. Express hỗ trợ các phương thức HTTP và middleware tạo ra 1 API rất mạnh mẽ và sử dụng dễ dàng hơn. Khi mới tiếp cận với Express mình thực sự bị cuốn hút bởi các API của nó, từ cách sử dụng route, template, đều khá dễ tùy chọn và làm việc. Các tính năng của Express framework phải kể đến như:</w:t>
      </w:r>
    </w:p>
    <w:p w:rsidR="0047737C" w:rsidRPr="001E1BF5" w:rsidRDefault="0047737C" w:rsidP="00155488">
      <w:pPr>
        <w:pStyle w:val="ListParagraph"/>
        <w:numPr>
          <w:ilvl w:val="0"/>
          <w:numId w:val="33"/>
        </w:numPr>
        <w:shd w:val="clear" w:color="auto" w:fill="FFFFFF"/>
        <w:spacing w:line="26" w:lineRule="atLeast"/>
        <w:rPr>
          <w:rFonts w:eastAsia="Times New Roman" w:cs="Times New Roman"/>
          <w:szCs w:val="26"/>
          <w:lang w:eastAsia="en-US"/>
        </w:rPr>
      </w:pPr>
      <w:r w:rsidRPr="001E1BF5">
        <w:rPr>
          <w:rFonts w:eastAsia="Times New Roman" w:cs="Times New Roman"/>
          <w:szCs w:val="26"/>
          <w:lang w:eastAsia="en-US"/>
        </w:rPr>
        <w:t>Cho phép thiết lập các lớp trung gian để trả về các HTTP request.</w:t>
      </w:r>
    </w:p>
    <w:p w:rsidR="0047737C" w:rsidRPr="001E1BF5" w:rsidRDefault="0047737C" w:rsidP="00155488">
      <w:pPr>
        <w:pStyle w:val="ListParagraph"/>
        <w:numPr>
          <w:ilvl w:val="0"/>
          <w:numId w:val="33"/>
        </w:numPr>
        <w:shd w:val="clear" w:color="auto" w:fill="FFFFFF"/>
        <w:spacing w:line="26" w:lineRule="atLeast"/>
        <w:rPr>
          <w:rFonts w:eastAsia="Times New Roman" w:cs="Times New Roman"/>
          <w:szCs w:val="26"/>
          <w:lang w:eastAsia="en-US"/>
        </w:rPr>
      </w:pPr>
      <w:r w:rsidRPr="001E1BF5">
        <w:rPr>
          <w:rFonts w:eastAsia="Times New Roman" w:cs="Times New Roman"/>
          <w:szCs w:val="26"/>
          <w:lang w:eastAsia="en-US"/>
        </w:rPr>
        <w:t>Định nghĩa routing có thể được sử dụng với các hành động khác nhau dựa trên phương thức HTTP và URL.</w:t>
      </w:r>
    </w:p>
    <w:p w:rsidR="0047737C" w:rsidRDefault="0047737C" w:rsidP="00155488">
      <w:pPr>
        <w:pStyle w:val="ListParagraph"/>
        <w:numPr>
          <w:ilvl w:val="0"/>
          <w:numId w:val="33"/>
        </w:numPr>
        <w:shd w:val="clear" w:color="auto" w:fill="FFFFFF"/>
        <w:spacing w:line="26" w:lineRule="atLeast"/>
        <w:rPr>
          <w:rFonts w:eastAsia="Times New Roman" w:cs="Times New Roman"/>
          <w:szCs w:val="26"/>
          <w:lang w:eastAsia="en-US"/>
        </w:rPr>
      </w:pPr>
      <w:r w:rsidRPr="001E1BF5">
        <w:rPr>
          <w:rFonts w:eastAsia="Times New Roman" w:cs="Times New Roman"/>
          <w:szCs w:val="26"/>
          <w:lang w:eastAsia="en-US"/>
        </w:rPr>
        <w:t>Cho phép trả về các trang HTML dựa vào các tham số truyền vào đến template.</w:t>
      </w:r>
    </w:p>
    <w:p w:rsidR="001E1BF5" w:rsidRDefault="001E1BF5" w:rsidP="001E1BF5">
      <w:pPr>
        <w:shd w:val="clear" w:color="auto" w:fill="FFFFFF"/>
        <w:spacing w:line="26" w:lineRule="atLeast"/>
        <w:rPr>
          <w:rFonts w:eastAsia="Times New Roman" w:cs="Times New Roman"/>
          <w:szCs w:val="26"/>
          <w:lang w:eastAsia="en-US"/>
        </w:rPr>
      </w:pPr>
    </w:p>
    <w:p w:rsidR="001E1BF5" w:rsidRPr="001E1BF5" w:rsidRDefault="001E1BF5" w:rsidP="001E1BF5">
      <w:pPr>
        <w:shd w:val="clear" w:color="auto" w:fill="FFFFFF"/>
        <w:spacing w:line="26" w:lineRule="atLeast"/>
        <w:rPr>
          <w:rFonts w:eastAsia="Times New Roman" w:cs="Times New Roman"/>
          <w:szCs w:val="26"/>
          <w:lang w:eastAsia="en-US"/>
        </w:rPr>
      </w:pPr>
    </w:p>
    <w:p w:rsidR="0047737C" w:rsidRPr="000A6031" w:rsidRDefault="00535672" w:rsidP="00EF1816">
      <w:pPr>
        <w:pStyle w:val="Heading3"/>
        <w:spacing w:before="120" w:after="120" w:line="26" w:lineRule="atLeast"/>
        <w:ind w:firstLine="0"/>
        <w:rPr>
          <w:rFonts w:eastAsia="Times New Roman" w:cs="Times New Roman"/>
          <w:b w:val="0"/>
          <w:color w:val="auto"/>
          <w:szCs w:val="26"/>
          <w:lang w:eastAsia="en-US"/>
        </w:rPr>
      </w:pPr>
      <w:bookmarkStart w:id="337" w:name="_Toc511914402"/>
      <w:bookmarkStart w:id="338" w:name="_Toc511914482"/>
      <w:bookmarkStart w:id="339" w:name="_Toc512547411"/>
      <w:r w:rsidRPr="000A6031">
        <w:rPr>
          <w:rFonts w:cs="Times New Roman"/>
          <w:color w:val="auto"/>
          <w:szCs w:val="26"/>
        </w:rPr>
        <w:t>1.</w:t>
      </w:r>
      <w:r w:rsidR="0047737C" w:rsidRPr="000A6031">
        <w:rPr>
          <w:rFonts w:eastAsia="Times New Roman" w:cs="Times New Roman"/>
          <w:color w:val="auto"/>
          <w:szCs w:val="26"/>
          <w:lang w:eastAsia="en-US"/>
        </w:rPr>
        <w:t>8.2 Cài đặt Express Framework</w:t>
      </w:r>
      <w:bookmarkEnd w:id="337"/>
      <w:bookmarkEnd w:id="338"/>
      <w:bookmarkEnd w:id="339"/>
    </w:p>
    <w:p w:rsidR="0047737C" w:rsidRPr="000A6031" w:rsidRDefault="0047737C" w:rsidP="00547EC1">
      <w:pPr>
        <w:shd w:val="clear" w:color="auto" w:fill="FFFFFF"/>
        <w:spacing w:line="26" w:lineRule="atLeast"/>
        <w:ind w:firstLine="709"/>
        <w:rPr>
          <w:rFonts w:eastAsia="Times New Roman" w:cs="Times New Roman"/>
          <w:szCs w:val="26"/>
          <w:lang w:eastAsia="en-US"/>
        </w:rPr>
      </w:pPr>
      <w:r w:rsidRPr="000A6031">
        <w:rPr>
          <w:rFonts w:eastAsia="Times New Roman" w:cs="Times New Roman"/>
          <w:szCs w:val="26"/>
          <w:lang w:eastAsia="en-US"/>
        </w:rPr>
        <w:t>Để cài đặt Express framework sử dụng npm như sau:</w:t>
      </w:r>
    </w:p>
    <w:p w:rsidR="0047737C" w:rsidRPr="00AF470E" w:rsidRDefault="0047737C" w:rsidP="00547EC1">
      <w:pPr>
        <w:shd w:val="clear" w:color="auto" w:fill="FFFFFF"/>
        <w:spacing w:line="26" w:lineRule="atLeast"/>
        <w:ind w:firstLine="709"/>
        <w:rPr>
          <w:rFonts w:ascii="Courier New" w:eastAsia="Times New Roman" w:hAnsi="Courier New" w:cs="Courier New"/>
          <w:szCs w:val="26"/>
          <w:lang w:eastAsia="en-US"/>
        </w:rPr>
      </w:pPr>
      <w:r w:rsidRPr="00AF470E">
        <w:rPr>
          <w:rFonts w:ascii="Courier New" w:eastAsia="Times New Roman" w:hAnsi="Courier New" w:cs="Courier New"/>
          <w:szCs w:val="26"/>
          <w:lang w:eastAsia="en-US"/>
        </w:rPr>
        <w:t>npm install express –</w:t>
      </w:r>
      <w:r w:rsidR="00676D63" w:rsidRPr="00AF470E">
        <w:rPr>
          <w:rFonts w:ascii="Courier New" w:eastAsia="Times New Roman" w:hAnsi="Courier New" w:cs="Courier New"/>
          <w:szCs w:val="26"/>
          <w:lang w:eastAsia="en-US"/>
        </w:rPr>
        <w:t>-</w:t>
      </w:r>
      <w:r w:rsidRPr="00AF470E">
        <w:rPr>
          <w:rFonts w:ascii="Courier New" w:eastAsia="Times New Roman" w:hAnsi="Courier New" w:cs="Courier New"/>
          <w:szCs w:val="26"/>
          <w:lang w:eastAsia="en-US"/>
        </w:rPr>
        <w:t>save</w:t>
      </w:r>
    </w:p>
    <w:p w:rsidR="0047737C" w:rsidRPr="000A6031" w:rsidRDefault="00BC2941" w:rsidP="00547EC1">
      <w:pPr>
        <w:shd w:val="clear" w:color="auto" w:fill="FFFFFF"/>
        <w:spacing w:line="26" w:lineRule="atLeast"/>
        <w:ind w:firstLine="709"/>
        <w:rPr>
          <w:rFonts w:eastAsia="Times New Roman" w:cs="Times New Roman"/>
          <w:szCs w:val="26"/>
          <w:lang w:eastAsia="en-US"/>
        </w:rPr>
      </w:pPr>
      <w:r w:rsidRPr="000A6031">
        <w:rPr>
          <w:rFonts w:eastAsia="Times New Roman" w:cs="Times New Roman"/>
          <w:szCs w:val="26"/>
          <w:lang w:eastAsia="en-US"/>
        </w:rPr>
        <w:t>Một</w:t>
      </w:r>
      <w:r w:rsidR="0047737C" w:rsidRPr="000A6031">
        <w:rPr>
          <w:rFonts w:eastAsia="Times New Roman" w:cs="Times New Roman"/>
          <w:szCs w:val="26"/>
          <w:lang w:eastAsia="en-US"/>
        </w:rPr>
        <w:t xml:space="preserve"> số module quan trọng đi cùng với express:</w:t>
      </w:r>
    </w:p>
    <w:p w:rsidR="0047737C" w:rsidRPr="000A6031" w:rsidRDefault="0047737C" w:rsidP="00547EC1">
      <w:pPr>
        <w:shd w:val="clear" w:color="auto" w:fill="FFFFFF"/>
        <w:spacing w:line="26" w:lineRule="atLeast"/>
        <w:ind w:firstLine="709"/>
        <w:rPr>
          <w:rFonts w:eastAsia="Times New Roman" w:cs="Times New Roman"/>
          <w:szCs w:val="26"/>
          <w:lang w:eastAsia="en-US"/>
        </w:rPr>
      </w:pPr>
      <w:r w:rsidRPr="000A6031">
        <w:rPr>
          <w:rFonts w:eastAsia="Times New Roman" w:cs="Times New Roman"/>
          <w:szCs w:val="26"/>
          <w:lang w:eastAsia="en-US"/>
        </w:rPr>
        <w:t xml:space="preserve">• </w:t>
      </w:r>
      <w:r w:rsidRPr="000A6031">
        <w:rPr>
          <w:rFonts w:eastAsia="Times New Roman" w:cs="Times New Roman"/>
          <w:b/>
          <w:szCs w:val="26"/>
          <w:lang w:eastAsia="en-US"/>
        </w:rPr>
        <w:t>body-parser</w:t>
      </w:r>
      <w:r w:rsidRPr="000A6031">
        <w:rPr>
          <w:rFonts w:eastAsia="Times New Roman" w:cs="Times New Roman"/>
          <w:szCs w:val="26"/>
          <w:lang w:eastAsia="en-US"/>
        </w:rPr>
        <w:t xml:space="preserve"> - Đây là một lớp trung gian node.js để xử lí JSON, dự liệu thô, text và mã hóa URL.</w:t>
      </w:r>
    </w:p>
    <w:p w:rsidR="0047737C" w:rsidRPr="000A6031" w:rsidRDefault="0047737C" w:rsidP="00547EC1">
      <w:pPr>
        <w:shd w:val="clear" w:color="auto" w:fill="FFFFFF"/>
        <w:spacing w:line="26" w:lineRule="atLeast"/>
        <w:ind w:firstLine="709"/>
        <w:rPr>
          <w:rFonts w:eastAsia="Times New Roman" w:cs="Times New Roman"/>
          <w:szCs w:val="26"/>
          <w:lang w:eastAsia="en-US"/>
        </w:rPr>
      </w:pPr>
      <w:r w:rsidRPr="000A6031">
        <w:rPr>
          <w:rFonts w:eastAsia="Times New Roman" w:cs="Times New Roman"/>
          <w:szCs w:val="26"/>
          <w:lang w:eastAsia="en-US"/>
        </w:rPr>
        <w:t xml:space="preserve">• </w:t>
      </w:r>
      <w:r w:rsidRPr="000A6031">
        <w:rPr>
          <w:rFonts w:eastAsia="Times New Roman" w:cs="Times New Roman"/>
          <w:b/>
          <w:szCs w:val="26"/>
          <w:lang w:eastAsia="en-US"/>
        </w:rPr>
        <w:t>cookie-parser</w:t>
      </w:r>
      <w:r w:rsidRPr="000A6031">
        <w:rPr>
          <w:rFonts w:eastAsia="Times New Roman" w:cs="Times New Roman"/>
          <w:szCs w:val="26"/>
          <w:lang w:eastAsia="en-US"/>
        </w:rPr>
        <w:t>- Chuyển đổi header của Cookie và phân bố đến các req.cookies</w:t>
      </w:r>
    </w:p>
    <w:p w:rsidR="0047737C" w:rsidRPr="000A6031" w:rsidRDefault="0047737C" w:rsidP="00547EC1">
      <w:pPr>
        <w:shd w:val="clear" w:color="auto" w:fill="FFFFFF"/>
        <w:spacing w:line="26" w:lineRule="atLeast"/>
        <w:ind w:firstLine="709"/>
        <w:rPr>
          <w:rFonts w:eastAsia="Times New Roman" w:cs="Times New Roman"/>
          <w:szCs w:val="26"/>
          <w:lang w:eastAsia="en-US"/>
        </w:rPr>
      </w:pPr>
      <w:r w:rsidRPr="000A6031">
        <w:rPr>
          <w:rFonts w:eastAsia="Times New Roman" w:cs="Times New Roman"/>
          <w:szCs w:val="26"/>
          <w:lang w:eastAsia="en-US"/>
        </w:rPr>
        <w:t xml:space="preserve">• </w:t>
      </w:r>
      <w:r w:rsidRPr="000A6031">
        <w:rPr>
          <w:rFonts w:eastAsia="Times New Roman" w:cs="Times New Roman"/>
          <w:b/>
          <w:szCs w:val="26"/>
          <w:lang w:eastAsia="en-US"/>
        </w:rPr>
        <w:t>multer</w:t>
      </w:r>
      <w:r w:rsidRPr="000A6031">
        <w:rPr>
          <w:rFonts w:eastAsia="Times New Roman" w:cs="Times New Roman"/>
          <w:szCs w:val="26"/>
          <w:lang w:eastAsia="en-US"/>
        </w:rPr>
        <w:t xml:space="preserve"> - Đây là một thành phần trung g</w:t>
      </w:r>
      <w:r w:rsidR="00535672" w:rsidRPr="000A6031">
        <w:rPr>
          <w:rFonts w:eastAsia="Times New Roman" w:cs="Times New Roman"/>
          <w:szCs w:val="26"/>
          <w:lang w:eastAsia="en-US"/>
        </w:rPr>
        <w:t xml:space="preserve">ian trong node.js để xử lí phần </w:t>
      </w:r>
      <w:r w:rsidRPr="000A6031">
        <w:rPr>
          <w:rFonts w:eastAsia="Times New Roman" w:cs="Times New Roman"/>
          <w:szCs w:val="26"/>
          <w:lang w:eastAsia="en-US"/>
        </w:rPr>
        <w:t>multipart/form-data.</w:t>
      </w:r>
    </w:p>
    <w:p w:rsidR="0047737C" w:rsidRPr="00AF470E" w:rsidRDefault="0047737C" w:rsidP="001E1BF5">
      <w:pPr>
        <w:pStyle w:val="phongcode"/>
        <w:rPr>
          <w:rFonts w:ascii="Courier New" w:hAnsi="Courier New" w:cs="Courier New"/>
          <w:lang w:eastAsia="en-US"/>
        </w:rPr>
      </w:pPr>
      <w:r w:rsidRPr="00AF470E">
        <w:rPr>
          <w:rFonts w:ascii="Courier New" w:hAnsi="Courier New" w:cs="Courier New"/>
          <w:lang w:eastAsia="en-US"/>
        </w:rPr>
        <w:t>npm install body-parser –save</w:t>
      </w:r>
    </w:p>
    <w:p w:rsidR="0047737C" w:rsidRPr="00AF470E" w:rsidRDefault="0047737C" w:rsidP="001E1BF5">
      <w:pPr>
        <w:pStyle w:val="phongcode"/>
        <w:rPr>
          <w:rFonts w:ascii="Courier New" w:hAnsi="Courier New" w:cs="Courier New"/>
          <w:lang w:eastAsia="en-US"/>
        </w:rPr>
      </w:pPr>
      <w:r w:rsidRPr="00AF470E">
        <w:rPr>
          <w:rFonts w:ascii="Courier New" w:hAnsi="Courier New" w:cs="Courier New"/>
          <w:lang w:eastAsia="en-US"/>
        </w:rPr>
        <w:t>npm install cookie-parser --save</w:t>
      </w:r>
    </w:p>
    <w:p w:rsidR="0047737C" w:rsidRPr="00AF470E" w:rsidRDefault="0047737C" w:rsidP="001E1BF5">
      <w:pPr>
        <w:pStyle w:val="phongcode"/>
        <w:rPr>
          <w:rFonts w:ascii="Courier New" w:hAnsi="Courier New" w:cs="Courier New"/>
          <w:lang w:eastAsia="en-US"/>
        </w:rPr>
      </w:pPr>
      <w:r w:rsidRPr="00AF470E">
        <w:rPr>
          <w:rFonts w:ascii="Courier New" w:hAnsi="Courier New" w:cs="Courier New"/>
          <w:lang w:eastAsia="en-US"/>
        </w:rPr>
        <w:t>npm install multer –save</w:t>
      </w:r>
    </w:p>
    <w:p w:rsidR="00A757AD" w:rsidRPr="000A6031" w:rsidRDefault="00535672" w:rsidP="00EF1816">
      <w:pPr>
        <w:pStyle w:val="Heading3"/>
        <w:spacing w:before="120" w:after="120" w:line="26" w:lineRule="atLeast"/>
        <w:ind w:firstLine="0"/>
        <w:rPr>
          <w:rFonts w:cs="Times New Roman"/>
          <w:b w:val="0"/>
          <w:bCs w:val="0"/>
          <w:color w:val="auto"/>
          <w:szCs w:val="26"/>
        </w:rPr>
      </w:pPr>
      <w:bookmarkStart w:id="340" w:name="_Toc511914403"/>
      <w:bookmarkStart w:id="341" w:name="_Toc511914483"/>
      <w:bookmarkStart w:id="342" w:name="_Toc512547412"/>
      <w:r w:rsidRPr="000A6031">
        <w:rPr>
          <w:rFonts w:cs="Times New Roman"/>
          <w:color w:val="auto"/>
          <w:szCs w:val="26"/>
        </w:rPr>
        <w:t>1.</w:t>
      </w:r>
      <w:r w:rsidR="00A757AD" w:rsidRPr="000A6031">
        <w:rPr>
          <w:rFonts w:eastAsia="Times New Roman" w:cs="Times New Roman"/>
          <w:color w:val="auto"/>
          <w:szCs w:val="26"/>
          <w:lang w:eastAsia="en-US"/>
        </w:rPr>
        <w:t xml:space="preserve">8.3 </w:t>
      </w:r>
      <w:r w:rsidR="00A757AD" w:rsidRPr="000A6031">
        <w:rPr>
          <w:rFonts w:cs="Times New Roman"/>
          <w:color w:val="auto"/>
          <w:szCs w:val="26"/>
        </w:rPr>
        <w:t>Express route</w:t>
      </w:r>
      <w:bookmarkEnd w:id="340"/>
      <w:bookmarkEnd w:id="341"/>
      <w:bookmarkEnd w:id="342"/>
    </w:p>
    <w:p w:rsidR="00A757AD" w:rsidRPr="000A6031" w:rsidRDefault="00A757AD" w:rsidP="00547EC1">
      <w:pPr>
        <w:spacing w:line="26" w:lineRule="atLeast"/>
        <w:ind w:firstLine="709"/>
        <w:rPr>
          <w:rFonts w:cs="Times New Roman"/>
          <w:szCs w:val="26"/>
        </w:rPr>
      </w:pPr>
      <w:r w:rsidRPr="000A6031">
        <w:rPr>
          <w:rFonts w:cs="Times New Roman"/>
          <w:szCs w:val="26"/>
        </w:rPr>
        <w:t>Route là một thành phần cực kỳ quan trọng của một website, nó giúp website biết được người dùng truy cập đến nơi nào của trang web, từ đó phản hồi lại một cách thích hợp. Trong ExpressJs, route được tích hợp sẵn và dễ dàng sử dụng. Bài viết này hãy cùng mình đi tìm hiểu về route trong Express nhé.</w:t>
      </w:r>
    </w:p>
    <w:p w:rsidR="00A757AD" w:rsidRPr="001E1BF5" w:rsidRDefault="00A757AD" w:rsidP="00155488">
      <w:pPr>
        <w:pStyle w:val="ListParagraph"/>
        <w:numPr>
          <w:ilvl w:val="0"/>
          <w:numId w:val="35"/>
        </w:numPr>
        <w:spacing w:line="26" w:lineRule="atLeast"/>
        <w:rPr>
          <w:rFonts w:cs="Times New Roman"/>
          <w:b/>
          <w:szCs w:val="26"/>
        </w:rPr>
      </w:pPr>
      <w:r w:rsidRPr="001E1BF5">
        <w:rPr>
          <w:rFonts w:cs="Times New Roman"/>
          <w:b/>
          <w:szCs w:val="26"/>
        </w:rPr>
        <w:t>Route methods</w:t>
      </w:r>
    </w:p>
    <w:p w:rsidR="00A757AD" w:rsidRPr="000A6031" w:rsidRDefault="00A757AD" w:rsidP="00547EC1">
      <w:pPr>
        <w:spacing w:line="26" w:lineRule="atLeast"/>
        <w:ind w:firstLine="709"/>
        <w:rPr>
          <w:rFonts w:cs="Times New Roman"/>
          <w:szCs w:val="26"/>
        </w:rPr>
      </w:pPr>
      <w:r w:rsidRPr="000A6031">
        <w:rPr>
          <w:rFonts w:cs="Times New Roman"/>
          <w:szCs w:val="26"/>
        </w:rPr>
        <w:t>Để sử dụng các phương thức GET, POST, PUT, DELETE trong route</w:t>
      </w:r>
      <w:r w:rsidR="00BC2941" w:rsidRPr="000A6031">
        <w:rPr>
          <w:rFonts w:cs="Times New Roman"/>
          <w:szCs w:val="26"/>
        </w:rPr>
        <w:t>:</w:t>
      </w:r>
    </w:p>
    <w:p w:rsidR="00A757AD" w:rsidRPr="001E1BF5" w:rsidRDefault="001E1BF5" w:rsidP="00155488">
      <w:pPr>
        <w:pStyle w:val="ListParagraph"/>
        <w:numPr>
          <w:ilvl w:val="0"/>
          <w:numId w:val="34"/>
        </w:numPr>
        <w:spacing w:line="26" w:lineRule="atLeast"/>
        <w:rPr>
          <w:rFonts w:ascii="Consolas" w:hAnsi="Consolas"/>
          <w:szCs w:val="26"/>
        </w:rPr>
      </w:pPr>
      <w:r w:rsidRPr="001E1BF5">
        <w:rPr>
          <w:rFonts w:cs="Times New Roman"/>
          <w:szCs w:val="26"/>
        </w:rPr>
        <w:t>GET</w:t>
      </w:r>
    </w:p>
    <w:p w:rsidR="00A757AD" w:rsidRPr="00AF470E" w:rsidRDefault="00A757AD" w:rsidP="001E1BF5">
      <w:pPr>
        <w:pStyle w:val="phongcode"/>
        <w:rPr>
          <w:rFonts w:ascii="Courier New" w:hAnsi="Courier New" w:cs="Courier New"/>
        </w:rPr>
      </w:pPr>
      <w:r w:rsidRPr="00AF470E">
        <w:rPr>
          <w:rFonts w:ascii="Courier New" w:hAnsi="Courier New" w:cs="Courier New"/>
        </w:rPr>
        <w:t xml:space="preserve">app.get('/', function (req, res) {  </w:t>
      </w:r>
    </w:p>
    <w:p w:rsidR="00A757AD" w:rsidRPr="00AF470E" w:rsidRDefault="00A757AD" w:rsidP="001E1BF5">
      <w:pPr>
        <w:pStyle w:val="phongcode"/>
        <w:rPr>
          <w:rFonts w:ascii="Courier New" w:hAnsi="Courier New" w:cs="Courier New"/>
        </w:rPr>
      </w:pPr>
      <w:r w:rsidRPr="00AF470E">
        <w:rPr>
          <w:rFonts w:ascii="Courier New" w:hAnsi="Courier New" w:cs="Courier New"/>
        </w:rPr>
        <w:t xml:space="preserve">    res.send('Hello World!');</w:t>
      </w:r>
    </w:p>
    <w:p w:rsidR="00A757AD" w:rsidRPr="00AF470E" w:rsidRDefault="00A757AD" w:rsidP="001E1BF5">
      <w:pPr>
        <w:pStyle w:val="phongcode"/>
        <w:rPr>
          <w:rFonts w:ascii="Courier New" w:hAnsi="Courier New" w:cs="Courier New"/>
        </w:rPr>
      </w:pPr>
      <w:r w:rsidRPr="00AF470E">
        <w:rPr>
          <w:rFonts w:ascii="Courier New" w:hAnsi="Courier New" w:cs="Courier New"/>
        </w:rPr>
        <w:t>});</w:t>
      </w:r>
    </w:p>
    <w:p w:rsidR="001E1BF5" w:rsidRPr="001E1BF5" w:rsidRDefault="001E1BF5" w:rsidP="00155488">
      <w:pPr>
        <w:pStyle w:val="ListParagraph"/>
        <w:numPr>
          <w:ilvl w:val="0"/>
          <w:numId w:val="34"/>
        </w:numPr>
        <w:spacing w:line="26" w:lineRule="atLeast"/>
        <w:rPr>
          <w:rFonts w:ascii="Consolas" w:hAnsi="Consolas"/>
          <w:szCs w:val="26"/>
        </w:rPr>
      </w:pPr>
      <w:r w:rsidRPr="001E1BF5">
        <w:rPr>
          <w:rFonts w:cs="Times New Roman"/>
          <w:szCs w:val="26"/>
        </w:rPr>
        <w:t>POST</w:t>
      </w:r>
      <w:r w:rsidRPr="001E1BF5">
        <w:rPr>
          <w:rFonts w:ascii="Consolas" w:hAnsi="Consolas"/>
          <w:szCs w:val="26"/>
        </w:rPr>
        <w:t xml:space="preserve"> </w:t>
      </w:r>
    </w:p>
    <w:p w:rsidR="00A757AD" w:rsidRPr="00AF470E" w:rsidRDefault="00A757AD" w:rsidP="001E1BF5">
      <w:pPr>
        <w:pStyle w:val="phongcode"/>
        <w:rPr>
          <w:rFonts w:ascii="Courier New" w:hAnsi="Courier New" w:cs="Courier New"/>
        </w:rPr>
      </w:pPr>
      <w:r w:rsidRPr="00AF470E">
        <w:rPr>
          <w:rFonts w:ascii="Courier New" w:hAnsi="Courier New" w:cs="Courier New"/>
        </w:rPr>
        <w:t xml:space="preserve">app.post('/', function (req, res) {  </w:t>
      </w:r>
    </w:p>
    <w:p w:rsidR="00A757AD" w:rsidRPr="00AF470E" w:rsidRDefault="00A757AD" w:rsidP="001E1BF5">
      <w:pPr>
        <w:pStyle w:val="phongcode"/>
        <w:rPr>
          <w:rFonts w:ascii="Courier New" w:hAnsi="Courier New" w:cs="Courier New"/>
        </w:rPr>
      </w:pPr>
      <w:r w:rsidRPr="00AF470E">
        <w:rPr>
          <w:rFonts w:ascii="Courier New" w:hAnsi="Courier New" w:cs="Courier New"/>
        </w:rPr>
        <w:t xml:space="preserve">    res.send('Got a POST request');</w:t>
      </w:r>
    </w:p>
    <w:p w:rsidR="00A757AD" w:rsidRPr="00AF470E" w:rsidRDefault="00A757AD" w:rsidP="001E1BF5">
      <w:pPr>
        <w:pStyle w:val="phongcode"/>
        <w:rPr>
          <w:rFonts w:ascii="Courier New" w:hAnsi="Courier New" w:cs="Courier New"/>
        </w:rPr>
      </w:pPr>
      <w:r w:rsidRPr="00AF470E">
        <w:rPr>
          <w:rFonts w:ascii="Courier New" w:hAnsi="Courier New" w:cs="Courier New"/>
        </w:rPr>
        <w:t>});</w:t>
      </w:r>
    </w:p>
    <w:p w:rsidR="001E1BF5" w:rsidRPr="001E1BF5" w:rsidRDefault="001E1BF5" w:rsidP="00155488">
      <w:pPr>
        <w:pStyle w:val="ListParagraph"/>
        <w:numPr>
          <w:ilvl w:val="0"/>
          <w:numId w:val="34"/>
        </w:numPr>
        <w:spacing w:line="26" w:lineRule="atLeast"/>
        <w:rPr>
          <w:rFonts w:ascii="Consolas" w:hAnsi="Consolas"/>
          <w:szCs w:val="26"/>
        </w:rPr>
      </w:pPr>
      <w:r w:rsidRPr="001E1BF5">
        <w:rPr>
          <w:rFonts w:cs="Times New Roman"/>
          <w:szCs w:val="26"/>
        </w:rPr>
        <w:lastRenderedPageBreak/>
        <w:t>PUT</w:t>
      </w:r>
      <w:r w:rsidRPr="001E1BF5">
        <w:rPr>
          <w:rFonts w:ascii="Consolas" w:hAnsi="Consolas"/>
          <w:szCs w:val="26"/>
        </w:rPr>
        <w:t xml:space="preserve"> </w:t>
      </w:r>
    </w:p>
    <w:p w:rsidR="00A757AD" w:rsidRPr="00AF470E" w:rsidRDefault="00A757AD" w:rsidP="001E1BF5">
      <w:pPr>
        <w:pStyle w:val="phongcode"/>
        <w:rPr>
          <w:rFonts w:ascii="Courier New" w:hAnsi="Courier New" w:cs="Courier New"/>
        </w:rPr>
      </w:pPr>
      <w:r w:rsidRPr="00AF470E">
        <w:rPr>
          <w:rFonts w:ascii="Courier New" w:hAnsi="Courier New" w:cs="Courier New"/>
        </w:rPr>
        <w:t xml:space="preserve">app.put('/user', function (req, res) {  </w:t>
      </w:r>
    </w:p>
    <w:p w:rsidR="00A757AD" w:rsidRPr="00AF470E" w:rsidRDefault="00A757AD" w:rsidP="001E1BF5">
      <w:pPr>
        <w:pStyle w:val="phongcode"/>
        <w:rPr>
          <w:rFonts w:ascii="Courier New" w:hAnsi="Courier New" w:cs="Courier New"/>
        </w:rPr>
      </w:pPr>
      <w:r w:rsidRPr="00AF470E">
        <w:rPr>
          <w:rFonts w:ascii="Courier New" w:hAnsi="Courier New" w:cs="Courier New"/>
        </w:rPr>
        <w:t xml:space="preserve">    res.send('Got a PUT request at /user');</w:t>
      </w:r>
    </w:p>
    <w:p w:rsidR="00A757AD" w:rsidRPr="00AF470E" w:rsidRDefault="00A757AD" w:rsidP="001E1BF5">
      <w:pPr>
        <w:pStyle w:val="phongcode"/>
        <w:rPr>
          <w:rFonts w:ascii="Courier New" w:hAnsi="Courier New" w:cs="Courier New"/>
        </w:rPr>
      </w:pPr>
      <w:r w:rsidRPr="00AF470E">
        <w:rPr>
          <w:rFonts w:ascii="Courier New" w:hAnsi="Courier New" w:cs="Courier New"/>
        </w:rPr>
        <w:t>});</w:t>
      </w:r>
    </w:p>
    <w:p w:rsidR="00A757AD" w:rsidRPr="001E1BF5" w:rsidRDefault="001E1BF5" w:rsidP="00155488">
      <w:pPr>
        <w:pStyle w:val="ListParagraph"/>
        <w:numPr>
          <w:ilvl w:val="0"/>
          <w:numId w:val="34"/>
        </w:numPr>
        <w:spacing w:line="26" w:lineRule="atLeast"/>
        <w:rPr>
          <w:rFonts w:ascii="Consolas" w:hAnsi="Consolas"/>
          <w:szCs w:val="26"/>
        </w:rPr>
      </w:pPr>
      <w:r w:rsidRPr="001E1BF5">
        <w:rPr>
          <w:rFonts w:cs="Times New Roman"/>
          <w:szCs w:val="26"/>
        </w:rPr>
        <w:t>DELETE</w:t>
      </w:r>
    </w:p>
    <w:p w:rsidR="00A757AD" w:rsidRPr="00AF470E" w:rsidRDefault="00A757AD" w:rsidP="001E1BF5">
      <w:pPr>
        <w:pStyle w:val="phongcode"/>
        <w:rPr>
          <w:rFonts w:ascii="Courier New" w:hAnsi="Courier New" w:cs="Courier New"/>
        </w:rPr>
      </w:pPr>
      <w:r w:rsidRPr="00AF470E">
        <w:rPr>
          <w:rFonts w:ascii="Courier New" w:hAnsi="Courier New" w:cs="Courier New"/>
        </w:rPr>
        <w:t xml:space="preserve">app.delete('/user', function (req, res) {  </w:t>
      </w:r>
    </w:p>
    <w:p w:rsidR="00A757AD" w:rsidRPr="00AF470E" w:rsidRDefault="00A757AD" w:rsidP="001E1BF5">
      <w:pPr>
        <w:pStyle w:val="phongcode"/>
        <w:rPr>
          <w:rFonts w:ascii="Courier New" w:hAnsi="Courier New" w:cs="Courier New"/>
        </w:rPr>
      </w:pPr>
      <w:r w:rsidRPr="00AF470E">
        <w:rPr>
          <w:rFonts w:ascii="Courier New" w:hAnsi="Courier New" w:cs="Courier New"/>
        </w:rPr>
        <w:t xml:space="preserve">    res.send('Got a DELETE request at /user');</w:t>
      </w:r>
    </w:p>
    <w:p w:rsidR="00A757AD" w:rsidRPr="00AF470E" w:rsidRDefault="00A757AD" w:rsidP="001E1BF5">
      <w:pPr>
        <w:pStyle w:val="phongcode"/>
        <w:rPr>
          <w:rFonts w:ascii="Courier New" w:hAnsi="Courier New" w:cs="Courier New"/>
        </w:rPr>
      </w:pPr>
      <w:r w:rsidRPr="00AF470E">
        <w:rPr>
          <w:rFonts w:ascii="Courier New" w:hAnsi="Courier New" w:cs="Courier New"/>
        </w:rPr>
        <w:t>});</w:t>
      </w:r>
    </w:p>
    <w:p w:rsidR="001E1BF5" w:rsidRDefault="001E1BF5" w:rsidP="00547EC1">
      <w:pPr>
        <w:spacing w:line="26" w:lineRule="atLeast"/>
        <w:ind w:firstLine="709"/>
        <w:rPr>
          <w:rFonts w:cs="Times New Roman"/>
          <w:szCs w:val="26"/>
        </w:rPr>
      </w:pPr>
    </w:p>
    <w:p w:rsidR="00A757AD" w:rsidRPr="000A6031" w:rsidRDefault="00A757AD" w:rsidP="00547EC1">
      <w:pPr>
        <w:spacing w:line="26" w:lineRule="atLeast"/>
        <w:ind w:firstLine="709"/>
        <w:rPr>
          <w:rFonts w:cs="Times New Roman"/>
          <w:szCs w:val="26"/>
        </w:rPr>
      </w:pPr>
      <w:r w:rsidRPr="000A6031">
        <w:rPr>
          <w:rFonts w:cs="Times New Roman"/>
          <w:szCs w:val="26"/>
        </w:rPr>
        <w:t>Với khai báo như trên, khi truy cập vào địa chỉ localhost:3000/user bằng các phương thức GET, POST, PUT, DELETE server sẽ gửi lại một đoạn text tương ứng.</w:t>
      </w:r>
    </w:p>
    <w:p w:rsidR="00A757AD" w:rsidRPr="001E1BF5" w:rsidRDefault="00A757AD" w:rsidP="00155488">
      <w:pPr>
        <w:pStyle w:val="ListParagraph"/>
        <w:numPr>
          <w:ilvl w:val="0"/>
          <w:numId w:val="35"/>
        </w:numPr>
        <w:spacing w:line="26" w:lineRule="atLeast"/>
        <w:rPr>
          <w:rFonts w:cs="Times New Roman"/>
          <w:b/>
          <w:szCs w:val="26"/>
        </w:rPr>
      </w:pPr>
      <w:r w:rsidRPr="001E1BF5">
        <w:rPr>
          <w:rFonts w:cs="Times New Roman"/>
          <w:b/>
          <w:szCs w:val="26"/>
        </w:rPr>
        <w:t>Route parameters</w:t>
      </w:r>
    </w:p>
    <w:p w:rsidR="00A757AD" w:rsidRPr="00AF470E" w:rsidRDefault="00A757AD" w:rsidP="00547EC1">
      <w:pPr>
        <w:spacing w:line="26" w:lineRule="atLeast"/>
        <w:ind w:firstLine="709"/>
        <w:rPr>
          <w:rFonts w:ascii="Courier New" w:hAnsi="Courier New" w:cs="Courier New"/>
          <w:szCs w:val="26"/>
        </w:rPr>
      </w:pPr>
      <w:r w:rsidRPr="00AF470E">
        <w:rPr>
          <w:rFonts w:ascii="Courier New" w:hAnsi="Courier New" w:cs="Courier New"/>
          <w:szCs w:val="26"/>
        </w:rPr>
        <w:t xml:space="preserve">app.get('/user/:id', function(req, res) {  </w:t>
      </w:r>
    </w:p>
    <w:p w:rsidR="00A757AD" w:rsidRPr="00AF470E" w:rsidRDefault="00A757AD" w:rsidP="00547EC1">
      <w:pPr>
        <w:spacing w:line="26" w:lineRule="atLeast"/>
        <w:ind w:firstLine="709"/>
        <w:rPr>
          <w:rFonts w:ascii="Courier New" w:hAnsi="Courier New" w:cs="Courier New"/>
          <w:szCs w:val="26"/>
        </w:rPr>
      </w:pPr>
      <w:r w:rsidRPr="00AF470E">
        <w:rPr>
          <w:rFonts w:ascii="Courier New" w:hAnsi="Courier New" w:cs="Courier New"/>
          <w:szCs w:val="26"/>
        </w:rPr>
        <w:t xml:space="preserve">    var id = req.params['id']; </w:t>
      </w:r>
    </w:p>
    <w:p w:rsidR="00A757AD" w:rsidRPr="00AF470E" w:rsidRDefault="00A757AD" w:rsidP="00547EC1">
      <w:pPr>
        <w:spacing w:line="26" w:lineRule="atLeast"/>
        <w:ind w:firstLine="709"/>
        <w:rPr>
          <w:rFonts w:ascii="Courier New" w:hAnsi="Courier New" w:cs="Courier New"/>
          <w:szCs w:val="26"/>
        </w:rPr>
      </w:pPr>
      <w:r w:rsidRPr="00AF470E">
        <w:rPr>
          <w:rFonts w:ascii="Courier New" w:hAnsi="Courier New" w:cs="Courier New"/>
          <w:szCs w:val="26"/>
        </w:rPr>
        <w:t xml:space="preserve">    res.send('The id is ' + id); </w:t>
      </w:r>
    </w:p>
    <w:p w:rsidR="00A757AD" w:rsidRPr="00AF470E" w:rsidRDefault="00A757AD" w:rsidP="00547EC1">
      <w:pPr>
        <w:spacing w:line="26" w:lineRule="atLeast"/>
        <w:ind w:firstLine="709"/>
        <w:rPr>
          <w:rFonts w:ascii="Courier New" w:hAnsi="Courier New" w:cs="Courier New"/>
          <w:szCs w:val="26"/>
        </w:rPr>
      </w:pPr>
      <w:r w:rsidRPr="00AF470E">
        <w:rPr>
          <w:rFonts w:ascii="Courier New" w:hAnsi="Courier New" w:cs="Courier New"/>
          <w:szCs w:val="26"/>
        </w:rPr>
        <w:t>});</w:t>
      </w:r>
    </w:p>
    <w:p w:rsidR="001E1BF5" w:rsidRDefault="00A757AD" w:rsidP="001E1BF5">
      <w:pPr>
        <w:spacing w:line="26" w:lineRule="atLeast"/>
        <w:ind w:firstLine="709"/>
        <w:rPr>
          <w:rFonts w:cs="Times New Roman"/>
          <w:szCs w:val="26"/>
        </w:rPr>
      </w:pPr>
      <w:r w:rsidRPr="000A6031">
        <w:rPr>
          <w:rFonts w:cs="Times New Roman"/>
          <w:szCs w:val="26"/>
        </w:rPr>
        <w:t>Vớ</w:t>
      </w:r>
      <w:r w:rsidR="00F13E8D">
        <w:rPr>
          <w:rFonts w:cs="Times New Roman"/>
          <w:szCs w:val="26"/>
        </w:rPr>
        <w:t>i khai báo bên trên khi</w:t>
      </w:r>
      <w:r w:rsidRPr="000A6031">
        <w:rPr>
          <w:rFonts w:cs="Times New Roman"/>
          <w:szCs w:val="26"/>
        </w:rPr>
        <w:t xml:space="preserve"> truy cập vào địa chỉ localhost:3000/user/6969 thì server sẽ trả lạ</w:t>
      </w:r>
      <w:r w:rsidR="00BC2941" w:rsidRPr="000A6031">
        <w:rPr>
          <w:rFonts w:cs="Times New Roman"/>
          <w:szCs w:val="26"/>
        </w:rPr>
        <w:t xml:space="preserve">i </w:t>
      </w:r>
      <w:r w:rsidRPr="000A6031">
        <w:rPr>
          <w:rFonts w:cs="Times New Roman"/>
          <w:szCs w:val="26"/>
        </w:rPr>
        <w:t>đoạn text: The id is 6969.</w:t>
      </w:r>
      <w:bookmarkStart w:id="343" w:name="_Toc507842844"/>
    </w:p>
    <w:p w:rsidR="00A757AD" w:rsidRPr="00300FD9" w:rsidRDefault="001E1BF5" w:rsidP="00EF1816">
      <w:pPr>
        <w:pStyle w:val="Heading2"/>
        <w:ind w:firstLine="0"/>
        <w:rPr>
          <w:rFonts w:cs="Times New Roman"/>
          <w:b w:val="0"/>
          <w:color w:val="auto"/>
        </w:rPr>
      </w:pPr>
      <w:bookmarkStart w:id="344" w:name="_Toc511914404"/>
      <w:bookmarkStart w:id="345" w:name="_Toc511914484"/>
      <w:bookmarkStart w:id="346" w:name="_Toc512547413"/>
      <w:r w:rsidRPr="00300FD9">
        <w:rPr>
          <w:rFonts w:cs="Times New Roman"/>
          <w:color w:val="auto"/>
        </w:rPr>
        <w:t xml:space="preserve">1.9 </w:t>
      </w:r>
      <w:r w:rsidR="00A757AD" w:rsidRPr="00300FD9">
        <w:rPr>
          <w:rFonts w:cs="Times New Roman"/>
          <w:color w:val="auto"/>
        </w:rPr>
        <w:t>Socket.io framework Real-time trong Nodejs</w:t>
      </w:r>
      <w:bookmarkEnd w:id="343"/>
      <w:bookmarkEnd w:id="344"/>
      <w:bookmarkEnd w:id="345"/>
      <w:bookmarkEnd w:id="346"/>
    </w:p>
    <w:p w:rsidR="00A757AD" w:rsidRPr="000A6031" w:rsidRDefault="00535672" w:rsidP="00EF1816">
      <w:pPr>
        <w:pStyle w:val="Heading3"/>
        <w:spacing w:before="120" w:after="120" w:line="26" w:lineRule="atLeast"/>
        <w:ind w:firstLine="0"/>
        <w:rPr>
          <w:rFonts w:cs="Times New Roman"/>
          <w:color w:val="auto"/>
          <w:szCs w:val="26"/>
        </w:rPr>
      </w:pPr>
      <w:bookmarkStart w:id="347" w:name="_Toc511914405"/>
      <w:bookmarkStart w:id="348" w:name="_Toc511914485"/>
      <w:bookmarkStart w:id="349" w:name="_Toc512547414"/>
      <w:r w:rsidRPr="000A6031">
        <w:rPr>
          <w:rFonts w:cs="Times New Roman"/>
          <w:color w:val="auto"/>
          <w:szCs w:val="26"/>
        </w:rPr>
        <w:t>1.</w:t>
      </w:r>
      <w:r w:rsidR="00A757AD" w:rsidRPr="000A6031">
        <w:rPr>
          <w:rFonts w:cs="Times New Roman"/>
          <w:color w:val="auto"/>
          <w:szCs w:val="26"/>
        </w:rPr>
        <w:t>9.1 Giới thiệu</w:t>
      </w:r>
      <w:bookmarkEnd w:id="347"/>
      <w:bookmarkEnd w:id="348"/>
      <w:bookmarkEnd w:id="349"/>
    </w:p>
    <w:p w:rsidR="00A757AD" w:rsidRPr="000A6031" w:rsidRDefault="00A757AD" w:rsidP="00155488">
      <w:pPr>
        <w:pStyle w:val="ListParagraph"/>
        <w:numPr>
          <w:ilvl w:val="0"/>
          <w:numId w:val="34"/>
        </w:numPr>
        <w:spacing w:line="26" w:lineRule="atLeast"/>
        <w:rPr>
          <w:szCs w:val="26"/>
        </w:rPr>
      </w:pPr>
      <w:r w:rsidRPr="000A6031">
        <w:rPr>
          <w:szCs w:val="26"/>
        </w:rPr>
        <w:t>Là một module của NodeJs</w:t>
      </w:r>
    </w:p>
    <w:p w:rsidR="00A757AD" w:rsidRPr="000A6031" w:rsidRDefault="00A757AD" w:rsidP="00155488">
      <w:pPr>
        <w:pStyle w:val="ListParagraph"/>
        <w:numPr>
          <w:ilvl w:val="0"/>
          <w:numId w:val="34"/>
        </w:numPr>
        <w:spacing w:line="26" w:lineRule="atLeast"/>
        <w:rPr>
          <w:szCs w:val="26"/>
        </w:rPr>
      </w:pPr>
      <w:r w:rsidRPr="000A6031">
        <w:rPr>
          <w:szCs w:val="26"/>
        </w:rPr>
        <w:t>Được xây dựng nhằm mục đích tạo ra real time Nod</w:t>
      </w:r>
      <w:r w:rsidR="00535672" w:rsidRPr="000A6031">
        <w:rPr>
          <w:szCs w:val="26"/>
        </w:rPr>
        <w:t xml:space="preserve">eJS application. Socket.io cung </w:t>
      </w:r>
      <w:r w:rsidRPr="000A6031">
        <w:rPr>
          <w:szCs w:val="26"/>
        </w:rPr>
        <w:t>cấp cho lập trình viên các đặc trưng như event, room và tự động phục hồi lại kế</w:t>
      </w:r>
      <w:r w:rsidR="00535672" w:rsidRPr="000A6031">
        <w:rPr>
          <w:szCs w:val="26"/>
        </w:rPr>
        <w:t xml:space="preserve">t </w:t>
      </w:r>
      <w:r w:rsidRPr="000A6031">
        <w:rPr>
          <w:szCs w:val="26"/>
        </w:rPr>
        <w:t>nối.</w:t>
      </w:r>
    </w:p>
    <w:p w:rsidR="00A757AD" w:rsidRPr="000A6031" w:rsidRDefault="00A757AD" w:rsidP="00155488">
      <w:pPr>
        <w:pStyle w:val="ListParagraph"/>
        <w:numPr>
          <w:ilvl w:val="0"/>
          <w:numId w:val="34"/>
        </w:numPr>
        <w:spacing w:line="26" w:lineRule="atLeast"/>
        <w:rPr>
          <w:szCs w:val="26"/>
        </w:rPr>
      </w:pPr>
      <w:r w:rsidRPr="000A6031">
        <w:rPr>
          <w:szCs w:val="26"/>
        </w:rPr>
        <w:t>Khi chúng ta include Socket.io module vào trong ứng dụng của mình nó sẽ cung cấp cho chúng ta hai object đó là: socket server quản lý functionality phía server và socket client điều khiển funtionality phía client.</w:t>
      </w:r>
    </w:p>
    <w:p w:rsidR="00A757AD" w:rsidRPr="000A6031" w:rsidRDefault="00A757AD" w:rsidP="00155488">
      <w:pPr>
        <w:pStyle w:val="ListParagraph"/>
        <w:numPr>
          <w:ilvl w:val="0"/>
          <w:numId w:val="34"/>
        </w:numPr>
        <w:spacing w:line="26" w:lineRule="atLeast"/>
        <w:rPr>
          <w:szCs w:val="26"/>
        </w:rPr>
      </w:pPr>
      <w:r w:rsidRPr="000A6031">
        <w:rPr>
          <w:szCs w:val="26"/>
        </w:rPr>
        <w:t>Khi client muốn kết nối tới Socket.io server, nó sẽ gửi cho server một “handshake HTTP request”. Server sẽ phân tích request đó với những thông tin cần thiết trong suốt quá trình kết nối. Nó sẽ tìm cấu hình của middleware mà đã được đăng ký với server và thực thi chúng trước khi đưa ra sự kiện kết nối. Khi kết nối thành công thì connection event listener được thực thi, tạo ra một instance mới của socket có thể coi như định danh của client mà mỗi một client kết nối tới sẽ có 1 định danh. Các có thể thấy rõ khi xem hình dưới đây</w:t>
      </w:r>
    </w:p>
    <w:p w:rsidR="00A757AD" w:rsidRPr="000A6031" w:rsidRDefault="00A757AD" w:rsidP="001E1BF5">
      <w:pPr>
        <w:pStyle w:val="NormalWeb"/>
        <w:shd w:val="clear" w:color="auto" w:fill="FFFFFF"/>
        <w:spacing w:before="120" w:beforeAutospacing="0" w:after="120" w:afterAutospacing="0" w:line="26" w:lineRule="atLeast"/>
        <w:jc w:val="center"/>
        <w:rPr>
          <w:spacing w:val="-1"/>
          <w:sz w:val="26"/>
          <w:szCs w:val="26"/>
        </w:rPr>
      </w:pPr>
      <w:r w:rsidRPr="000A6031">
        <w:rPr>
          <w:noProof/>
          <w:spacing w:val="-1"/>
          <w:sz w:val="26"/>
          <w:szCs w:val="26"/>
          <w:lang w:eastAsia="en-US"/>
        </w:rPr>
        <w:lastRenderedPageBreak/>
        <w:drawing>
          <wp:inline distT="0" distB="0" distL="0" distR="0" wp14:anchorId="4C053B86" wp14:editId="7FC964DC">
            <wp:extent cx="5590994" cy="2162175"/>
            <wp:effectExtent l="0" t="0" r="0" b="0"/>
            <wp:docPr id="12" name="Picture 12" descr="socket.cl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ocket.client.png"/>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5630299" cy="2177375"/>
                    </a:xfrm>
                    <a:prstGeom prst="rect">
                      <a:avLst/>
                    </a:prstGeom>
                    <a:noFill/>
                    <a:ln>
                      <a:noFill/>
                    </a:ln>
                  </pic:spPr>
                </pic:pic>
              </a:graphicData>
            </a:graphic>
          </wp:inline>
        </w:drawing>
      </w:r>
    </w:p>
    <w:p w:rsidR="00676D63" w:rsidRPr="000A6031" w:rsidRDefault="00676D63" w:rsidP="001E1BF5">
      <w:pPr>
        <w:pStyle w:val="NormalWeb"/>
        <w:shd w:val="clear" w:color="auto" w:fill="FFFFFF"/>
        <w:spacing w:before="120" w:beforeAutospacing="0" w:after="120" w:afterAutospacing="0" w:line="26" w:lineRule="atLeast"/>
        <w:jc w:val="center"/>
        <w:rPr>
          <w:spacing w:val="-1"/>
          <w:sz w:val="26"/>
          <w:szCs w:val="26"/>
        </w:rPr>
      </w:pPr>
      <w:r w:rsidRPr="000A6031">
        <w:rPr>
          <w:sz w:val="26"/>
          <w:szCs w:val="26"/>
        </w:rPr>
        <w:t>Hình 1.22: Minh họa về mô hình SocketIO</w:t>
      </w:r>
    </w:p>
    <w:p w:rsidR="00A757AD" w:rsidRPr="000A6031" w:rsidRDefault="00A757AD" w:rsidP="00155488">
      <w:pPr>
        <w:pStyle w:val="ListParagraph"/>
        <w:numPr>
          <w:ilvl w:val="0"/>
          <w:numId w:val="34"/>
        </w:numPr>
        <w:shd w:val="clear" w:color="auto" w:fill="FFFFFF"/>
        <w:spacing w:line="26" w:lineRule="atLeast"/>
        <w:rPr>
          <w:rFonts w:cs="Times New Roman"/>
          <w:szCs w:val="26"/>
        </w:rPr>
      </w:pPr>
      <w:r w:rsidRPr="000A6031">
        <w:rPr>
          <w:rFonts w:cs="Times New Roman"/>
          <w:szCs w:val="26"/>
        </w:rPr>
        <w:t>Một module khác của Node.js là LightStreamer-adapter cũng có tạo các kết nối từ client tới server nhưng không trực tiếp mà thông qua LightStreamer Server, đó là các máy chủ theo thời gian thực và nằm ngoài tiến trình của Node.js Server</w:t>
      </w:r>
    </w:p>
    <w:p w:rsidR="00A757AD" w:rsidRDefault="00676D63" w:rsidP="00EF1816">
      <w:pPr>
        <w:pStyle w:val="Heading3"/>
        <w:spacing w:before="120" w:after="120" w:line="26" w:lineRule="atLeast"/>
        <w:ind w:firstLine="0"/>
        <w:rPr>
          <w:rFonts w:cs="Times New Roman"/>
          <w:color w:val="auto"/>
          <w:szCs w:val="26"/>
        </w:rPr>
      </w:pPr>
      <w:bookmarkStart w:id="350" w:name="_Toc511914406"/>
      <w:bookmarkStart w:id="351" w:name="_Toc511914486"/>
      <w:bookmarkStart w:id="352" w:name="_Toc512547415"/>
      <w:r w:rsidRPr="000A6031">
        <w:rPr>
          <w:rFonts w:cs="Times New Roman"/>
          <w:color w:val="auto"/>
          <w:szCs w:val="26"/>
        </w:rPr>
        <w:t>1.</w:t>
      </w:r>
      <w:r w:rsidR="00A757AD" w:rsidRPr="000A6031">
        <w:rPr>
          <w:rFonts w:cs="Times New Roman"/>
          <w:color w:val="auto"/>
          <w:szCs w:val="26"/>
        </w:rPr>
        <w:t>9.2 Cài đặt socket.io</w:t>
      </w:r>
      <w:bookmarkEnd w:id="350"/>
      <w:bookmarkEnd w:id="351"/>
      <w:bookmarkEnd w:id="352"/>
    </w:p>
    <w:p w:rsidR="001E1BF5" w:rsidRPr="001E1BF5" w:rsidRDefault="001E1BF5" w:rsidP="001E1BF5">
      <w:r>
        <w:tab/>
        <w:t>Cài đặt trên giao diện dòng lệnh</w:t>
      </w:r>
    </w:p>
    <w:p w:rsidR="00A757AD" w:rsidRPr="000A6031" w:rsidRDefault="00A757AD" w:rsidP="001E1BF5">
      <w:pPr>
        <w:pStyle w:val="phongcode"/>
      </w:pPr>
      <w:r w:rsidRPr="000A6031">
        <w:t>$ npm install --save socket.io</w:t>
      </w:r>
    </w:p>
    <w:p w:rsidR="00A757AD" w:rsidRPr="000A6031" w:rsidRDefault="00A757AD" w:rsidP="00547EC1">
      <w:pPr>
        <w:spacing w:line="26" w:lineRule="atLeast"/>
        <w:ind w:firstLine="709"/>
        <w:rPr>
          <w:rFonts w:cs="Times New Roman"/>
          <w:szCs w:val="26"/>
        </w:rPr>
      </w:pPr>
      <w:r w:rsidRPr="000A6031">
        <w:rPr>
          <w:rFonts w:cs="Times New Roman"/>
          <w:szCs w:val="26"/>
        </w:rPr>
        <w:t xml:space="preserve">Nếu qúa trình cài đặt gặp vấn đề gì với quyền truy cập </w:t>
      </w:r>
      <w:r w:rsidR="00676D63" w:rsidRPr="000A6031">
        <w:rPr>
          <w:rFonts w:cs="Times New Roman"/>
          <w:szCs w:val="26"/>
        </w:rPr>
        <w:t>ta</w:t>
      </w:r>
      <w:r w:rsidRPr="000A6031">
        <w:rPr>
          <w:rFonts w:cs="Times New Roman"/>
          <w:szCs w:val="26"/>
        </w:rPr>
        <w:t xml:space="preserve"> sẽ sử dụng thêm với từ khóa </w:t>
      </w:r>
      <w:r w:rsidRPr="001E1BF5">
        <w:t>sudo</w:t>
      </w:r>
    </w:p>
    <w:p w:rsidR="00A757AD" w:rsidRPr="000A6031" w:rsidRDefault="00A757AD" w:rsidP="00547EC1">
      <w:pPr>
        <w:spacing w:line="26" w:lineRule="atLeast"/>
        <w:ind w:firstLine="709"/>
        <w:rPr>
          <w:rFonts w:cs="Times New Roman"/>
          <w:szCs w:val="26"/>
        </w:rPr>
      </w:pPr>
      <w:r w:rsidRPr="000A6031">
        <w:rPr>
          <w:rFonts w:cs="Times New Roman"/>
          <w:szCs w:val="26"/>
        </w:rPr>
        <w:t>Sau khi cài đặt xong ta có một thư mục awesomechat với cấu trúc như sau</w:t>
      </w:r>
    </w:p>
    <w:p w:rsidR="00676D63" w:rsidRPr="00AF470E" w:rsidRDefault="00676D63" w:rsidP="001E1BF5">
      <w:pPr>
        <w:pStyle w:val="phongcode"/>
        <w:rPr>
          <w:rFonts w:ascii="Courier New" w:hAnsi="Courier New" w:cs="Courier New"/>
        </w:rPr>
      </w:pPr>
      <w:r w:rsidRPr="00AF470E">
        <w:rPr>
          <w:rFonts w:ascii="Courier New" w:hAnsi="Courier New" w:cs="Courier New"/>
        </w:rPr>
        <w:t>.</w:t>
      </w:r>
    </w:p>
    <w:p w:rsidR="00676D63" w:rsidRPr="00AF470E" w:rsidRDefault="00676D63" w:rsidP="001E1BF5">
      <w:pPr>
        <w:pStyle w:val="phongcode"/>
        <w:rPr>
          <w:rFonts w:ascii="Courier New" w:hAnsi="Courier New" w:cs="Courier New"/>
        </w:rPr>
      </w:pPr>
      <w:r w:rsidRPr="00AF470E">
        <w:rPr>
          <w:rFonts w:ascii="Courier New" w:hAnsi="Courier New" w:cs="Courier New"/>
        </w:rPr>
        <w:t>├── app.js</w:t>
      </w:r>
    </w:p>
    <w:p w:rsidR="00676D63" w:rsidRPr="00AF470E" w:rsidRDefault="00676D63" w:rsidP="001E1BF5">
      <w:pPr>
        <w:pStyle w:val="phongcode"/>
        <w:rPr>
          <w:rFonts w:ascii="Courier New" w:hAnsi="Courier New" w:cs="Courier New"/>
        </w:rPr>
      </w:pPr>
      <w:r w:rsidRPr="00AF470E">
        <w:rPr>
          <w:rFonts w:ascii="Courier New" w:hAnsi="Courier New" w:cs="Courier New"/>
        </w:rPr>
        <w:t>├── bin</w:t>
      </w:r>
    </w:p>
    <w:p w:rsidR="00676D63" w:rsidRPr="00AF470E" w:rsidRDefault="00676D63" w:rsidP="001E1BF5">
      <w:pPr>
        <w:pStyle w:val="phongcode"/>
        <w:rPr>
          <w:rFonts w:ascii="Courier New" w:hAnsi="Courier New" w:cs="Courier New"/>
        </w:rPr>
      </w:pPr>
      <w:r w:rsidRPr="00AF470E">
        <w:rPr>
          <w:rFonts w:ascii="Courier New" w:hAnsi="Courier New" w:cs="Courier New"/>
        </w:rPr>
        <w:t>│   └── www</w:t>
      </w:r>
    </w:p>
    <w:p w:rsidR="00676D63" w:rsidRPr="00AF470E" w:rsidRDefault="00676D63" w:rsidP="001E1BF5">
      <w:pPr>
        <w:pStyle w:val="phongcode"/>
        <w:rPr>
          <w:rFonts w:ascii="Courier New" w:hAnsi="Courier New" w:cs="Courier New"/>
        </w:rPr>
      </w:pPr>
      <w:r w:rsidRPr="00AF470E">
        <w:rPr>
          <w:rFonts w:ascii="Courier New" w:hAnsi="Courier New" w:cs="Courier New"/>
        </w:rPr>
        <w:t>├── package.json</w:t>
      </w:r>
    </w:p>
    <w:p w:rsidR="00676D63" w:rsidRPr="00AF470E" w:rsidRDefault="00676D63" w:rsidP="001E1BF5">
      <w:pPr>
        <w:pStyle w:val="phongcode"/>
        <w:rPr>
          <w:rFonts w:ascii="Courier New" w:hAnsi="Courier New" w:cs="Courier New"/>
        </w:rPr>
      </w:pPr>
      <w:r w:rsidRPr="00AF470E">
        <w:rPr>
          <w:rFonts w:ascii="Courier New" w:hAnsi="Courier New" w:cs="Courier New"/>
        </w:rPr>
        <w:t>├── public</w:t>
      </w:r>
    </w:p>
    <w:p w:rsidR="00676D63" w:rsidRPr="00AF470E" w:rsidRDefault="00676D63" w:rsidP="001E1BF5">
      <w:pPr>
        <w:pStyle w:val="phongcode"/>
        <w:rPr>
          <w:rFonts w:ascii="Courier New" w:hAnsi="Courier New" w:cs="Courier New"/>
        </w:rPr>
      </w:pPr>
      <w:r w:rsidRPr="00AF470E">
        <w:rPr>
          <w:rFonts w:ascii="Courier New" w:hAnsi="Courier New" w:cs="Courier New"/>
        </w:rPr>
        <w:t>│   ├── images</w:t>
      </w:r>
    </w:p>
    <w:p w:rsidR="00676D63" w:rsidRPr="00AF470E" w:rsidRDefault="00676D63" w:rsidP="001E1BF5">
      <w:pPr>
        <w:pStyle w:val="phongcode"/>
        <w:rPr>
          <w:rFonts w:ascii="Courier New" w:hAnsi="Courier New" w:cs="Courier New"/>
        </w:rPr>
      </w:pPr>
      <w:r w:rsidRPr="00AF470E">
        <w:rPr>
          <w:rFonts w:ascii="Courier New" w:hAnsi="Courier New" w:cs="Courier New"/>
        </w:rPr>
        <w:t>│   ├── javascripts</w:t>
      </w:r>
    </w:p>
    <w:p w:rsidR="00676D63" w:rsidRPr="00AF470E" w:rsidRDefault="00676D63" w:rsidP="001E1BF5">
      <w:pPr>
        <w:pStyle w:val="phongcode"/>
        <w:rPr>
          <w:rFonts w:ascii="Courier New" w:hAnsi="Courier New" w:cs="Courier New"/>
        </w:rPr>
      </w:pPr>
      <w:r w:rsidRPr="00AF470E">
        <w:rPr>
          <w:rFonts w:ascii="Courier New" w:hAnsi="Courier New" w:cs="Courier New"/>
        </w:rPr>
        <w:t>│   └── stylesheets</w:t>
      </w:r>
    </w:p>
    <w:p w:rsidR="00676D63" w:rsidRPr="00AF470E" w:rsidRDefault="00676D63" w:rsidP="001E1BF5">
      <w:pPr>
        <w:pStyle w:val="phongcode"/>
        <w:rPr>
          <w:rFonts w:ascii="Courier New" w:hAnsi="Courier New" w:cs="Courier New"/>
        </w:rPr>
      </w:pPr>
      <w:r w:rsidRPr="00AF470E">
        <w:rPr>
          <w:rFonts w:ascii="Courier New" w:hAnsi="Courier New" w:cs="Courier New"/>
        </w:rPr>
        <w:t>│       └── style.css</w:t>
      </w:r>
    </w:p>
    <w:p w:rsidR="00676D63" w:rsidRPr="00AF470E" w:rsidRDefault="00676D63" w:rsidP="001E1BF5">
      <w:pPr>
        <w:pStyle w:val="phongcode"/>
        <w:rPr>
          <w:rFonts w:ascii="Courier New" w:hAnsi="Courier New" w:cs="Courier New"/>
        </w:rPr>
      </w:pPr>
      <w:r w:rsidRPr="00AF470E">
        <w:rPr>
          <w:rFonts w:ascii="Courier New" w:hAnsi="Courier New" w:cs="Courier New"/>
        </w:rPr>
        <w:t>├── routes</w:t>
      </w:r>
    </w:p>
    <w:p w:rsidR="00676D63" w:rsidRPr="00AF470E" w:rsidRDefault="00676D63" w:rsidP="001E1BF5">
      <w:pPr>
        <w:pStyle w:val="phongcode"/>
        <w:rPr>
          <w:rFonts w:ascii="Courier New" w:hAnsi="Courier New" w:cs="Courier New"/>
        </w:rPr>
      </w:pPr>
      <w:r w:rsidRPr="00AF470E">
        <w:rPr>
          <w:rFonts w:ascii="Courier New" w:hAnsi="Courier New" w:cs="Courier New"/>
        </w:rPr>
        <w:t>│   ├── index.js</w:t>
      </w:r>
    </w:p>
    <w:p w:rsidR="00676D63" w:rsidRPr="00AF470E" w:rsidRDefault="00676D63" w:rsidP="001E1BF5">
      <w:pPr>
        <w:pStyle w:val="phongcode"/>
        <w:rPr>
          <w:rFonts w:ascii="Courier New" w:hAnsi="Courier New" w:cs="Courier New"/>
        </w:rPr>
      </w:pPr>
      <w:r w:rsidRPr="00AF470E">
        <w:rPr>
          <w:rFonts w:ascii="Courier New" w:hAnsi="Courier New" w:cs="Courier New"/>
        </w:rPr>
        <w:t>│   └── users.js</w:t>
      </w:r>
    </w:p>
    <w:p w:rsidR="00676D63" w:rsidRPr="00AF470E" w:rsidRDefault="00676D63" w:rsidP="001E1BF5">
      <w:pPr>
        <w:pStyle w:val="phongcode"/>
        <w:rPr>
          <w:rFonts w:ascii="Courier New" w:hAnsi="Courier New" w:cs="Courier New"/>
        </w:rPr>
      </w:pPr>
      <w:r w:rsidRPr="00AF470E">
        <w:rPr>
          <w:rFonts w:ascii="Courier New" w:hAnsi="Courier New" w:cs="Courier New"/>
        </w:rPr>
        <w:t>└── views</w:t>
      </w:r>
    </w:p>
    <w:p w:rsidR="00676D63" w:rsidRPr="00AF470E" w:rsidRDefault="00676D63" w:rsidP="001E1BF5">
      <w:pPr>
        <w:pStyle w:val="phongcode"/>
        <w:rPr>
          <w:rFonts w:ascii="Courier New" w:hAnsi="Courier New" w:cs="Courier New"/>
        </w:rPr>
      </w:pPr>
      <w:r w:rsidRPr="00AF470E">
        <w:rPr>
          <w:rFonts w:ascii="Courier New" w:hAnsi="Courier New" w:cs="Courier New"/>
        </w:rPr>
        <w:t xml:space="preserve">    ├── error.pug</w:t>
      </w:r>
    </w:p>
    <w:p w:rsidR="00676D63" w:rsidRPr="00AF470E" w:rsidRDefault="00676D63" w:rsidP="001E1BF5">
      <w:pPr>
        <w:pStyle w:val="phongcode"/>
        <w:rPr>
          <w:rFonts w:ascii="Courier New" w:hAnsi="Courier New" w:cs="Courier New"/>
        </w:rPr>
      </w:pPr>
      <w:r w:rsidRPr="00AF470E">
        <w:rPr>
          <w:rFonts w:ascii="Courier New" w:hAnsi="Courier New" w:cs="Courier New"/>
        </w:rPr>
        <w:t xml:space="preserve">    ├── index.pug</w:t>
      </w:r>
    </w:p>
    <w:p w:rsidR="00676D63" w:rsidRPr="00AF470E" w:rsidRDefault="00676D63" w:rsidP="001E1BF5">
      <w:pPr>
        <w:pStyle w:val="phongcode"/>
        <w:rPr>
          <w:rFonts w:ascii="Courier New" w:hAnsi="Courier New" w:cs="Courier New"/>
        </w:rPr>
      </w:pPr>
      <w:r w:rsidRPr="00AF470E">
        <w:rPr>
          <w:rFonts w:ascii="Courier New" w:hAnsi="Courier New" w:cs="Courier New"/>
        </w:rPr>
        <w:t xml:space="preserve">    └── layout.pug</w:t>
      </w:r>
    </w:p>
    <w:p w:rsidR="00676D63" w:rsidRPr="000A6031" w:rsidRDefault="00676D63" w:rsidP="00547EC1">
      <w:pPr>
        <w:spacing w:line="26" w:lineRule="atLeast"/>
        <w:ind w:left="720" w:firstLine="709"/>
        <w:rPr>
          <w:szCs w:val="26"/>
        </w:rPr>
      </w:pPr>
      <w:r w:rsidRPr="000A6031">
        <w:rPr>
          <w:szCs w:val="26"/>
        </w:rPr>
        <w:lastRenderedPageBreak/>
        <w:t>7 directories, 9 files</w:t>
      </w:r>
    </w:p>
    <w:p w:rsidR="00A73087" w:rsidRPr="000A6031" w:rsidRDefault="00A73087" w:rsidP="001E1BF5">
      <w:pPr>
        <w:pStyle w:val="NormalWeb"/>
        <w:shd w:val="clear" w:color="auto" w:fill="FFFFFF"/>
        <w:spacing w:before="120" w:beforeAutospacing="0" w:after="120" w:afterAutospacing="0" w:line="26" w:lineRule="atLeast"/>
        <w:rPr>
          <w:spacing w:val="-1"/>
          <w:sz w:val="26"/>
          <w:szCs w:val="26"/>
        </w:rPr>
      </w:pPr>
    </w:p>
    <w:p w:rsidR="00A73087" w:rsidRPr="000A6031" w:rsidRDefault="00A73087" w:rsidP="001E1BF5">
      <w:pPr>
        <w:spacing w:line="26" w:lineRule="atLeast"/>
        <w:ind w:firstLine="709"/>
        <w:rPr>
          <w:rFonts w:cs="Times New Roman"/>
          <w:szCs w:val="26"/>
        </w:rPr>
      </w:pPr>
      <w:r w:rsidRPr="000A6031">
        <w:rPr>
          <w:rFonts w:cs="Times New Roman"/>
          <w:szCs w:val="26"/>
        </w:rPr>
        <w:t>File package.json của chúng ta lúc này sẽ có dạng như sau:</w:t>
      </w:r>
    </w:p>
    <w:p w:rsidR="00A73087" w:rsidRPr="00AF470E" w:rsidRDefault="00A73087" w:rsidP="001E1BF5">
      <w:pPr>
        <w:pStyle w:val="phongcode"/>
        <w:rPr>
          <w:rFonts w:ascii="Courier New" w:hAnsi="Courier New" w:cs="Courier New"/>
        </w:rPr>
      </w:pPr>
      <w:r w:rsidRPr="00AF470E">
        <w:rPr>
          <w:rFonts w:ascii="Courier New" w:hAnsi="Courier New" w:cs="Courier New"/>
        </w:rPr>
        <w:t>{</w:t>
      </w:r>
    </w:p>
    <w:p w:rsidR="00A73087" w:rsidRPr="00AF470E" w:rsidRDefault="00A73087" w:rsidP="001E1BF5">
      <w:pPr>
        <w:pStyle w:val="phongcode"/>
        <w:rPr>
          <w:rFonts w:ascii="Courier New" w:hAnsi="Courier New" w:cs="Courier New"/>
        </w:rPr>
      </w:pPr>
      <w:r w:rsidRPr="00AF470E">
        <w:rPr>
          <w:rFonts w:ascii="Courier New" w:hAnsi="Courier New" w:cs="Courier New"/>
        </w:rPr>
        <w:t xml:space="preserve">  "name": "driper",</w:t>
      </w:r>
    </w:p>
    <w:p w:rsidR="00A73087" w:rsidRPr="00AF470E" w:rsidRDefault="00A73087" w:rsidP="001E1BF5">
      <w:pPr>
        <w:pStyle w:val="phongcode"/>
        <w:rPr>
          <w:rFonts w:ascii="Courier New" w:hAnsi="Courier New" w:cs="Courier New"/>
        </w:rPr>
      </w:pPr>
      <w:r w:rsidRPr="00AF470E">
        <w:rPr>
          <w:rFonts w:ascii="Courier New" w:hAnsi="Courier New" w:cs="Courier New"/>
        </w:rPr>
        <w:t xml:space="preserve">  "version": "0.0.0",</w:t>
      </w:r>
    </w:p>
    <w:p w:rsidR="00A73087" w:rsidRPr="00AF470E" w:rsidRDefault="00A73087" w:rsidP="001E1BF5">
      <w:pPr>
        <w:pStyle w:val="phongcode"/>
        <w:rPr>
          <w:rFonts w:ascii="Courier New" w:hAnsi="Courier New" w:cs="Courier New"/>
        </w:rPr>
      </w:pPr>
      <w:r w:rsidRPr="00AF470E">
        <w:rPr>
          <w:rFonts w:ascii="Courier New" w:hAnsi="Courier New" w:cs="Courier New"/>
        </w:rPr>
        <w:t xml:space="preserve">  "private": true,</w:t>
      </w:r>
    </w:p>
    <w:p w:rsidR="00A73087" w:rsidRPr="00AF470E" w:rsidRDefault="00A73087" w:rsidP="001E1BF5">
      <w:pPr>
        <w:pStyle w:val="phongcode"/>
        <w:rPr>
          <w:rFonts w:ascii="Courier New" w:hAnsi="Courier New" w:cs="Courier New"/>
        </w:rPr>
      </w:pPr>
      <w:r w:rsidRPr="00AF470E">
        <w:rPr>
          <w:rFonts w:ascii="Courier New" w:hAnsi="Courier New" w:cs="Courier New"/>
        </w:rPr>
        <w:t xml:space="preserve">  "scripts": {</w:t>
      </w:r>
    </w:p>
    <w:p w:rsidR="00A73087" w:rsidRPr="00AF470E" w:rsidRDefault="00A73087" w:rsidP="001E1BF5">
      <w:pPr>
        <w:pStyle w:val="phongcode"/>
        <w:rPr>
          <w:rFonts w:ascii="Courier New" w:hAnsi="Courier New" w:cs="Courier New"/>
        </w:rPr>
      </w:pPr>
      <w:r w:rsidRPr="00AF470E">
        <w:rPr>
          <w:rFonts w:ascii="Courier New" w:hAnsi="Courier New" w:cs="Courier New"/>
        </w:rPr>
        <w:t xml:space="preserve">    "start": "node ./bin/www"</w:t>
      </w:r>
    </w:p>
    <w:p w:rsidR="00A73087" w:rsidRPr="00AF470E" w:rsidRDefault="00A73087" w:rsidP="001E1BF5">
      <w:pPr>
        <w:pStyle w:val="phongcode"/>
        <w:rPr>
          <w:rFonts w:ascii="Courier New" w:hAnsi="Courier New" w:cs="Courier New"/>
        </w:rPr>
      </w:pPr>
      <w:r w:rsidRPr="00AF470E">
        <w:rPr>
          <w:rFonts w:ascii="Courier New" w:hAnsi="Courier New" w:cs="Courier New"/>
        </w:rPr>
        <w:t xml:space="preserve">  },</w:t>
      </w:r>
    </w:p>
    <w:p w:rsidR="00A73087" w:rsidRPr="00AF470E" w:rsidRDefault="00A73087" w:rsidP="001E1BF5">
      <w:pPr>
        <w:pStyle w:val="phongcode"/>
        <w:rPr>
          <w:rFonts w:ascii="Courier New" w:hAnsi="Courier New" w:cs="Courier New"/>
        </w:rPr>
      </w:pPr>
      <w:r w:rsidRPr="00AF470E">
        <w:rPr>
          <w:rFonts w:ascii="Courier New" w:hAnsi="Courier New" w:cs="Courier New"/>
        </w:rPr>
        <w:t xml:space="preserve">  "dependencies": {</w:t>
      </w:r>
    </w:p>
    <w:p w:rsidR="00A73087" w:rsidRPr="00AF470E" w:rsidRDefault="00A73087" w:rsidP="001E1BF5">
      <w:pPr>
        <w:pStyle w:val="phongcode"/>
        <w:rPr>
          <w:rFonts w:ascii="Courier New" w:hAnsi="Courier New" w:cs="Courier New"/>
        </w:rPr>
      </w:pPr>
      <w:r w:rsidRPr="00AF470E">
        <w:rPr>
          <w:rFonts w:ascii="Courier New" w:hAnsi="Courier New" w:cs="Courier New"/>
        </w:rPr>
        <w:t xml:space="preserve">    "cookie-parser": "~1.4.3",</w:t>
      </w:r>
    </w:p>
    <w:p w:rsidR="00A73087" w:rsidRPr="00AF470E" w:rsidRDefault="00A73087" w:rsidP="001E1BF5">
      <w:pPr>
        <w:pStyle w:val="phongcode"/>
        <w:rPr>
          <w:rFonts w:ascii="Courier New" w:hAnsi="Courier New" w:cs="Courier New"/>
        </w:rPr>
      </w:pPr>
      <w:r w:rsidRPr="00AF470E">
        <w:rPr>
          <w:rFonts w:ascii="Courier New" w:hAnsi="Courier New" w:cs="Courier New"/>
        </w:rPr>
        <w:t xml:space="preserve">    "debug": "~2.6.9",</w:t>
      </w:r>
    </w:p>
    <w:p w:rsidR="00A73087" w:rsidRPr="00AF470E" w:rsidRDefault="00A73087" w:rsidP="001E1BF5">
      <w:pPr>
        <w:pStyle w:val="phongcode"/>
        <w:rPr>
          <w:rFonts w:ascii="Courier New" w:hAnsi="Courier New" w:cs="Courier New"/>
        </w:rPr>
      </w:pPr>
      <w:r w:rsidRPr="00AF470E">
        <w:rPr>
          <w:rFonts w:ascii="Courier New" w:hAnsi="Courier New" w:cs="Courier New"/>
        </w:rPr>
        <w:t xml:space="preserve">    "ejs": "~2.5.7",</w:t>
      </w:r>
    </w:p>
    <w:p w:rsidR="00A73087" w:rsidRPr="00AF470E" w:rsidRDefault="00A73087" w:rsidP="001E1BF5">
      <w:pPr>
        <w:pStyle w:val="phongcode"/>
        <w:rPr>
          <w:rFonts w:ascii="Courier New" w:hAnsi="Courier New" w:cs="Courier New"/>
        </w:rPr>
      </w:pPr>
      <w:r w:rsidRPr="00AF470E">
        <w:rPr>
          <w:rFonts w:ascii="Courier New" w:hAnsi="Courier New" w:cs="Courier New"/>
        </w:rPr>
        <w:t xml:space="preserve">    "express": "~4.16.0",</w:t>
      </w:r>
    </w:p>
    <w:p w:rsidR="00A73087" w:rsidRPr="00AF470E" w:rsidRDefault="00A73087" w:rsidP="001E1BF5">
      <w:pPr>
        <w:pStyle w:val="phongcode"/>
        <w:rPr>
          <w:rFonts w:ascii="Courier New" w:hAnsi="Courier New" w:cs="Courier New"/>
        </w:rPr>
      </w:pPr>
      <w:r w:rsidRPr="00AF470E">
        <w:rPr>
          <w:rFonts w:ascii="Courier New" w:hAnsi="Courier New" w:cs="Courier New"/>
        </w:rPr>
        <w:t xml:space="preserve">    "http-errors": "~1.6.2",</w:t>
      </w:r>
    </w:p>
    <w:p w:rsidR="00A73087" w:rsidRPr="00AF470E" w:rsidRDefault="00A73087" w:rsidP="001E1BF5">
      <w:pPr>
        <w:pStyle w:val="phongcode"/>
        <w:rPr>
          <w:rFonts w:ascii="Courier New" w:hAnsi="Courier New" w:cs="Courier New"/>
        </w:rPr>
      </w:pPr>
      <w:r w:rsidRPr="00AF470E">
        <w:rPr>
          <w:rFonts w:ascii="Courier New" w:hAnsi="Courier New" w:cs="Courier New"/>
        </w:rPr>
        <w:t xml:space="preserve">    "morgan": "~1.9.0"</w:t>
      </w:r>
    </w:p>
    <w:p w:rsidR="00A73087" w:rsidRPr="00AF470E" w:rsidRDefault="00A73087" w:rsidP="001E1BF5">
      <w:pPr>
        <w:pStyle w:val="phongcode"/>
        <w:rPr>
          <w:rFonts w:ascii="Courier New" w:hAnsi="Courier New" w:cs="Courier New"/>
        </w:rPr>
      </w:pPr>
      <w:r w:rsidRPr="00AF470E">
        <w:rPr>
          <w:rFonts w:ascii="Courier New" w:hAnsi="Courier New" w:cs="Courier New"/>
        </w:rPr>
        <w:t xml:space="preserve">  }</w:t>
      </w:r>
    </w:p>
    <w:p w:rsidR="00A757AD" w:rsidRPr="00AF470E" w:rsidRDefault="00A73087" w:rsidP="001E1BF5">
      <w:pPr>
        <w:pStyle w:val="phongcode"/>
        <w:rPr>
          <w:rFonts w:ascii="Courier New" w:hAnsi="Courier New" w:cs="Courier New"/>
        </w:rPr>
      </w:pPr>
      <w:r w:rsidRPr="00AF470E">
        <w:rPr>
          <w:rFonts w:ascii="Courier New" w:hAnsi="Courier New" w:cs="Courier New"/>
        </w:rPr>
        <w:t>}</w:t>
      </w:r>
    </w:p>
    <w:p w:rsidR="00A757AD" w:rsidRPr="000A6031" w:rsidRDefault="00A757AD" w:rsidP="00547EC1">
      <w:pPr>
        <w:spacing w:line="26" w:lineRule="atLeast"/>
        <w:ind w:firstLine="709"/>
        <w:rPr>
          <w:rFonts w:cs="Times New Roman"/>
          <w:szCs w:val="26"/>
        </w:rPr>
      </w:pPr>
      <w:r w:rsidRPr="000A6031">
        <w:rPr>
          <w:rFonts w:cs="Times New Roman"/>
          <w:szCs w:val="26"/>
        </w:rPr>
        <w:t>Theo các required dependencies chúng ta sẽ khai báo như trên, ở đây express-genertator đã làm việc đó, công việc của mình lúc này chỉ là chạy lệnh </w:t>
      </w:r>
      <w:r w:rsidRPr="000A6031">
        <w:rPr>
          <w:rStyle w:val="HTMLCode"/>
          <w:rFonts w:ascii="Times New Roman" w:eastAsiaTheme="majorEastAsia" w:hAnsi="Times New Roman" w:cs="Times New Roman"/>
          <w:spacing w:val="-1"/>
          <w:sz w:val="26"/>
          <w:szCs w:val="26"/>
          <w:shd w:val="clear" w:color="auto" w:fill="F6F6F7"/>
        </w:rPr>
        <w:t>npm install</w:t>
      </w:r>
      <w:r w:rsidRPr="000A6031">
        <w:rPr>
          <w:rFonts w:cs="Times New Roman"/>
          <w:szCs w:val="26"/>
        </w:rPr>
        <w:t> để được cài đặt các module là được. Khi đó các module sẽ được tìm kiếm như đã được khai báo trong </w:t>
      </w:r>
      <w:r w:rsidRPr="000A6031">
        <w:rPr>
          <w:szCs w:val="26"/>
        </w:rPr>
        <w:t>denpendencies</w:t>
      </w:r>
      <w:r w:rsidRPr="000A6031">
        <w:rPr>
          <w:rFonts w:cs="Times New Roman"/>
          <w:szCs w:val="26"/>
        </w:rPr>
        <w:t> và được tải về vào thư mục node module</w:t>
      </w:r>
    </w:p>
    <w:p w:rsidR="00A757AD" w:rsidRPr="000A6031" w:rsidRDefault="00F5088C" w:rsidP="00547EC1">
      <w:pPr>
        <w:spacing w:line="26" w:lineRule="atLeast"/>
        <w:ind w:firstLine="709"/>
        <w:rPr>
          <w:rFonts w:cs="Times New Roman"/>
          <w:szCs w:val="26"/>
        </w:rPr>
      </w:pPr>
      <w:r>
        <w:rPr>
          <w:rFonts w:cs="Times New Roman"/>
          <w:szCs w:val="26"/>
        </w:rPr>
        <w:t>B</w:t>
      </w:r>
      <w:r w:rsidR="00A757AD" w:rsidRPr="000A6031">
        <w:rPr>
          <w:rFonts w:cs="Times New Roman"/>
          <w:szCs w:val="26"/>
        </w:rPr>
        <w:t>ắt đầu start server với lệnh sau:</w:t>
      </w:r>
    </w:p>
    <w:p w:rsidR="00A757AD" w:rsidRPr="00F5088C" w:rsidRDefault="00A757AD" w:rsidP="00F5088C">
      <w:pPr>
        <w:pStyle w:val="phongcode"/>
      </w:pPr>
      <w:r w:rsidRPr="00F5088C">
        <w:t>$ npm start</w:t>
      </w:r>
    </w:p>
    <w:p w:rsidR="00A757AD" w:rsidRPr="000A6031" w:rsidRDefault="00F13E8D" w:rsidP="00547EC1">
      <w:pPr>
        <w:spacing w:line="26" w:lineRule="atLeast"/>
        <w:ind w:firstLine="709"/>
        <w:rPr>
          <w:rFonts w:cs="Times New Roman"/>
          <w:szCs w:val="26"/>
        </w:rPr>
      </w:pPr>
      <w:r>
        <w:rPr>
          <w:rFonts w:cs="Times New Roman"/>
          <w:szCs w:val="26"/>
        </w:rPr>
        <w:t>C</w:t>
      </w:r>
      <w:r w:rsidR="00A757AD" w:rsidRPr="000A6031">
        <w:rPr>
          <w:rFonts w:cs="Times New Roman"/>
          <w:szCs w:val="26"/>
        </w:rPr>
        <w:t>ó thể thấy trong package.json có đoạn sau:</w:t>
      </w:r>
    </w:p>
    <w:p w:rsidR="00A757AD" w:rsidRPr="00AF470E" w:rsidRDefault="00A757AD" w:rsidP="001E1BF5">
      <w:pPr>
        <w:pStyle w:val="phongcode"/>
        <w:rPr>
          <w:rFonts w:ascii="Courier New" w:hAnsi="Courier New" w:cs="Courier New"/>
        </w:rPr>
      </w:pPr>
      <w:r w:rsidRPr="00AF470E">
        <w:rPr>
          <w:rFonts w:ascii="Courier New" w:hAnsi="Courier New" w:cs="Courier New"/>
        </w:rPr>
        <w:t>"scripts": { "start": "node ./bin/www" }</w:t>
      </w:r>
    </w:p>
    <w:p w:rsidR="00A757AD" w:rsidRPr="000A6031" w:rsidRDefault="00A757AD" w:rsidP="00547EC1">
      <w:pPr>
        <w:spacing w:line="26" w:lineRule="atLeast"/>
        <w:ind w:firstLine="709"/>
        <w:rPr>
          <w:rFonts w:cs="Times New Roman"/>
          <w:szCs w:val="26"/>
        </w:rPr>
      </w:pPr>
      <w:r w:rsidRPr="000A6031">
        <w:rPr>
          <w:rFonts w:cs="Times New Roman"/>
          <w:szCs w:val="26"/>
        </w:rPr>
        <w:t>Khi chạy lệnh npm start thì nó sẽ tìm trong file package.json tới câu lệnh đã được gán cho “start” và thực thi nó. Trong file ./bin/www thì app.js đã được required trong đó, trong app.js là toàn bộ code phía server hiện tại mà ta có, trong www sẽ bổ xung thêm đó là tạo ra một server http và lắng nghe các request tới ứng dụ</w:t>
      </w:r>
      <w:r w:rsidR="00F5088C">
        <w:rPr>
          <w:rFonts w:cs="Times New Roman"/>
          <w:szCs w:val="26"/>
        </w:rPr>
        <w:t>ng.</w:t>
      </w:r>
    </w:p>
    <w:p w:rsidR="00A757AD" w:rsidRPr="000A6031" w:rsidRDefault="00F5088C" w:rsidP="00547EC1">
      <w:pPr>
        <w:spacing w:line="26" w:lineRule="atLeast"/>
        <w:ind w:firstLine="709"/>
        <w:rPr>
          <w:rFonts w:cs="Times New Roman"/>
          <w:szCs w:val="26"/>
        </w:rPr>
      </w:pPr>
      <w:r>
        <w:rPr>
          <w:rFonts w:cs="Times New Roman"/>
          <w:szCs w:val="26"/>
        </w:rPr>
        <w:t>V</w:t>
      </w:r>
      <w:r w:rsidR="00A757AD" w:rsidRPr="000A6031">
        <w:rPr>
          <w:rFonts w:cs="Times New Roman"/>
          <w:szCs w:val="26"/>
        </w:rPr>
        <w:t>ào trình duyệt với đường dẫn localhost:3000 nếu nhận được kết quả như bên dưới là đã cài đặt thành công một ứng dụng nodejs cơ bản với Nodejs sử dụng Express framework.</w:t>
      </w:r>
    </w:p>
    <w:p w:rsidR="002D4FC0" w:rsidRPr="000A6031" w:rsidRDefault="00A73087" w:rsidP="00EF1816">
      <w:pPr>
        <w:pStyle w:val="Heading2"/>
        <w:spacing w:before="120" w:after="120" w:line="26" w:lineRule="atLeast"/>
        <w:ind w:firstLine="0"/>
        <w:rPr>
          <w:rFonts w:cs="Times New Roman"/>
          <w:color w:val="auto"/>
        </w:rPr>
      </w:pPr>
      <w:bookmarkStart w:id="353" w:name="_Toc507842845"/>
      <w:bookmarkStart w:id="354" w:name="_Toc511914407"/>
      <w:bookmarkStart w:id="355" w:name="_Toc511914487"/>
      <w:bookmarkStart w:id="356" w:name="_Toc512547416"/>
      <w:r w:rsidRPr="000A6031">
        <w:rPr>
          <w:rFonts w:cs="Times New Roman"/>
          <w:color w:val="auto"/>
        </w:rPr>
        <w:t>1.</w:t>
      </w:r>
      <w:r w:rsidR="002D4FC0" w:rsidRPr="000A6031">
        <w:rPr>
          <w:rFonts w:cs="Times New Roman"/>
          <w:color w:val="auto"/>
        </w:rPr>
        <w:t>10. Sử dụng MongoDB với NodeJs</w:t>
      </w:r>
      <w:bookmarkEnd w:id="353"/>
      <w:bookmarkEnd w:id="354"/>
      <w:bookmarkEnd w:id="355"/>
      <w:bookmarkEnd w:id="356"/>
    </w:p>
    <w:p w:rsidR="002D4FC0" w:rsidRPr="000A6031" w:rsidRDefault="00A73087" w:rsidP="00EF1816">
      <w:pPr>
        <w:pStyle w:val="Heading3"/>
        <w:spacing w:before="120" w:after="120" w:line="26" w:lineRule="atLeast"/>
        <w:ind w:firstLine="0"/>
        <w:rPr>
          <w:rFonts w:cs="Times New Roman"/>
          <w:b w:val="0"/>
          <w:color w:val="auto"/>
          <w:szCs w:val="26"/>
        </w:rPr>
      </w:pPr>
      <w:bookmarkStart w:id="357" w:name="_Toc511914408"/>
      <w:bookmarkStart w:id="358" w:name="_Toc511914488"/>
      <w:bookmarkStart w:id="359" w:name="_Toc512547417"/>
      <w:r w:rsidRPr="000A6031">
        <w:rPr>
          <w:rFonts w:cs="Times New Roman"/>
          <w:color w:val="auto"/>
          <w:szCs w:val="26"/>
        </w:rPr>
        <w:t>1.</w:t>
      </w:r>
      <w:r w:rsidR="002D4FC0" w:rsidRPr="000A6031">
        <w:rPr>
          <w:rFonts w:cs="Times New Roman"/>
          <w:color w:val="auto"/>
          <w:szCs w:val="26"/>
        </w:rPr>
        <w:t>10.1 Giới thiệu:</w:t>
      </w:r>
      <w:bookmarkEnd w:id="357"/>
      <w:bookmarkEnd w:id="358"/>
      <w:bookmarkEnd w:id="359"/>
    </w:p>
    <w:p w:rsidR="002D4FC0" w:rsidRPr="000A6031" w:rsidRDefault="002D4FC0" w:rsidP="00547EC1">
      <w:pPr>
        <w:spacing w:line="26" w:lineRule="atLeast"/>
        <w:ind w:firstLine="709"/>
        <w:rPr>
          <w:rFonts w:cs="Times New Roman"/>
          <w:szCs w:val="26"/>
        </w:rPr>
      </w:pPr>
      <w:r w:rsidRPr="000A6031">
        <w:rPr>
          <w:rFonts w:cs="Times New Roman"/>
          <w:szCs w:val="26"/>
        </w:rPr>
        <w:t>MongoDB là một NoSQL, hiểu suất cao rất nổi tiếng, nó được xây dựng với ý tưởng dựa trên cấu trúc document.</w:t>
      </w:r>
    </w:p>
    <w:p w:rsidR="002D4FC0" w:rsidRPr="000A6031" w:rsidRDefault="002D4FC0" w:rsidP="00547EC1">
      <w:pPr>
        <w:spacing w:line="26" w:lineRule="atLeast"/>
        <w:ind w:firstLine="709"/>
        <w:rPr>
          <w:rFonts w:cs="Times New Roman"/>
          <w:szCs w:val="26"/>
        </w:rPr>
      </w:pPr>
      <w:r w:rsidRPr="000A6031">
        <w:rPr>
          <w:rFonts w:cs="Times New Roman"/>
          <w:szCs w:val="26"/>
        </w:rPr>
        <w:lastRenderedPageBreak/>
        <w:t xml:space="preserve">Trong MongoDB, dữ liệu được lưu trữ như một document, một tập của các cặp key-value. </w:t>
      </w:r>
      <w:r w:rsidR="00F13E8D">
        <w:rPr>
          <w:rFonts w:cs="Times New Roman"/>
          <w:szCs w:val="26"/>
        </w:rPr>
        <w:t>Có</w:t>
      </w:r>
      <w:r w:rsidRPr="000A6031">
        <w:rPr>
          <w:rFonts w:cs="Times New Roman"/>
          <w:szCs w:val="26"/>
        </w:rPr>
        <w:t xml:space="preserve"> thể định nghĩa nhiều database trong MongoDB và mỗi database có nhiều collections, những collections này đơn giản là tập của các documents được lưu trữ dạng cặp key-value.</w:t>
      </w:r>
    </w:p>
    <w:p w:rsidR="00A757AD" w:rsidRPr="000A6031" w:rsidRDefault="002D4FC0" w:rsidP="00547EC1">
      <w:pPr>
        <w:spacing w:line="26" w:lineRule="atLeast"/>
        <w:ind w:firstLine="709"/>
        <w:rPr>
          <w:rFonts w:cs="Times New Roman"/>
          <w:szCs w:val="26"/>
        </w:rPr>
      </w:pPr>
      <w:r w:rsidRPr="000A6031">
        <w:rPr>
          <w:rFonts w:cs="Times New Roman"/>
          <w:szCs w:val="26"/>
        </w:rPr>
        <w:t>Cấu trúc dữ liệu định nghĩa document được gọi là BSON(Binary JSON). BSON là một dạng nhị phân của JSON và cũng hỗ trợ những kiểu dữ liệu như Date, những kiểu mà không được hỗ trợ trong định dạng JSON. MongoDB sẽ chuyển đổi JSON tới BSON và đổi lại lợi ích hiệu suất cao, mặc dù người dùng có thể save, query và nhận dữ liệu như JSON.</w:t>
      </w:r>
    </w:p>
    <w:p w:rsidR="006A3462" w:rsidRPr="000A6031" w:rsidRDefault="00A73087" w:rsidP="00EF1816">
      <w:pPr>
        <w:pStyle w:val="Heading3"/>
        <w:spacing w:before="120" w:after="120" w:line="26" w:lineRule="atLeast"/>
        <w:ind w:firstLine="0"/>
        <w:rPr>
          <w:rFonts w:cs="Times New Roman"/>
          <w:b w:val="0"/>
          <w:bCs w:val="0"/>
          <w:color w:val="auto"/>
          <w:szCs w:val="26"/>
        </w:rPr>
      </w:pPr>
      <w:bookmarkStart w:id="360" w:name="_Toc511914409"/>
      <w:bookmarkStart w:id="361" w:name="_Toc511914489"/>
      <w:bookmarkStart w:id="362" w:name="_Toc512547418"/>
      <w:r w:rsidRPr="000A6031">
        <w:rPr>
          <w:rFonts w:cs="Times New Roman"/>
          <w:color w:val="auto"/>
          <w:szCs w:val="26"/>
        </w:rPr>
        <w:t>1.</w:t>
      </w:r>
      <w:r w:rsidR="006A3462" w:rsidRPr="000A6031">
        <w:rPr>
          <w:rFonts w:cs="Times New Roman"/>
          <w:color w:val="auto"/>
          <w:szCs w:val="26"/>
        </w:rPr>
        <w:t>10.2 Nền tảng và ngôn ngữ hỗ trợ</w:t>
      </w:r>
      <w:bookmarkEnd w:id="360"/>
      <w:bookmarkEnd w:id="361"/>
      <w:bookmarkEnd w:id="362"/>
    </w:p>
    <w:p w:rsidR="006A3462" w:rsidRPr="000A6031" w:rsidRDefault="006A3462" w:rsidP="00547EC1">
      <w:pPr>
        <w:spacing w:line="26" w:lineRule="atLeast"/>
        <w:ind w:firstLine="709"/>
        <w:rPr>
          <w:rFonts w:cs="Times New Roman"/>
          <w:bCs/>
          <w:szCs w:val="26"/>
        </w:rPr>
      </w:pPr>
      <w:r w:rsidRPr="000A6031">
        <w:rPr>
          <w:rFonts w:cs="Times New Roman"/>
          <w:bCs/>
          <w:szCs w:val="26"/>
        </w:rPr>
        <w:t>MongoDB là một cơ sở dữ liệu NoSQL hỗ trợ đa nền tảng, nó có thể chạy trên Windows, Linux và Mac...Nó hỗ trợ hầu hết các ngôn ngữ lập trình phổ biến như C#, Java, PHP, Javascript...và các môi trường phát triển khác nhau.</w:t>
      </w:r>
    </w:p>
    <w:p w:rsidR="00395C6E" w:rsidRPr="000A6031" w:rsidRDefault="00395C6E" w:rsidP="00547EC1">
      <w:pPr>
        <w:spacing w:line="26" w:lineRule="atLeast"/>
        <w:ind w:firstLine="709"/>
        <w:rPr>
          <w:rFonts w:cs="Times New Roman"/>
          <w:b/>
          <w:szCs w:val="26"/>
        </w:rPr>
      </w:pPr>
      <w:r w:rsidRPr="000A6031">
        <w:rPr>
          <w:rFonts w:cs="Times New Roman"/>
          <w:b/>
          <w:szCs w:val="26"/>
        </w:rPr>
        <w:br w:type="page"/>
      </w:r>
    </w:p>
    <w:p w:rsidR="006A3462" w:rsidRDefault="00C67697" w:rsidP="00300FD9">
      <w:pPr>
        <w:pStyle w:val="Heading1"/>
        <w:spacing w:before="120" w:after="120" w:line="26" w:lineRule="atLeast"/>
        <w:ind w:firstLine="709"/>
        <w:jc w:val="center"/>
        <w:rPr>
          <w:rFonts w:cs="Times New Roman"/>
          <w:color w:val="auto"/>
          <w:szCs w:val="32"/>
        </w:rPr>
      </w:pPr>
      <w:bookmarkStart w:id="363" w:name="_Toc507842846"/>
      <w:bookmarkStart w:id="364" w:name="_Toc511914410"/>
      <w:bookmarkStart w:id="365" w:name="_Toc511914490"/>
      <w:bookmarkStart w:id="366" w:name="_Toc512547419"/>
      <w:r w:rsidRPr="00300FD9">
        <w:rPr>
          <w:rFonts w:cs="Times New Roman"/>
          <w:color w:val="auto"/>
          <w:szCs w:val="32"/>
        </w:rPr>
        <w:lastRenderedPageBreak/>
        <w:t xml:space="preserve">CHƯƠNG 2: </w:t>
      </w:r>
      <w:r w:rsidR="00A73087" w:rsidRPr="00300FD9">
        <w:rPr>
          <w:rFonts w:cs="Times New Roman"/>
          <w:color w:val="auto"/>
          <w:szCs w:val="32"/>
        </w:rPr>
        <w:t>XÂY DỰNG ỨNG DỤNG</w:t>
      </w:r>
      <w:bookmarkEnd w:id="363"/>
      <w:bookmarkEnd w:id="364"/>
      <w:bookmarkEnd w:id="365"/>
      <w:bookmarkEnd w:id="366"/>
    </w:p>
    <w:p w:rsidR="005B7277" w:rsidRDefault="005B7277" w:rsidP="00AB3277">
      <w:pPr>
        <w:pStyle w:val="Heading2"/>
        <w:spacing w:before="120" w:after="120" w:line="26" w:lineRule="atLeast"/>
        <w:ind w:firstLine="0"/>
        <w:rPr>
          <w:rFonts w:cs="Times New Roman"/>
          <w:color w:val="auto"/>
        </w:rPr>
      </w:pPr>
      <w:bookmarkStart w:id="367" w:name="_Toc512547420"/>
      <w:r>
        <w:rPr>
          <w:rFonts w:cs="Times New Roman"/>
          <w:color w:val="auto"/>
        </w:rPr>
        <w:t>2.1</w:t>
      </w:r>
      <w:r w:rsidRPr="00300FD9">
        <w:rPr>
          <w:rFonts w:cs="Times New Roman"/>
          <w:color w:val="auto"/>
        </w:rPr>
        <w:t xml:space="preserve"> </w:t>
      </w:r>
      <w:r>
        <w:rPr>
          <w:rFonts w:cs="Times New Roman"/>
          <w:color w:val="auto"/>
        </w:rPr>
        <w:t>Quy trình nghiệp vụ</w:t>
      </w:r>
      <w:bookmarkEnd w:id="367"/>
    </w:p>
    <w:p w:rsidR="005B7277" w:rsidRDefault="005B7277" w:rsidP="00AB3277">
      <w:r>
        <w:t>Ứng dụng Driper được chia thành hai phiên bản một phiên bản là dành cho khách hàng và hai là dành cho tài xế.</w:t>
      </w:r>
    </w:p>
    <w:p w:rsidR="005B7277" w:rsidRPr="005B7277" w:rsidRDefault="005B7277" w:rsidP="00AB3277">
      <w:pPr>
        <w:pStyle w:val="Heading3"/>
        <w:ind w:firstLine="0"/>
      </w:pPr>
      <w:bookmarkStart w:id="368" w:name="_Toc512547421"/>
      <w:r>
        <w:t>2.</w:t>
      </w:r>
      <w:r w:rsidRPr="005B7277">
        <w:t>1.1 Khách hàng</w:t>
      </w:r>
      <w:bookmarkEnd w:id="368"/>
    </w:p>
    <w:p w:rsidR="005B7277" w:rsidRDefault="005B7277" w:rsidP="005B7277">
      <w:r>
        <w:t>Khách hàng đăng ký thông tin cần thiết để có thể tạo một cuốc xe theo mong muốn của mình bằng thông tin về địa điểm đón và địa điểm đến.</w:t>
      </w:r>
    </w:p>
    <w:p w:rsidR="005B7277" w:rsidRDefault="005B7277" w:rsidP="005B7277">
      <w:r>
        <w:t>Khách hàng có thể thấy trên bản đồ những tài xế gần vị trí mình lựa chọn là điểm xuất phát và giá tiền cho cuốc xe do khách hàng yêu cầu.</w:t>
      </w:r>
    </w:p>
    <w:p w:rsidR="005B7277" w:rsidRPr="005B7277" w:rsidRDefault="005B7277" w:rsidP="005B7277">
      <w:r>
        <w:t>Sau khi cuốc xe thành công khách hàng có thể cho điểm và đánh giá về chất lượng phục vụ của tài xế.</w:t>
      </w:r>
    </w:p>
    <w:p w:rsidR="005B7277" w:rsidRPr="005B7277" w:rsidRDefault="005B7277" w:rsidP="00AB3277">
      <w:pPr>
        <w:pStyle w:val="Heading3"/>
        <w:ind w:firstLine="0"/>
      </w:pPr>
      <w:bookmarkStart w:id="369" w:name="_Toc512547422"/>
      <w:r>
        <w:t>2.</w:t>
      </w:r>
      <w:r w:rsidRPr="005B7277">
        <w:t>1.</w:t>
      </w:r>
      <w:r>
        <w:t>2</w:t>
      </w:r>
      <w:r w:rsidRPr="005B7277">
        <w:t xml:space="preserve"> </w:t>
      </w:r>
      <w:r>
        <w:t>Tài xế</w:t>
      </w:r>
      <w:bookmarkEnd w:id="369"/>
    </w:p>
    <w:p w:rsidR="005B7277" w:rsidRDefault="005B7277" w:rsidP="005B7277">
      <w:r>
        <w:t>Tài xế cần đăng ký thông tin cần thiết để trở thành đối tác của Driper và những thông tin có thể cho khách hàng của bạn cần thiết khi thực hiện giao dịch.</w:t>
      </w:r>
    </w:p>
    <w:p w:rsidR="005B7277" w:rsidRDefault="005B7277" w:rsidP="005B7277">
      <w:r>
        <w:t xml:space="preserve">Tài xế có thể nắm bắt được mật độ </w:t>
      </w:r>
      <w:r w:rsidR="00E50C14">
        <w:t>khách hàng đang online</w:t>
      </w:r>
      <w:r>
        <w:t xml:space="preserve"> </w:t>
      </w:r>
      <w:r w:rsidR="00E50C14">
        <w:t>và chưa có</w:t>
      </w:r>
      <w:r>
        <w:t xml:space="preserve"> yêu cầu </w:t>
      </w:r>
      <w:r w:rsidR="00E50C14">
        <w:t xml:space="preserve"> cuốc xe </w:t>
      </w:r>
      <w:r>
        <w:t>trên bản đồ</w:t>
      </w:r>
      <w:r w:rsidR="00A06C54">
        <w:t xml:space="preserve"> để biết được những nơi có nhu cầu di lại nhiều trong phạm vi trên bản đồ.</w:t>
      </w:r>
      <w:r>
        <w:t xml:space="preserve"> </w:t>
      </w:r>
    </w:p>
    <w:p w:rsidR="005B7277" w:rsidRDefault="00A06C54" w:rsidP="005B7277">
      <w:r>
        <w:tab/>
        <w:t>Khi nhận được yêu cầu cuốc xe tài xế có quyển nhận hoặc để trôi cuốc xe đã được yêu cầu từ khách hàng. Sau khi cuốc xe bị trôi yêu cầu cuốc xe đó sẽ được gửi tới một tài xế khác.</w:t>
      </w:r>
    </w:p>
    <w:p w:rsidR="00A06C54" w:rsidRPr="0050639F" w:rsidRDefault="00A06C54" w:rsidP="00AB3277">
      <w:pPr>
        <w:pStyle w:val="Heading2"/>
        <w:ind w:firstLine="0"/>
      </w:pPr>
      <w:bookmarkStart w:id="370" w:name="_Toc512547423"/>
      <w:r w:rsidRPr="0050639F">
        <w:t>2.2 Yêu cầu hệ thống</w:t>
      </w:r>
      <w:bookmarkEnd w:id="370"/>
    </w:p>
    <w:p w:rsidR="005B7277" w:rsidRDefault="00C370D4" w:rsidP="00C370D4">
      <w:r>
        <w:t>Driper là một ứng dụng trung gian thư ba nhằm kết nối giữa khách hàng và tài xế bằng cách tìm và chuyển tới tài xế yêu cầu di chuyển của mình với một quãng đường đã chọn.</w:t>
      </w:r>
    </w:p>
    <w:p w:rsidR="003F5819" w:rsidRDefault="003F5819" w:rsidP="00C370D4"/>
    <w:p w:rsidR="00C370D4" w:rsidRDefault="00C370D4" w:rsidP="00AB3277">
      <w:pPr>
        <w:pStyle w:val="Heading3"/>
        <w:ind w:firstLine="0"/>
      </w:pPr>
      <w:bookmarkStart w:id="371" w:name="_Toc507842847"/>
      <w:bookmarkStart w:id="372" w:name="_Toc511914411"/>
      <w:bookmarkStart w:id="373" w:name="_Toc511914491"/>
      <w:bookmarkStart w:id="374" w:name="_Toc512547424"/>
      <w:r>
        <w:t>2.2</w:t>
      </w:r>
      <w:r w:rsidRPr="005B7277">
        <w:t>.1 Khách hàng</w:t>
      </w:r>
      <w:bookmarkEnd w:id="374"/>
    </w:p>
    <w:p w:rsidR="00C370D4" w:rsidRDefault="00625E45" w:rsidP="00C370D4">
      <w:r>
        <w:rPr>
          <w:b/>
        </w:rPr>
        <w:tab/>
      </w:r>
      <w:r>
        <w:t xml:space="preserve">Khách hàng cần </w:t>
      </w:r>
      <w:r w:rsidR="00337AFD">
        <w:t xml:space="preserve">có một thiết bị di động chạy hệ điều hành Android, </w:t>
      </w:r>
      <w:r>
        <w:t>kết nối với internet, bật vị trí của mình và cung cấp các thông tin cá nhân cơ bản như tên và số điện thoại liên hệ để có thể tạo và gửi một yêu cầu. Hệ thống sẽ thực hiện các công việc sau:</w:t>
      </w:r>
    </w:p>
    <w:p w:rsidR="00625E45" w:rsidRDefault="00625E45" w:rsidP="00155488">
      <w:pPr>
        <w:pStyle w:val="ListParagraph"/>
        <w:numPr>
          <w:ilvl w:val="0"/>
          <w:numId w:val="39"/>
        </w:numPr>
      </w:pPr>
      <w:r>
        <w:t>Hiển thị các tài xế đang ở gần khách hàng trong đường kính 1km.</w:t>
      </w:r>
    </w:p>
    <w:p w:rsidR="00625E45" w:rsidRDefault="00625E45" w:rsidP="00155488">
      <w:pPr>
        <w:pStyle w:val="ListParagraph"/>
        <w:numPr>
          <w:ilvl w:val="0"/>
          <w:numId w:val="39"/>
        </w:numPr>
      </w:pPr>
      <w:r>
        <w:lastRenderedPageBreak/>
        <w:t>Cho biết khoảng cách, giá tiền giữa hai địa điểm xuất phát và kết thúc của quãng đường yêu cầu của khách hàng.</w:t>
      </w:r>
    </w:p>
    <w:p w:rsidR="00625E45" w:rsidRDefault="00625E45" w:rsidP="00155488">
      <w:pPr>
        <w:pStyle w:val="ListParagraph"/>
        <w:numPr>
          <w:ilvl w:val="0"/>
          <w:numId w:val="39"/>
        </w:numPr>
      </w:pPr>
      <w:r>
        <w:t>Tìm kiếm các tài xế ở gần nhất với khách hàng và có trạng thái sẵn sàng nhận cuốc xe.</w:t>
      </w:r>
    </w:p>
    <w:p w:rsidR="00625E45" w:rsidRDefault="00625E45" w:rsidP="00155488">
      <w:pPr>
        <w:pStyle w:val="ListParagraph"/>
        <w:numPr>
          <w:ilvl w:val="0"/>
          <w:numId w:val="39"/>
        </w:numPr>
      </w:pPr>
      <w:r>
        <w:t>Sau khi đã có tài xế nhận cuốc xe của khách hàng hiển thị các thông tin của tài xế và một số tính năng có thể kết nối với tài xế.</w:t>
      </w:r>
    </w:p>
    <w:p w:rsidR="00625E45" w:rsidRDefault="00625E45" w:rsidP="00155488">
      <w:pPr>
        <w:pStyle w:val="ListParagraph"/>
        <w:numPr>
          <w:ilvl w:val="0"/>
          <w:numId w:val="39"/>
        </w:numPr>
      </w:pPr>
      <w:r>
        <w:t>Trước quá trình chấp nhận giao dịch với tài xế khách hàng có thể hủy cuốc xe đã gửi yêu cầu.</w:t>
      </w:r>
    </w:p>
    <w:p w:rsidR="00625E45" w:rsidRDefault="00625E45" w:rsidP="00155488">
      <w:pPr>
        <w:pStyle w:val="ListParagraph"/>
        <w:numPr>
          <w:ilvl w:val="0"/>
          <w:numId w:val="39"/>
        </w:numPr>
      </w:pPr>
      <w:r>
        <w:t>Sau khi cuốc xe thành công hiển thị các thông tin khách hàng có thể đánh giá được chất lượng phúc vụ của tài xế.</w:t>
      </w:r>
    </w:p>
    <w:p w:rsidR="00C370D4" w:rsidRDefault="00C370D4" w:rsidP="00554E6A">
      <w:pPr>
        <w:pStyle w:val="Heading3"/>
        <w:ind w:firstLine="0"/>
      </w:pPr>
      <w:bookmarkStart w:id="375" w:name="_Toc512547425"/>
      <w:r>
        <w:t>2.2</w:t>
      </w:r>
      <w:r w:rsidRPr="005B7277">
        <w:t>.</w:t>
      </w:r>
      <w:r>
        <w:t>2</w:t>
      </w:r>
      <w:r w:rsidRPr="005B7277">
        <w:t xml:space="preserve"> </w:t>
      </w:r>
      <w:r>
        <w:t>Tài xế</w:t>
      </w:r>
      <w:bookmarkEnd w:id="375"/>
    </w:p>
    <w:p w:rsidR="00C370D4" w:rsidRDefault="00337AFD" w:rsidP="00C370D4">
      <w:r>
        <w:t xml:space="preserve">Tài xế cần có một thiết bị di động chạy hệ điều hành Android, kết nối với internet, bật vị trí của mình và cung cấp các thông tin cần thiết để đăng ký trờ thành </w:t>
      </w:r>
      <w:r w:rsidR="00E50C14">
        <w:t>đối tác tài xế của Driper</w:t>
      </w:r>
      <w:r>
        <w:t>.</w:t>
      </w:r>
      <w:r w:rsidR="00E50C14">
        <w:t xml:space="preserve"> Sau khi trờ thành đối tác tài xế của Driper tài xế chỉ cần bật trạng thái sẵn sàng nhận cuốc và bắt đầu nhân các yêu cầu cuốc xe từ phía khách hàng do hệ thống phân phối:</w:t>
      </w:r>
    </w:p>
    <w:p w:rsidR="00E50C14" w:rsidRPr="00E50C14" w:rsidRDefault="00E50C14" w:rsidP="00155488">
      <w:pPr>
        <w:pStyle w:val="ListParagraph"/>
        <w:numPr>
          <w:ilvl w:val="0"/>
          <w:numId w:val="40"/>
        </w:numPr>
        <w:rPr>
          <w:b/>
        </w:rPr>
      </w:pPr>
      <w:r>
        <w:t>Hiển thị mật độ khách hàng đang online và chưa yêu cầu cuốc xe trên bản đồ.</w:t>
      </w:r>
    </w:p>
    <w:p w:rsidR="00E50C14" w:rsidRPr="00E50C14" w:rsidRDefault="00E50C14" w:rsidP="00155488">
      <w:pPr>
        <w:pStyle w:val="ListParagraph"/>
        <w:numPr>
          <w:ilvl w:val="0"/>
          <w:numId w:val="40"/>
        </w:numPr>
        <w:rPr>
          <w:b/>
        </w:rPr>
      </w:pPr>
      <w:r>
        <w:t>Sau khi nhận được yêu cầu từ phía khách hàng hệ thống sẽ phân phối yêu cầu cho tài xế gần nhất với khách hàng trong phạm vi 1km so với khách hàng.</w:t>
      </w:r>
    </w:p>
    <w:p w:rsidR="00E50C14" w:rsidRPr="00E50C14" w:rsidRDefault="00E50C14" w:rsidP="00155488">
      <w:pPr>
        <w:pStyle w:val="ListParagraph"/>
        <w:numPr>
          <w:ilvl w:val="0"/>
          <w:numId w:val="40"/>
        </w:numPr>
        <w:rPr>
          <w:b/>
        </w:rPr>
      </w:pPr>
      <w:r>
        <w:t>Tài xế sẽ nhận được thông tin về cuốc xe và giá tiền từ phía khách hàng. Tài xế có thể chấp nhận hoặc bỏ qua quốc xe đó.</w:t>
      </w:r>
    </w:p>
    <w:p w:rsidR="00E50C14" w:rsidRPr="00E50C14" w:rsidRDefault="00E50C14" w:rsidP="00155488">
      <w:pPr>
        <w:pStyle w:val="ListParagraph"/>
        <w:numPr>
          <w:ilvl w:val="0"/>
          <w:numId w:val="40"/>
        </w:numPr>
        <w:rPr>
          <w:b/>
        </w:rPr>
      </w:pPr>
      <w:r>
        <w:t>Sau khi đã nhận cuốc xe  trạng thái của tài xế sẽ thay đổi sang đã nhận cuốc xe mà cuốc xe chưa được thực hiện tài xế có thể hủy cuốc xe đó.</w:t>
      </w:r>
    </w:p>
    <w:p w:rsidR="001C3BD6" w:rsidRPr="001C3BD6" w:rsidRDefault="00E50C14" w:rsidP="00155488">
      <w:pPr>
        <w:pStyle w:val="ListParagraph"/>
        <w:numPr>
          <w:ilvl w:val="0"/>
          <w:numId w:val="40"/>
        </w:numPr>
        <w:rPr>
          <w:b/>
        </w:rPr>
      </w:pPr>
      <w:r>
        <w:t>Sau khi cuốc xe thành công hóa đơn sẽ được gửi tới tài xế và tài xế tiền hành thanh toán với khách hàng của mình.</w:t>
      </w:r>
    </w:p>
    <w:p w:rsidR="001953E8" w:rsidRDefault="001C3BD6" w:rsidP="007B224D">
      <w:pPr>
        <w:pStyle w:val="Heading2"/>
        <w:ind w:firstLine="0"/>
      </w:pPr>
      <w:bookmarkStart w:id="376" w:name="_Toc512547426"/>
      <w:r>
        <w:t>2.3 Biểu đồ ca sử dụng</w:t>
      </w:r>
      <w:bookmarkEnd w:id="371"/>
      <w:bookmarkEnd w:id="372"/>
      <w:bookmarkEnd w:id="373"/>
      <w:bookmarkEnd w:id="376"/>
    </w:p>
    <w:p w:rsidR="003F5819" w:rsidRDefault="003F5819" w:rsidP="007B224D">
      <w:pPr>
        <w:pStyle w:val="Heading3"/>
        <w:ind w:firstLine="0"/>
      </w:pPr>
      <w:bookmarkStart w:id="377" w:name="_Toc512547427"/>
      <w:r>
        <w:t>2.3.1 Xác định các tác nhân của hệ thống</w:t>
      </w:r>
      <w:bookmarkEnd w:id="377"/>
    </w:p>
    <w:p w:rsidR="003F5819" w:rsidRDefault="003F5819" w:rsidP="003F5819">
      <w:pPr>
        <w:rPr>
          <w:rFonts w:cs="Times New Roman"/>
          <w:szCs w:val="26"/>
          <w:lang w:val="fr-FR"/>
        </w:rPr>
      </w:pPr>
      <w:r w:rsidRPr="004B034F">
        <w:rPr>
          <w:rFonts w:cs="Times New Roman"/>
          <w:szCs w:val="26"/>
          <w:lang w:val="fr-FR"/>
        </w:rPr>
        <w:t>Dựa vào văn bản mô tả bài toán, ta xác định được các tác nhân của hệ thống</w:t>
      </w:r>
      <w:r>
        <w:rPr>
          <w:rFonts w:cs="Times New Roman"/>
          <w:szCs w:val="26"/>
          <w:lang w:val="fr-FR"/>
        </w:rPr>
        <w:t> :</w:t>
      </w:r>
    </w:p>
    <w:p w:rsidR="003F5819" w:rsidRDefault="003F5819" w:rsidP="00155488">
      <w:pPr>
        <w:pStyle w:val="ListParagraph"/>
        <w:numPr>
          <w:ilvl w:val="0"/>
          <w:numId w:val="34"/>
        </w:numPr>
        <w:rPr>
          <w:rFonts w:cs="Times New Roman"/>
          <w:szCs w:val="26"/>
          <w:lang w:val="fr-FR"/>
        </w:rPr>
      </w:pPr>
      <w:r>
        <w:rPr>
          <w:rFonts w:cs="Times New Roman"/>
          <w:szCs w:val="26"/>
          <w:lang w:val="fr-FR"/>
        </w:rPr>
        <w:t>Tác nhân Khách hàng</w:t>
      </w:r>
    </w:p>
    <w:p w:rsidR="003F5819" w:rsidRDefault="003F5819" w:rsidP="00155488">
      <w:pPr>
        <w:pStyle w:val="ListParagraph"/>
        <w:numPr>
          <w:ilvl w:val="0"/>
          <w:numId w:val="34"/>
        </w:numPr>
        <w:rPr>
          <w:rFonts w:cs="Times New Roman"/>
          <w:szCs w:val="26"/>
          <w:lang w:val="fr-FR"/>
        </w:rPr>
      </w:pPr>
      <w:r>
        <w:rPr>
          <w:rFonts w:cs="Times New Roman"/>
          <w:szCs w:val="26"/>
          <w:lang w:val="fr-FR"/>
        </w:rPr>
        <w:t>Tác nhân Tài xế</w:t>
      </w:r>
    </w:p>
    <w:p w:rsidR="003F5819" w:rsidRPr="003F5819" w:rsidRDefault="003F5819" w:rsidP="007B224D">
      <w:pPr>
        <w:pStyle w:val="Heading3"/>
        <w:ind w:firstLine="0"/>
      </w:pPr>
      <w:bookmarkStart w:id="378" w:name="_Toc512547428"/>
      <w:r w:rsidRPr="003F5819">
        <w:lastRenderedPageBreak/>
        <w:t>2.3.</w:t>
      </w:r>
      <w:r>
        <w:t>2</w:t>
      </w:r>
      <w:r w:rsidRPr="003F5819">
        <w:t xml:space="preserve"> Xác định các </w:t>
      </w:r>
      <w:bookmarkEnd w:id="378"/>
      <w:r w:rsidR="00EE42E4">
        <w:t>ca sử dụng</w:t>
      </w:r>
    </w:p>
    <w:p w:rsidR="003F5819" w:rsidRDefault="003F5819" w:rsidP="003F5819">
      <w:pPr>
        <w:spacing w:line="360" w:lineRule="auto"/>
        <w:rPr>
          <w:rFonts w:cs="Times New Roman"/>
          <w:szCs w:val="26"/>
        </w:rPr>
      </w:pPr>
      <w:r w:rsidRPr="00DC47B2">
        <w:rPr>
          <w:rFonts w:cs="Times New Roman"/>
          <w:szCs w:val="26"/>
        </w:rPr>
        <w:t>Dựa trên văn bản mô tả bài toán và việc phân tích để</w:t>
      </w:r>
      <w:r>
        <w:rPr>
          <w:rFonts w:cs="Times New Roman"/>
          <w:szCs w:val="26"/>
        </w:rPr>
        <w:t xml:space="preserve"> tìm ra các tác nhân, ta xác</w:t>
      </w:r>
      <w:r w:rsidRPr="00DC47B2">
        <w:rPr>
          <w:rFonts w:cs="Times New Roman"/>
          <w:szCs w:val="26"/>
        </w:rPr>
        <w:t xml:space="preserve"> định được các ca sử dụng như sau:</w:t>
      </w:r>
    </w:p>
    <w:p w:rsidR="003F5819" w:rsidRPr="003F5819" w:rsidRDefault="003F5819" w:rsidP="00155488">
      <w:pPr>
        <w:pStyle w:val="ListParagraph"/>
        <w:numPr>
          <w:ilvl w:val="0"/>
          <w:numId w:val="41"/>
        </w:numPr>
      </w:pPr>
      <w:r w:rsidRPr="003F5819">
        <w:t>Khách hàng</w:t>
      </w:r>
    </w:p>
    <w:p w:rsidR="000A2FB9" w:rsidRDefault="00451899" w:rsidP="00155488">
      <w:pPr>
        <w:pStyle w:val="ListParagraph"/>
        <w:numPr>
          <w:ilvl w:val="0"/>
          <w:numId w:val="43"/>
        </w:numPr>
      </w:pPr>
      <w:r>
        <w:t>Đăng ký</w:t>
      </w:r>
      <w:r w:rsidR="000A2FB9" w:rsidRPr="000A2FB9">
        <w:t xml:space="preserve"> </w:t>
      </w:r>
    </w:p>
    <w:p w:rsidR="000A2FB9" w:rsidRDefault="000A2FB9" w:rsidP="00155488">
      <w:pPr>
        <w:pStyle w:val="ListParagraph"/>
        <w:numPr>
          <w:ilvl w:val="0"/>
          <w:numId w:val="43"/>
        </w:numPr>
      </w:pPr>
      <w:r>
        <w:t>Xác thực số điện thoại</w:t>
      </w:r>
    </w:p>
    <w:p w:rsidR="00451899" w:rsidRDefault="00451899" w:rsidP="00155488">
      <w:pPr>
        <w:pStyle w:val="ListParagraph"/>
        <w:numPr>
          <w:ilvl w:val="0"/>
          <w:numId w:val="42"/>
        </w:numPr>
      </w:pPr>
      <w:r>
        <w:t>Đăng nhập</w:t>
      </w:r>
    </w:p>
    <w:p w:rsidR="00451899" w:rsidRDefault="00451899" w:rsidP="00155488">
      <w:pPr>
        <w:pStyle w:val="ListParagraph"/>
        <w:numPr>
          <w:ilvl w:val="0"/>
          <w:numId w:val="42"/>
        </w:numPr>
      </w:pPr>
      <w:r>
        <w:t>Đăng xuất</w:t>
      </w:r>
    </w:p>
    <w:p w:rsidR="00451899" w:rsidRDefault="00451899" w:rsidP="00155488">
      <w:pPr>
        <w:pStyle w:val="ListParagraph"/>
        <w:numPr>
          <w:ilvl w:val="0"/>
          <w:numId w:val="42"/>
        </w:numPr>
      </w:pPr>
      <w:r>
        <w:t>Xem thông tin tài khoản</w:t>
      </w:r>
    </w:p>
    <w:p w:rsidR="00451899" w:rsidRDefault="00451899" w:rsidP="00155488">
      <w:pPr>
        <w:pStyle w:val="ListParagraph"/>
        <w:numPr>
          <w:ilvl w:val="0"/>
          <w:numId w:val="42"/>
        </w:numPr>
      </w:pPr>
      <w:r>
        <w:t>Cập nhật thông tin</w:t>
      </w:r>
    </w:p>
    <w:p w:rsidR="00451899" w:rsidRDefault="00451899" w:rsidP="00155488">
      <w:pPr>
        <w:pStyle w:val="ListParagraph"/>
        <w:numPr>
          <w:ilvl w:val="0"/>
          <w:numId w:val="42"/>
        </w:numPr>
      </w:pPr>
      <w:r>
        <w:t>Xem các tài xế trên bản đồ</w:t>
      </w:r>
    </w:p>
    <w:p w:rsidR="000A2FB9" w:rsidRDefault="000A2FB9" w:rsidP="00155488">
      <w:pPr>
        <w:pStyle w:val="ListParagraph"/>
        <w:numPr>
          <w:ilvl w:val="0"/>
          <w:numId w:val="42"/>
        </w:numPr>
      </w:pPr>
      <w:r>
        <w:t>Chọn loại hình phương tiện</w:t>
      </w:r>
    </w:p>
    <w:p w:rsidR="000A2FB9" w:rsidRDefault="000A2FB9" w:rsidP="00155488">
      <w:pPr>
        <w:pStyle w:val="ListParagraph"/>
        <w:numPr>
          <w:ilvl w:val="0"/>
          <w:numId w:val="42"/>
        </w:numPr>
      </w:pPr>
      <w:r>
        <w:t>Chọn điểm đi</w:t>
      </w:r>
    </w:p>
    <w:p w:rsidR="000A2FB9" w:rsidRDefault="000A2FB9" w:rsidP="00155488">
      <w:pPr>
        <w:pStyle w:val="ListParagraph"/>
        <w:numPr>
          <w:ilvl w:val="0"/>
          <w:numId w:val="42"/>
        </w:numPr>
      </w:pPr>
      <w:r>
        <w:t>Chọn điểm đến</w:t>
      </w:r>
    </w:p>
    <w:p w:rsidR="00451899" w:rsidRDefault="00451899" w:rsidP="00155488">
      <w:pPr>
        <w:pStyle w:val="ListParagraph"/>
        <w:numPr>
          <w:ilvl w:val="0"/>
          <w:numId w:val="42"/>
        </w:numPr>
      </w:pPr>
      <w:r>
        <w:t>Đặt cuốc xe</w:t>
      </w:r>
    </w:p>
    <w:p w:rsidR="00451899" w:rsidRDefault="00451899" w:rsidP="00155488">
      <w:pPr>
        <w:pStyle w:val="ListParagraph"/>
        <w:numPr>
          <w:ilvl w:val="0"/>
          <w:numId w:val="42"/>
        </w:numPr>
      </w:pPr>
      <w:r>
        <w:t>Hủy cuốc xe</w:t>
      </w:r>
    </w:p>
    <w:p w:rsidR="00451899" w:rsidRPr="003F5819" w:rsidRDefault="00451899" w:rsidP="00155488">
      <w:pPr>
        <w:pStyle w:val="ListParagraph"/>
        <w:numPr>
          <w:ilvl w:val="0"/>
          <w:numId w:val="42"/>
        </w:numPr>
      </w:pPr>
      <w:r>
        <w:t>Đánh giá chất lượng dịch vụ</w:t>
      </w:r>
    </w:p>
    <w:p w:rsidR="003F5819" w:rsidRDefault="003F5819" w:rsidP="00155488">
      <w:pPr>
        <w:pStyle w:val="ListParagraph"/>
        <w:numPr>
          <w:ilvl w:val="0"/>
          <w:numId w:val="41"/>
        </w:numPr>
      </w:pPr>
      <w:r w:rsidRPr="003F5819">
        <w:t>Tài xế</w:t>
      </w:r>
    </w:p>
    <w:p w:rsidR="00451899" w:rsidRDefault="00451899" w:rsidP="00155488">
      <w:pPr>
        <w:pStyle w:val="ListParagraph"/>
        <w:numPr>
          <w:ilvl w:val="0"/>
          <w:numId w:val="43"/>
        </w:numPr>
      </w:pPr>
      <w:r>
        <w:t>Đăng ký</w:t>
      </w:r>
    </w:p>
    <w:p w:rsidR="000A2FB9" w:rsidRDefault="000A2FB9" w:rsidP="00155488">
      <w:pPr>
        <w:pStyle w:val="ListParagraph"/>
        <w:numPr>
          <w:ilvl w:val="0"/>
          <w:numId w:val="43"/>
        </w:numPr>
      </w:pPr>
      <w:r>
        <w:t>Xác thực số điện thoại</w:t>
      </w:r>
    </w:p>
    <w:p w:rsidR="00451899" w:rsidRDefault="00451899" w:rsidP="00155488">
      <w:pPr>
        <w:pStyle w:val="ListParagraph"/>
        <w:numPr>
          <w:ilvl w:val="0"/>
          <w:numId w:val="43"/>
        </w:numPr>
      </w:pPr>
      <w:r>
        <w:t>Đăng nhập</w:t>
      </w:r>
    </w:p>
    <w:p w:rsidR="00451899" w:rsidRDefault="00451899" w:rsidP="00155488">
      <w:pPr>
        <w:pStyle w:val="ListParagraph"/>
        <w:numPr>
          <w:ilvl w:val="0"/>
          <w:numId w:val="43"/>
        </w:numPr>
      </w:pPr>
      <w:r>
        <w:t>Đăng xuất</w:t>
      </w:r>
    </w:p>
    <w:p w:rsidR="00451899" w:rsidRDefault="00451899" w:rsidP="00155488">
      <w:pPr>
        <w:pStyle w:val="ListParagraph"/>
        <w:numPr>
          <w:ilvl w:val="0"/>
          <w:numId w:val="43"/>
        </w:numPr>
      </w:pPr>
      <w:r>
        <w:t>Xem thông tin tài khoản</w:t>
      </w:r>
    </w:p>
    <w:p w:rsidR="00451899" w:rsidRDefault="00451899" w:rsidP="00155488">
      <w:pPr>
        <w:pStyle w:val="ListParagraph"/>
        <w:numPr>
          <w:ilvl w:val="0"/>
          <w:numId w:val="43"/>
        </w:numPr>
      </w:pPr>
      <w:r>
        <w:t>Xem mật độ khách hàng</w:t>
      </w:r>
    </w:p>
    <w:p w:rsidR="00451899" w:rsidRDefault="00451899" w:rsidP="00155488">
      <w:pPr>
        <w:pStyle w:val="ListParagraph"/>
        <w:numPr>
          <w:ilvl w:val="0"/>
          <w:numId w:val="43"/>
        </w:numPr>
      </w:pPr>
      <w:r>
        <w:t>Nhận cuốc xe</w:t>
      </w:r>
    </w:p>
    <w:p w:rsidR="00451899" w:rsidRDefault="00451899" w:rsidP="00155488">
      <w:pPr>
        <w:pStyle w:val="ListParagraph"/>
        <w:numPr>
          <w:ilvl w:val="0"/>
          <w:numId w:val="43"/>
        </w:numPr>
      </w:pPr>
      <w:r>
        <w:t>Hủy cuốc xe</w:t>
      </w:r>
    </w:p>
    <w:p w:rsidR="00750A3C" w:rsidRDefault="00451899" w:rsidP="00155488">
      <w:pPr>
        <w:pStyle w:val="ListParagraph"/>
        <w:numPr>
          <w:ilvl w:val="0"/>
          <w:numId w:val="43"/>
        </w:numPr>
      </w:pPr>
      <w:r>
        <w:t>Thanh toán</w:t>
      </w:r>
    </w:p>
    <w:p w:rsidR="00750A3C" w:rsidRDefault="00750A3C" w:rsidP="00750A3C"/>
    <w:p w:rsidR="00755444" w:rsidRDefault="00755444" w:rsidP="00750A3C"/>
    <w:p w:rsidR="00755444" w:rsidRDefault="00755444" w:rsidP="00750A3C"/>
    <w:p w:rsidR="00755444" w:rsidRDefault="00755444" w:rsidP="00750A3C"/>
    <w:p w:rsidR="00755444" w:rsidRDefault="00755444" w:rsidP="00750A3C"/>
    <w:p w:rsidR="00750A3C" w:rsidRDefault="00B97BBD" w:rsidP="00155488">
      <w:pPr>
        <w:pStyle w:val="Heading3"/>
        <w:numPr>
          <w:ilvl w:val="2"/>
          <w:numId w:val="46"/>
        </w:numPr>
      </w:pPr>
      <w:bookmarkStart w:id="379" w:name="_Toc512547429"/>
      <w:r>
        <w:lastRenderedPageBreak/>
        <w:t>Các b</w:t>
      </w:r>
      <w:r w:rsidR="00451899">
        <w:t xml:space="preserve">iểu đồ </w:t>
      </w:r>
      <w:r w:rsidR="0050639F">
        <w:t>ca sử dụng</w:t>
      </w:r>
      <w:bookmarkEnd w:id="379"/>
    </w:p>
    <w:p w:rsidR="00750A3C" w:rsidRDefault="006E39CD" w:rsidP="006E39CD">
      <w:r>
        <w:t xml:space="preserve">a. </w:t>
      </w:r>
      <w:r w:rsidR="000A2FB9">
        <w:t xml:space="preserve">Biểu đồ </w:t>
      </w:r>
      <w:r w:rsidR="0050639F">
        <w:t xml:space="preserve">ca sử dụng </w:t>
      </w:r>
      <w:r w:rsidR="000A2FB9">
        <w:t>của k</w:t>
      </w:r>
      <w:r w:rsidR="000A2FB9" w:rsidRPr="003F5819">
        <w:t>hách hàng</w:t>
      </w:r>
    </w:p>
    <w:p w:rsidR="00750A3C" w:rsidRDefault="00907D1B" w:rsidP="00755444">
      <w:r>
        <w:rPr>
          <w:noProof/>
          <w:lang w:eastAsia="en-US"/>
        </w:rPr>
        <w:drawing>
          <wp:inline distT="0" distB="0" distL="0" distR="0">
            <wp:extent cx="4912224" cy="2920621"/>
            <wp:effectExtent l="0" t="0" r="317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khachhang.PNG"/>
                    <pic:cNvPicPr/>
                  </pic:nvPicPr>
                  <pic:blipFill>
                    <a:blip r:embed="rId142">
                      <a:extLst>
                        <a:ext uri="{28A0092B-C50C-407E-A947-70E740481C1C}">
                          <a14:useLocalDpi xmlns:a14="http://schemas.microsoft.com/office/drawing/2010/main" val="0"/>
                        </a:ext>
                      </a:extLst>
                    </a:blip>
                    <a:stretch>
                      <a:fillRect/>
                    </a:stretch>
                  </pic:blipFill>
                  <pic:spPr>
                    <a:xfrm>
                      <a:off x="0" y="0"/>
                      <a:ext cx="4957883" cy="2947768"/>
                    </a:xfrm>
                    <a:prstGeom prst="rect">
                      <a:avLst/>
                    </a:prstGeom>
                  </pic:spPr>
                </pic:pic>
              </a:graphicData>
            </a:graphic>
          </wp:inline>
        </w:drawing>
      </w:r>
    </w:p>
    <w:p w:rsidR="00750A3C" w:rsidRDefault="00750A3C" w:rsidP="00755444">
      <w:pPr>
        <w:jc w:val="center"/>
      </w:pPr>
      <w:r>
        <w:t xml:space="preserve">Hình 2.1: Biểu đồ </w:t>
      </w:r>
      <w:r w:rsidR="0050639F">
        <w:t xml:space="preserve">ca sử dụng của </w:t>
      </w:r>
      <w:r w:rsidR="00755444">
        <w:t>Khách hàng</w:t>
      </w:r>
    </w:p>
    <w:p w:rsidR="006E39CD" w:rsidRDefault="006E39CD" w:rsidP="00755444">
      <w:pPr>
        <w:jc w:val="center"/>
      </w:pPr>
    </w:p>
    <w:p w:rsidR="00750A3C" w:rsidRPr="003F5819" w:rsidRDefault="006E39CD" w:rsidP="006E39CD">
      <w:r>
        <w:t xml:space="preserve">b. </w:t>
      </w:r>
      <w:r w:rsidR="000A2FB9">
        <w:t xml:space="preserve">Biểu đồ </w:t>
      </w:r>
      <w:r w:rsidR="0050639F">
        <w:t xml:space="preserve">ca sử dụng </w:t>
      </w:r>
      <w:r w:rsidR="000A2FB9">
        <w:t xml:space="preserve">của </w:t>
      </w:r>
      <w:r w:rsidR="0050639F">
        <w:t>T</w:t>
      </w:r>
      <w:r w:rsidR="000A2FB9">
        <w:t>ài xế</w:t>
      </w:r>
    </w:p>
    <w:p w:rsidR="00750A3C" w:rsidRDefault="00750A3C" w:rsidP="00755444">
      <w:r>
        <w:rPr>
          <w:noProof/>
          <w:lang w:eastAsia="en-US"/>
        </w:rPr>
        <w:drawing>
          <wp:inline distT="0" distB="0" distL="0" distR="0">
            <wp:extent cx="4954137" cy="362604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aixe.PNG"/>
                    <pic:cNvPicPr/>
                  </pic:nvPicPr>
                  <pic:blipFill>
                    <a:blip r:embed="rId143">
                      <a:extLst>
                        <a:ext uri="{28A0092B-C50C-407E-A947-70E740481C1C}">
                          <a14:useLocalDpi xmlns:a14="http://schemas.microsoft.com/office/drawing/2010/main" val="0"/>
                        </a:ext>
                      </a:extLst>
                    </a:blip>
                    <a:stretch>
                      <a:fillRect/>
                    </a:stretch>
                  </pic:blipFill>
                  <pic:spPr>
                    <a:xfrm>
                      <a:off x="0" y="0"/>
                      <a:ext cx="5034268" cy="3684693"/>
                    </a:xfrm>
                    <a:prstGeom prst="rect">
                      <a:avLst/>
                    </a:prstGeom>
                  </pic:spPr>
                </pic:pic>
              </a:graphicData>
            </a:graphic>
          </wp:inline>
        </w:drawing>
      </w:r>
    </w:p>
    <w:p w:rsidR="00750A3C" w:rsidRDefault="00750A3C" w:rsidP="00755444">
      <w:pPr>
        <w:ind w:firstLine="0"/>
        <w:jc w:val="center"/>
      </w:pPr>
      <w:r>
        <w:t>Hình 2.1: Biểu đồ usecase Tài xế</w:t>
      </w:r>
    </w:p>
    <w:p w:rsidR="00750A3C" w:rsidRDefault="0050639F" w:rsidP="00646A0A">
      <w:pPr>
        <w:pStyle w:val="Heading2"/>
        <w:ind w:firstLine="0"/>
      </w:pPr>
      <w:bookmarkStart w:id="380" w:name="_Toc512547430"/>
      <w:r>
        <w:lastRenderedPageBreak/>
        <w:t>2.4 Đặc tả các ca sử dụng</w:t>
      </w:r>
      <w:bookmarkEnd w:id="380"/>
    </w:p>
    <w:p w:rsidR="0050639F" w:rsidRDefault="0050639F" w:rsidP="00646A0A">
      <w:pPr>
        <w:pStyle w:val="Heading3"/>
        <w:ind w:firstLine="0"/>
      </w:pPr>
      <w:bookmarkStart w:id="381" w:name="_Toc512547431"/>
      <w:r>
        <w:t>2.4.1 Khách hàng</w:t>
      </w:r>
      <w:bookmarkEnd w:id="381"/>
    </w:p>
    <w:p w:rsidR="00CB15F9" w:rsidRDefault="00CB15F9" w:rsidP="00155488">
      <w:pPr>
        <w:pStyle w:val="ListParagraph"/>
        <w:numPr>
          <w:ilvl w:val="0"/>
          <w:numId w:val="44"/>
        </w:numPr>
      </w:pPr>
      <w:r>
        <w:t>Đặc tả ca sử dụng “Đăng ký”</w:t>
      </w:r>
    </w:p>
    <w:tbl>
      <w:tblPr>
        <w:tblStyle w:val="TableGrid"/>
        <w:tblW w:w="0" w:type="auto"/>
        <w:tblLook w:val="04A0" w:firstRow="1" w:lastRow="0" w:firstColumn="1" w:lastColumn="0" w:noHBand="0" w:noVBand="1"/>
      </w:tblPr>
      <w:tblGrid>
        <w:gridCol w:w="2965"/>
        <w:gridCol w:w="5862"/>
      </w:tblGrid>
      <w:tr w:rsidR="00151C19" w:rsidTr="00151C19">
        <w:tc>
          <w:tcPr>
            <w:tcW w:w="2965" w:type="dxa"/>
            <w:shd w:val="clear" w:color="auto" w:fill="FFF2CC" w:themeFill="accent4" w:themeFillTint="33"/>
            <w:vAlign w:val="center"/>
          </w:tcPr>
          <w:p w:rsidR="00151C19" w:rsidRPr="0068461D" w:rsidRDefault="00151C19" w:rsidP="00151C19">
            <w:pPr>
              <w:jc w:val="center"/>
              <w:rPr>
                <w:b/>
              </w:rPr>
            </w:pPr>
            <w:r w:rsidRPr="0068461D">
              <w:rPr>
                <w:b/>
              </w:rPr>
              <w:t>Tiêu đề</w:t>
            </w:r>
          </w:p>
        </w:tc>
        <w:tc>
          <w:tcPr>
            <w:tcW w:w="5862" w:type="dxa"/>
            <w:shd w:val="clear" w:color="auto" w:fill="FFF2CC" w:themeFill="accent4" w:themeFillTint="33"/>
            <w:vAlign w:val="center"/>
          </w:tcPr>
          <w:p w:rsidR="00151C19" w:rsidRPr="0068461D" w:rsidRDefault="00151C19" w:rsidP="00151C19">
            <w:pPr>
              <w:jc w:val="center"/>
              <w:rPr>
                <w:b/>
              </w:rPr>
            </w:pPr>
            <w:r w:rsidRPr="0068461D">
              <w:rPr>
                <w:b/>
              </w:rPr>
              <w:t>Nội dung</w:t>
            </w:r>
          </w:p>
        </w:tc>
      </w:tr>
      <w:tr w:rsidR="00151C19" w:rsidTr="00151C19">
        <w:tc>
          <w:tcPr>
            <w:tcW w:w="2965" w:type="dxa"/>
            <w:shd w:val="clear" w:color="auto" w:fill="FFFFFF" w:themeFill="background1"/>
            <w:vAlign w:val="center"/>
          </w:tcPr>
          <w:p w:rsidR="00151C19" w:rsidRPr="00151C19" w:rsidRDefault="00151C19" w:rsidP="00501B78">
            <w:pPr>
              <w:ind w:firstLine="0"/>
              <w:jc w:val="left"/>
            </w:pPr>
            <w:r>
              <w:t>Tên ca sử dụng</w:t>
            </w:r>
          </w:p>
        </w:tc>
        <w:tc>
          <w:tcPr>
            <w:tcW w:w="5862" w:type="dxa"/>
            <w:shd w:val="clear" w:color="auto" w:fill="FFFFFF" w:themeFill="background1"/>
            <w:vAlign w:val="center"/>
          </w:tcPr>
          <w:p w:rsidR="00151C19" w:rsidRPr="00151C19" w:rsidRDefault="00501B78" w:rsidP="00501B78">
            <w:pPr>
              <w:ind w:firstLine="0"/>
              <w:jc w:val="left"/>
            </w:pPr>
            <w:r>
              <w:t>Đăng ký</w:t>
            </w:r>
          </w:p>
        </w:tc>
      </w:tr>
      <w:tr w:rsidR="00151C19" w:rsidTr="00151C19">
        <w:tc>
          <w:tcPr>
            <w:tcW w:w="2965" w:type="dxa"/>
            <w:shd w:val="clear" w:color="auto" w:fill="FFFFFF" w:themeFill="background1"/>
            <w:vAlign w:val="center"/>
          </w:tcPr>
          <w:p w:rsidR="00151C19" w:rsidRDefault="00151C19" w:rsidP="00501B78">
            <w:pPr>
              <w:ind w:firstLine="0"/>
              <w:jc w:val="left"/>
            </w:pPr>
            <w:r>
              <w:t>Mô tả</w:t>
            </w:r>
          </w:p>
        </w:tc>
        <w:tc>
          <w:tcPr>
            <w:tcW w:w="5862" w:type="dxa"/>
            <w:shd w:val="clear" w:color="auto" w:fill="FFFFFF" w:themeFill="background1"/>
            <w:vAlign w:val="center"/>
          </w:tcPr>
          <w:p w:rsidR="00151C19" w:rsidRDefault="00501B78" w:rsidP="00501B78">
            <w:pPr>
              <w:ind w:firstLine="0"/>
              <w:jc w:val="left"/>
            </w:pPr>
            <w:r>
              <w:t>Khi người dùng muốn đặt một cuốc xe người dùng cần phải đăng ký một số thông tin cơ bản để tài xế lái xe có thể liên hệ và giao dịch</w:t>
            </w:r>
          </w:p>
        </w:tc>
      </w:tr>
      <w:tr w:rsidR="00151C19" w:rsidTr="00151C19">
        <w:tc>
          <w:tcPr>
            <w:tcW w:w="2965" w:type="dxa"/>
            <w:shd w:val="clear" w:color="auto" w:fill="FFFFFF" w:themeFill="background1"/>
            <w:vAlign w:val="center"/>
          </w:tcPr>
          <w:p w:rsidR="00151C19" w:rsidRDefault="00B90650" w:rsidP="00501B78">
            <w:pPr>
              <w:ind w:firstLine="0"/>
              <w:jc w:val="left"/>
            </w:pPr>
            <w:r>
              <w:t>Điều</w:t>
            </w:r>
            <w:r w:rsidR="00151C19">
              <w:t xml:space="preserve"> kiện kích hoạt</w:t>
            </w:r>
          </w:p>
        </w:tc>
        <w:tc>
          <w:tcPr>
            <w:tcW w:w="5862" w:type="dxa"/>
            <w:shd w:val="clear" w:color="auto" w:fill="FFFFFF" w:themeFill="background1"/>
            <w:vAlign w:val="center"/>
          </w:tcPr>
          <w:p w:rsidR="00151C19" w:rsidRDefault="00501B78" w:rsidP="00501B78">
            <w:pPr>
              <w:ind w:firstLine="0"/>
              <w:jc w:val="left"/>
            </w:pPr>
            <w:r>
              <w:t>Khi bắt đầu vào chương trình</w:t>
            </w:r>
          </w:p>
        </w:tc>
      </w:tr>
      <w:tr w:rsidR="00151C19" w:rsidTr="00151C19">
        <w:tc>
          <w:tcPr>
            <w:tcW w:w="2965" w:type="dxa"/>
            <w:shd w:val="clear" w:color="auto" w:fill="FFFFFF" w:themeFill="background1"/>
            <w:vAlign w:val="center"/>
          </w:tcPr>
          <w:p w:rsidR="00151C19" w:rsidRDefault="00151C19" w:rsidP="00501B78">
            <w:pPr>
              <w:ind w:firstLine="0"/>
              <w:jc w:val="left"/>
            </w:pPr>
            <w:r>
              <w:t>Tác nhân</w:t>
            </w:r>
          </w:p>
        </w:tc>
        <w:tc>
          <w:tcPr>
            <w:tcW w:w="5862" w:type="dxa"/>
            <w:shd w:val="clear" w:color="auto" w:fill="FFFFFF" w:themeFill="background1"/>
            <w:vAlign w:val="center"/>
          </w:tcPr>
          <w:p w:rsidR="00151C19" w:rsidRDefault="00501B78" w:rsidP="00501B78">
            <w:pPr>
              <w:ind w:firstLine="0"/>
              <w:jc w:val="left"/>
            </w:pPr>
            <w:r>
              <w:t>Khách hàng</w:t>
            </w:r>
          </w:p>
        </w:tc>
      </w:tr>
      <w:tr w:rsidR="00151C19" w:rsidTr="00151C19">
        <w:tc>
          <w:tcPr>
            <w:tcW w:w="2965" w:type="dxa"/>
            <w:shd w:val="clear" w:color="auto" w:fill="FFFFFF" w:themeFill="background1"/>
            <w:vAlign w:val="center"/>
          </w:tcPr>
          <w:p w:rsidR="00151C19" w:rsidRDefault="00151C19" w:rsidP="00501B78">
            <w:pPr>
              <w:ind w:firstLine="0"/>
              <w:jc w:val="left"/>
            </w:pPr>
            <w:r>
              <w:t>Ca sử dụng liên quan</w:t>
            </w:r>
          </w:p>
        </w:tc>
        <w:tc>
          <w:tcPr>
            <w:tcW w:w="5862" w:type="dxa"/>
            <w:shd w:val="clear" w:color="auto" w:fill="FFFFFF" w:themeFill="background1"/>
            <w:vAlign w:val="center"/>
          </w:tcPr>
          <w:p w:rsidR="00151C19" w:rsidRDefault="00501B78" w:rsidP="00501B78">
            <w:pPr>
              <w:ind w:firstLine="0"/>
            </w:pPr>
            <w:r>
              <w:t>Xác thực số điện thoại</w:t>
            </w:r>
          </w:p>
        </w:tc>
      </w:tr>
      <w:tr w:rsidR="00151C19" w:rsidTr="00151C19">
        <w:tc>
          <w:tcPr>
            <w:tcW w:w="2965" w:type="dxa"/>
            <w:shd w:val="clear" w:color="auto" w:fill="FFFFFF" w:themeFill="background1"/>
            <w:vAlign w:val="center"/>
          </w:tcPr>
          <w:p w:rsidR="00151C19" w:rsidRDefault="00151C19" w:rsidP="00501B78">
            <w:pPr>
              <w:ind w:firstLine="0"/>
              <w:jc w:val="left"/>
            </w:pPr>
            <w:r>
              <w:t>Tiền điều kiện</w:t>
            </w:r>
          </w:p>
        </w:tc>
        <w:tc>
          <w:tcPr>
            <w:tcW w:w="5862" w:type="dxa"/>
            <w:shd w:val="clear" w:color="auto" w:fill="FFFFFF" w:themeFill="background1"/>
            <w:vAlign w:val="center"/>
          </w:tcPr>
          <w:p w:rsidR="00151C19" w:rsidRDefault="00501B78" w:rsidP="00501B78">
            <w:pPr>
              <w:ind w:firstLine="0"/>
            </w:pPr>
            <w:r>
              <w:t>Cần phải xác thực số điện thoại của khách hàng là số điện thoại vẫn đang hoạt động và là của khách hàng sử dụng.</w:t>
            </w:r>
          </w:p>
        </w:tc>
      </w:tr>
      <w:tr w:rsidR="00151C19" w:rsidTr="00151C19">
        <w:tc>
          <w:tcPr>
            <w:tcW w:w="2965" w:type="dxa"/>
            <w:shd w:val="clear" w:color="auto" w:fill="FFFFFF" w:themeFill="background1"/>
            <w:vAlign w:val="center"/>
          </w:tcPr>
          <w:p w:rsidR="00151C19" w:rsidRDefault="00151C19" w:rsidP="00501B78">
            <w:pPr>
              <w:ind w:firstLine="0"/>
              <w:jc w:val="left"/>
            </w:pPr>
            <w:r>
              <w:t>Hậu điều kiện</w:t>
            </w:r>
          </w:p>
        </w:tc>
        <w:tc>
          <w:tcPr>
            <w:tcW w:w="5862" w:type="dxa"/>
            <w:shd w:val="clear" w:color="auto" w:fill="FFFFFF" w:themeFill="background1"/>
            <w:vAlign w:val="center"/>
          </w:tcPr>
          <w:p w:rsidR="00151C19" w:rsidRDefault="00501B78" w:rsidP="00501B78">
            <w:pPr>
              <w:ind w:firstLine="0"/>
            </w:pPr>
            <w:r>
              <w:t>Tự động đăng nhập vào chương trình khi đã đăng ký thành công</w:t>
            </w:r>
          </w:p>
        </w:tc>
      </w:tr>
      <w:tr w:rsidR="00151C19" w:rsidTr="00151C19">
        <w:tc>
          <w:tcPr>
            <w:tcW w:w="2965" w:type="dxa"/>
            <w:shd w:val="clear" w:color="auto" w:fill="FFFFFF" w:themeFill="background1"/>
            <w:vAlign w:val="center"/>
          </w:tcPr>
          <w:p w:rsidR="00151C19" w:rsidRDefault="00151C19" w:rsidP="00501B78">
            <w:pPr>
              <w:ind w:firstLine="0"/>
              <w:jc w:val="left"/>
            </w:pPr>
            <w:r>
              <w:t>Biến thể</w:t>
            </w:r>
          </w:p>
        </w:tc>
        <w:tc>
          <w:tcPr>
            <w:tcW w:w="5862" w:type="dxa"/>
            <w:shd w:val="clear" w:color="auto" w:fill="FFFFFF" w:themeFill="background1"/>
            <w:vAlign w:val="center"/>
          </w:tcPr>
          <w:p w:rsidR="00151C19" w:rsidRDefault="00AF470E" w:rsidP="00501B78">
            <w:pPr>
              <w:ind w:firstLine="0"/>
            </w:pPr>
            <w:r>
              <w:t>Nếu không xác thực đúng số điện thoại khách hàng không thể đăng nhập được vào chương trình.</w:t>
            </w:r>
          </w:p>
        </w:tc>
      </w:tr>
      <w:tr w:rsidR="003A5C78" w:rsidTr="00151C19">
        <w:tc>
          <w:tcPr>
            <w:tcW w:w="2965" w:type="dxa"/>
            <w:shd w:val="clear" w:color="auto" w:fill="FFFFFF" w:themeFill="background1"/>
            <w:vAlign w:val="center"/>
          </w:tcPr>
          <w:p w:rsidR="003A5C78" w:rsidRDefault="003A5C78" w:rsidP="00501B78">
            <w:pPr>
              <w:ind w:firstLine="0"/>
              <w:jc w:val="left"/>
            </w:pPr>
            <w:r>
              <w:t>Ngoại lệ</w:t>
            </w:r>
          </w:p>
        </w:tc>
        <w:tc>
          <w:tcPr>
            <w:tcW w:w="5862" w:type="dxa"/>
            <w:shd w:val="clear" w:color="auto" w:fill="FFFFFF" w:themeFill="background1"/>
            <w:vAlign w:val="center"/>
          </w:tcPr>
          <w:p w:rsidR="003A5C78" w:rsidRDefault="003A5C78" w:rsidP="00501B78">
            <w:pPr>
              <w:ind w:firstLine="0"/>
            </w:pPr>
            <w:r>
              <w:t>Người dùng không bật thông tin GPS và kết nối mạng.</w:t>
            </w:r>
          </w:p>
        </w:tc>
      </w:tr>
    </w:tbl>
    <w:p w:rsidR="00151C19" w:rsidRDefault="00151C19" w:rsidP="00151C19"/>
    <w:p w:rsidR="00CB15F9" w:rsidRDefault="00CB15F9" w:rsidP="00155488">
      <w:pPr>
        <w:pStyle w:val="ListParagraph"/>
        <w:numPr>
          <w:ilvl w:val="0"/>
          <w:numId w:val="44"/>
        </w:numPr>
      </w:pPr>
      <w:r>
        <w:t>Đặc tả ca sử dụng “Xác thực số điện thoại”</w:t>
      </w:r>
    </w:p>
    <w:tbl>
      <w:tblPr>
        <w:tblStyle w:val="TableGrid"/>
        <w:tblW w:w="0" w:type="auto"/>
        <w:tblLook w:val="04A0" w:firstRow="1" w:lastRow="0" w:firstColumn="1" w:lastColumn="0" w:noHBand="0" w:noVBand="1"/>
      </w:tblPr>
      <w:tblGrid>
        <w:gridCol w:w="2965"/>
        <w:gridCol w:w="5862"/>
      </w:tblGrid>
      <w:tr w:rsidR="00501B78" w:rsidRPr="00151C19" w:rsidTr="00AF470E">
        <w:tc>
          <w:tcPr>
            <w:tcW w:w="2965" w:type="dxa"/>
            <w:shd w:val="clear" w:color="auto" w:fill="FFF2CC" w:themeFill="accent4" w:themeFillTint="33"/>
            <w:vAlign w:val="center"/>
          </w:tcPr>
          <w:p w:rsidR="00501B78" w:rsidRPr="0068461D" w:rsidRDefault="00501B78" w:rsidP="00AF470E">
            <w:pPr>
              <w:jc w:val="center"/>
              <w:rPr>
                <w:b/>
              </w:rPr>
            </w:pPr>
            <w:r w:rsidRPr="0068461D">
              <w:rPr>
                <w:b/>
              </w:rPr>
              <w:t>Tiêu đề</w:t>
            </w:r>
          </w:p>
        </w:tc>
        <w:tc>
          <w:tcPr>
            <w:tcW w:w="5862" w:type="dxa"/>
            <w:shd w:val="clear" w:color="auto" w:fill="FFF2CC" w:themeFill="accent4" w:themeFillTint="33"/>
            <w:vAlign w:val="center"/>
          </w:tcPr>
          <w:p w:rsidR="00501B78" w:rsidRPr="0068461D" w:rsidRDefault="00501B78" w:rsidP="00AF470E">
            <w:pPr>
              <w:jc w:val="center"/>
              <w:rPr>
                <w:b/>
              </w:rPr>
            </w:pPr>
            <w:r w:rsidRPr="0068461D">
              <w:rPr>
                <w:b/>
              </w:rPr>
              <w:t>Nội dung</w:t>
            </w:r>
          </w:p>
        </w:tc>
      </w:tr>
      <w:tr w:rsidR="00501B78" w:rsidRPr="00151C19" w:rsidTr="00AF470E">
        <w:tc>
          <w:tcPr>
            <w:tcW w:w="2965" w:type="dxa"/>
            <w:shd w:val="clear" w:color="auto" w:fill="FFFFFF" w:themeFill="background1"/>
            <w:vAlign w:val="center"/>
          </w:tcPr>
          <w:p w:rsidR="00501B78" w:rsidRPr="00151C19" w:rsidRDefault="00501B78" w:rsidP="00AF470E">
            <w:pPr>
              <w:ind w:firstLine="0"/>
              <w:jc w:val="left"/>
            </w:pPr>
            <w:r>
              <w:t>Tên ca sử dụng</w:t>
            </w:r>
          </w:p>
        </w:tc>
        <w:tc>
          <w:tcPr>
            <w:tcW w:w="5862" w:type="dxa"/>
            <w:shd w:val="clear" w:color="auto" w:fill="FFFFFF" w:themeFill="background1"/>
            <w:vAlign w:val="center"/>
          </w:tcPr>
          <w:p w:rsidR="00501B78" w:rsidRPr="00151C19" w:rsidRDefault="00AF470E" w:rsidP="00AF470E">
            <w:pPr>
              <w:ind w:firstLine="0"/>
              <w:jc w:val="left"/>
            </w:pPr>
            <w:r>
              <w:t>Xác thực số điện thoại</w:t>
            </w:r>
          </w:p>
        </w:tc>
      </w:tr>
      <w:tr w:rsidR="00501B78" w:rsidTr="00AF470E">
        <w:tc>
          <w:tcPr>
            <w:tcW w:w="2965" w:type="dxa"/>
            <w:shd w:val="clear" w:color="auto" w:fill="FFFFFF" w:themeFill="background1"/>
            <w:vAlign w:val="center"/>
          </w:tcPr>
          <w:p w:rsidR="00501B78" w:rsidRDefault="00501B78" w:rsidP="00AF470E">
            <w:pPr>
              <w:ind w:firstLine="0"/>
              <w:jc w:val="left"/>
            </w:pPr>
            <w:r>
              <w:t>Mô tả</w:t>
            </w:r>
          </w:p>
        </w:tc>
        <w:tc>
          <w:tcPr>
            <w:tcW w:w="5862" w:type="dxa"/>
            <w:shd w:val="clear" w:color="auto" w:fill="FFFFFF" w:themeFill="background1"/>
            <w:vAlign w:val="center"/>
          </w:tcPr>
          <w:p w:rsidR="00501B78" w:rsidRDefault="00AF470E" w:rsidP="00AF470E">
            <w:pPr>
              <w:ind w:firstLine="0"/>
              <w:jc w:val="left"/>
            </w:pPr>
            <w:r>
              <w:t>Xác thực số điện thoại của khách hàng là số điện thoại vẫn đang hoạt động và là của khách hàng sử dụng.</w:t>
            </w:r>
          </w:p>
        </w:tc>
      </w:tr>
      <w:tr w:rsidR="00501B78" w:rsidTr="00AF470E">
        <w:tc>
          <w:tcPr>
            <w:tcW w:w="2965" w:type="dxa"/>
            <w:shd w:val="clear" w:color="auto" w:fill="FFFFFF" w:themeFill="background1"/>
            <w:vAlign w:val="center"/>
          </w:tcPr>
          <w:p w:rsidR="00501B78" w:rsidRDefault="00501B78" w:rsidP="00AF470E">
            <w:pPr>
              <w:ind w:firstLine="0"/>
              <w:jc w:val="left"/>
            </w:pPr>
            <w:r>
              <w:t>Điều kiện kích hoạt</w:t>
            </w:r>
          </w:p>
        </w:tc>
        <w:tc>
          <w:tcPr>
            <w:tcW w:w="5862" w:type="dxa"/>
            <w:shd w:val="clear" w:color="auto" w:fill="FFFFFF" w:themeFill="background1"/>
            <w:vAlign w:val="center"/>
          </w:tcPr>
          <w:p w:rsidR="00501B78" w:rsidRDefault="00AF470E" w:rsidP="00AF470E">
            <w:pPr>
              <w:ind w:firstLine="0"/>
              <w:jc w:val="left"/>
            </w:pPr>
            <w:r>
              <w:t>Sau khi đã nhập các thông tin đăng ký.</w:t>
            </w:r>
          </w:p>
        </w:tc>
      </w:tr>
      <w:tr w:rsidR="00501B78" w:rsidTr="00AF470E">
        <w:tc>
          <w:tcPr>
            <w:tcW w:w="2965" w:type="dxa"/>
            <w:shd w:val="clear" w:color="auto" w:fill="FFFFFF" w:themeFill="background1"/>
            <w:vAlign w:val="center"/>
          </w:tcPr>
          <w:p w:rsidR="00501B78" w:rsidRDefault="00501B78" w:rsidP="00AF470E">
            <w:pPr>
              <w:ind w:firstLine="0"/>
              <w:jc w:val="left"/>
            </w:pPr>
            <w:r>
              <w:t>Tác nhân</w:t>
            </w:r>
          </w:p>
        </w:tc>
        <w:tc>
          <w:tcPr>
            <w:tcW w:w="5862" w:type="dxa"/>
            <w:shd w:val="clear" w:color="auto" w:fill="FFFFFF" w:themeFill="background1"/>
            <w:vAlign w:val="center"/>
          </w:tcPr>
          <w:p w:rsidR="00501B78" w:rsidRDefault="00AF470E" w:rsidP="00AF470E">
            <w:pPr>
              <w:ind w:firstLine="0"/>
              <w:jc w:val="left"/>
            </w:pPr>
            <w:r>
              <w:t>Khách hàng</w:t>
            </w:r>
          </w:p>
        </w:tc>
      </w:tr>
      <w:tr w:rsidR="00501B78" w:rsidTr="00AF470E">
        <w:tc>
          <w:tcPr>
            <w:tcW w:w="2965" w:type="dxa"/>
            <w:shd w:val="clear" w:color="auto" w:fill="FFFFFF" w:themeFill="background1"/>
            <w:vAlign w:val="center"/>
          </w:tcPr>
          <w:p w:rsidR="00501B78" w:rsidRDefault="00501B78" w:rsidP="00AF470E">
            <w:pPr>
              <w:ind w:firstLine="0"/>
              <w:jc w:val="left"/>
            </w:pPr>
            <w:r>
              <w:t>Ca sử dụng liên quan</w:t>
            </w:r>
          </w:p>
        </w:tc>
        <w:tc>
          <w:tcPr>
            <w:tcW w:w="5862" w:type="dxa"/>
            <w:shd w:val="clear" w:color="auto" w:fill="FFFFFF" w:themeFill="background1"/>
            <w:vAlign w:val="center"/>
          </w:tcPr>
          <w:p w:rsidR="00501B78" w:rsidRDefault="00AF470E" w:rsidP="00AF470E">
            <w:pPr>
              <w:ind w:firstLine="0"/>
            </w:pPr>
            <w:r>
              <w:t>Đăng ký</w:t>
            </w:r>
          </w:p>
        </w:tc>
      </w:tr>
      <w:tr w:rsidR="00501B78" w:rsidTr="00AF470E">
        <w:tc>
          <w:tcPr>
            <w:tcW w:w="2965" w:type="dxa"/>
            <w:shd w:val="clear" w:color="auto" w:fill="FFFFFF" w:themeFill="background1"/>
            <w:vAlign w:val="center"/>
          </w:tcPr>
          <w:p w:rsidR="00501B78" w:rsidRDefault="00501B78" w:rsidP="00AF470E">
            <w:pPr>
              <w:ind w:firstLine="0"/>
              <w:jc w:val="left"/>
            </w:pPr>
            <w:r>
              <w:t>Tiền điều kiện</w:t>
            </w:r>
          </w:p>
        </w:tc>
        <w:tc>
          <w:tcPr>
            <w:tcW w:w="5862" w:type="dxa"/>
            <w:shd w:val="clear" w:color="auto" w:fill="FFFFFF" w:themeFill="background1"/>
            <w:vAlign w:val="center"/>
          </w:tcPr>
          <w:p w:rsidR="00501B78" w:rsidRDefault="00AF470E" w:rsidP="00AF470E">
            <w:pPr>
              <w:ind w:firstLine="0"/>
            </w:pPr>
            <w:r>
              <w:t>Đã nhập đầy đủ các thông tin đăng ký là tên và số điện thoại liên hệ.</w:t>
            </w:r>
          </w:p>
        </w:tc>
      </w:tr>
      <w:tr w:rsidR="00501B78" w:rsidTr="00AF470E">
        <w:tc>
          <w:tcPr>
            <w:tcW w:w="2965" w:type="dxa"/>
            <w:shd w:val="clear" w:color="auto" w:fill="FFFFFF" w:themeFill="background1"/>
            <w:vAlign w:val="center"/>
          </w:tcPr>
          <w:p w:rsidR="00501B78" w:rsidRDefault="00501B78" w:rsidP="00AF470E">
            <w:pPr>
              <w:ind w:firstLine="0"/>
              <w:jc w:val="left"/>
            </w:pPr>
            <w:r>
              <w:t>Hậu điều kiện</w:t>
            </w:r>
          </w:p>
        </w:tc>
        <w:tc>
          <w:tcPr>
            <w:tcW w:w="5862" w:type="dxa"/>
            <w:shd w:val="clear" w:color="auto" w:fill="FFFFFF" w:themeFill="background1"/>
            <w:vAlign w:val="center"/>
          </w:tcPr>
          <w:p w:rsidR="00501B78" w:rsidRDefault="00AF470E" w:rsidP="00AF470E">
            <w:pPr>
              <w:ind w:firstLine="0"/>
            </w:pPr>
            <w:r>
              <w:t>Tự động đăng nhập vào chương trình khi đã đăng ký thành công</w:t>
            </w:r>
          </w:p>
        </w:tc>
      </w:tr>
      <w:tr w:rsidR="00501B78" w:rsidTr="00AF470E">
        <w:tc>
          <w:tcPr>
            <w:tcW w:w="2965" w:type="dxa"/>
            <w:shd w:val="clear" w:color="auto" w:fill="FFFFFF" w:themeFill="background1"/>
            <w:vAlign w:val="center"/>
          </w:tcPr>
          <w:p w:rsidR="00501B78" w:rsidRDefault="00501B78" w:rsidP="00AF470E">
            <w:pPr>
              <w:ind w:firstLine="0"/>
              <w:jc w:val="left"/>
            </w:pPr>
            <w:r>
              <w:t>Biến thể</w:t>
            </w:r>
          </w:p>
        </w:tc>
        <w:tc>
          <w:tcPr>
            <w:tcW w:w="5862" w:type="dxa"/>
            <w:shd w:val="clear" w:color="auto" w:fill="FFFFFF" w:themeFill="background1"/>
            <w:vAlign w:val="center"/>
          </w:tcPr>
          <w:p w:rsidR="00501B78" w:rsidRDefault="00AF470E" w:rsidP="00AF470E">
            <w:pPr>
              <w:ind w:firstLine="0"/>
            </w:pPr>
            <w:r>
              <w:t>Nếu không xác thực đúng số điện thoại khách hàng không thể đăng nhập được vào chương trình.</w:t>
            </w:r>
          </w:p>
        </w:tc>
      </w:tr>
      <w:tr w:rsidR="003A5C78" w:rsidTr="00AF470E">
        <w:tc>
          <w:tcPr>
            <w:tcW w:w="2965" w:type="dxa"/>
            <w:shd w:val="clear" w:color="auto" w:fill="FFFFFF" w:themeFill="background1"/>
            <w:vAlign w:val="center"/>
          </w:tcPr>
          <w:p w:rsidR="003A5C78" w:rsidRDefault="003A5C78" w:rsidP="00AF470E">
            <w:pPr>
              <w:ind w:firstLine="0"/>
              <w:jc w:val="left"/>
            </w:pPr>
            <w:r>
              <w:lastRenderedPageBreak/>
              <w:t>Ngoại lệ</w:t>
            </w:r>
          </w:p>
        </w:tc>
        <w:tc>
          <w:tcPr>
            <w:tcW w:w="5862" w:type="dxa"/>
            <w:shd w:val="clear" w:color="auto" w:fill="FFFFFF" w:themeFill="background1"/>
            <w:vAlign w:val="center"/>
          </w:tcPr>
          <w:p w:rsidR="003A5C78" w:rsidRDefault="003A5C78" w:rsidP="00AF470E">
            <w:pPr>
              <w:ind w:firstLine="0"/>
            </w:pPr>
            <w:r>
              <w:t>Người dùng không bật thông tin GPS và kết nối mạng</w:t>
            </w:r>
          </w:p>
        </w:tc>
      </w:tr>
    </w:tbl>
    <w:p w:rsidR="00501B78" w:rsidRDefault="00501B78" w:rsidP="00501B78">
      <w:pPr>
        <w:ind w:firstLine="0"/>
      </w:pPr>
    </w:p>
    <w:p w:rsidR="00CB15F9" w:rsidRDefault="00CB15F9" w:rsidP="00155488">
      <w:pPr>
        <w:pStyle w:val="ListParagraph"/>
        <w:numPr>
          <w:ilvl w:val="0"/>
          <w:numId w:val="44"/>
        </w:numPr>
      </w:pPr>
      <w:r>
        <w:t>Đặc tả ca sử dụng “</w:t>
      </w:r>
      <w:r w:rsidR="00AF470E">
        <w:t>Đăng nhập</w:t>
      </w:r>
      <w:r>
        <w:t>”</w:t>
      </w:r>
    </w:p>
    <w:tbl>
      <w:tblPr>
        <w:tblStyle w:val="TableGrid"/>
        <w:tblW w:w="0" w:type="auto"/>
        <w:tblLook w:val="04A0" w:firstRow="1" w:lastRow="0" w:firstColumn="1" w:lastColumn="0" w:noHBand="0" w:noVBand="1"/>
      </w:tblPr>
      <w:tblGrid>
        <w:gridCol w:w="2965"/>
        <w:gridCol w:w="5862"/>
      </w:tblGrid>
      <w:tr w:rsidR="00AF470E" w:rsidRPr="00151C19" w:rsidTr="00AF470E">
        <w:tc>
          <w:tcPr>
            <w:tcW w:w="2965" w:type="dxa"/>
            <w:shd w:val="clear" w:color="auto" w:fill="FFF2CC" w:themeFill="accent4" w:themeFillTint="33"/>
            <w:vAlign w:val="center"/>
          </w:tcPr>
          <w:p w:rsidR="00AF470E" w:rsidRPr="0068461D" w:rsidRDefault="00AF470E" w:rsidP="00AF470E">
            <w:pPr>
              <w:jc w:val="center"/>
              <w:rPr>
                <w:b/>
              </w:rPr>
            </w:pPr>
            <w:r w:rsidRPr="0068461D">
              <w:rPr>
                <w:b/>
              </w:rPr>
              <w:t>Tiêu đề</w:t>
            </w:r>
          </w:p>
        </w:tc>
        <w:tc>
          <w:tcPr>
            <w:tcW w:w="5862" w:type="dxa"/>
            <w:shd w:val="clear" w:color="auto" w:fill="FFF2CC" w:themeFill="accent4" w:themeFillTint="33"/>
            <w:vAlign w:val="center"/>
          </w:tcPr>
          <w:p w:rsidR="00AF470E" w:rsidRPr="0068461D" w:rsidRDefault="00AF470E" w:rsidP="00AF470E">
            <w:pPr>
              <w:jc w:val="center"/>
              <w:rPr>
                <w:b/>
              </w:rPr>
            </w:pPr>
            <w:r w:rsidRPr="0068461D">
              <w:rPr>
                <w:b/>
              </w:rPr>
              <w:t>Nội dung</w:t>
            </w:r>
          </w:p>
        </w:tc>
      </w:tr>
      <w:tr w:rsidR="00AF470E" w:rsidRPr="00151C19" w:rsidTr="00AF470E">
        <w:tc>
          <w:tcPr>
            <w:tcW w:w="2965" w:type="dxa"/>
            <w:shd w:val="clear" w:color="auto" w:fill="FFFFFF" w:themeFill="background1"/>
            <w:vAlign w:val="center"/>
          </w:tcPr>
          <w:p w:rsidR="00AF470E" w:rsidRPr="00151C19" w:rsidRDefault="00AF470E" w:rsidP="00AF470E">
            <w:pPr>
              <w:ind w:firstLine="0"/>
              <w:jc w:val="left"/>
            </w:pPr>
            <w:r>
              <w:t>Tên ca sử dụng</w:t>
            </w:r>
          </w:p>
        </w:tc>
        <w:tc>
          <w:tcPr>
            <w:tcW w:w="5862" w:type="dxa"/>
            <w:shd w:val="clear" w:color="auto" w:fill="FFFFFF" w:themeFill="background1"/>
            <w:vAlign w:val="center"/>
          </w:tcPr>
          <w:p w:rsidR="00AF470E" w:rsidRPr="00151C19" w:rsidRDefault="00AF470E" w:rsidP="00AF470E">
            <w:pPr>
              <w:ind w:firstLine="0"/>
              <w:jc w:val="left"/>
            </w:pPr>
            <w:r>
              <w:t>Đăng nhập</w:t>
            </w:r>
          </w:p>
        </w:tc>
      </w:tr>
      <w:tr w:rsidR="00AF470E" w:rsidTr="00AF470E">
        <w:tc>
          <w:tcPr>
            <w:tcW w:w="2965" w:type="dxa"/>
            <w:shd w:val="clear" w:color="auto" w:fill="FFFFFF" w:themeFill="background1"/>
            <w:vAlign w:val="center"/>
          </w:tcPr>
          <w:p w:rsidR="00AF470E" w:rsidRDefault="00AF470E" w:rsidP="00AF470E">
            <w:pPr>
              <w:ind w:firstLine="0"/>
              <w:jc w:val="left"/>
            </w:pPr>
            <w:r>
              <w:t>Mô tả</w:t>
            </w:r>
          </w:p>
        </w:tc>
        <w:tc>
          <w:tcPr>
            <w:tcW w:w="5862" w:type="dxa"/>
            <w:shd w:val="clear" w:color="auto" w:fill="FFFFFF" w:themeFill="background1"/>
            <w:vAlign w:val="center"/>
          </w:tcPr>
          <w:p w:rsidR="00AF470E" w:rsidRDefault="00AF470E" w:rsidP="00AF470E">
            <w:pPr>
              <w:ind w:firstLine="0"/>
              <w:jc w:val="left"/>
            </w:pPr>
            <w:r>
              <w:t>Tự động đăng nhập vào chương trình khi đã đăng ký thành công</w:t>
            </w:r>
          </w:p>
        </w:tc>
      </w:tr>
      <w:tr w:rsidR="00AF470E" w:rsidTr="00AF470E">
        <w:tc>
          <w:tcPr>
            <w:tcW w:w="2965" w:type="dxa"/>
            <w:shd w:val="clear" w:color="auto" w:fill="FFFFFF" w:themeFill="background1"/>
            <w:vAlign w:val="center"/>
          </w:tcPr>
          <w:p w:rsidR="00AF470E" w:rsidRDefault="00AF470E" w:rsidP="00AF470E">
            <w:pPr>
              <w:ind w:firstLine="0"/>
              <w:jc w:val="left"/>
            </w:pPr>
            <w:r>
              <w:t>Điều kiện kích hoạt</w:t>
            </w:r>
          </w:p>
        </w:tc>
        <w:tc>
          <w:tcPr>
            <w:tcW w:w="5862" w:type="dxa"/>
            <w:shd w:val="clear" w:color="auto" w:fill="FFFFFF" w:themeFill="background1"/>
            <w:vAlign w:val="center"/>
          </w:tcPr>
          <w:p w:rsidR="00AF470E" w:rsidRDefault="00AF470E" w:rsidP="00AF470E">
            <w:pPr>
              <w:ind w:firstLine="0"/>
              <w:jc w:val="left"/>
            </w:pPr>
            <w:r>
              <w:t>Đăng ký và xác thực thông tin của khách hàng.</w:t>
            </w:r>
          </w:p>
        </w:tc>
      </w:tr>
      <w:tr w:rsidR="00AF470E" w:rsidTr="00AF470E">
        <w:tc>
          <w:tcPr>
            <w:tcW w:w="2965" w:type="dxa"/>
            <w:shd w:val="clear" w:color="auto" w:fill="FFFFFF" w:themeFill="background1"/>
            <w:vAlign w:val="center"/>
          </w:tcPr>
          <w:p w:rsidR="00AF470E" w:rsidRDefault="00AF470E" w:rsidP="00AF470E">
            <w:pPr>
              <w:ind w:firstLine="0"/>
              <w:jc w:val="left"/>
            </w:pPr>
            <w:r>
              <w:t>Tác nhân</w:t>
            </w:r>
          </w:p>
        </w:tc>
        <w:tc>
          <w:tcPr>
            <w:tcW w:w="5862" w:type="dxa"/>
            <w:shd w:val="clear" w:color="auto" w:fill="FFFFFF" w:themeFill="background1"/>
            <w:vAlign w:val="center"/>
          </w:tcPr>
          <w:p w:rsidR="00AF470E" w:rsidRDefault="00AF470E" w:rsidP="00AF470E">
            <w:pPr>
              <w:ind w:firstLine="0"/>
              <w:jc w:val="left"/>
            </w:pPr>
            <w:r>
              <w:t>Khách hàng</w:t>
            </w:r>
          </w:p>
        </w:tc>
      </w:tr>
      <w:tr w:rsidR="00AF470E" w:rsidTr="00AF470E">
        <w:tc>
          <w:tcPr>
            <w:tcW w:w="2965" w:type="dxa"/>
            <w:shd w:val="clear" w:color="auto" w:fill="FFFFFF" w:themeFill="background1"/>
            <w:vAlign w:val="center"/>
          </w:tcPr>
          <w:p w:rsidR="00AF470E" w:rsidRDefault="00AF470E" w:rsidP="00AF470E">
            <w:pPr>
              <w:ind w:firstLine="0"/>
              <w:jc w:val="left"/>
            </w:pPr>
            <w:r>
              <w:t>Ca sử dụng liên quan</w:t>
            </w:r>
          </w:p>
        </w:tc>
        <w:tc>
          <w:tcPr>
            <w:tcW w:w="5862" w:type="dxa"/>
            <w:shd w:val="clear" w:color="auto" w:fill="FFFFFF" w:themeFill="background1"/>
            <w:vAlign w:val="center"/>
          </w:tcPr>
          <w:p w:rsidR="00AF470E" w:rsidRDefault="00AF470E" w:rsidP="00AF470E">
            <w:pPr>
              <w:ind w:firstLine="0"/>
            </w:pPr>
            <w:r>
              <w:t>Đăng xuất, Xem thông tin tài khoản, Xem các tài xế trên bản đồ, Đặt cuốc xe</w:t>
            </w:r>
          </w:p>
        </w:tc>
      </w:tr>
      <w:tr w:rsidR="00AF470E" w:rsidTr="00AF470E">
        <w:tc>
          <w:tcPr>
            <w:tcW w:w="2965" w:type="dxa"/>
            <w:shd w:val="clear" w:color="auto" w:fill="FFFFFF" w:themeFill="background1"/>
            <w:vAlign w:val="center"/>
          </w:tcPr>
          <w:p w:rsidR="00AF470E" w:rsidRDefault="00AF470E" w:rsidP="00AF470E">
            <w:pPr>
              <w:ind w:firstLine="0"/>
              <w:jc w:val="left"/>
            </w:pPr>
            <w:r>
              <w:t>Tiền điều kiện</w:t>
            </w:r>
          </w:p>
        </w:tc>
        <w:tc>
          <w:tcPr>
            <w:tcW w:w="5862" w:type="dxa"/>
            <w:shd w:val="clear" w:color="auto" w:fill="FFFFFF" w:themeFill="background1"/>
            <w:vAlign w:val="center"/>
          </w:tcPr>
          <w:p w:rsidR="00AF470E" w:rsidRDefault="00AF470E" w:rsidP="00AF470E">
            <w:pPr>
              <w:ind w:firstLine="0"/>
            </w:pPr>
            <w:r>
              <w:t>Đăng ký và xác thực thông tin của khách hàng.</w:t>
            </w:r>
          </w:p>
        </w:tc>
      </w:tr>
      <w:tr w:rsidR="00AF470E" w:rsidTr="00AF470E">
        <w:tc>
          <w:tcPr>
            <w:tcW w:w="2965" w:type="dxa"/>
            <w:shd w:val="clear" w:color="auto" w:fill="FFFFFF" w:themeFill="background1"/>
            <w:vAlign w:val="center"/>
          </w:tcPr>
          <w:p w:rsidR="00AF470E" w:rsidRDefault="00AF470E" w:rsidP="00AF470E">
            <w:pPr>
              <w:ind w:firstLine="0"/>
              <w:jc w:val="left"/>
            </w:pPr>
            <w:r>
              <w:t>Hậu điều kiện</w:t>
            </w:r>
          </w:p>
        </w:tc>
        <w:tc>
          <w:tcPr>
            <w:tcW w:w="5862" w:type="dxa"/>
            <w:shd w:val="clear" w:color="auto" w:fill="FFFFFF" w:themeFill="background1"/>
            <w:vAlign w:val="center"/>
          </w:tcPr>
          <w:p w:rsidR="00AF470E" w:rsidRDefault="00AF470E" w:rsidP="00AF470E">
            <w:pPr>
              <w:ind w:firstLine="0"/>
            </w:pPr>
            <w:r>
              <w:t>Vào chương trình chính.</w:t>
            </w:r>
          </w:p>
        </w:tc>
      </w:tr>
      <w:tr w:rsidR="003A5C78" w:rsidTr="00AF470E">
        <w:tc>
          <w:tcPr>
            <w:tcW w:w="2965" w:type="dxa"/>
            <w:shd w:val="clear" w:color="auto" w:fill="FFFFFF" w:themeFill="background1"/>
            <w:vAlign w:val="center"/>
          </w:tcPr>
          <w:p w:rsidR="003A5C78" w:rsidRDefault="003A5C78" w:rsidP="00AF470E">
            <w:pPr>
              <w:ind w:firstLine="0"/>
              <w:jc w:val="left"/>
            </w:pPr>
            <w:r>
              <w:t>Ngoại lệ</w:t>
            </w:r>
          </w:p>
        </w:tc>
        <w:tc>
          <w:tcPr>
            <w:tcW w:w="5862" w:type="dxa"/>
            <w:shd w:val="clear" w:color="auto" w:fill="FFFFFF" w:themeFill="background1"/>
            <w:vAlign w:val="center"/>
          </w:tcPr>
          <w:p w:rsidR="003A5C78" w:rsidRDefault="003A5C78" w:rsidP="00AF470E">
            <w:pPr>
              <w:ind w:firstLine="0"/>
            </w:pPr>
            <w:r>
              <w:t>Người dùng không bật thông tin GPS và kết nối mạng</w:t>
            </w:r>
          </w:p>
        </w:tc>
      </w:tr>
    </w:tbl>
    <w:p w:rsidR="00AF470E" w:rsidRDefault="00AF470E" w:rsidP="00AF470E"/>
    <w:p w:rsidR="00CB15F9" w:rsidRDefault="00CB15F9" w:rsidP="00155488">
      <w:pPr>
        <w:pStyle w:val="ListParagraph"/>
        <w:numPr>
          <w:ilvl w:val="0"/>
          <w:numId w:val="44"/>
        </w:numPr>
      </w:pPr>
      <w:r>
        <w:t>Đặc tả ca sử dụng “Đăng xuất”</w:t>
      </w:r>
    </w:p>
    <w:tbl>
      <w:tblPr>
        <w:tblStyle w:val="TableGrid"/>
        <w:tblW w:w="0" w:type="auto"/>
        <w:tblLook w:val="04A0" w:firstRow="1" w:lastRow="0" w:firstColumn="1" w:lastColumn="0" w:noHBand="0" w:noVBand="1"/>
      </w:tblPr>
      <w:tblGrid>
        <w:gridCol w:w="2965"/>
        <w:gridCol w:w="5862"/>
      </w:tblGrid>
      <w:tr w:rsidR="00AF470E" w:rsidRPr="00151C19" w:rsidTr="00AF470E">
        <w:tc>
          <w:tcPr>
            <w:tcW w:w="2965" w:type="dxa"/>
            <w:shd w:val="clear" w:color="auto" w:fill="FFF2CC" w:themeFill="accent4" w:themeFillTint="33"/>
            <w:vAlign w:val="center"/>
          </w:tcPr>
          <w:p w:rsidR="00AF470E" w:rsidRPr="0068461D" w:rsidRDefault="00AF470E" w:rsidP="00AF470E">
            <w:pPr>
              <w:jc w:val="center"/>
              <w:rPr>
                <w:b/>
              </w:rPr>
            </w:pPr>
            <w:r w:rsidRPr="0068461D">
              <w:rPr>
                <w:b/>
              </w:rPr>
              <w:t>Tiêu đề</w:t>
            </w:r>
          </w:p>
        </w:tc>
        <w:tc>
          <w:tcPr>
            <w:tcW w:w="5862" w:type="dxa"/>
            <w:shd w:val="clear" w:color="auto" w:fill="FFF2CC" w:themeFill="accent4" w:themeFillTint="33"/>
            <w:vAlign w:val="center"/>
          </w:tcPr>
          <w:p w:rsidR="00AF470E" w:rsidRPr="0068461D" w:rsidRDefault="00AF470E" w:rsidP="00AF470E">
            <w:pPr>
              <w:jc w:val="center"/>
              <w:rPr>
                <w:b/>
              </w:rPr>
            </w:pPr>
            <w:r w:rsidRPr="0068461D">
              <w:rPr>
                <w:b/>
              </w:rPr>
              <w:t>Nội dung</w:t>
            </w:r>
          </w:p>
        </w:tc>
      </w:tr>
      <w:tr w:rsidR="00AF470E" w:rsidRPr="00151C19" w:rsidTr="00AF470E">
        <w:tc>
          <w:tcPr>
            <w:tcW w:w="2965" w:type="dxa"/>
            <w:shd w:val="clear" w:color="auto" w:fill="FFFFFF" w:themeFill="background1"/>
            <w:vAlign w:val="center"/>
          </w:tcPr>
          <w:p w:rsidR="00AF470E" w:rsidRPr="00151C19" w:rsidRDefault="00AF470E" w:rsidP="00AF470E">
            <w:pPr>
              <w:ind w:firstLine="0"/>
              <w:jc w:val="left"/>
            </w:pPr>
            <w:r>
              <w:t>Tên ca sử dụng</w:t>
            </w:r>
          </w:p>
        </w:tc>
        <w:tc>
          <w:tcPr>
            <w:tcW w:w="5862" w:type="dxa"/>
            <w:shd w:val="clear" w:color="auto" w:fill="FFFFFF" w:themeFill="background1"/>
            <w:vAlign w:val="center"/>
          </w:tcPr>
          <w:p w:rsidR="00AF470E" w:rsidRPr="00151C19" w:rsidRDefault="00AF470E" w:rsidP="00AF470E">
            <w:pPr>
              <w:ind w:firstLine="0"/>
              <w:jc w:val="left"/>
            </w:pPr>
            <w:r>
              <w:t>Đăng xuất</w:t>
            </w:r>
          </w:p>
        </w:tc>
      </w:tr>
      <w:tr w:rsidR="00AF470E" w:rsidTr="00AF470E">
        <w:tc>
          <w:tcPr>
            <w:tcW w:w="2965" w:type="dxa"/>
            <w:shd w:val="clear" w:color="auto" w:fill="FFFFFF" w:themeFill="background1"/>
            <w:vAlign w:val="center"/>
          </w:tcPr>
          <w:p w:rsidR="00AF470E" w:rsidRDefault="00AF470E" w:rsidP="00AF470E">
            <w:pPr>
              <w:ind w:firstLine="0"/>
              <w:jc w:val="left"/>
            </w:pPr>
            <w:r>
              <w:t>Mô tả</w:t>
            </w:r>
          </w:p>
        </w:tc>
        <w:tc>
          <w:tcPr>
            <w:tcW w:w="5862" w:type="dxa"/>
            <w:shd w:val="clear" w:color="auto" w:fill="FFFFFF" w:themeFill="background1"/>
            <w:vAlign w:val="center"/>
          </w:tcPr>
          <w:p w:rsidR="00AF470E" w:rsidRDefault="00AF470E" w:rsidP="00AF470E">
            <w:pPr>
              <w:ind w:firstLine="0"/>
              <w:jc w:val="left"/>
            </w:pPr>
            <w:r>
              <w:t>Đăng xuất ra khỏi chương trình</w:t>
            </w:r>
          </w:p>
        </w:tc>
      </w:tr>
      <w:tr w:rsidR="00AF470E" w:rsidTr="00AF470E">
        <w:tc>
          <w:tcPr>
            <w:tcW w:w="2965" w:type="dxa"/>
            <w:shd w:val="clear" w:color="auto" w:fill="FFFFFF" w:themeFill="background1"/>
            <w:vAlign w:val="center"/>
          </w:tcPr>
          <w:p w:rsidR="00AF470E" w:rsidRDefault="00AF470E" w:rsidP="00AF470E">
            <w:pPr>
              <w:ind w:firstLine="0"/>
              <w:jc w:val="left"/>
            </w:pPr>
            <w:r>
              <w:t>Điều kiện kích hoạt</w:t>
            </w:r>
          </w:p>
        </w:tc>
        <w:tc>
          <w:tcPr>
            <w:tcW w:w="5862" w:type="dxa"/>
            <w:shd w:val="clear" w:color="auto" w:fill="FFFFFF" w:themeFill="background1"/>
            <w:vAlign w:val="center"/>
          </w:tcPr>
          <w:p w:rsidR="00AF470E" w:rsidRDefault="0068461D" w:rsidP="00AF470E">
            <w:pPr>
              <w:ind w:firstLine="0"/>
              <w:jc w:val="left"/>
            </w:pPr>
            <w:r>
              <w:t>Khi người dùng chọn chức năng đăng xuất từ chương trình</w:t>
            </w:r>
          </w:p>
        </w:tc>
      </w:tr>
      <w:tr w:rsidR="00AF470E" w:rsidTr="00AF470E">
        <w:tc>
          <w:tcPr>
            <w:tcW w:w="2965" w:type="dxa"/>
            <w:shd w:val="clear" w:color="auto" w:fill="FFFFFF" w:themeFill="background1"/>
            <w:vAlign w:val="center"/>
          </w:tcPr>
          <w:p w:rsidR="00AF470E" w:rsidRDefault="00AF470E" w:rsidP="00AF470E">
            <w:pPr>
              <w:ind w:firstLine="0"/>
              <w:jc w:val="left"/>
            </w:pPr>
            <w:r>
              <w:t>Tác nhân</w:t>
            </w:r>
          </w:p>
        </w:tc>
        <w:tc>
          <w:tcPr>
            <w:tcW w:w="5862" w:type="dxa"/>
            <w:shd w:val="clear" w:color="auto" w:fill="FFFFFF" w:themeFill="background1"/>
            <w:vAlign w:val="center"/>
          </w:tcPr>
          <w:p w:rsidR="00AF470E" w:rsidRDefault="00AF470E" w:rsidP="00AF470E">
            <w:pPr>
              <w:ind w:firstLine="0"/>
              <w:jc w:val="left"/>
            </w:pPr>
            <w:r>
              <w:t>Khách hàng</w:t>
            </w:r>
          </w:p>
        </w:tc>
      </w:tr>
      <w:tr w:rsidR="00AF470E" w:rsidTr="00AF470E">
        <w:tc>
          <w:tcPr>
            <w:tcW w:w="2965" w:type="dxa"/>
            <w:shd w:val="clear" w:color="auto" w:fill="FFFFFF" w:themeFill="background1"/>
            <w:vAlign w:val="center"/>
          </w:tcPr>
          <w:p w:rsidR="00AF470E" w:rsidRDefault="00AF470E" w:rsidP="00AF470E">
            <w:pPr>
              <w:ind w:firstLine="0"/>
              <w:jc w:val="left"/>
            </w:pPr>
            <w:r>
              <w:t>Ca sử dụng liên quan</w:t>
            </w:r>
          </w:p>
        </w:tc>
        <w:tc>
          <w:tcPr>
            <w:tcW w:w="5862" w:type="dxa"/>
            <w:shd w:val="clear" w:color="auto" w:fill="FFFFFF" w:themeFill="background1"/>
            <w:vAlign w:val="center"/>
          </w:tcPr>
          <w:p w:rsidR="00AF470E" w:rsidRDefault="00AF470E" w:rsidP="00AF470E">
            <w:pPr>
              <w:ind w:firstLine="0"/>
            </w:pPr>
            <w:r>
              <w:t>Đăng nhập</w:t>
            </w:r>
          </w:p>
        </w:tc>
      </w:tr>
      <w:tr w:rsidR="00AF470E" w:rsidTr="00AF470E">
        <w:tc>
          <w:tcPr>
            <w:tcW w:w="2965" w:type="dxa"/>
            <w:shd w:val="clear" w:color="auto" w:fill="FFFFFF" w:themeFill="background1"/>
            <w:vAlign w:val="center"/>
          </w:tcPr>
          <w:p w:rsidR="00AF470E" w:rsidRDefault="00AF470E" w:rsidP="00AF470E">
            <w:pPr>
              <w:ind w:firstLine="0"/>
              <w:jc w:val="left"/>
            </w:pPr>
            <w:r>
              <w:t>Tiền điều kiện</w:t>
            </w:r>
          </w:p>
        </w:tc>
        <w:tc>
          <w:tcPr>
            <w:tcW w:w="5862" w:type="dxa"/>
            <w:shd w:val="clear" w:color="auto" w:fill="FFFFFF" w:themeFill="background1"/>
            <w:vAlign w:val="center"/>
          </w:tcPr>
          <w:p w:rsidR="00AF470E" w:rsidRDefault="0068461D" w:rsidP="00AF470E">
            <w:pPr>
              <w:ind w:firstLine="0"/>
            </w:pPr>
            <w:r>
              <w:t>Đã đăng nhập vào chương trình</w:t>
            </w:r>
          </w:p>
        </w:tc>
      </w:tr>
      <w:tr w:rsidR="00AF470E" w:rsidTr="00AF470E">
        <w:tc>
          <w:tcPr>
            <w:tcW w:w="2965" w:type="dxa"/>
            <w:shd w:val="clear" w:color="auto" w:fill="FFFFFF" w:themeFill="background1"/>
            <w:vAlign w:val="center"/>
          </w:tcPr>
          <w:p w:rsidR="00AF470E" w:rsidRDefault="00AF470E" w:rsidP="00AF470E">
            <w:pPr>
              <w:ind w:firstLine="0"/>
              <w:jc w:val="left"/>
            </w:pPr>
            <w:r>
              <w:t>Hậu điều kiện</w:t>
            </w:r>
          </w:p>
        </w:tc>
        <w:tc>
          <w:tcPr>
            <w:tcW w:w="5862" w:type="dxa"/>
            <w:shd w:val="clear" w:color="auto" w:fill="FFFFFF" w:themeFill="background1"/>
            <w:vAlign w:val="center"/>
          </w:tcPr>
          <w:p w:rsidR="00AF470E" w:rsidRDefault="0068461D" w:rsidP="00AF470E">
            <w:pPr>
              <w:ind w:firstLine="0"/>
            </w:pPr>
            <w:r>
              <w:t>Người dùng đã đăng xuất thành công</w:t>
            </w:r>
          </w:p>
        </w:tc>
      </w:tr>
      <w:tr w:rsidR="003A5C78" w:rsidTr="00AF470E">
        <w:tc>
          <w:tcPr>
            <w:tcW w:w="2965" w:type="dxa"/>
            <w:shd w:val="clear" w:color="auto" w:fill="FFFFFF" w:themeFill="background1"/>
            <w:vAlign w:val="center"/>
          </w:tcPr>
          <w:p w:rsidR="003A5C78" w:rsidRDefault="003A5C78" w:rsidP="00AF470E">
            <w:pPr>
              <w:ind w:firstLine="0"/>
              <w:jc w:val="left"/>
            </w:pPr>
            <w:r>
              <w:t>Ngoại lệ</w:t>
            </w:r>
          </w:p>
        </w:tc>
        <w:tc>
          <w:tcPr>
            <w:tcW w:w="5862" w:type="dxa"/>
            <w:shd w:val="clear" w:color="auto" w:fill="FFFFFF" w:themeFill="background1"/>
            <w:vAlign w:val="center"/>
          </w:tcPr>
          <w:p w:rsidR="003A5C78" w:rsidRDefault="003A5C78" w:rsidP="00AF470E">
            <w:pPr>
              <w:ind w:firstLine="0"/>
            </w:pPr>
            <w:r>
              <w:t>Người dùng không bật thông tin GPS và kết nối mạng</w:t>
            </w:r>
          </w:p>
        </w:tc>
      </w:tr>
    </w:tbl>
    <w:p w:rsidR="00AF470E" w:rsidRDefault="00AF470E" w:rsidP="00AF470E"/>
    <w:p w:rsidR="00CB15F9" w:rsidRDefault="00CB15F9" w:rsidP="00155488">
      <w:pPr>
        <w:pStyle w:val="ListParagraph"/>
        <w:numPr>
          <w:ilvl w:val="0"/>
          <w:numId w:val="44"/>
        </w:numPr>
      </w:pPr>
      <w:r>
        <w:t>Đặc tả ca sử dụng “Xem thông tin tài khoản”</w:t>
      </w:r>
    </w:p>
    <w:tbl>
      <w:tblPr>
        <w:tblStyle w:val="TableGrid"/>
        <w:tblW w:w="0" w:type="auto"/>
        <w:tblLook w:val="04A0" w:firstRow="1" w:lastRow="0" w:firstColumn="1" w:lastColumn="0" w:noHBand="0" w:noVBand="1"/>
      </w:tblPr>
      <w:tblGrid>
        <w:gridCol w:w="2965"/>
        <w:gridCol w:w="5862"/>
      </w:tblGrid>
      <w:tr w:rsidR="00AF470E" w:rsidRPr="00151C19" w:rsidTr="00AF470E">
        <w:tc>
          <w:tcPr>
            <w:tcW w:w="2965" w:type="dxa"/>
            <w:shd w:val="clear" w:color="auto" w:fill="FFF2CC" w:themeFill="accent4" w:themeFillTint="33"/>
            <w:vAlign w:val="center"/>
          </w:tcPr>
          <w:p w:rsidR="00AF470E" w:rsidRPr="0068461D" w:rsidRDefault="00AF470E" w:rsidP="00AF470E">
            <w:pPr>
              <w:jc w:val="center"/>
              <w:rPr>
                <w:b/>
              </w:rPr>
            </w:pPr>
            <w:r w:rsidRPr="0068461D">
              <w:rPr>
                <w:b/>
              </w:rPr>
              <w:t>Tiêu đề</w:t>
            </w:r>
          </w:p>
        </w:tc>
        <w:tc>
          <w:tcPr>
            <w:tcW w:w="5862" w:type="dxa"/>
            <w:shd w:val="clear" w:color="auto" w:fill="FFF2CC" w:themeFill="accent4" w:themeFillTint="33"/>
            <w:vAlign w:val="center"/>
          </w:tcPr>
          <w:p w:rsidR="00AF470E" w:rsidRPr="0068461D" w:rsidRDefault="00AF470E" w:rsidP="00AF470E">
            <w:pPr>
              <w:jc w:val="center"/>
              <w:rPr>
                <w:b/>
              </w:rPr>
            </w:pPr>
            <w:r w:rsidRPr="0068461D">
              <w:rPr>
                <w:b/>
              </w:rPr>
              <w:t>Nội dung</w:t>
            </w:r>
          </w:p>
        </w:tc>
      </w:tr>
      <w:tr w:rsidR="00AF470E" w:rsidRPr="00151C19" w:rsidTr="00AF470E">
        <w:tc>
          <w:tcPr>
            <w:tcW w:w="2965" w:type="dxa"/>
            <w:shd w:val="clear" w:color="auto" w:fill="FFFFFF" w:themeFill="background1"/>
            <w:vAlign w:val="center"/>
          </w:tcPr>
          <w:p w:rsidR="00AF470E" w:rsidRPr="00151C19" w:rsidRDefault="00AF470E" w:rsidP="00AF470E">
            <w:pPr>
              <w:ind w:firstLine="0"/>
              <w:jc w:val="left"/>
            </w:pPr>
            <w:r>
              <w:t>Tên ca sử dụng</w:t>
            </w:r>
          </w:p>
        </w:tc>
        <w:tc>
          <w:tcPr>
            <w:tcW w:w="5862" w:type="dxa"/>
            <w:shd w:val="clear" w:color="auto" w:fill="FFFFFF" w:themeFill="background1"/>
            <w:vAlign w:val="center"/>
          </w:tcPr>
          <w:p w:rsidR="00AF470E" w:rsidRPr="00151C19" w:rsidRDefault="0068461D" w:rsidP="00AF470E">
            <w:pPr>
              <w:ind w:firstLine="0"/>
              <w:jc w:val="left"/>
            </w:pPr>
            <w:r>
              <w:t>Xem thông tin tài khoản</w:t>
            </w:r>
          </w:p>
        </w:tc>
      </w:tr>
      <w:tr w:rsidR="00AF470E" w:rsidTr="00AF470E">
        <w:tc>
          <w:tcPr>
            <w:tcW w:w="2965" w:type="dxa"/>
            <w:shd w:val="clear" w:color="auto" w:fill="FFFFFF" w:themeFill="background1"/>
            <w:vAlign w:val="center"/>
          </w:tcPr>
          <w:p w:rsidR="00AF470E" w:rsidRDefault="00AF470E" w:rsidP="00AF470E">
            <w:pPr>
              <w:ind w:firstLine="0"/>
              <w:jc w:val="left"/>
            </w:pPr>
            <w:r>
              <w:t>Mô tả</w:t>
            </w:r>
          </w:p>
        </w:tc>
        <w:tc>
          <w:tcPr>
            <w:tcW w:w="5862" w:type="dxa"/>
            <w:shd w:val="clear" w:color="auto" w:fill="FFFFFF" w:themeFill="background1"/>
            <w:vAlign w:val="center"/>
          </w:tcPr>
          <w:p w:rsidR="00AF470E" w:rsidRDefault="0068461D" w:rsidP="0068461D">
            <w:pPr>
              <w:ind w:firstLine="0"/>
              <w:jc w:val="left"/>
            </w:pPr>
            <w:r>
              <w:t xml:space="preserve">Xem thông tin </w:t>
            </w:r>
            <w:r>
              <w:t>đã đăng ký với chương trình</w:t>
            </w:r>
          </w:p>
        </w:tc>
      </w:tr>
      <w:tr w:rsidR="00AF470E" w:rsidTr="00AF470E">
        <w:tc>
          <w:tcPr>
            <w:tcW w:w="2965" w:type="dxa"/>
            <w:shd w:val="clear" w:color="auto" w:fill="FFFFFF" w:themeFill="background1"/>
            <w:vAlign w:val="center"/>
          </w:tcPr>
          <w:p w:rsidR="00AF470E" w:rsidRDefault="00AF470E" w:rsidP="00AF470E">
            <w:pPr>
              <w:ind w:firstLine="0"/>
              <w:jc w:val="left"/>
            </w:pPr>
            <w:r>
              <w:t>Điều kiện kích hoạt</w:t>
            </w:r>
          </w:p>
        </w:tc>
        <w:tc>
          <w:tcPr>
            <w:tcW w:w="5862" w:type="dxa"/>
            <w:shd w:val="clear" w:color="auto" w:fill="FFFFFF" w:themeFill="background1"/>
            <w:vAlign w:val="center"/>
          </w:tcPr>
          <w:p w:rsidR="00AF470E" w:rsidRDefault="0068461D" w:rsidP="00AF470E">
            <w:pPr>
              <w:ind w:firstLine="0"/>
              <w:jc w:val="left"/>
            </w:pPr>
            <w:r>
              <w:t>Khi người dùng chọn chức năng xem thông tin tài khoản từ chương trình</w:t>
            </w:r>
          </w:p>
        </w:tc>
      </w:tr>
      <w:tr w:rsidR="00AF470E" w:rsidTr="00AF470E">
        <w:tc>
          <w:tcPr>
            <w:tcW w:w="2965" w:type="dxa"/>
            <w:shd w:val="clear" w:color="auto" w:fill="FFFFFF" w:themeFill="background1"/>
            <w:vAlign w:val="center"/>
          </w:tcPr>
          <w:p w:rsidR="00AF470E" w:rsidRDefault="00AF470E" w:rsidP="00AF470E">
            <w:pPr>
              <w:ind w:firstLine="0"/>
              <w:jc w:val="left"/>
            </w:pPr>
            <w:r>
              <w:t>Tác nhân</w:t>
            </w:r>
          </w:p>
        </w:tc>
        <w:tc>
          <w:tcPr>
            <w:tcW w:w="5862" w:type="dxa"/>
            <w:shd w:val="clear" w:color="auto" w:fill="FFFFFF" w:themeFill="background1"/>
            <w:vAlign w:val="center"/>
          </w:tcPr>
          <w:p w:rsidR="00AF470E" w:rsidRDefault="0068461D" w:rsidP="00AF470E">
            <w:pPr>
              <w:ind w:firstLine="0"/>
              <w:jc w:val="left"/>
            </w:pPr>
            <w:r>
              <w:t>Khách hàng</w:t>
            </w:r>
          </w:p>
        </w:tc>
      </w:tr>
      <w:tr w:rsidR="00AF470E" w:rsidTr="00AF470E">
        <w:tc>
          <w:tcPr>
            <w:tcW w:w="2965" w:type="dxa"/>
            <w:shd w:val="clear" w:color="auto" w:fill="FFFFFF" w:themeFill="background1"/>
            <w:vAlign w:val="center"/>
          </w:tcPr>
          <w:p w:rsidR="00AF470E" w:rsidRDefault="00AF470E" w:rsidP="00AF470E">
            <w:pPr>
              <w:ind w:firstLine="0"/>
              <w:jc w:val="left"/>
            </w:pPr>
            <w:r>
              <w:lastRenderedPageBreak/>
              <w:t>Ca sử dụng liên quan</w:t>
            </w:r>
          </w:p>
        </w:tc>
        <w:tc>
          <w:tcPr>
            <w:tcW w:w="5862" w:type="dxa"/>
            <w:shd w:val="clear" w:color="auto" w:fill="FFFFFF" w:themeFill="background1"/>
            <w:vAlign w:val="center"/>
          </w:tcPr>
          <w:p w:rsidR="00AF470E" w:rsidRDefault="0068461D" w:rsidP="00AF470E">
            <w:pPr>
              <w:ind w:firstLine="0"/>
            </w:pPr>
            <w:r>
              <w:t>Cập nhật thông tin tài khoản</w:t>
            </w:r>
          </w:p>
        </w:tc>
      </w:tr>
      <w:tr w:rsidR="00AF470E" w:rsidTr="00AF470E">
        <w:tc>
          <w:tcPr>
            <w:tcW w:w="2965" w:type="dxa"/>
            <w:shd w:val="clear" w:color="auto" w:fill="FFFFFF" w:themeFill="background1"/>
            <w:vAlign w:val="center"/>
          </w:tcPr>
          <w:p w:rsidR="00AF470E" w:rsidRDefault="00AF470E" w:rsidP="00AF470E">
            <w:pPr>
              <w:ind w:firstLine="0"/>
              <w:jc w:val="left"/>
            </w:pPr>
            <w:r>
              <w:t>Tiền điều kiện</w:t>
            </w:r>
          </w:p>
        </w:tc>
        <w:tc>
          <w:tcPr>
            <w:tcW w:w="5862" w:type="dxa"/>
            <w:shd w:val="clear" w:color="auto" w:fill="FFFFFF" w:themeFill="background1"/>
            <w:vAlign w:val="center"/>
          </w:tcPr>
          <w:p w:rsidR="00AF470E" w:rsidRDefault="0068461D" w:rsidP="00AF470E">
            <w:pPr>
              <w:ind w:firstLine="0"/>
            </w:pPr>
            <w:r>
              <w:t>Đã đăng nhập vào chương trình</w:t>
            </w:r>
          </w:p>
        </w:tc>
      </w:tr>
      <w:tr w:rsidR="00AF470E" w:rsidTr="00AF470E">
        <w:tc>
          <w:tcPr>
            <w:tcW w:w="2965" w:type="dxa"/>
            <w:shd w:val="clear" w:color="auto" w:fill="FFFFFF" w:themeFill="background1"/>
            <w:vAlign w:val="center"/>
          </w:tcPr>
          <w:p w:rsidR="00AF470E" w:rsidRDefault="00AF470E" w:rsidP="00AF470E">
            <w:pPr>
              <w:ind w:firstLine="0"/>
              <w:jc w:val="left"/>
            </w:pPr>
            <w:r>
              <w:t>Hậu điều kiện</w:t>
            </w:r>
          </w:p>
        </w:tc>
        <w:tc>
          <w:tcPr>
            <w:tcW w:w="5862" w:type="dxa"/>
            <w:shd w:val="clear" w:color="auto" w:fill="FFFFFF" w:themeFill="background1"/>
            <w:vAlign w:val="center"/>
          </w:tcPr>
          <w:p w:rsidR="00AF470E" w:rsidRDefault="0068461D" w:rsidP="00AF470E">
            <w:pPr>
              <w:ind w:firstLine="0"/>
            </w:pPr>
            <w:r>
              <w:t>Xem thông tin đã đăng ký với chương trình</w:t>
            </w:r>
          </w:p>
        </w:tc>
      </w:tr>
      <w:tr w:rsidR="00AF470E" w:rsidTr="00AF470E">
        <w:tc>
          <w:tcPr>
            <w:tcW w:w="2965" w:type="dxa"/>
            <w:shd w:val="clear" w:color="auto" w:fill="FFFFFF" w:themeFill="background1"/>
            <w:vAlign w:val="center"/>
          </w:tcPr>
          <w:p w:rsidR="00AF470E" w:rsidRDefault="00AF470E" w:rsidP="00AF470E">
            <w:pPr>
              <w:ind w:firstLine="0"/>
              <w:jc w:val="left"/>
            </w:pPr>
            <w:r>
              <w:t>Ngoại lệ</w:t>
            </w:r>
          </w:p>
        </w:tc>
        <w:tc>
          <w:tcPr>
            <w:tcW w:w="5862" w:type="dxa"/>
            <w:shd w:val="clear" w:color="auto" w:fill="FFFFFF" w:themeFill="background1"/>
            <w:vAlign w:val="center"/>
          </w:tcPr>
          <w:p w:rsidR="00AF470E" w:rsidRDefault="0068461D" w:rsidP="00AF470E">
            <w:pPr>
              <w:ind w:firstLine="0"/>
            </w:pPr>
            <w:r>
              <w:t>Khi tải dữ liệu bị lỗi thông báo lỗi lên màn hình</w:t>
            </w:r>
          </w:p>
          <w:p w:rsidR="003A5C78" w:rsidRDefault="003A5C78" w:rsidP="00AF470E">
            <w:pPr>
              <w:ind w:firstLine="0"/>
            </w:pPr>
            <w:r>
              <w:t>Người dùng không bật thông tin GPS và kết nối mạng</w:t>
            </w:r>
          </w:p>
        </w:tc>
      </w:tr>
    </w:tbl>
    <w:p w:rsidR="00AF470E" w:rsidRDefault="00AF470E" w:rsidP="00AF470E"/>
    <w:p w:rsidR="00CB15F9" w:rsidRDefault="00CB15F9" w:rsidP="00155488">
      <w:pPr>
        <w:pStyle w:val="ListParagraph"/>
        <w:numPr>
          <w:ilvl w:val="0"/>
          <w:numId w:val="44"/>
        </w:numPr>
      </w:pPr>
      <w:r>
        <w:t>Đặc tả ca sử dụng “Cập nhật thông tin tài khoản”</w:t>
      </w:r>
    </w:p>
    <w:tbl>
      <w:tblPr>
        <w:tblStyle w:val="TableGrid"/>
        <w:tblW w:w="0" w:type="auto"/>
        <w:tblLook w:val="04A0" w:firstRow="1" w:lastRow="0" w:firstColumn="1" w:lastColumn="0" w:noHBand="0" w:noVBand="1"/>
      </w:tblPr>
      <w:tblGrid>
        <w:gridCol w:w="2965"/>
        <w:gridCol w:w="5862"/>
      </w:tblGrid>
      <w:tr w:rsidR="00AF470E" w:rsidRPr="00151C19" w:rsidTr="00AF470E">
        <w:tc>
          <w:tcPr>
            <w:tcW w:w="2965" w:type="dxa"/>
            <w:shd w:val="clear" w:color="auto" w:fill="FFF2CC" w:themeFill="accent4" w:themeFillTint="33"/>
            <w:vAlign w:val="center"/>
          </w:tcPr>
          <w:p w:rsidR="00AF470E" w:rsidRPr="0068461D" w:rsidRDefault="00AF470E" w:rsidP="00AF470E">
            <w:pPr>
              <w:jc w:val="center"/>
              <w:rPr>
                <w:b/>
              </w:rPr>
            </w:pPr>
            <w:r w:rsidRPr="0068461D">
              <w:rPr>
                <w:b/>
              </w:rPr>
              <w:t>Tiêu đề</w:t>
            </w:r>
          </w:p>
        </w:tc>
        <w:tc>
          <w:tcPr>
            <w:tcW w:w="5862" w:type="dxa"/>
            <w:shd w:val="clear" w:color="auto" w:fill="FFF2CC" w:themeFill="accent4" w:themeFillTint="33"/>
            <w:vAlign w:val="center"/>
          </w:tcPr>
          <w:p w:rsidR="00AF470E" w:rsidRPr="0068461D" w:rsidRDefault="00AF470E" w:rsidP="00AF470E">
            <w:pPr>
              <w:jc w:val="center"/>
              <w:rPr>
                <w:b/>
              </w:rPr>
            </w:pPr>
            <w:r w:rsidRPr="0068461D">
              <w:rPr>
                <w:b/>
              </w:rPr>
              <w:t>Nội dung</w:t>
            </w:r>
          </w:p>
        </w:tc>
      </w:tr>
      <w:tr w:rsidR="00AF470E" w:rsidRPr="00151C19" w:rsidTr="00AF470E">
        <w:tc>
          <w:tcPr>
            <w:tcW w:w="2965" w:type="dxa"/>
            <w:shd w:val="clear" w:color="auto" w:fill="FFFFFF" w:themeFill="background1"/>
            <w:vAlign w:val="center"/>
          </w:tcPr>
          <w:p w:rsidR="00AF470E" w:rsidRPr="00151C19" w:rsidRDefault="00AF470E" w:rsidP="00AF470E">
            <w:pPr>
              <w:ind w:firstLine="0"/>
              <w:jc w:val="left"/>
            </w:pPr>
            <w:r>
              <w:t>Tên ca sử dụng</w:t>
            </w:r>
          </w:p>
        </w:tc>
        <w:tc>
          <w:tcPr>
            <w:tcW w:w="5862" w:type="dxa"/>
            <w:shd w:val="clear" w:color="auto" w:fill="FFFFFF" w:themeFill="background1"/>
            <w:vAlign w:val="center"/>
          </w:tcPr>
          <w:p w:rsidR="00AF470E" w:rsidRPr="00151C19" w:rsidRDefault="0068461D" w:rsidP="00AF470E">
            <w:pPr>
              <w:ind w:firstLine="0"/>
              <w:jc w:val="left"/>
            </w:pPr>
            <w:r>
              <w:t>Cập nhật thông tin tài khoản</w:t>
            </w:r>
          </w:p>
        </w:tc>
      </w:tr>
      <w:tr w:rsidR="00AF470E" w:rsidTr="00AF470E">
        <w:tc>
          <w:tcPr>
            <w:tcW w:w="2965" w:type="dxa"/>
            <w:shd w:val="clear" w:color="auto" w:fill="FFFFFF" w:themeFill="background1"/>
            <w:vAlign w:val="center"/>
          </w:tcPr>
          <w:p w:rsidR="00AF470E" w:rsidRDefault="00AF470E" w:rsidP="00AF470E">
            <w:pPr>
              <w:ind w:firstLine="0"/>
              <w:jc w:val="left"/>
            </w:pPr>
            <w:r>
              <w:t>Mô tả</w:t>
            </w:r>
          </w:p>
        </w:tc>
        <w:tc>
          <w:tcPr>
            <w:tcW w:w="5862" w:type="dxa"/>
            <w:shd w:val="clear" w:color="auto" w:fill="FFFFFF" w:themeFill="background1"/>
            <w:vAlign w:val="center"/>
          </w:tcPr>
          <w:p w:rsidR="00AF470E" w:rsidRDefault="0068461D" w:rsidP="00AF470E">
            <w:pPr>
              <w:ind w:firstLine="0"/>
              <w:jc w:val="left"/>
            </w:pPr>
            <w:r>
              <w:t>Cập nhật thông tin tài khoản của khách hàng đã đăng ký</w:t>
            </w:r>
          </w:p>
        </w:tc>
      </w:tr>
      <w:tr w:rsidR="00AF470E" w:rsidTr="00AF470E">
        <w:tc>
          <w:tcPr>
            <w:tcW w:w="2965" w:type="dxa"/>
            <w:shd w:val="clear" w:color="auto" w:fill="FFFFFF" w:themeFill="background1"/>
            <w:vAlign w:val="center"/>
          </w:tcPr>
          <w:p w:rsidR="00AF470E" w:rsidRDefault="00AF470E" w:rsidP="00AF470E">
            <w:pPr>
              <w:ind w:firstLine="0"/>
              <w:jc w:val="left"/>
            </w:pPr>
            <w:r>
              <w:t>Điều kiện kích hoạt</w:t>
            </w:r>
          </w:p>
        </w:tc>
        <w:tc>
          <w:tcPr>
            <w:tcW w:w="5862" w:type="dxa"/>
            <w:shd w:val="clear" w:color="auto" w:fill="FFFFFF" w:themeFill="background1"/>
            <w:vAlign w:val="center"/>
          </w:tcPr>
          <w:p w:rsidR="00AF470E" w:rsidRDefault="0068461D" w:rsidP="0068461D">
            <w:pPr>
              <w:ind w:firstLine="0"/>
              <w:jc w:val="left"/>
            </w:pPr>
            <w:r>
              <w:t>Sau khi khách hàng chọn chức năng c</w:t>
            </w:r>
            <w:r>
              <w:t>ập nhật thông tin tài khoản</w:t>
            </w:r>
          </w:p>
        </w:tc>
      </w:tr>
      <w:tr w:rsidR="00AF470E" w:rsidTr="00AF470E">
        <w:tc>
          <w:tcPr>
            <w:tcW w:w="2965" w:type="dxa"/>
            <w:shd w:val="clear" w:color="auto" w:fill="FFFFFF" w:themeFill="background1"/>
            <w:vAlign w:val="center"/>
          </w:tcPr>
          <w:p w:rsidR="00AF470E" w:rsidRDefault="00AF470E" w:rsidP="00AF470E">
            <w:pPr>
              <w:ind w:firstLine="0"/>
              <w:jc w:val="left"/>
            </w:pPr>
            <w:r>
              <w:t>Tác nhân</w:t>
            </w:r>
          </w:p>
        </w:tc>
        <w:tc>
          <w:tcPr>
            <w:tcW w:w="5862" w:type="dxa"/>
            <w:shd w:val="clear" w:color="auto" w:fill="FFFFFF" w:themeFill="background1"/>
            <w:vAlign w:val="center"/>
          </w:tcPr>
          <w:p w:rsidR="00AF470E" w:rsidRDefault="0068461D" w:rsidP="00AF470E">
            <w:pPr>
              <w:ind w:firstLine="0"/>
              <w:jc w:val="left"/>
            </w:pPr>
            <w:r>
              <w:t>Khách hàng</w:t>
            </w:r>
          </w:p>
        </w:tc>
      </w:tr>
      <w:tr w:rsidR="00AF470E" w:rsidTr="00AF470E">
        <w:tc>
          <w:tcPr>
            <w:tcW w:w="2965" w:type="dxa"/>
            <w:shd w:val="clear" w:color="auto" w:fill="FFFFFF" w:themeFill="background1"/>
            <w:vAlign w:val="center"/>
          </w:tcPr>
          <w:p w:rsidR="00AF470E" w:rsidRDefault="00AF470E" w:rsidP="00AF470E">
            <w:pPr>
              <w:ind w:firstLine="0"/>
              <w:jc w:val="left"/>
            </w:pPr>
            <w:r>
              <w:t>Ca sử dụng liên quan</w:t>
            </w:r>
          </w:p>
        </w:tc>
        <w:tc>
          <w:tcPr>
            <w:tcW w:w="5862" w:type="dxa"/>
            <w:shd w:val="clear" w:color="auto" w:fill="FFFFFF" w:themeFill="background1"/>
            <w:vAlign w:val="center"/>
          </w:tcPr>
          <w:p w:rsidR="00AF470E" w:rsidRDefault="0068461D" w:rsidP="00AF470E">
            <w:pPr>
              <w:ind w:firstLine="0"/>
            </w:pPr>
            <w:r>
              <w:t>Xem thông tin tài khoản</w:t>
            </w:r>
          </w:p>
        </w:tc>
      </w:tr>
      <w:tr w:rsidR="00AF470E" w:rsidTr="00AF470E">
        <w:tc>
          <w:tcPr>
            <w:tcW w:w="2965" w:type="dxa"/>
            <w:shd w:val="clear" w:color="auto" w:fill="FFFFFF" w:themeFill="background1"/>
            <w:vAlign w:val="center"/>
          </w:tcPr>
          <w:p w:rsidR="00AF470E" w:rsidRDefault="00AF470E" w:rsidP="00AF470E">
            <w:pPr>
              <w:ind w:firstLine="0"/>
              <w:jc w:val="left"/>
            </w:pPr>
            <w:r>
              <w:t>Tiền điều kiện</w:t>
            </w:r>
          </w:p>
        </w:tc>
        <w:tc>
          <w:tcPr>
            <w:tcW w:w="5862" w:type="dxa"/>
            <w:shd w:val="clear" w:color="auto" w:fill="FFFFFF" w:themeFill="background1"/>
            <w:vAlign w:val="center"/>
          </w:tcPr>
          <w:p w:rsidR="00AF470E" w:rsidRDefault="0068461D" w:rsidP="00AF470E">
            <w:pPr>
              <w:ind w:firstLine="0"/>
            </w:pPr>
            <w:r>
              <w:t>Khi đã đăng ký và đã đăng nhập vào chương trình</w:t>
            </w:r>
          </w:p>
        </w:tc>
      </w:tr>
      <w:tr w:rsidR="00AF470E" w:rsidTr="00AF470E">
        <w:tc>
          <w:tcPr>
            <w:tcW w:w="2965" w:type="dxa"/>
            <w:shd w:val="clear" w:color="auto" w:fill="FFFFFF" w:themeFill="background1"/>
            <w:vAlign w:val="center"/>
          </w:tcPr>
          <w:p w:rsidR="00AF470E" w:rsidRDefault="00AF470E" w:rsidP="00AF470E">
            <w:pPr>
              <w:ind w:firstLine="0"/>
              <w:jc w:val="left"/>
            </w:pPr>
            <w:r>
              <w:t>Hậu điều kiện</w:t>
            </w:r>
          </w:p>
        </w:tc>
        <w:tc>
          <w:tcPr>
            <w:tcW w:w="5862" w:type="dxa"/>
            <w:shd w:val="clear" w:color="auto" w:fill="FFFFFF" w:themeFill="background1"/>
            <w:vAlign w:val="center"/>
          </w:tcPr>
          <w:p w:rsidR="00AF470E" w:rsidRDefault="0068461D" w:rsidP="00AF470E">
            <w:pPr>
              <w:ind w:firstLine="0"/>
            </w:pPr>
            <w:r>
              <w:t>Hiển thị trạng thái đã cập nhật thành công thông tin tài khoản</w:t>
            </w:r>
          </w:p>
        </w:tc>
      </w:tr>
    </w:tbl>
    <w:p w:rsidR="00AF470E" w:rsidRDefault="00AF470E" w:rsidP="00AF470E"/>
    <w:p w:rsidR="00CB15F9" w:rsidRDefault="00CB15F9" w:rsidP="00155488">
      <w:pPr>
        <w:pStyle w:val="ListParagraph"/>
        <w:numPr>
          <w:ilvl w:val="0"/>
          <w:numId w:val="44"/>
        </w:numPr>
      </w:pPr>
      <w:r>
        <w:t>Đặc tả ca sử dụng “Xem các tài xế trên bản đồ”</w:t>
      </w:r>
    </w:p>
    <w:tbl>
      <w:tblPr>
        <w:tblStyle w:val="TableGrid"/>
        <w:tblW w:w="0" w:type="auto"/>
        <w:tblLook w:val="04A0" w:firstRow="1" w:lastRow="0" w:firstColumn="1" w:lastColumn="0" w:noHBand="0" w:noVBand="1"/>
      </w:tblPr>
      <w:tblGrid>
        <w:gridCol w:w="2965"/>
        <w:gridCol w:w="5862"/>
      </w:tblGrid>
      <w:tr w:rsidR="00AF470E" w:rsidRPr="00151C19" w:rsidTr="00AF470E">
        <w:tc>
          <w:tcPr>
            <w:tcW w:w="2965" w:type="dxa"/>
            <w:shd w:val="clear" w:color="auto" w:fill="FFF2CC" w:themeFill="accent4" w:themeFillTint="33"/>
            <w:vAlign w:val="center"/>
          </w:tcPr>
          <w:p w:rsidR="00AF470E" w:rsidRPr="0068461D" w:rsidRDefault="00AF470E" w:rsidP="00AF470E">
            <w:pPr>
              <w:jc w:val="center"/>
              <w:rPr>
                <w:b/>
              </w:rPr>
            </w:pPr>
            <w:r w:rsidRPr="0068461D">
              <w:rPr>
                <w:b/>
              </w:rPr>
              <w:t>Tiêu đề</w:t>
            </w:r>
          </w:p>
        </w:tc>
        <w:tc>
          <w:tcPr>
            <w:tcW w:w="5862" w:type="dxa"/>
            <w:shd w:val="clear" w:color="auto" w:fill="FFF2CC" w:themeFill="accent4" w:themeFillTint="33"/>
            <w:vAlign w:val="center"/>
          </w:tcPr>
          <w:p w:rsidR="00AF470E" w:rsidRPr="0068461D" w:rsidRDefault="00AF470E" w:rsidP="00AF470E">
            <w:pPr>
              <w:jc w:val="center"/>
              <w:rPr>
                <w:b/>
              </w:rPr>
            </w:pPr>
            <w:r w:rsidRPr="0068461D">
              <w:rPr>
                <w:b/>
              </w:rPr>
              <w:t>Nội dung</w:t>
            </w:r>
          </w:p>
        </w:tc>
      </w:tr>
      <w:tr w:rsidR="00AF470E" w:rsidRPr="00151C19" w:rsidTr="00AF470E">
        <w:tc>
          <w:tcPr>
            <w:tcW w:w="2965" w:type="dxa"/>
            <w:shd w:val="clear" w:color="auto" w:fill="FFFFFF" w:themeFill="background1"/>
            <w:vAlign w:val="center"/>
          </w:tcPr>
          <w:p w:rsidR="00AF470E" w:rsidRPr="00151C19" w:rsidRDefault="00AF470E" w:rsidP="00AF470E">
            <w:pPr>
              <w:ind w:firstLine="0"/>
              <w:jc w:val="left"/>
            </w:pPr>
            <w:r>
              <w:t>Tên ca sử dụng</w:t>
            </w:r>
          </w:p>
        </w:tc>
        <w:tc>
          <w:tcPr>
            <w:tcW w:w="5862" w:type="dxa"/>
            <w:shd w:val="clear" w:color="auto" w:fill="FFFFFF" w:themeFill="background1"/>
            <w:vAlign w:val="center"/>
          </w:tcPr>
          <w:p w:rsidR="00AF470E" w:rsidRPr="00151C19" w:rsidRDefault="0068461D" w:rsidP="00AF470E">
            <w:pPr>
              <w:ind w:firstLine="0"/>
              <w:jc w:val="left"/>
            </w:pPr>
            <w:r>
              <w:t>Xem các tài xế trên bản đồ</w:t>
            </w:r>
          </w:p>
        </w:tc>
      </w:tr>
      <w:tr w:rsidR="00AF470E" w:rsidTr="00AF470E">
        <w:tc>
          <w:tcPr>
            <w:tcW w:w="2965" w:type="dxa"/>
            <w:shd w:val="clear" w:color="auto" w:fill="FFFFFF" w:themeFill="background1"/>
            <w:vAlign w:val="center"/>
          </w:tcPr>
          <w:p w:rsidR="00AF470E" w:rsidRDefault="00AF470E" w:rsidP="00AF470E">
            <w:pPr>
              <w:ind w:firstLine="0"/>
              <w:jc w:val="left"/>
            </w:pPr>
            <w:r>
              <w:t>Mô tả</w:t>
            </w:r>
          </w:p>
        </w:tc>
        <w:tc>
          <w:tcPr>
            <w:tcW w:w="5862" w:type="dxa"/>
            <w:shd w:val="clear" w:color="auto" w:fill="FFFFFF" w:themeFill="background1"/>
            <w:vAlign w:val="center"/>
          </w:tcPr>
          <w:p w:rsidR="00AF470E" w:rsidRDefault="0068461D" w:rsidP="00AF470E">
            <w:pPr>
              <w:ind w:firstLine="0"/>
              <w:jc w:val="left"/>
            </w:pPr>
            <w:r>
              <w:t>Hiển thị các tài xế lái xe theo phương tiện đã chọn</w:t>
            </w:r>
            <w:r w:rsidR="000C34F7">
              <w:t xml:space="preserve"> xung quang vị trí đón của khách hàng với bán kính là 1km</w:t>
            </w:r>
          </w:p>
        </w:tc>
      </w:tr>
      <w:tr w:rsidR="00AF470E" w:rsidTr="00AF470E">
        <w:tc>
          <w:tcPr>
            <w:tcW w:w="2965" w:type="dxa"/>
            <w:shd w:val="clear" w:color="auto" w:fill="FFFFFF" w:themeFill="background1"/>
            <w:vAlign w:val="center"/>
          </w:tcPr>
          <w:p w:rsidR="00AF470E" w:rsidRDefault="00AF470E" w:rsidP="00AF470E">
            <w:pPr>
              <w:ind w:firstLine="0"/>
              <w:jc w:val="left"/>
            </w:pPr>
            <w:r>
              <w:t>Điều kiện kích hoạt</w:t>
            </w:r>
          </w:p>
        </w:tc>
        <w:tc>
          <w:tcPr>
            <w:tcW w:w="5862" w:type="dxa"/>
            <w:shd w:val="clear" w:color="auto" w:fill="FFFFFF" w:themeFill="background1"/>
            <w:vAlign w:val="center"/>
          </w:tcPr>
          <w:p w:rsidR="00AF470E" w:rsidRDefault="000C34F7" w:rsidP="000C34F7">
            <w:pPr>
              <w:ind w:firstLine="0"/>
              <w:jc w:val="left"/>
            </w:pPr>
            <w:r>
              <w:t>Đã chọn loại hình phương tiện.</w:t>
            </w:r>
          </w:p>
        </w:tc>
      </w:tr>
      <w:tr w:rsidR="00AF470E" w:rsidTr="00AF470E">
        <w:tc>
          <w:tcPr>
            <w:tcW w:w="2965" w:type="dxa"/>
            <w:shd w:val="clear" w:color="auto" w:fill="FFFFFF" w:themeFill="background1"/>
            <w:vAlign w:val="center"/>
          </w:tcPr>
          <w:p w:rsidR="00AF470E" w:rsidRDefault="00AF470E" w:rsidP="00AF470E">
            <w:pPr>
              <w:ind w:firstLine="0"/>
              <w:jc w:val="left"/>
            </w:pPr>
            <w:r>
              <w:t>Tác nhân</w:t>
            </w:r>
          </w:p>
        </w:tc>
        <w:tc>
          <w:tcPr>
            <w:tcW w:w="5862" w:type="dxa"/>
            <w:shd w:val="clear" w:color="auto" w:fill="FFFFFF" w:themeFill="background1"/>
            <w:vAlign w:val="center"/>
          </w:tcPr>
          <w:p w:rsidR="00AF470E" w:rsidRDefault="000C34F7" w:rsidP="00AF470E">
            <w:pPr>
              <w:ind w:firstLine="0"/>
              <w:jc w:val="left"/>
            </w:pPr>
            <w:r>
              <w:t>Khách hàng</w:t>
            </w:r>
          </w:p>
        </w:tc>
      </w:tr>
      <w:tr w:rsidR="00AF470E" w:rsidTr="00AF470E">
        <w:tc>
          <w:tcPr>
            <w:tcW w:w="2965" w:type="dxa"/>
            <w:shd w:val="clear" w:color="auto" w:fill="FFFFFF" w:themeFill="background1"/>
            <w:vAlign w:val="center"/>
          </w:tcPr>
          <w:p w:rsidR="00AF470E" w:rsidRDefault="00AF470E" w:rsidP="00AF470E">
            <w:pPr>
              <w:ind w:firstLine="0"/>
              <w:jc w:val="left"/>
            </w:pPr>
            <w:r>
              <w:t>Ca sử dụng liên quan</w:t>
            </w:r>
          </w:p>
        </w:tc>
        <w:tc>
          <w:tcPr>
            <w:tcW w:w="5862" w:type="dxa"/>
            <w:shd w:val="clear" w:color="auto" w:fill="FFFFFF" w:themeFill="background1"/>
            <w:vAlign w:val="center"/>
          </w:tcPr>
          <w:p w:rsidR="00AF470E" w:rsidRDefault="000C34F7" w:rsidP="00AF470E">
            <w:pPr>
              <w:ind w:firstLine="0"/>
            </w:pPr>
            <w:r>
              <w:t>Đặt cuốc xe</w:t>
            </w:r>
          </w:p>
        </w:tc>
      </w:tr>
      <w:tr w:rsidR="00AF470E" w:rsidTr="00AF470E">
        <w:tc>
          <w:tcPr>
            <w:tcW w:w="2965" w:type="dxa"/>
            <w:shd w:val="clear" w:color="auto" w:fill="FFFFFF" w:themeFill="background1"/>
            <w:vAlign w:val="center"/>
          </w:tcPr>
          <w:p w:rsidR="00AF470E" w:rsidRDefault="00AF470E" w:rsidP="00AF470E">
            <w:pPr>
              <w:ind w:firstLine="0"/>
              <w:jc w:val="left"/>
            </w:pPr>
            <w:r>
              <w:t>Tiền điều kiện</w:t>
            </w:r>
          </w:p>
        </w:tc>
        <w:tc>
          <w:tcPr>
            <w:tcW w:w="5862" w:type="dxa"/>
            <w:shd w:val="clear" w:color="auto" w:fill="FFFFFF" w:themeFill="background1"/>
            <w:vAlign w:val="center"/>
          </w:tcPr>
          <w:p w:rsidR="00AF470E" w:rsidRDefault="000C34F7" w:rsidP="00AF470E">
            <w:pPr>
              <w:ind w:firstLine="0"/>
            </w:pPr>
            <w:r>
              <w:t>Đã chọn loại hình phương tiện.</w:t>
            </w:r>
          </w:p>
        </w:tc>
      </w:tr>
      <w:tr w:rsidR="00AF470E" w:rsidTr="00AF470E">
        <w:tc>
          <w:tcPr>
            <w:tcW w:w="2965" w:type="dxa"/>
            <w:shd w:val="clear" w:color="auto" w:fill="FFFFFF" w:themeFill="background1"/>
            <w:vAlign w:val="center"/>
          </w:tcPr>
          <w:p w:rsidR="00AF470E" w:rsidRDefault="00AF470E" w:rsidP="00AF470E">
            <w:pPr>
              <w:ind w:firstLine="0"/>
              <w:jc w:val="left"/>
            </w:pPr>
            <w:r>
              <w:t>Hậu điều kiện</w:t>
            </w:r>
          </w:p>
        </w:tc>
        <w:tc>
          <w:tcPr>
            <w:tcW w:w="5862" w:type="dxa"/>
            <w:shd w:val="clear" w:color="auto" w:fill="FFFFFF" w:themeFill="background1"/>
            <w:vAlign w:val="center"/>
          </w:tcPr>
          <w:p w:rsidR="00AF470E" w:rsidRDefault="000C34F7" w:rsidP="00AF470E">
            <w:pPr>
              <w:ind w:firstLine="0"/>
            </w:pPr>
            <w:r>
              <w:t>Hiển thị các tài xế lái xe theo phương tiện đã chọn xung quang vị trí đón của khách hàng với bán kính là 1km</w:t>
            </w:r>
            <w:r>
              <w:t>.</w:t>
            </w:r>
          </w:p>
        </w:tc>
      </w:tr>
    </w:tbl>
    <w:p w:rsidR="00AF470E" w:rsidRDefault="00AF470E" w:rsidP="00AF470E"/>
    <w:p w:rsidR="00CB15F9" w:rsidRDefault="00CB15F9" w:rsidP="00155488">
      <w:pPr>
        <w:pStyle w:val="ListParagraph"/>
        <w:numPr>
          <w:ilvl w:val="0"/>
          <w:numId w:val="44"/>
        </w:numPr>
      </w:pPr>
      <w:r>
        <w:t>Đặc tả ca sử dụng “</w:t>
      </w:r>
      <w:r w:rsidR="000C34F7">
        <w:t>Đặt cuốc xe</w:t>
      </w:r>
      <w:r>
        <w:t>”</w:t>
      </w:r>
    </w:p>
    <w:tbl>
      <w:tblPr>
        <w:tblStyle w:val="TableGrid"/>
        <w:tblW w:w="0" w:type="auto"/>
        <w:tblLook w:val="04A0" w:firstRow="1" w:lastRow="0" w:firstColumn="1" w:lastColumn="0" w:noHBand="0" w:noVBand="1"/>
      </w:tblPr>
      <w:tblGrid>
        <w:gridCol w:w="2965"/>
        <w:gridCol w:w="5862"/>
      </w:tblGrid>
      <w:tr w:rsidR="00AF470E" w:rsidRPr="00151C19" w:rsidTr="00AF470E">
        <w:tc>
          <w:tcPr>
            <w:tcW w:w="2965" w:type="dxa"/>
            <w:shd w:val="clear" w:color="auto" w:fill="FFF2CC" w:themeFill="accent4" w:themeFillTint="33"/>
            <w:vAlign w:val="center"/>
          </w:tcPr>
          <w:p w:rsidR="00AF470E" w:rsidRPr="0068461D" w:rsidRDefault="00AF470E" w:rsidP="00AF470E">
            <w:pPr>
              <w:jc w:val="center"/>
              <w:rPr>
                <w:b/>
              </w:rPr>
            </w:pPr>
            <w:r w:rsidRPr="0068461D">
              <w:rPr>
                <w:b/>
              </w:rPr>
              <w:t>Tiêu đề</w:t>
            </w:r>
          </w:p>
        </w:tc>
        <w:tc>
          <w:tcPr>
            <w:tcW w:w="5862" w:type="dxa"/>
            <w:shd w:val="clear" w:color="auto" w:fill="FFF2CC" w:themeFill="accent4" w:themeFillTint="33"/>
            <w:vAlign w:val="center"/>
          </w:tcPr>
          <w:p w:rsidR="00AF470E" w:rsidRPr="0068461D" w:rsidRDefault="00AF470E" w:rsidP="00AF470E">
            <w:pPr>
              <w:jc w:val="center"/>
              <w:rPr>
                <w:b/>
              </w:rPr>
            </w:pPr>
            <w:r w:rsidRPr="0068461D">
              <w:rPr>
                <w:b/>
              </w:rPr>
              <w:t>Nội dung</w:t>
            </w:r>
          </w:p>
        </w:tc>
      </w:tr>
      <w:tr w:rsidR="00AF470E" w:rsidRPr="00151C19" w:rsidTr="00AF470E">
        <w:tc>
          <w:tcPr>
            <w:tcW w:w="2965" w:type="dxa"/>
            <w:shd w:val="clear" w:color="auto" w:fill="FFFFFF" w:themeFill="background1"/>
            <w:vAlign w:val="center"/>
          </w:tcPr>
          <w:p w:rsidR="00AF470E" w:rsidRPr="00151C19" w:rsidRDefault="00AF470E" w:rsidP="00AF470E">
            <w:pPr>
              <w:ind w:firstLine="0"/>
              <w:jc w:val="left"/>
            </w:pPr>
            <w:r>
              <w:lastRenderedPageBreak/>
              <w:t>Tên ca sử dụng</w:t>
            </w:r>
          </w:p>
        </w:tc>
        <w:tc>
          <w:tcPr>
            <w:tcW w:w="5862" w:type="dxa"/>
            <w:shd w:val="clear" w:color="auto" w:fill="FFFFFF" w:themeFill="background1"/>
            <w:vAlign w:val="center"/>
          </w:tcPr>
          <w:p w:rsidR="00AF470E" w:rsidRPr="00151C19" w:rsidRDefault="000C34F7" w:rsidP="00AF470E">
            <w:pPr>
              <w:ind w:firstLine="0"/>
              <w:jc w:val="left"/>
            </w:pPr>
            <w:r>
              <w:t>Đặt cuốc xe</w:t>
            </w:r>
          </w:p>
        </w:tc>
      </w:tr>
      <w:tr w:rsidR="00AF470E" w:rsidTr="00AF470E">
        <w:tc>
          <w:tcPr>
            <w:tcW w:w="2965" w:type="dxa"/>
            <w:shd w:val="clear" w:color="auto" w:fill="FFFFFF" w:themeFill="background1"/>
            <w:vAlign w:val="center"/>
          </w:tcPr>
          <w:p w:rsidR="00AF470E" w:rsidRDefault="00AF470E" w:rsidP="00AF470E">
            <w:pPr>
              <w:ind w:firstLine="0"/>
              <w:jc w:val="left"/>
            </w:pPr>
            <w:r>
              <w:t>Mô tả</w:t>
            </w:r>
          </w:p>
        </w:tc>
        <w:tc>
          <w:tcPr>
            <w:tcW w:w="5862" w:type="dxa"/>
            <w:shd w:val="clear" w:color="auto" w:fill="FFFFFF" w:themeFill="background1"/>
            <w:vAlign w:val="center"/>
          </w:tcPr>
          <w:p w:rsidR="00AF470E" w:rsidRDefault="003A5C78" w:rsidP="00AF470E">
            <w:pPr>
              <w:ind w:firstLine="0"/>
              <w:jc w:val="left"/>
            </w:pPr>
            <w:r>
              <w:t>Khách hàng lựa chọn phương tiện di chuyển , điểm đi và điểm đến và tiến hành đặt cuốc xe theo yêu cầu của mình</w:t>
            </w:r>
          </w:p>
        </w:tc>
      </w:tr>
      <w:tr w:rsidR="00AF470E" w:rsidTr="00AF470E">
        <w:tc>
          <w:tcPr>
            <w:tcW w:w="2965" w:type="dxa"/>
            <w:shd w:val="clear" w:color="auto" w:fill="FFFFFF" w:themeFill="background1"/>
            <w:vAlign w:val="center"/>
          </w:tcPr>
          <w:p w:rsidR="00AF470E" w:rsidRDefault="00AF470E" w:rsidP="00AF470E">
            <w:pPr>
              <w:ind w:firstLine="0"/>
              <w:jc w:val="left"/>
            </w:pPr>
            <w:r>
              <w:t>Điều kiện kích hoạt</w:t>
            </w:r>
          </w:p>
        </w:tc>
        <w:tc>
          <w:tcPr>
            <w:tcW w:w="5862" w:type="dxa"/>
            <w:shd w:val="clear" w:color="auto" w:fill="FFFFFF" w:themeFill="background1"/>
            <w:vAlign w:val="center"/>
          </w:tcPr>
          <w:p w:rsidR="00AF470E" w:rsidRDefault="003A5C78" w:rsidP="00AF470E">
            <w:pPr>
              <w:ind w:firstLine="0"/>
              <w:jc w:val="left"/>
            </w:pPr>
            <w:r>
              <w:t>Đã đăng nhập vào chương trình.</w:t>
            </w:r>
          </w:p>
        </w:tc>
      </w:tr>
      <w:tr w:rsidR="00AF470E" w:rsidTr="00AF470E">
        <w:tc>
          <w:tcPr>
            <w:tcW w:w="2965" w:type="dxa"/>
            <w:shd w:val="clear" w:color="auto" w:fill="FFFFFF" w:themeFill="background1"/>
            <w:vAlign w:val="center"/>
          </w:tcPr>
          <w:p w:rsidR="00AF470E" w:rsidRDefault="00AF470E" w:rsidP="00AF470E">
            <w:pPr>
              <w:ind w:firstLine="0"/>
              <w:jc w:val="left"/>
            </w:pPr>
            <w:r>
              <w:t>Tác nhân</w:t>
            </w:r>
          </w:p>
        </w:tc>
        <w:tc>
          <w:tcPr>
            <w:tcW w:w="5862" w:type="dxa"/>
            <w:shd w:val="clear" w:color="auto" w:fill="FFFFFF" w:themeFill="background1"/>
            <w:vAlign w:val="center"/>
          </w:tcPr>
          <w:p w:rsidR="00AF470E" w:rsidRDefault="003A5C78" w:rsidP="00AF470E">
            <w:pPr>
              <w:ind w:firstLine="0"/>
              <w:jc w:val="left"/>
            </w:pPr>
            <w:r>
              <w:t>Khách hàng</w:t>
            </w:r>
          </w:p>
        </w:tc>
      </w:tr>
      <w:tr w:rsidR="00AF470E" w:rsidTr="00AF470E">
        <w:tc>
          <w:tcPr>
            <w:tcW w:w="2965" w:type="dxa"/>
            <w:shd w:val="clear" w:color="auto" w:fill="FFFFFF" w:themeFill="background1"/>
            <w:vAlign w:val="center"/>
          </w:tcPr>
          <w:p w:rsidR="00AF470E" w:rsidRDefault="00AF470E" w:rsidP="00AF470E">
            <w:pPr>
              <w:ind w:firstLine="0"/>
              <w:jc w:val="left"/>
            </w:pPr>
            <w:r>
              <w:t>Ca sử dụng liên quan</w:t>
            </w:r>
          </w:p>
        </w:tc>
        <w:tc>
          <w:tcPr>
            <w:tcW w:w="5862" w:type="dxa"/>
            <w:shd w:val="clear" w:color="auto" w:fill="FFFFFF" w:themeFill="background1"/>
            <w:vAlign w:val="center"/>
          </w:tcPr>
          <w:p w:rsidR="00AF470E" w:rsidRDefault="00274889" w:rsidP="00AF470E">
            <w:pPr>
              <w:ind w:firstLine="0"/>
            </w:pPr>
            <w:r>
              <w:t>Tìm tài xế, Xem các tài xế trên bản đồ, Chọn phương tiện, chọn điểm đi, Chọn điểm đến, Hủy cuốc xe</w:t>
            </w:r>
            <w:r w:rsidR="003A5C78">
              <w:t>.</w:t>
            </w:r>
          </w:p>
        </w:tc>
      </w:tr>
      <w:tr w:rsidR="00AF470E" w:rsidTr="00AF470E">
        <w:tc>
          <w:tcPr>
            <w:tcW w:w="2965" w:type="dxa"/>
            <w:shd w:val="clear" w:color="auto" w:fill="FFFFFF" w:themeFill="background1"/>
            <w:vAlign w:val="center"/>
          </w:tcPr>
          <w:p w:rsidR="00AF470E" w:rsidRDefault="00AF470E" w:rsidP="00AF470E">
            <w:pPr>
              <w:ind w:firstLine="0"/>
              <w:jc w:val="left"/>
            </w:pPr>
            <w:r>
              <w:t>Tiền điều kiện</w:t>
            </w:r>
          </w:p>
        </w:tc>
        <w:tc>
          <w:tcPr>
            <w:tcW w:w="5862" w:type="dxa"/>
            <w:shd w:val="clear" w:color="auto" w:fill="FFFFFF" w:themeFill="background1"/>
            <w:vAlign w:val="center"/>
          </w:tcPr>
          <w:p w:rsidR="00AF470E" w:rsidRDefault="000C34F7" w:rsidP="00AF470E">
            <w:pPr>
              <w:ind w:firstLine="0"/>
            </w:pPr>
            <w:r>
              <w:t>Sau khi đã chọn điểm đi, điểm đến và chọn phương tiện vận chuyể</w:t>
            </w:r>
            <w:r>
              <w:t>n và tiến hành chọn đặt cuốc xe.</w:t>
            </w:r>
          </w:p>
        </w:tc>
      </w:tr>
      <w:tr w:rsidR="00AF470E" w:rsidTr="00AF470E">
        <w:tc>
          <w:tcPr>
            <w:tcW w:w="2965" w:type="dxa"/>
            <w:shd w:val="clear" w:color="auto" w:fill="FFFFFF" w:themeFill="background1"/>
            <w:vAlign w:val="center"/>
          </w:tcPr>
          <w:p w:rsidR="00AF470E" w:rsidRDefault="00AF470E" w:rsidP="00AF470E">
            <w:pPr>
              <w:ind w:firstLine="0"/>
              <w:jc w:val="left"/>
            </w:pPr>
            <w:r>
              <w:t>Hậu điều kiện</w:t>
            </w:r>
          </w:p>
        </w:tc>
        <w:tc>
          <w:tcPr>
            <w:tcW w:w="5862" w:type="dxa"/>
            <w:shd w:val="clear" w:color="auto" w:fill="FFFFFF" w:themeFill="background1"/>
            <w:vAlign w:val="center"/>
          </w:tcPr>
          <w:p w:rsidR="00AF470E" w:rsidRDefault="003A5C78" w:rsidP="00AF470E">
            <w:pPr>
              <w:ind w:firstLine="0"/>
            </w:pPr>
            <w:r>
              <w:t>Hiển thị đang tìm tài xế cho cuốc xe đã đặt</w:t>
            </w:r>
          </w:p>
        </w:tc>
      </w:tr>
      <w:tr w:rsidR="00AF470E" w:rsidTr="00AF470E">
        <w:tc>
          <w:tcPr>
            <w:tcW w:w="2965" w:type="dxa"/>
            <w:shd w:val="clear" w:color="auto" w:fill="FFFFFF" w:themeFill="background1"/>
            <w:vAlign w:val="center"/>
          </w:tcPr>
          <w:p w:rsidR="00AF470E" w:rsidRDefault="00AF470E" w:rsidP="00AF470E">
            <w:pPr>
              <w:ind w:firstLine="0"/>
              <w:jc w:val="left"/>
            </w:pPr>
            <w:r>
              <w:t>Biến thể</w:t>
            </w:r>
          </w:p>
        </w:tc>
        <w:tc>
          <w:tcPr>
            <w:tcW w:w="5862" w:type="dxa"/>
            <w:shd w:val="clear" w:color="auto" w:fill="FFFFFF" w:themeFill="background1"/>
            <w:vAlign w:val="center"/>
          </w:tcPr>
          <w:p w:rsidR="00AF470E" w:rsidRDefault="003A5C78" w:rsidP="00AF470E">
            <w:pPr>
              <w:ind w:firstLine="0"/>
            </w:pPr>
            <w:r>
              <w:t>Không tìm thấy tài xế nào thì thông báo lên màn hình là không tìm thấy tài xế</w:t>
            </w:r>
          </w:p>
        </w:tc>
      </w:tr>
      <w:tr w:rsidR="003A5C78" w:rsidTr="00AF470E">
        <w:tc>
          <w:tcPr>
            <w:tcW w:w="2965" w:type="dxa"/>
            <w:shd w:val="clear" w:color="auto" w:fill="FFFFFF" w:themeFill="background1"/>
            <w:vAlign w:val="center"/>
          </w:tcPr>
          <w:p w:rsidR="003A5C78" w:rsidRDefault="003A5C78" w:rsidP="00AF470E">
            <w:pPr>
              <w:ind w:firstLine="0"/>
              <w:jc w:val="left"/>
            </w:pPr>
            <w:r>
              <w:t>Ngoại lệ</w:t>
            </w:r>
          </w:p>
        </w:tc>
        <w:tc>
          <w:tcPr>
            <w:tcW w:w="5862" w:type="dxa"/>
            <w:shd w:val="clear" w:color="auto" w:fill="FFFFFF" w:themeFill="background1"/>
            <w:vAlign w:val="center"/>
          </w:tcPr>
          <w:p w:rsidR="003A5C78" w:rsidRDefault="003A5C78" w:rsidP="00AF470E">
            <w:pPr>
              <w:ind w:firstLine="0"/>
            </w:pPr>
            <w:r>
              <w:t>Người dùng không bật thông tin GPS và kết nối mạng</w:t>
            </w:r>
          </w:p>
        </w:tc>
      </w:tr>
    </w:tbl>
    <w:p w:rsidR="00AF470E" w:rsidRDefault="00AF470E" w:rsidP="00AF470E"/>
    <w:p w:rsidR="00CB15F9" w:rsidRDefault="00CB15F9" w:rsidP="00155488">
      <w:pPr>
        <w:pStyle w:val="ListParagraph"/>
        <w:numPr>
          <w:ilvl w:val="0"/>
          <w:numId w:val="44"/>
        </w:numPr>
      </w:pPr>
      <w:r>
        <w:t>Đặc tả ca sử dụng “</w:t>
      </w:r>
      <w:r w:rsidR="003A5C78">
        <w:t>Chọn điểm đi</w:t>
      </w:r>
      <w:r>
        <w:t>”</w:t>
      </w:r>
    </w:p>
    <w:tbl>
      <w:tblPr>
        <w:tblStyle w:val="TableGrid"/>
        <w:tblW w:w="0" w:type="auto"/>
        <w:tblLook w:val="04A0" w:firstRow="1" w:lastRow="0" w:firstColumn="1" w:lastColumn="0" w:noHBand="0" w:noVBand="1"/>
      </w:tblPr>
      <w:tblGrid>
        <w:gridCol w:w="2965"/>
        <w:gridCol w:w="5862"/>
      </w:tblGrid>
      <w:tr w:rsidR="00AF470E" w:rsidRPr="00151C19" w:rsidTr="00AF470E">
        <w:tc>
          <w:tcPr>
            <w:tcW w:w="2965" w:type="dxa"/>
            <w:shd w:val="clear" w:color="auto" w:fill="FFF2CC" w:themeFill="accent4" w:themeFillTint="33"/>
            <w:vAlign w:val="center"/>
          </w:tcPr>
          <w:p w:rsidR="00AF470E" w:rsidRPr="0068461D" w:rsidRDefault="00AF470E" w:rsidP="00AF470E">
            <w:pPr>
              <w:jc w:val="center"/>
              <w:rPr>
                <w:b/>
              </w:rPr>
            </w:pPr>
            <w:r w:rsidRPr="0068461D">
              <w:rPr>
                <w:b/>
              </w:rPr>
              <w:t>Tiêu đề</w:t>
            </w:r>
          </w:p>
        </w:tc>
        <w:tc>
          <w:tcPr>
            <w:tcW w:w="5862" w:type="dxa"/>
            <w:shd w:val="clear" w:color="auto" w:fill="FFF2CC" w:themeFill="accent4" w:themeFillTint="33"/>
            <w:vAlign w:val="center"/>
          </w:tcPr>
          <w:p w:rsidR="00AF470E" w:rsidRPr="0068461D" w:rsidRDefault="00AF470E" w:rsidP="00AF470E">
            <w:pPr>
              <w:jc w:val="center"/>
              <w:rPr>
                <w:b/>
              </w:rPr>
            </w:pPr>
            <w:r w:rsidRPr="0068461D">
              <w:rPr>
                <w:b/>
              </w:rPr>
              <w:t>Nội dung</w:t>
            </w:r>
          </w:p>
        </w:tc>
      </w:tr>
      <w:tr w:rsidR="00AF470E" w:rsidRPr="00151C19" w:rsidTr="00AF470E">
        <w:tc>
          <w:tcPr>
            <w:tcW w:w="2965" w:type="dxa"/>
            <w:shd w:val="clear" w:color="auto" w:fill="FFFFFF" w:themeFill="background1"/>
            <w:vAlign w:val="center"/>
          </w:tcPr>
          <w:p w:rsidR="00AF470E" w:rsidRPr="00151C19" w:rsidRDefault="00AF470E" w:rsidP="00AF470E">
            <w:pPr>
              <w:ind w:firstLine="0"/>
              <w:jc w:val="left"/>
            </w:pPr>
            <w:r>
              <w:t>Tên ca sử dụng</w:t>
            </w:r>
          </w:p>
        </w:tc>
        <w:tc>
          <w:tcPr>
            <w:tcW w:w="5862" w:type="dxa"/>
            <w:shd w:val="clear" w:color="auto" w:fill="FFFFFF" w:themeFill="background1"/>
            <w:vAlign w:val="center"/>
          </w:tcPr>
          <w:p w:rsidR="00AF470E" w:rsidRPr="00151C19" w:rsidRDefault="003A5C78" w:rsidP="00AF470E">
            <w:pPr>
              <w:ind w:firstLine="0"/>
              <w:jc w:val="left"/>
            </w:pPr>
            <w:r>
              <w:t>Chọn điểm đi</w:t>
            </w:r>
          </w:p>
        </w:tc>
      </w:tr>
      <w:tr w:rsidR="00AF470E" w:rsidTr="00AF470E">
        <w:tc>
          <w:tcPr>
            <w:tcW w:w="2965" w:type="dxa"/>
            <w:shd w:val="clear" w:color="auto" w:fill="FFFFFF" w:themeFill="background1"/>
            <w:vAlign w:val="center"/>
          </w:tcPr>
          <w:p w:rsidR="00AF470E" w:rsidRDefault="00AF470E" w:rsidP="00AF470E">
            <w:pPr>
              <w:ind w:firstLine="0"/>
              <w:jc w:val="left"/>
            </w:pPr>
            <w:r>
              <w:t>Mô tả</w:t>
            </w:r>
          </w:p>
        </w:tc>
        <w:tc>
          <w:tcPr>
            <w:tcW w:w="5862" w:type="dxa"/>
            <w:shd w:val="clear" w:color="auto" w:fill="FFFFFF" w:themeFill="background1"/>
            <w:vAlign w:val="center"/>
          </w:tcPr>
          <w:p w:rsidR="00AF470E" w:rsidRDefault="003A5C78" w:rsidP="00AF470E">
            <w:pPr>
              <w:ind w:firstLine="0"/>
              <w:jc w:val="left"/>
            </w:pPr>
            <w:r>
              <w:t>Hành khách lựa chọn điểm xuất phát của mình trên bản đồ</w:t>
            </w:r>
          </w:p>
        </w:tc>
      </w:tr>
      <w:tr w:rsidR="00AF470E" w:rsidTr="00AF470E">
        <w:tc>
          <w:tcPr>
            <w:tcW w:w="2965" w:type="dxa"/>
            <w:shd w:val="clear" w:color="auto" w:fill="FFFFFF" w:themeFill="background1"/>
            <w:vAlign w:val="center"/>
          </w:tcPr>
          <w:p w:rsidR="00AF470E" w:rsidRDefault="00AF470E" w:rsidP="00AF470E">
            <w:pPr>
              <w:ind w:firstLine="0"/>
              <w:jc w:val="left"/>
            </w:pPr>
            <w:r>
              <w:t>Điều kiện kích hoạt</w:t>
            </w:r>
          </w:p>
        </w:tc>
        <w:tc>
          <w:tcPr>
            <w:tcW w:w="5862" w:type="dxa"/>
            <w:shd w:val="clear" w:color="auto" w:fill="FFFFFF" w:themeFill="background1"/>
            <w:vAlign w:val="center"/>
          </w:tcPr>
          <w:p w:rsidR="00AF470E" w:rsidRDefault="003A5C78" w:rsidP="00AF470E">
            <w:pPr>
              <w:ind w:firstLine="0"/>
              <w:jc w:val="left"/>
            </w:pPr>
            <w:r>
              <w:t>Khách hàng</w:t>
            </w:r>
            <w:r>
              <w:t xml:space="preserve"> lựa chọn chức năng tìm điểm đi của chương trình</w:t>
            </w:r>
          </w:p>
        </w:tc>
      </w:tr>
      <w:tr w:rsidR="00AF470E" w:rsidTr="00AF470E">
        <w:tc>
          <w:tcPr>
            <w:tcW w:w="2965" w:type="dxa"/>
            <w:shd w:val="clear" w:color="auto" w:fill="FFFFFF" w:themeFill="background1"/>
            <w:vAlign w:val="center"/>
          </w:tcPr>
          <w:p w:rsidR="00AF470E" w:rsidRDefault="00AF470E" w:rsidP="00AF470E">
            <w:pPr>
              <w:ind w:firstLine="0"/>
              <w:jc w:val="left"/>
            </w:pPr>
            <w:r>
              <w:t>Tác nhân</w:t>
            </w:r>
          </w:p>
        </w:tc>
        <w:tc>
          <w:tcPr>
            <w:tcW w:w="5862" w:type="dxa"/>
            <w:shd w:val="clear" w:color="auto" w:fill="FFFFFF" w:themeFill="background1"/>
            <w:vAlign w:val="center"/>
          </w:tcPr>
          <w:p w:rsidR="00AF470E" w:rsidRDefault="003A5C78" w:rsidP="00AF470E">
            <w:pPr>
              <w:ind w:firstLine="0"/>
              <w:jc w:val="left"/>
            </w:pPr>
            <w:r>
              <w:t>Khách hàng</w:t>
            </w:r>
          </w:p>
        </w:tc>
      </w:tr>
      <w:tr w:rsidR="00AF470E" w:rsidTr="00AF470E">
        <w:tc>
          <w:tcPr>
            <w:tcW w:w="2965" w:type="dxa"/>
            <w:shd w:val="clear" w:color="auto" w:fill="FFFFFF" w:themeFill="background1"/>
            <w:vAlign w:val="center"/>
          </w:tcPr>
          <w:p w:rsidR="00AF470E" w:rsidRDefault="00AF470E" w:rsidP="00AF470E">
            <w:pPr>
              <w:ind w:firstLine="0"/>
              <w:jc w:val="left"/>
            </w:pPr>
            <w:r>
              <w:t>Ca sử dụng liên quan</w:t>
            </w:r>
          </w:p>
        </w:tc>
        <w:tc>
          <w:tcPr>
            <w:tcW w:w="5862" w:type="dxa"/>
            <w:shd w:val="clear" w:color="auto" w:fill="FFFFFF" w:themeFill="background1"/>
            <w:vAlign w:val="center"/>
          </w:tcPr>
          <w:p w:rsidR="00AF470E" w:rsidRDefault="003A5C78" w:rsidP="00AF470E">
            <w:pPr>
              <w:ind w:firstLine="0"/>
            </w:pPr>
            <w:r>
              <w:t>Đặt cuốc xe</w:t>
            </w:r>
          </w:p>
        </w:tc>
      </w:tr>
      <w:tr w:rsidR="00AF470E" w:rsidTr="00AF470E">
        <w:tc>
          <w:tcPr>
            <w:tcW w:w="2965" w:type="dxa"/>
            <w:shd w:val="clear" w:color="auto" w:fill="FFFFFF" w:themeFill="background1"/>
            <w:vAlign w:val="center"/>
          </w:tcPr>
          <w:p w:rsidR="00AF470E" w:rsidRDefault="00AF470E" w:rsidP="00AF470E">
            <w:pPr>
              <w:ind w:firstLine="0"/>
              <w:jc w:val="left"/>
            </w:pPr>
            <w:r>
              <w:t>Tiền điều kiện</w:t>
            </w:r>
          </w:p>
        </w:tc>
        <w:tc>
          <w:tcPr>
            <w:tcW w:w="5862" w:type="dxa"/>
            <w:shd w:val="clear" w:color="auto" w:fill="FFFFFF" w:themeFill="background1"/>
            <w:vAlign w:val="center"/>
          </w:tcPr>
          <w:p w:rsidR="00AF470E" w:rsidRDefault="003A5C78" w:rsidP="00AF470E">
            <w:pPr>
              <w:ind w:firstLine="0"/>
            </w:pPr>
            <w:r>
              <w:t>Người dùng đã đăng nhập vào hệ thống</w:t>
            </w:r>
          </w:p>
        </w:tc>
      </w:tr>
      <w:tr w:rsidR="00AF470E" w:rsidTr="00AF470E">
        <w:tc>
          <w:tcPr>
            <w:tcW w:w="2965" w:type="dxa"/>
            <w:shd w:val="clear" w:color="auto" w:fill="FFFFFF" w:themeFill="background1"/>
            <w:vAlign w:val="center"/>
          </w:tcPr>
          <w:p w:rsidR="00AF470E" w:rsidRDefault="00AF470E" w:rsidP="00AF470E">
            <w:pPr>
              <w:ind w:firstLine="0"/>
              <w:jc w:val="left"/>
            </w:pPr>
            <w:r>
              <w:t>Hậu điều kiện</w:t>
            </w:r>
          </w:p>
        </w:tc>
        <w:tc>
          <w:tcPr>
            <w:tcW w:w="5862" w:type="dxa"/>
            <w:shd w:val="clear" w:color="auto" w:fill="FFFFFF" w:themeFill="background1"/>
            <w:vAlign w:val="center"/>
          </w:tcPr>
          <w:p w:rsidR="00AF470E" w:rsidRDefault="003A5C78" w:rsidP="00AF470E">
            <w:pPr>
              <w:ind w:firstLine="0"/>
            </w:pPr>
            <w:r>
              <w:t>Chọn điểm xuất phát của khách hàng</w:t>
            </w:r>
          </w:p>
        </w:tc>
      </w:tr>
      <w:tr w:rsidR="00AF470E" w:rsidTr="00AF470E">
        <w:tc>
          <w:tcPr>
            <w:tcW w:w="2965" w:type="dxa"/>
            <w:shd w:val="clear" w:color="auto" w:fill="FFFFFF" w:themeFill="background1"/>
            <w:vAlign w:val="center"/>
          </w:tcPr>
          <w:p w:rsidR="00AF470E" w:rsidRDefault="00AF470E" w:rsidP="00AF470E">
            <w:pPr>
              <w:ind w:firstLine="0"/>
              <w:jc w:val="left"/>
            </w:pPr>
            <w:r>
              <w:t>Ngoại lệ</w:t>
            </w:r>
          </w:p>
        </w:tc>
        <w:tc>
          <w:tcPr>
            <w:tcW w:w="5862" w:type="dxa"/>
            <w:shd w:val="clear" w:color="auto" w:fill="FFFFFF" w:themeFill="background1"/>
            <w:vAlign w:val="center"/>
          </w:tcPr>
          <w:p w:rsidR="00AF470E" w:rsidRDefault="003A5C78" w:rsidP="00AF470E">
            <w:pPr>
              <w:ind w:firstLine="0"/>
            </w:pPr>
            <w:r>
              <w:t>Người dùng không bật thông tin GPS và kết nối mạng</w:t>
            </w:r>
          </w:p>
        </w:tc>
      </w:tr>
    </w:tbl>
    <w:p w:rsidR="00AF470E" w:rsidRDefault="00AF470E" w:rsidP="00AF470E"/>
    <w:p w:rsidR="00CB15F9" w:rsidRDefault="00CB15F9" w:rsidP="00155488">
      <w:pPr>
        <w:pStyle w:val="ListParagraph"/>
        <w:numPr>
          <w:ilvl w:val="0"/>
          <w:numId w:val="44"/>
        </w:numPr>
      </w:pPr>
      <w:r>
        <w:t>Đặc tả ca sử dụng “Chọn điểm đến”</w:t>
      </w:r>
    </w:p>
    <w:tbl>
      <w:tblPr>
        <w:tblStyle w:val="TableGrid"/>
        <w:tblW w:w="0" w:type="auto"/>
        <w:tblLook w:val="04A0" w:firstRow="1" w:lastRow="0" w:firstColumn="1" w:lastColumn="0" w:noHBand="0" w:noVBand="1"/>
      </w:tblPr>
      <w:tblGrid>
        <w:gridCol w:w="2965"/>
        <w:gridCol w:w="5862"/>
      </w:tblGrid>
      <w:tr w:rsidR="00AF470E" w:rsidRPr="00151C19" w:rsidTr="00AF470E">
        <w:tc>
          <w:tcPr>
            <w:tcW w:w="2965" w:type="dxa"/>
            <w:shd w:val="clear" w:color="auto" w:fill="FFF2CC" w:themeFill="accent4" w:themeFillTint="33"/>
            <w:vAlign w:val="center"/>
          </w:tcPr>
          <w:p w:rsidR="00AF470E" w:rsidRPr="0068461D" w:rsidRDefault="00AF470E" w:rsidP="00AF470E">
            <w:pPr>
              <w:jc w:val="center"/>
              <w:rPr>
                <w:b/>
              </w:rPr>
            </w:pPr>
            <w:r w:rsidRPr="0068461D">
              <w:rPr>
                <w:b/>
              </w:rPr>
              <w:t>Tiêu đề</w:t>
            </w:r>
          </w:p>
        </w:tc>
        <w:tc>
          <w:tcPr>
            <w:tcW w:w="5862" w:type="dxa"/>
            <w:shd w:val="clear" w:color="auto" w:fill="FFF2CC" w:themeFill="accent4" w:themeFillTint="33"/>
            <w:vAlign w:val="center"/>
          </w:tcPr>
          <w:p w:rsidR="00AF470E" w:rsidRPr="0068461D" w:rsidRDefault="00AF470E" w:rsidP="00AF470E">
            <w:pPr>
              <w:jc w:val="center"/>
              <w:rPr>
                <w:b/>
              </w:rPr>
            </w:pPr>
            <w:r w:rsidRPr="0068461D">
              <w:rPr>
                <w:b/>
              </w:rPr>
              <w:t>Nội dung</w:t>
            </w:r>
          </w:p>
        </w:tc>
      </w:tr>
      <w:tr w:rsidR="003A5C78" w:rsidRPr="00151C19" w:rsidTr="00AF470E">
        <w:tc>
          <w:tcPr>
            <w:tcW w:w="2965" w:type="dxa"/>
            <w:shd w:val="clear" w:color="auto" w:fill="FFFFFF" w:themeFill="background1"/>
            <w:vAlign w:val="center"/>
          </w:tcPr>
          <w:p w:rsidR="003A5C78" w:rsidRPr="00151C19" w:rsidRDefault="003A5C78" w:rsidP="003A5C78">
            <w:pPr>
              <w:ind w:firstLine="0"/>
              <w:jc w:val="left"/>
            </w:pPr>
            <w:r>
              <w:t>Tên ca sử dụng</w:t>
            </w:r>
          </w:p>
        </w:tc>
        <w:tc>
          <w:tcPr>
            <w:tcW w:w="5862" w:type="dxa"/>
            <w:shd w:val="clear" w:color="auto" w:fill="FFFFFF" w:themeFill="background1"/>
            <w:vAlign w:val="center"/>
          </w:tcPr>
          <w:p w:rsidR="003A5C78" w:rsidRPr="00151C19" w:rsidRDefault="003A5C78" w:rsidP="003A5C78">
            <w:pPr>
              <w:ind w:firstLine="0"/>
              <w:jc w:val="left"/>
            </w:pPr>
            <w:r>
              <w:t>Chọn điểm đến</w:t>
            </w:r>
          </w:p>
        </w:tc>
      </w:tr>
      <w:tr w:rsidR="003A5C78" w:rsidTr="00AF470E">
        <w:tc>
          <w:tcPr>
            <w:tcW w:w="2965" w:type="dxa"/>
            <w:shd w:val="clear" w:color="auto" w:fill="FFFFFF" w:themeFill="background1"/>
            <w:vAlign w:val="center"/>
          </w:tcPr>
          <w:p w:rsidR="003A5C78" w:rsidRDefault="003A5C78" w:rsidP="003A5C78">
            <w:pPr>
              <w:ind w:firstLine="0"/>
              <w:jc w:val="left"/>
            </w:pPr>
            <w:r>
              <w:t>Mô tả</w:t>
            </w:r>
          </w:p>
        </w:tc>
        <w:tc>
          <w:tcPr>
            <w:tcW w:w="5862" w:type="dxa"/>
            <w:shd w:val="clear" w:color="auto" w:fill="FFFFFF" w:themeFill="background1"/>
            <w:vAlign w:val="center"/>
          </w:tcPr>
          <w:p w:rsidR="003A5C78" w:rsidRDefault="003A5C78" w:rsidP="003A5C78">
            <w:pPr>
              <w:ind w:firstLine="0"/>
              <w:jc w:val="left"/>
            </w:pPr>
            <w:r>
              <w:t xml:space="preserve">Hành khách lựa chọn điểm </w:t>
            </w:r>
            <w:r>
              <w:t>đến</w:t>
            </w:r>
            <w:r>
              <w:t xml:space="preserve"> của mình trên bản đồ</w:t>
            </w:r>
          </w:p>
        </w:tc>
      </w:tr>
      <w:tr w:rsidR="003A5C78" w:rsidTr="00AF470E">
        <w:tc>
          <w:tcPr>
            <w:tcW w:w="2965" w:type="dxa"/>
            <w:shd w:val="clear" w:color="auto" w:fill="FFFFFF" w:themeFill="background1"/>
            <w:vAlign w:val="center"/>
          </w:tcPr>
          <w:p w:rsidR="003A5C78" w:rsidRDefault="003A5C78" w:rsidP="003A5C78">
            <w:pPr>
              <w:ind w:firstLine="0"/>
              <w:jc w:val="left"/>
            </w:pPr>
            <w:r>
              <w:t>Điều kiện kích hoạt</w:t>
            </w:r>
          </w:p>
        </w:tc>
        <w:tc>
          <w:tcPr>
            <w:tcW w:w="5862" w:type="dxa"/>
            <w:shd w:val="clear" w:color="auto" w:fill="FFFFFF" w:themeFill="background1"/>
            <w:vAlign w:val="center"/>
          </w:tcPr>
          <w:p w:rsidR="003A5C78" w:rsidRDefault="003A5C78" w:rsidP="003A5C78">
            <w:pPr>
              <w:ind w:firstLine="0"/>
              <w:jc w:val="left"/>
            </w:pPr>
            <w:r>
              <w:t>Khách hàng</w:t>
            </w:r>
            <w:r>
              <w:t xml:space="preserve"> lựa chọn chức năng tìm điểm </w:t>
            </w:r>
            <w:r>
              <w:t>đến</w:t>
            </w:r>
            <w:r>
              <w:t xml:space="preserve"> của chương trình</w:t>
            </w:r>
          </w:p>
        </w:tc>
      </w:tr>
      <w:tr w:rsidR="003A5C78" w:rsidTr="00AF470E">
        <w:tc>
          <w:tcPr>
            <w:tcW w:w="2965" w:type="dxa"/>
            <w:shd w:val="clear" w:color="auto" w:fill="FFFFFF" w:themeFill="background1"/>
            <w:vAlign w:val="center"/>
          </w:tcPr>
          <w:p w:rsidR="003A5C78" w:rsidRDefault="003A5C78" w:rsidP="003A5C78">
            <w:pPr>
              <w:ind w:firstLine="0"/>
              <w:jc w:val="left"/>
            </w:pPr>
            <w:r>
              <w:t>Tác nhân</w:t>
            </w:r>
          </w:p>
        </w:tc>
        <w:tc>
          <w:tcPr>
            <w:tcW w:w="5862" w:type="dxa"/>
            <w:shd w:val="clear" w:color="auto" w:fill="FFFFFF" w:themeFill="background1"/>
            <w:vAlign w:val="center"/>
          </w:tcPr>
          <w:p w:rsidR="003A5C78" w:rsidRDefault="003A5C78" w:rsidP="003A5C78">
            <w:pPr>
              <w:ind w:firstLine="0"/>
              <w:jc w:val="left"/>
            </w:pPr>
            <w:r>
              <w:t>Khách hàng</w:t>
            </w:r>
          </w:p>
        </w:tc>
      </w:tr>
      <w:tr w:rsidR="003A5C78" w:rsidTr="00AF470E">
        <w:tc>
          <w:tcPr>
            <w:tcW w:w="2965" w:type="dxa"/>
            <w:shd w:val="clear" w:color="auto" w:fill="FFFFFF" w:themeFill="background1"/>
            <w:vAlign w:val="center"/>
          </w:tcPr>
          <w:p w:rsidR="003A5C78" w:rsidRDefault="003A5C78" w:rsidP="003A5C78">
            <w:pPr>
              <w:ind w:firstLine="0"/>
              <w:jc w:val="left"/>
            </w:pPr>
            <w:r>
              <w:lastRenderedPageBreak/>
              <w:t>Ca sử dụng liên quan</w:t>
            </w:r>
          </w:p>
        </w:tc>
        <w:tc>
          <w:tcPr>
            <w:tcW w:w="5862" w:type="dxa"/>
            <w:shd w:val="clear" w:color="auto" w:fill="FFFFFF" w:themeFill="background1"/>
            <w:vAlign w:val="center"/>
          </w:tcPr>
          <w:p w:rsidR="003A5C78" w:rsidRDefault="003A5C78" w:rsidP="003A5C78">
            <w:pPr>
              <w:ind w:firstLine="0"/>
            </w:pPr>
            <w:r>
              <w:t>Đặt cuốc xe</w:t>
            </w:r>
          </w:p>
        </w:tc>
      </w:tr>
      <w:tr w:rsidR="003A5C78" w:rsidTr="00AF470E">
        <w:tc>
          <w:tcPr>
            <w:tcW w:w="2965" w:type="dxa"/>
            <w:shd w:val="clear" w:color="auto" w:fill="FFFFFF" w:themeFill="background1"/>
            <w:vAlign w:val="center"/>
          </w:tcPr>
          <w:p w:rsidR="003A5C78" w:rsidRDefault="003A5C78" w:rsidP="003A5C78">
            <w:pPr>
              <w:ind w:firstLine="0"/>
              <w:jc w:val="left"/>
            </w:pPr>
            <w:r>
              <w:t>Tiền điều kiện</w:t>
            </w:r>
          </w:p>
        </w:tc>
        <w:tc>
          <w:tcPr>
            <w:tcW w:w="5862" w:type="dxa"/>
            <w:shd w:val="clear" w:color="auto" w:fill="FFFFFF" w:themeFill="background1"/>
            <w:vAlign w:val="center"/>
          </w:tcPr>
          <w:p w:rsidR="003A5C78" w:rsidRDefault="003A5C78" w:rsidP="003A5C78">
            <w:pPr>
              <w:ind w:firstLine="0"/>
            </w:pPr>
            <w:r>
              <w:t>Người dùng đã đăng nhập vào hệ thống</w:t>
            </w:r>
          </w:p>
        </w:tc>
      </w:tr>
      <w:tr w:rsidR="003A5C78" w:rsidTr="00AF470E">
        <w:tc>
          <w:tcPr>
            <w:tcW w:w="2965" w:type="dxa"/>
            <w:shd w:val="clear" w:color="auto" w:fill="FFFFFF" w:themeFill="background1"/>
            <w:vAlign w:val="center"/>
          </w:tcPr>
          <w:p w:rsidR="003A5C78" w:rsidRDefault="003A5C78" w:rsidP="003A5C78">
            <w:pPr>
              <w:ind w:firstLine="0"/>
              <w:jc w:val="left"/>
            </w:pPr>
            <w:r>
              <w:t>Hậu điều kiện</w:t>
            </w:r>
          </w:p>
        </w:tc>
        <w:tc>
          <w:tcPr>
            <w:tcW w:w="5862" w:type="dxa"/>
            <w:shd w:val="clear" w:color="auto" w:fill="FFFFFF" w:themeFill="background1"/>
            <w:vAlign w:val="center"/>
          </w:tcPr>
          <w:p w:rsidR="003A5C78" w:rsidRDefault="003A5C78" w:rsidP="003A5C78">
            <w:pPr>
              <w:ind w:firstLine="0"/>
            </w:pPr>
            <w:r>
              <w:t>Chọn điểm đến của khách hàng</w:t>
            </w:r>
          </w:p>
        </w:tc>
      </w:tr>
      <w:tr w:rsidR="003A5C78" w:rsidTr="00AF470E">
        <w:tc>
          <w:tcPr>
            <w:tcW w:w="2965" w:type="dxa"/>
            <w:shd w:val="clear" w:color="auto" w:fill="FFFFFF" w:themeFill="background1"/>
            <w:vAlign w:val="center"/>
          </w:tcPr>
          <w:p w:rsidR="003A5C78" w:rsidRDefault="003A5C78" w:rsidP="003A5C78">
            <w:pPr>
              <w:ind w:firstLine="0"/>
              <w:jc w:val="left"/>
            </w:pPr>
            <w:r>
              <w:t>Ngoại lệ</w:t>
            </w:r>
          </w:p>
        </w:tc>
        <w:tc>
          <w:tcPr>
            <w:tcW w:w="5862" w:type="dxa"/>
            <w:shd w:val="clear" w:color="auto" w:fill="FFFFFF" w:themeFill="background1"/>
            <w:vAlign w:val="center"/>
          </w:tcPr>
          <w:p w:rsidR="003A5C78" w:rsidRDefault="003A5C78" w:rsidP="003A5C78">
            <w:pPr>
              <w:ind w:firstLine="0"/>
            </w:pPr>
            <w:r>
              <w:t>Người dùng không bật thông tin GPS và kết nối mạng</w:t>
            </w:r>
          </w:p>
        </w:tc>
      </w:tr>
    </w:tbl>
    <w:p w:rsidR="00AF470E" w:rsidRDefault="00AF470E" w:rsidP="00AF470E"/>
    <w:p w:rsidR="00CB15F9" w:rsidRDefault="00CB15F9" w:rsidP="00155488">
      <w:pPr>
        <w:pStyle w:val="ListParagraph"/>
        <w:numPr>
          <w:ilvl w:val="0"/>
          <w:numId w:val="44"/>
        </w:numPr>
      </w:pPr>
      <w:r>
        <w:t>Đặc tả ca sử dụng “Chọn phương tiện”</w:t>
      </w:r>
    </w:p>
    <w:tbl>
      <w:tblPr>
        <w:tblStyle w:val="TableGrid"/>
        <w:tblW w:w="0" w:type="auto"/>
        <w:tblLook w:val="04A0" w:firstRow="1" w:lastRow="0" w:firstColumn="1" w:lastColumn="0" w:noHBand="0" w:noVBand="1"/>
      </w:tblPr>
      <w:tblGrid>
        <w:gridCol w:w="2965"/>
        <w:gridCol w:w="5862"/>
      </w:tblGrid>
      <w:tr w:rsidR="00AF470E" w:rsidRPr="00151C19" w:rsidTr="00AF470E">
        <w:tc>
          <w:tcPr>
            <w:tcW w:w="2965" w:type="dxa"/>
            <w:shd w:val="clear" w:color="auto" w:fill="FFF2CC" w:themeFill="accent4" w:themeFillTint="33"/>
            <w:vAlign w:val="center"/>
          </w:tcPr>
          <w:p w:rsidR="00AF470E" w:rsidRPr="0068461D" w:rsidRDefault="00AF470E" w:rsidP="00AF470E">
            <w:pPr>
              <w:jc w:val="center"/>
              <w:rPr>
                <w:b/>
              </w:rPr>
            </w:pPr>
            <w:r w:rsidRPr="0068461D">
              <w:rPr>
                <w:b/>
              </w:rPr>
              <w:t>Tiêu đề</w:t>
            </w:r>
          </w:p>
        </w:tc>
        <w:tc>
          <w:tcPr>
            <w:tcW w:w="5862" w:type="dxa"/>
            <w:shd w:val="clear" w:color="auto" w:fill="FFF2CC" w:themeFill="accent4" w:themeFillTint="33"/>
            <w:vAlign w:val="center"/>
          </w:tcPr>
          <w:p w:rsidR="00AF470E" w:rsidRPr="0068461D" w:rsidRDefault="00AF470E" w:rsidP="00AF470E">
            <w:pPr>
              <w:jc w:val="center"/>
              <w:rPr>
                <w:b/>
              </w:rPr>
            </w:pPr>
            <w:r w:rsidRPr="0068461D">
              <w:rPr>
                <w:b/>
              </w:rPr>
              <w:t>Nội dung</w:t>
            </w:r>
          </w:p>
        </w:tc>
      </w:tr>
      <w:tr w:rsidR="003A5C78" w:rsidRPr="00151C19" w:rsidTr="00AF470E">
        <w:tc>
          <w:tcPr>
            <w:tcW w:w="2965" w:type="dxa"/>
            <w:shd w:val="clear" w:color="auto" w:fill="FFFFFF" w:themeFill="background1"/>
            <w:vAlign w:val="center"/>
          </w:tcPr>
          <w:p w:rsidR="003A5C78" w:rsidRPr="00151C19" w:rsidRDefault="003A5C78" w:rsidP="003A5C78">
            <w:pPr>
              <w:ind w:firstLine="0"/>
              <w:jc w:val="left"/>
            </w:pPr>
            <w:r>
              <w:t>Tên ca sử dụng</w:t>
            </w:r>
          </w:p>
        </w:tc>
        <w:tc>
          <w:tcPr>
            <w:tcW w:w="5862" w:type="dxa"/>
            <w:shd w:val="clear" w:color="auto" w:fill="FFFFFF" w:themeFill="background1"/>
            <w:vAlign w:val="center"/>
          </w:tcPr>
          <w:p w:rsidR="003A5C78" w:rsidRPr="00151C19" w:rsidRDefault="003A5C78" w:rsidP="003A5C78">
            <w:pPr>
              <w:ind w:firstLine="0"/>
              <w:jc w:val="left"/>
            </w:pPr>
            <w:r>
              <w:t>Chọn phương tiện</w:t>
            </w:r>
          </w:p>
        </w:tc>
      </w:tr>
      <w:tr w:rsidR="003A5C78" w:rsidTr="00AF470E">
        <w:tc>
          <w:tcPr>
            <w:tcW w:w="2965" w:type="dxa"/>
            <w:shd w:val="clear" w:color="auto" w:fill="FFFFFF" w:themeFill="background1"/>
            <w:vAlign w:val="center"/>
          </w:tcPr>
          <w:p w:rsidR="003A5C78" w:rsidRDefault="003A5C78" w:rsidP="003A5C78">
            <w:pPr>
              <w:ind w:firstLine="0"/>
              <w:jc w:val="left"/>
            </w:pPr>
            <w:r>
              <w:t>Mô tả</w:t>
            </w:r>
          </w:p>
        </w:tc>
        <w:tc>
          <w:tcPr>
            <w:tcW w:w="5862" w:type="dxa"/>
            <w:shd w:val="clear" w:color="auto" w:fill="FFFFFF" w:themeFill="background1"/>
            <w:vAlign w:val="center"/>
          </w:tcPr>
          <w:p w:rsidR="003A5C78" w:rsidRDefault="003A5C78" w:rsidP="003A5C78">
            <w:pPr>
              <w:ind w:firstLine="0"/>
              <w:jc w:val="left"/>
            </w:pPr>
            <w:r>
              <w:t>Giúp hành khách lựa chọn phương triên di chuyển của mình trên chương trình</w:t>
            </w:r>
          </w:p>
        </w:tc>
      </w:tr>
      <w:tr w:rsidR="003A5C78" w:rsidTr="00AF470E">
        <w:tc>
          <w:tcPr>
            <w:tcW w:w="2965" w:type="dxa"/>
            <w:shd w:val="clear" w:color="auto" w:fill="FFFFFF" w:themeFill="background1"/>
            <w:vAlign w:val="center"/>
          </w:tcPr>
          <w:p w:rsidR="003A5C78" w:rsidRDefault="003A5C78" w:rsidP="003A5C78">
            <w:pPr>
              <w:ind w:firstLine="0"/>
              <w:jc w:val="left"/>
            </w:pPr>
            <w:r>
              <w:t>Điều kiện kích hoạt</w:t>
            </w:r>
          </w:p>
        </w:tc>
        <w:tc>
          <w:tcPr>
            <w:tcW w:w="5862" w:type="dxa"/>
            <w:shd w:val="clear" w:color="auto" w:fill="FFFFFF" w:themeFill="background1"/>
            <w:vAlign w:val="center"/>
          </w:tcPr>
          <w:p w:rsidR="003A5C78" w:rsidRDefault="003A5C78" w:rsidP="003A5C78">
            <w:pPr>
              <w:ind w:firstLine="0"/>
              <w:jc w:val="left"/>
            </w:pPr>
            <w:r>
              <w:t>Khách hàng</w:t>
            </w:r>
            <w:r>
              <w:t xml:space="preserve"> lựa chọn chức năng tìm điểm </w:t>
            </w:r>
            <w:r>
              <w:t>đến</w:t>
            </w:r>
            <w:r>
              <w:t xml:space="preserve"> của chương trình</w:t>
            </w:r>
          </w:p>
        </w:tc>
      </w:tr>
      <w:tr w:rsidR="003A5C78" w:rsidTr="00AF470E">
        <w:tc>
          <w:tcPr>
            <w:tcW w:w="2965" w:type="dxa"/>
            <w:shd w:val="clear" w:color="auto" w:fill="FFFFFF" w:themeFill="background1"/>
            <w:vAlign w:val="center"/>
          </w:tcPr>
          <w:p w:rsidR="003A5C78" w:rsidRDefault="003A5C78" w:rsidP="003A5C78">
            <w:pPr>
              <w:ind w:firstLine="0"/>
              <w:jc w:val="left"/>
            </w:pPr>
            <w:r>
              <w:t>Tác nhân</w:t>
            </w:r>
          </w:p>
        </w:tc>
        <w:tc>
          <w:tcPr>
            <w:tcW w:w="5862" w:type="dxa"/>
            <w:shd w:val="clear" w:color="auto" w:fill="FFFFFF" w:themeFill="background1"/>
            <w:vAlign w:val="center"/>
          </w:tcPr>
          <w:p w:rsidR="003A5C78" w:rsidRDefault="003A5C78" w:rsidP="003A5C78">
            <w:pPr>
              <w:ind w:firstLine="0"/>
              <w:jc w:val="left"/>
            </w:pPr>
            <w:r>
              <w:t>Khách hàng</w:t>
            </w:r>
          </w:p>
        </w:tc>
      </w:tr>
      <w:tr w:rsidR="003A5C78" w:rsidTr="00AF470E">
        <w:tc>
          <w:tcPr>
            <w:tcW w:w="2965" w:type="dxa"/>
            <w:shd w:val="clear" w:color="auto" w:fill="FFFFFF" w:themeFill="background1"/>
            <w:vAlign w:val="center"/>
          </w:tcPr>
          <w:p w:rsidR="003A5C78" w:rsidRDefault="003A5C78" w:rsidP="003A5C78">
            <w:pPr>
              <w:ind w:firstLine="0"/>
              <w:jc w:val="left"/>
            </w:pPr>
            <w:r>
              <w:t>Ca sử dụng liên quan</w:t>
            </w:r>
          </w:p>
        </w:tc>
        <w:tc>
          <w:tcPr>
            <w:tcW w:w="5862" w:type="dxa"/>
            <w:shd w:val="clear" w:color="auto" w:fill="FFFFFF" w:themeFill="background1"/>
            <w:vAlign w:val="center"/>
          </w:tcPr>
          <w:p w:rsidR="003A5C78" w:rsidRDefault="003A5C78" w:rsidP="003A5C78">
            <w:pPr>
              <w:ind w:firstLine="0"/>
            </w:pPr>
            <w:r>
              <w:t>Đặt cuốc xe</w:t>
            </w:r>
          </w:p>
        </w:tc>
      </w:tr>
      <w:tr w:rsidR="003A5C78" w:rsidTr="00AF470E">
        <w:tc>
          <w:tcPr>
            <w:tcW w:w="2965" w:type="dxa"/>
            <w:shd w:val="clear" w:color="auto" w:fill="FFFFFF" w:themeFill="background1"/>
            <w:vAlign w:val="center"/>
          </w:tcPr>
          <w:p w:rsidR="003A5C78" w:rsidRDefault="003A5C78" w:rsidP="003A5C78">
            <w:pPr>
              <w:ind w:firstLine="0"/>
              <w:jc w:val="left"/>
            </w:pPr>
            <w:r>
              <w:t>Tiền điều kiện</w:t>
            </w:r>
          </w:p>
        </w:tc>
        <w:tc>
          <w:tcPr>
            <w:tcW w:w="5862" w:type="dxa"/>
            <w:shd w:val="clear" w:color="auto" w:fill="FFFFFF" w:themeFill="background1"/>
            <w:vAlign w:val="center"/>
          </w:tcPr>
          <w:p w:rsidR="003A5C78" w:rsidRDefault="003A5C78" w:rsidP="003A5C78">
            <w:pPr>
              <w:ind w:firstLine="0"/>
            </w:pPr>
            <w:r>
              <w:t>Người dùng đã đăng nhập vào hệ thống</w:t>
            </w:r>
          </w:p>
        </w:tc>
      </w:tr>
      <w:tr w:rsidR="003A5C78" w:rsidTr="00AF470E">
        <w:tc>
          <w:tcPr>
            <w:tcW w:w="2965" w:type="dxa"/>
            <w:shd w:val="clear" w:color="auto" w:fill="FFFFFF" w:themeFill="background1"/>
            <w:vAlign w:val="center"/>
          </w:tcPr>
          <w:p w:rsidR="003A5C78" w:rsidRDefault="003A5C78" w:rsidP="003A5C78">
            <w:pPr>
              <w:ind w:firstLine="0"/>
              <w:jc w:val="left"/>
            </w:pPr>
            <w:r>
              <w:t>Hậu điều kiện</w:t>
            </w:r>
          </w:p>
        </w:tc>
        <w:tc>
          <w:tcPr>
            <w:tcW w:w="5862" w:type="dxa"/>
            <w:shd w:val="clear" w:color="auto" w:fill="FFFFFF" w:themeFill="background1"/>
            <w:vAlign w:val="center"/>
          </w:tcPr>
          <w:p w:rsidR="003A5C78" w:rsidRDefault="003A5C78" w:rsidP="003A5C78">
            <w:pPr>
              <w:ind w:firstLine="0"/>
            </w:pPr>
            <w:r>
              <w:t>Hiển thị thông tin giá tiền về phương tiện di chuyển và hiển thị các tài xế xung quang vị trí xuât phát của khách hàng với phương tiện đã chọn</w:t>
            </w:r>
          </w:p>
        </w:tc>
      </w:tr>
      <w:tr w:rsidR="003A5C78" w:rsidTr="00AF470E">
        <w:tc>
          <w:tcPr>
            <w:tcW w:w="2965" w:type="dxa"/>
            <w:shd w:val="clear" w:color="auto" w:fill="FFFFFF" w:themeFill="background1"/>
            <w:vAlign w:val="center"/>
          </w:tcPr>
          <w:p w:rsidR="003A5C78" w:rsidRDefault="003A5C78" w:rsidP="003A5C78">
            <w:pPr>
              <w:ind w:firstLine="0"/>
              <w:jc w:val="left"/>
            </w:pPr>
            <w:r>
              <w:t>Ngoại lệ</w:t>
            </w:r>
          </w:p>
        </w:tc>
        <w:tc>
          <w:tcPr>
            <w:tcW w:w="5862" w:type="dxa"/>
            <w:shd w:val="clear" w:color="auto" w:fill="FFFFFF" w:themeFill="background1"/>
            <w:vAlign w:val="center"/>
          </w:tcPr>
          <w:p w:rsidR="003A5C78" w:rsidRDefault="003A5C78" w:rsidP="003A5C78">
            <w:pPr>
              <w:ind w:firstLine="0"/>
            </w:pPr>
            <w:r>
              <w:t>Người dùng không bật thông tin GPS và kết nối mạng</w:t>
            </w:r>
          </w:p>
        </w:tc>
      </w:tr>
    </w:tbl>
    <w:p w:rsidR="00AF470E" w:rsidRDefault="00AF470E" w:rsidP="00AF470E"/>
    <w:p w:rsidR="00CB15F9" w:rsidRDefault="00CB15F9" w:rsidP="00155488">
      <w:pPr>
        <w:pStyle w:val="ListParagraph"/>
        <w:numPr>
          <w:ilvl w:val="0"/>
          <w:numId w:val="44"/>
        </w:numPr>
      </w:pPr>
      <w:r>
        <w:t>Đặc tả ca sử dụng “Hủy cuốc xe”</w:t>
      </w:r>
    </w:p>
    <w:tbl>
      <w:tblPr>
        <w:tblStyle w:val="TableGrid"/>
        <w:tblW w:w="0" w:type="auto"/>
        <w:tblLook w:val="04A0" w:firstRow="1" w:lastRow="0" w:firstColumn="1" w:lastColumn="0" w:noHBand="0" w:noVBand="1"/>
      </w:tblPr>
      <w:tblGrid>
        <w:gridCol w:w="2965"/>
        <w:gridCol w:w="5862"/>
      </w:tblGrid>
      <w:tr w:rsidR="00AF470E" w:rsidRPr="00151C19" w:rsidTr="00AF470E">
        <w:tc>
          <w:tcPr>
            <w:tcW w:w="2965" w:type="dxa"/>
            <w:shd w:val="clear" w:color="auto" w:fill="FFF2CC" w:themeFill="accent4" w:themeFillTint="33"/>
            <w:vAlign w:val="center"/>
          </w:tcPr>
          <w:p w:rsidR="00AF470E" w:rsidRPr="0068461D" w:rsidRDefault="00AF470E" w:rsidP="00AF470E">
            <w:pPr>
              <w:jc w:val="center"/>
              <w:rPr>
                <w:b/>
              </w:rPr>
            </w:pPr>
            <w:r w:rsidRPr="0068461D">
              <w:rPr>
                <w:b/>
              </w:rPr>
              <w:t>Tiêu đề</w:t>
            </w:r>
          </w:p>
        </w:tc>
        <w:tc>
          <w:tcPr>
            <w:tcW w:w="5862" w:type="dxa"/>
            <w:shd w:val="clear" w:color="auto" w:fill="FFF2CC" w:themeFill="accent4" w:themeFillTint="33"/>
            <w:vAlign w:val="center"/>
          </w:tcPr>
          <w:p w:rsidR="00AF470E" w:rsidRPr="0068461D" w:rsidRDefault="00AF470E" w:rsidP="00AF470E">
            <w:pPr>
              <w:jc w:val="center"/>
              <w:rPr>
                <w:b/>
              </w:rPr>
            </w:pPr>
            <w:r w:rsidRPr="0068461D">
              <w:rPr>
                <w:b/>
              </w:rPr>
              <w:t>Nội dung</w:t>
            </w:r>
          </w:p>
        </w:tc>
      </w:tr>
      <w:tr w:rsidR="00AF470E" w:rsidRPr="00151C19" w:rsidTr="00AF470E">
        <w:tc>
          <w:tcPr>
            <w:tcW w:w="2965" w:type="dxa"/>
            <w:shd w:val="clear" w:color="auto" w:fill="FFFFFF" w:themeFill="background1"/>
            <w:vAlign w:val="center"/>
          </w:tcPr>
          <w:p w:rsidR="00AF470E" w:rsidRPr="00151C19" w:rsidRDefault="00AF470E" w:rsidP="00AF470E">
            <w:pPr>
              <w:ind w:firstLine="0"/>
              <w:jc w:val="left"/>
            </w:pPr>
            <w:r>
              <w:t>Tên ca sử dụng</w:t>
            </w:r>
          </w:p>
        </w:tc>
        <w:tc>
          <w:tcPr>
            <w:tcW w:w="5862" w:type="dxa"/>
            <w:shd w:val="clear" w:color="auto" w:fill="FFFFFF" w:themeFill="background1"/>
            <w:vAlign w:val="center"/>
          </w:tcPr>
          <w:p w:rsidR="00AF470E" w:rsidRPr="00151C19" w:rsidRDefault="003A5C78" w:rsidP="00AF470E">
            <w:pPr>
              <w:ind w:firstLine="0"/>
              <w:jc w:val="left"/>
            </w:pPr>
            <w:r>
              <w:t>Hủy cuốc xe</w:t>
            </w:r>
          </w:p>
        </w:tc>
      </w:tr>
      <w:tr w:rsidR="00AF470E" w:rsidTr="00AF470E">
        <w:tc>
          <w:tcPr>
            <w:tcW w:w="2965" w:type="dxa"/>
            <w:shd w:val="clear" w:color="auto" w:fill="FFFFFF" w:themeFill="background1"/>
            <w:vAlign w:val="center"/>
          </w:tcPr>
          <w:p w:rsidR="00AF470E" w:rsidRDefault="00AF470E" w:rsidP="00AF470E">
            <w:pPr>
              <w:ind w:firstLine="0"/>
              <w:jc w:val="left"/>
            </w:pPr>
            <w:r>
              <w:t>Mô tả</w:t>
            </w:r>
          </w:p>
        </w:tc>
        <w:tc>
          <w:tcPr>
            <w:tcW w:w="5862" w:type="dxa"/>
            <w:shd w:val="clear" w:color="auto" w:fill="FFFFFF" w:themeFill="background1"/>
            <w:vAlign w:val="center"/>
          </w:tcPr>
          <w:p w:rsidR="00AF470E" w:rsidRDefault="00350F9C" w:rsidP="00AF470E">
            <w:pPr>
              <w:ind w:firstLine="0"/>
              <w:jc w:val="left"/>
            </w:pPr>
            <w:r>
              <w:t>Sau khi đã đặt cuốc xe hành khách có thể hủy cuốc xe của mình</w:t>
            </w:r>
          </w:p>
        </w:tc>
      </w:tr>
      <w:tr w:rsidR="00AF470E" w:rsidTr="00AF470E">
        <w:tc>
          <w:tcPr>
            <w:tcW w:w="2965" w:type="dxa"/>
            <w:shd w:val="clear" w:color="auto" w:fill="FFFFFF" w:themeFill="background1"/>
            <w:vAlign w:val="center"/>
          </w:tcPr>
          <w:p w:rsidR="00AF470E" w:rsidRDefault="00AF470E" w:rsidP="00AF470E">
            <w:pPr>
              <w:ind w:firstLine="0"/>
              <w:jc w:val="left"/>
            </w:pPr>
            <w:r>
              <w:t>Điều kiện kích hoạt</w:t>
            </w:r>
          </w:p>
        </w:tc>
        <w:tc>
          <w:tcPr>
            <w:tcW w:w="5862" w:type="dxa"/>
            <w:shd w:val="clear" w:color="auto" w:fill="FFFFFF" w:themeFill="background1"/>
            <w:vAlign w:val="center"/>
          </w:tcPr>
          <w:p w:rsidR="00AF470E" w:rsidRDefault="00350F9C" w:rsidP="00AF470E">
            <w:pPr>
              <w:ind w:firstLine="0"/>
              <w:jc w:val="left"/>
            </w:pPr>
            <w:r>
              <w:t>Đã đặt cuốc xe</w:t>
            </w:r>
          </w:p>
        </w:tc>
      </w:tr>
      <w:tr w:rsidR="00AF470E" w:rsidTr="00AF470E">
        <w:tc>
          <w:tcPr>
            <w:tcW w:w="2965" w:type="dxa"/>
            <w:shd w:val="clear" w:color="auto" w:fill="FFFFFF" w:themeFill="background1"/>
            <w:vAlign w:val="center"/>
          </w:tcPr>
          <w:p w:rsidR="00AF470E" w:rsidRDefault="00AF470E" w:rsidP="00AF470E">
            <w:pPr>
              <w:ind w:firstLine="0"/>
              <w:jc w:val="left"/>
            </w:pPr>
            <w:r>
              <w:t>Tác nhân</w:t>
            </w:r>
          </w:p>
        </w:tc>
        <w:tc>
          <w:tcPr>
            <w:tcW w:w="5862" w:type="dxa"/>
            <w:shd w:val="clear" w:color="auto" w:fill="FFFFFF" w:themeFill="background1"/>
            <w:vAlign w:val="center"/>
          </w:tcPr>
          <w:p w:rsidR="00AF470E" w:rsidRDefault="00350F9C" w:rsidP="00AF470E">
            <w:pPr>
              <w:ind w:firstLine="0"/>
              <w:jc w:val="left"/>
            </w:pPr>
            <w:r>
              <w:t>Khách hàng</w:t>
            </w:r>
          </w:p>
        </w:tc>
      </w:tr>
      <w:tr w:rsidR="00AF470E" w:rsidTr="00AF470E">
        <w:tc>
          <w:tcPr>
            <w:tcW w:w="2965" w:type="dxa"/>
            <w:shd w:val="clear" w:color="auto" w:fill="FFFFFF" w:themeFill="background1"/>
            <w:vAlign w:val="center"/>
          </w:tcPr>
          <w:p w:rsidR="00AF470E" w:rsidRDefault="00AF470E" w:rsidP="00AF470E">
            <w:pPr>
              <w:ind w:firstLine="0"/>
              <w:jc w:val="left"/>
            </w:pPr>
            <w:r>
              <w:t>Ca sử dụng liên quan</w:t>
            </w:r>
          </w:p>
        </w:tc>
        <w:tc>
          <w:tcPr>
            <w:tcW w:w="5862" w:type="dxa"/>
            <w:shd w:val="clear" w:color="auto" w:fill="FFFFFF" w:themeFill="background1"/>
            <w:vAlign w:val="center"/>
          </w:tcPr>
          <w:p w:rsidR="00AF470E" w:rsidRDefault="00350F9C" w:rsidP="00AF470E">
            <w:pPr>
              <w:ind w:firstLine="0"/>
            </w:pPr>
            <w:r>
              <w:t>Đặt cuốc xe</w:t>
            </w:r>
          </w:p>
        </w:tc>
      </w:tr>
      <w:tr w:rsidR="00AF470E" w:rsidTr="00AF470E">
        <w:tc>
          <w:tcPr>
            <w:tcW w:w="2965" w:type="dxa"/>
            <w:shd w:val="clear" w:color="auto" w:fill="FFFFFF" w:themeFill="background1"/>
            <w:vAlign w:val="center"/>
          </w:tcPr>
          <w:p w:rsidR="00AF470E" w:rsidRDefault="00AF470E" w:rsidP="00AF470E">
            <w:pPr>
              <w:ind w:firstLine="0"/>
              <w:jc w:val="left"/>
            </w:pPr>
            <w:r>
              <w:t>Tiền điều kiện</w:t>
            </w:r>
          </w:p>
        </w:tc>
        <w:tc>
          <w:tcPr>
            <w:tcW w:w="5862" w:type="dxa"/>
            <w:shd w:val="clear" w:color="auto" w:fill="FFFFFF" w:themeFill="background1"/>
            <w:vAlign w:val="center"/>
          </w:tcPr>
          <w:p w:rsidR="00AF470E" w:rsidRDefault="00350F9C" w:rsidP="00AF470E">
            <w:pPr>
              <w:ind w:firstLine="0"/>
            </w:pPr>
            <w:r>
              <w:t>Khách hàng lựa chọn chức năng hủy cuốc xe trên hệ thống</w:t>
            </w:r>
          </w:p>
        </w:tc>
      </w:tr>
      <w:tr w:rsidR="00AF470E" w:rsidTr="00AF470E">
        <w:tc>
          <w:tcPr>
            <w:tcW w:w="2965" w:type="dxa"/>
            <w:shd w:val="clear" w:color="auto" w:fill="FFFFFF" w:themeFill="background1"/>
            <w:vAlign w:val="center"/>
          </w:tcPr>
          <w:p w:rsidR="00AF470E" w:rsidRDefault="00AF470E" w:rsidP="00AF470E">
            <w:pPr>
              <w:ind w:firstLine="0"/>
              <w:jc w:val="left"/>
            </w:pPr>
            <w:r>
              <w:t>Hậu điều kiện</w:t>
            </w:r>
          </w:p>
        </w:tc>
        <w:tc>
          <w:tcPr>
            <w:tcW w:w="5862" w:type="dxa"/>
            <w:shd w:val="clear" w:color="auto" w:fill="FFFFFF" w:themeFill="background1"/>
            <w:vAlign w:val="center"/>
          </w:tcPr>
          <w:p w:rsidR="00AF470E" w:rsidRDefault="00350F9C" w:rsidP="00AF470E">
            <w:pPr>
              <w:ind w:firstLine="0"/>
            </w:pPr>
            <w:r>
              <w:t>Thông báo hủy cuốc xe thành công</w:t>
            </w:r>
          </w:p>
        </w:tc>
      </w:tr>
    </w:tbl>
    <w:p w:rsidR="00AF470E" w:rsidRDefault="00AF470E" w:rsidP="00AF470E"/>
    <w:p w:rsidR="00CB15F9" w:rsidRDefault="00CB15F9" w:rsidP="00155488">
      <w:pPr>
        <w:pStyle w:val="ListParagraph"/>
        <w:numPr>
          <w:ilvl w:val="0"/>
          <w:numId w:val="44"/>
        </w:numPr>
      </w:pPr>
      <w:r>
        <w:t>Đặc tả ca sử dụng “</w:t>
      </w:r>
      <w:r w:rsidR="00350F9C">
        <w:t>Đánh giá chất lượng dịch vụ</w:t>
      </w:r>
      <w:r>
        <w:t>”</w:t>
      </w:r>
    </w:p>
    <w:tbl>
      <w:tblPr>
        <w:tblStyle w:val="TableGrid"/>
        <w:tblW w:w="0" w:type="auto"/>
        <w:tblLook w:val="04A0" w:firstRow="1" w:lastRow="0" w:firstColumn="1" w:lastColumn="0" w:noHBand="0" w:noVBand="1"/>
      </w:tblPr>
      <w:tblGrid>
        <w:gridCol w:w="2965"/>
        <w:gridCol w:w="5862"/>
      </w:tblGrid>
      <w:tr w:rsidR="00AF470E" w:rsidRPr="00151C19" w:rsidTr="00AF470E">
        <w:tc>
          <w:tcPr>
            <w:tcW w:w="2965" w:type="dxa"/>
            <w:shd w:val="clear" w:color="auto" w:fill="FFF2CC" w:themeFill="accent4" w:themeFillTint="33"/>
            <w:vAlign w:val="center"/>
          </w:tcPr>
          <w:p w:rsidR="00AF470E" w:rsidRPr="0068461D" w:rsidRDefault="00AF470E" w:rsidP="00AF470E">
            <w:pPr>
              <w:jc w:val="center"/>
              <w:rPr>
                <w:b/>
              </w:rPr>
            </w:pPr>
            <w:r w:rsidRPr="0068461D">
              <w:rPr>
                <w:b/>
              </w:rPr>
              <w:t>Tiêu đề</w:t>
            </w:r>
          </w:p>
        </w:tc>
        <w:tc>
          <w:tcPr>
            <w:tcW w:w="5862" w:type="dxa"/>
            <w:shd w:val="clear" w:color="auto" w:fill="FFF2CC" w:themeFill="accent4" w:themeFillTint="33"/>
            <w:vAlign w:val="center"/>
          </w:tcPr>
          <w:p w:rsidR="00AF470E" w:rsidRPr="0068461D" w:rsidRDefault="00AF470E" w:rsidP="00AF470E">
            <w:pPr>
              <w:jc w:val="center"/>
              <w:rPr>
                <w:b/>
              </w:rPr>
            </w:pPr>
            <w:r w:rsidRPr="0068461D">
              <w:rPr>
                <w:b/>
              </w:rPr>
              <w:t>Nội dung</w:t>
            </w:r>
          </w:p>
        </w:tc>
      </w:tr>
      <w:tr w:rsidR="00AF470E" w:rsidRPr="00151C19" w:rsidTr="00AF470E">
        <w:tc>
          <w:tcPr>
            <w:tcW w:w="2965" w:type="dxa"/>
            <w:shd w:val="clear" w:color="auto" w:fill="FFFFFF" w:themeFill="background1"/>
            <w:vAlign w:val="center"/>
          </w:tcPr>
          <w:p w:rsidR="00AF470E" w:rsidRPr="00151C19" w:rsidRDefault="00AF470E" w:rsidP="00AF470E">
            <w:pPr>
              <w:ind w:firstLine="0"/>
              <w:jc w:val="left"/>
            </w:pPr>
            <w:r>
              <w:lastRenderedPageBreak/>
              <w:t>Tên ca sử dụng</w:t>
            </w:r>
          </w:p>
        </w:tc>
        <w:tc>
          <w:tcPr>
            <w:tcW w:w="5862" w:type="dxa"/>
            <w:shd w:val="clear" w:color="auto" w:fill="FFFFFF" w:themeFill="background1"/>
            <w:vAlign w:val="center"/>
          </w:tcPr>
          <w:p w:rsidR="00AF470E" w:rsidRPr="00151C19" w:rsidRDefault="00350F9C" w:rsidP="00AF470E">
            <w:pPr>
              <w:ind w:firstLine="0"/>
              <w:jc w:val="left"/>
            </w:pPr>
            <w:r>
              <w:t>Đánh giá chất lượng dịch vụ</w:t>
            </w:r>
          </w:p>
        </w:tc>
      </w:tr>
      <w:tr w:rsidR="00AF470E" w:rsidTr="00AF470E">
        <w:tc>
          <w:tcPr>
            <w:tcW w:w="2965" w:type="dxa"/>
            <w:shd w:val="clear" w:color="auto" w:fill="FFFFFF" w:themeFill="background1"/>
            <w:vAlign w:val="center"/>
          </w:tcPr>
          <w:p w:rsidR="00AF470E" w:rsidRDefault="00AF470E" w:rsidP="00AF470E">
            <w:pPr>
              <w:ind w:firstLine="0"/>
              <w:jc w:val="left"/>
            </w:pPr>
            <w:r>
              <w:t>Mô tả</w:t>
            </w:r>
          </w:p>
        </w:tc>
        <w:tc>
          <w:tcPr>
            <w:tcW w:w="5862" w:type="dxa"/>
            <w:shd w:val="clear" w:color="auto" w:fill="FFFFFF" w:themeFill="background1"/>
            <w:vAlign w:val="center"/>
          </w:tcPr>
          <w:p w:rsidR="00AF470E" w:rsidRDefault="00350F9C" w:rsidP="00AF470E">
            <w:pPr>
              <w:ind w:firstLine="0"/>
              <w:jc w:val="left"/>
            </w:pPr>
            <w:r>
              <w:t>Sau khi cuốc xe của khách hàng thành công, khách hàng có thể đánh giá, phản hồi lại chất lượng dịch vụ của tài xế lái xe.</w:t>
            </w:r>
          </w:p>
        </w:tc>
      </w:tr>
      <w:tr w:rsidR="00350F9C" w:rsidTr="00AF470E">
        <w:tc>
          <w:tcPr>
            <w:tcW w:w="2965" w:type="dxa"/>
            <w:shd w:val="clear" w:color="auto" w:fill="FFFFFF" w:themeFill="background1"/>
            <w:vAlign w:val="center"/>
          </w:tcPr>
          <w:p w:rsidR="00350F9C" w:rsidRDefault="00350F9C" w:rsidP="00350F9C">
            <w:pPr>
              <w:ind w:firstLine="0"/>
              <w:jc w:val="left"/>
            </w:pPr>
            <w:r>
              <w:t>Điều kiện kích hoạt</w:t>
            </w:r>
          </w:p>
        </w:tc>
        <w:tc>
          <w:tcPr>
            <w:tcW w:w="5862" w:type="dxa"/>
            <w:shd w:val="clear" w:color="auto" w:fill="FFFFFF" w:themeFill="background1"/>
            <w:vAlign w:val="center"/>
          </w:tcPr>
          <w:p w:rsidR="00350F9C" w:rsidRDefault="00350F9C" w:rsidP="00350F9C">
            <w:pPr>
              <w:ind w:firstLine="0"/>
              <w:jc w:val="left"/>
            </w:pPr>
            <w:r>
              <w:t>Sau khi cuốc xe đã hoàn thành</w:t>
            </w:r>
          </w:p>
        </w:tc>
      </w:tr>
      <w:tr w:rsidR="00AF470E" w:rsidTr="00AF470E">
        <w:tc>
          <w:tcPr>
            <w:tcW w:w="2965" w:type="dxa"/>
            <w:shd w:val="clear" w:color="auto" w:fill="FFFFFF" w:themeFill="background1"/>
            <w:vAlign w:val="center"/>
          </w:tcPr>
          <w:p w:rsidR="00AF470E" w:rsidRDefault="00AF470E" w:rsidP="00AF470E">
            <w:pPr>
              <w:ind w:firstLine="0"/>
              <w:jc w:val="left"/>
            </w:pPr>
            <w:r>
              <w:t>Tác nhân</w:t>
            </w:r>
          </w:p>
        </w:tc>
        <w:tc>
          <w:tcPr>
            <w:tcW w:w="5862" w:type="dxa"/>
            <w:shd w:val="clear" w:color="auto" w:fill="FFFFFF" w:themeFill="background1"/>
            <w:vAlign w:val="center"/>
          </w:tcPr>
          <w:p w:rsidR="00AF470E" w:rsidRDefault="00350F9C" w:rsidP="00AF470E">
            <w:pPr>
              <w:ind w:firstLine="0"/>
              <w:jc w:val="left"/>
            </w:pPr>
            <w:r>
              <w:t>Khách hàng</w:t>
            </w:r>
          </w:p>
        </w:tc>
      </w:tr>
      <w:tr w:rsidR="00AF470E" w:rsidTr="00AF470E">
        <w:tc>
          <w:tcPr>
            <w:tcW w:w="2965" w:type="dxa"/>
            <w:shd w:val="clear" w:color="auto" w:fill="FFFFFF" w:themeFill="background1"/>
            <w:vAlign w:val="center"/>
          </w:tcPr>
          <w:p w:rsidR="00AF470E" w:rsidRDefault="00AF470E" w:rsidP="00AF470E">
            <w:pPr>
              <w:ind w:firstLine="0"/>
              <w:jc w:val="left"/>
            </w:pPr>
            <w:r>
              <w:t>Ca sử dụng liên quan</w:t>
            </w:r>
          </w:p>
        </w:tc>
        <w:tc>
          <w:tcPr>
            <w:tcW w:w="5862" w:type="dxa"/>
            <w:shd w:val="clear" w:color="auto" w:fill="FFFFFF" w:themeFill="background1"/>
            <w:vAlign w:val="center"/>
          </w:tcPr>
          <w:p w:rsidR="00AF470E" w:rsidRDefault="00350F9C" w:rsidP="00AF470E">
            <w:pPr>
              <w:ind w:firstLine="0"/>
            </w:pPr>
            <w:r>
              <w:t>Đặt cuốc xe</w:t>
            </w:r>
          </w:p>
        </w:tc>
      </w:tr>
      <w:tr w:rsidR="00350F9C" w:rsidTr="00AF470E">
        <w:tc>
          <w:tcPr>
            <w:tcW w:w="2965" w:type="dxa"/>
            <w:shd w:val="clear" w:color="auto" w:fill="FFFFFF" w:themeFill="background1"/>
            <w:vAlign w:val="center"/>
          </w:tcPr>
          <w:p w:rsidR="00350F9C" w:rsidRDefault="00350F9C" w:rsidP="00350F9C">
            <w:pPr>
              <w:ind w:firstLine="0"/>
              <w:jc w:val="left"/>
            </w:pPr>
            <w:r>
              <w:t>Tiền điều kiện</w:t>
            </w:r>
          </w:p>
        </w:tc>
        <w:tc>
          <w:tcPr>
            <w:tcW w:w="5862" w:type="dxa"/>
            <w:shd w:val="clear" w:color="auto" w:fill="FFFFFF" w:themeFill="background1"/>
            <w:vAlign w:val="center"/>
          </w:tcPr>
          <w:p w:rsidR="00350F9C" w:rsidRDefault="00350F9C" w:rsidP="00350F9C">
            <w:pPr>
              <w:ind w:firstLine="0"/>
              <w:jc w:val="left"/>
            </w:pPr>
            <w:r>
              <w:t>Sau khi cuốc xe đã hoàn thành và hành khách xuống xe</w:t>
            </w:r>
          </w:p>
        </w:tc>
      </w:tr>
      <w:tr w:rsidR="00350F9C" w:rsidTr="00AF470E">
        <w:tc>
          <w:tcPr>
            <w:tcW w:w="2965" w:type="dxa"/>
            <w:shd w:val="clear" w:color="auto" w:fill="FFFFFF" w:themeFill="background1"/>
            <w:vAlign w:val="center"/>
          </w:tcPr>
          <w:p w:rsidR="00350F9C" w:rsidRDefault="00350F9C" w:rsidP="00350F9C">
            <w:pPr>
              <w:ind w:firstLine="0"/>
              <w:jc w:val="left"/>
            </w:pPr>
            <w:r>
              <w:t>Hậu điều kiện</w:t>
            </w:r>
          </w:p>
        </w:tc>
        <w:tc>
          <w:tcPr>
            <w:tcW w:w="5862" w:type="dxa"/>
            <w:shd w:val="clear" w:color="auto" w:fill="FFFFFF" w:themeFill="background1"/>
            <w:vAlign w:val="center"/>
          </w:tcPr>
          <w:p w:rsidR="00350F9C" w:rsidRDefault="00350F9C" w:rsidP="00350F9C">
            <w:pPr>
              <w:ind w:firstLine="0"/>
            </w:pPr>
            <w:r>
              <w:t>Hiển thị lời cảm ơn hành khách đã sử dụng dịch vụ</w:t>
            </w:r>
          </w:p>
        </w:tc>
      </w:tr>
    </w:tbl>
    <w:p w:rsidR="00AF470E" w:rsidRDefault="00AF470E" w:rsidP="00AF470E"/>
    <w:p w:rsidR="0050639F" w:rsidRPr="0050639F" w:rsidRDefault="0050639F" w:rsidP="00CB15F9">
      <w:pPr>
        <w:pStyle w:val="Heading3"/>
      </w:pPr>
      <w:bookmarkStart w:id="382" w:name="_Toc512547432"/>
      <w:r>
        <w:t>2.4.2 Tài xế</w:t>
      </w:r>
      <w:bookmarkEnd w:id="382"/>
    </w:p>
    <w:p w:rsidR="00CB15F9" w:rsidRDefault="00CB15F9" w:rsidP="00155488">
      <w:pPr>
        <w:pStyle w:val="ListParagraph"/>
        <w:numPr>
          <w:ilvl w:val="0"/>
          <w:numId w:val="45"/>
        </w:numPr>
      </w:pPr>
      <w:r>
        <w:t>Đặc tả ca sử dụng “Đăng ký”</w:t>
      </w:r>
    </w:p>
    <w:tbl>
      <w:tblPr>
        <w:tblStyle w:val="TableGrid"/>
        <w:tblW w:w="0" w:type="auto"/>
        <w:tblLook w:val="04A0" w:firstRow="1" w:lastRow="0" w:firstColumn="1" w:lastColumn="0" w:noHBand="0" w:noVBand="1"/>
      </w:tblPr>
      <w:tblGrid>
        <w:gridCol w:w="2965"/>
        <w:gridCol w:w="5862"/>
      </w:tblGrid>
      <w:tr w:rsidR="00AF470E" w:rsidRPr="00151C19" w:rsidTr="00AF470E">
        <w:tc>
          <w:tcPr>
            <w:tcW w:w="2965" w:type="dxa"/>
            <w:shd w:val="clear" w:color="auto" w:fill="FFF2CC" w:themeFill="accent4" w:themeFillTint="33"/>
            <w:vAlign w:val="center"/>
          </w:tcPr>
          <w:p w:rsidR="00AF470E" w:rsidRPr="0068461D" w:rsidRDefault="00AF470E" w:rsidP="00AF470E">
            <w:pPr>
              <w:jc w:val="center"/>
              <w:rPr>
                <w:b/>
              </w:rPr>
            </w:pPr>
            <w:r w:rsidRPr="0068461D">
              <w:rPr>
                <w:b/>
              </w:rPr>
              <w:t>Tiêu đề</w:t>
            </w:r>
          </w:p>
        </w:tc>
        <w:tc>
          <w:tcPr>
            <w:tcW w:w="5862" w:type="dxa"/>
            <w:shd w:val="clear" w:color="auto" w:fill="FFF2CC" w:themeFill="accent4" w:themeFillTint="33"/>
            <w:vAlign w:val="center"/>
          </w:tcPr>
          <w:p w:rsidR="00AF470E" w:rsidRPr="0068461D" w:rsidRDefault="00AF470E" w:rsidP="00AF470E">
            <w:pPr>
              <w:jc w:val="center"/>
              <w:rPr>
                <w:b/>
              </w:rPr>
            </w:pPr>
            <w:r w:rsidRPr="0068461D">
              <w:rPr>
                <w:b/>
              </w:rPr>
              <w:t>Nội dung</w:t>
            </w:r>
          </w:p>
        </w:tc>
      </w:tr>
      <w:tr w:rsidR="00350F9C" w:rsidRPr="00151C19" w:rsidTr="00AF470E">
        <w:tc>
          <w:tcPr>
            <w:tcW w:w="2965" w:type="dxa"/>
            <w:shd w:val="clear" w:color="auto" w:fill="FFFFFF" w:themeFill="background1"/>
            <w:vAlign w:val="center"/>
          </w:tcPr>
          <w:p w:rsidR="00350F9C" w:rsidRPr="00151C19" w:rsidRDefault="00350F9C" w:rsidP="00350F9C">
            <w:pPr>
              <w:ind w:firstLine="0"/>
              <w:jc w:val="left"/>
            </w:pPr>
            <w:r>
              <w:t>Tên ca sử dụng</w:t>
            </w:r>
          </w:p>
        </w:tc>
        <w:tc>
          <w:tcPr>
            <w:tcW w:w="5862" w:type="dxa"/>
            <w:shd w:val="clear" w:color="auto" w:fill="FFFFFF" w:themeFill="background1"/>
            <w:vAlign w:val="center"/>
          </w:tcPr>
          <w:p w:rsidR="00350F9C" w:rsidRPr="00151C19" w:rsidRDefault="00350F9C" w:rsidP="00350F9C">
            <w:pPr>
              <w:ind w:firstLine="0"/>
              <w:jc w:val="left"/>
            </w:pPr>
            <w:r>
              <w:t>Đăng ký</w:t>
            </w:r>
          </w:p>
        </w:tc>
      </w:tr>
      <w:tr w:rsidR="00350F9C" w:rsidTr="00AF470E">
        <w:tc>
          <w:tcPr>
            <w:tcW w:w="2965" w:type="dxa"/>
            <w:shd w:val="clear" w:color="auto" w:fill="FFFFFF" w:themeFill="background1"/>
            <w:vAlign w:val="center"/>
          </w:tcPr>
          <w:p w:rsidR="00350F9C" w:rsidRDefault="00350F9C" w:rsidP="00350F9C">
            <w:pPr>
              <w:ind w:firstLine="0"/>
              <w:jc w:val="left"/>
            </w:pPr>
            <w:r>
              <w:t>Mô tả</w:t>
            </w:r>
          </w:p>
        </w:tc>
        <w:tc>
          <w:tcPr>
            <w:tcW w:w="5862" w:type="dxa"/>
            <w:shd w:val="clear" w:color="auto" w:fill="FFFFFF" w:themeFill="background1"/>
            <w:vAlign w:val="center"/>
          </w:tcPr>
          <w:p w:rsidR="00350F9C" w:rsidRDefault="00350F9C" w:rsidP="00350F9C">
            <w:pPr>
              <w:ind w:firstLine="0"/>
              <w:jc w:val="left"/>
            </w:pPr>
            <w:r>
              <w:t>Khi người dùng muốn trở thành đối tác tài xế của Driper</w:t>
            </w:r>
          </w:p>
        </w:tc>
      </w:tr>
      <w:tr w:rsidR="00350F9C" w:rsidTr="00AF470E">
        <w:tc>
          <w:tcPr>
            <w:tcW w:w="2965" w:type="dxa"/>
            <w:shd w:val="clear" w:color="auto" w:fill="FFFFFF" w:themeFill="background1"/>
            <w:vAlign w:val="center"/>
          </w:tcPr>
          <w:p w:rsidR="00350F9C" w:rsidRDefault="00350F9C" w:rsidP="00350F9C">
            <w:pPr>
              <w:ind w:firstLine="0"/>
              <w:jc w:val="left"/>
            </w:pPr>
            <w:r>
              <w:t>Điều kiện kích hoạt</w:t>
            </w:r>
          </w:p>
        </w:tc>
        <w:tc>
          <w:tcPr>
            <w:tcW w:w="5862" w:type="dxa"/>
            <w:shd w:val="clear" w:color="auto" w:fill="FFFFFF" w:themeFill="background1"/>
            <w:vAlign w:val="center"/>
          </w:tcPr>
          <w:p w:rsidR="00350F9C" w:rsidRDefault="00350F9C" w:rsidP="00350F9C">
            <w:pPr>
              <w:ind w:firstLine="0"/>
              <w:jc w:val="left"/>
            </w:pPr>
            <w:r>
              <w:t>Khi bắt đầu vào chương trình</w:t>
            </w:r>
          </w:p>
        </w:tc>
      </w:tr>
      <w:tr w:rsidR="00350F9C" w:rsidTr="00AF470E">
        <w:tc>
          <w:tcPr>
            <w:tcW w:w="2965" w:type="dxa"/>
            <w:shd w:val="clear" w:color="auto" w:fill="FFFFFF" w:themeFill="background1"/>
            <w:vAlign w:val="center"/>
          </w:tcPr>
          <w:p w:rsidR="00350F9C" w:rsidRDefault="00350F9C" w:rsidP="00350F9C">
            <w:pPr>
              <w:ind w:firstLine="0"/>
              <w:jc w:val="left"/>
            </w:pPr>
            <w:r>
              <w:t>Tác nhân</w:t>
            </w:r>
          </w:p>
        </w:tc>
        <w:tc>
          <w:tcPr>
            <w:tcW w:w="5862" w:type="dxa"/>
            <w:shd w:val="clear" w:color="auto" w:fill="FFFFFF" w:themeFill="background1"/>
            <w:vAlign w:val="center"/>
          </w:tcPr>
          <w:p w:rsidR="00350F9C" w:rsidRDefault="00350F9C" w:rsidP="00350F9C">
            <w:pPr>
              <w:ind w:firstLine="0"/>
              <w:jc w:val="left"/>
            </w:pPr>
            <w:r>
              <w:t>Tài xế</w:t>
            </w:r>
          </w:p>
        </w:tc>
      </w:tr>
      <w:tr w:rsidR="00350F9C" w:rsidTr="00AF470E">
        <w:tc>
          <w:tcPr>
            <w:tcW w:w="2965" w:type="dxa"/>
            <w:shd w:val="clear" w:color="auto" w:fill="FFFFFF" w:themeFill="background1"/>
            <w:vAlign w:val="center"/>
          </w:tcPr>
          <w:p w:rsidR="00350F9C" w:rsidRDefault="00350F9C" w:rsidP="00350F9C">
            <w:pPr>
              <w:ind w:firstLine="0"/>
              <w:jc w:val="left"/>
            </w:pPr>
            <w:r>
              <w:t>Ca sử dụng liên quan</w:t>
            </w:r>
          </w:p>
        </w:tc>
        <w:tc>
          <w:tcPr>
            <w:tcW w:w="5862" w:type="dxa"/>
            <w:shd w:val="clear" w:color="auto" w:fill="FFFFFF" w:themeFill="background1"/>
            <w:vAlign w:val="center"/>
          </w:tcPr>
          <w:p w:rsidR="00350F9C" w:rsidRDefault="00350F9C" w:rsidP="00350F9C">
            <w:pPr>
              <w:ind w:firstLine="0"/>
            </w:pPr>
            <w:r>
              <w:t>Xác thực số điện thoại</w:t>
            </w:r>
          </w:p>
        </w:tc>
      </w:tr>
      <w:tr w:rsidR="00350F9C" w:rsidTr="00AF470E">
        <w:tc>
          <w:tcPr>
            <w:tcW w:w="2965" w:type="dxa"/>
            <w:shd w:val="clear" w:color="auto" w:fill="FFFFFF" w:themeFill="background1"/>
            <w:vAlign w:val="center"/>
          </w:tcPr>
          <w:p w:rsidR="00350F9C" w:rsidRDefault="00350F9C" w:rsidP="00350F9C">
            <w:pPr>
              <w:ind w:firstLine="0"/>
              <w:jc w:val="left"/>
            </w:pPr>
            <w:r>
              <w:t>Tiền điều kiện</w:t>
            </w:r>
          </w:p>
        </w:tc>
        <w:tc>
          <w:tcPr>
            <w:tcW w:w="5862" w:type="dxa"/>
            <w:shd w:val="clear" w:color="auto" w:fill="FFFFFF" w:themeFill="background1"/>
            <w:vAlign w:val="center"/>
          </w:tcPr>
          <w:p w:rsidR="00350F9C" w:rsidRDefault="00350F9C" w:rsidP="00350F9C">
            <w:pPr>
              <w:ind w:firstLine="0"/>
            </w:pPr>
            <w:r>
              <w:t xml:space="preserve">Cần phải xác thực số điện thoại của tài xế là số điện thoại vẫn đang hoạt động và là của </w:t>
            </w:r>
            <w:r>
              <w:t>tài xế</w:t>
            </w:r>
            <w:r>
              <w:t xml:space="preserve"> sử dụng.</w:t>
            </w:r>
          </w:p>
        </w:tc>
      </w:tr>
      <w:tr w:rsidR="00350F9C" w:rsidTr="00AF470E">
        <w:tc>
          <w:tcPr>
            <w:tcW w:w="2965" w:type="dxa"/>
            <w:shd w:val="clear" w:color="auto" w:fill="FFFFFF" w:themeFill="background1"/>
            <w:vAlign w:val="center"/>
          </w:tcPr>
          <w:p w:rsidR="00350F9C" w:rsidRDefault="00350F9C" w:rsidP="00350F9C">
            <w:pPr>
              <w:ind w:firstLine="0"/>
              <w:jc w:val="left"/>
            </w:pPr>
            <w:r>
              <w:t>Hậu điều kiện</w:t>
            </w:r>
          </w:p>
        </w:tc>
        <w:tc>
          <w:tcPr>
            <w:tcW w:w="5862" w:type="dxa"/>
            <w:shd w:val="clear" w:color="auto" w:fill="FFFFFF" w:themeFill="background1"/>
            <w:vAlign w:val="center"/>
          </w:tcPr>
          <w:p w:rsidR="00350F9C" w:rsidRDefault="00350F9C" w:rsidP="00350F9C">
            <w:pPr>
              <w:ind w:firstLine="0"/>
            </w:pPr>
            <w:r>
              <w:t>Tự động đăng nhập vào chương trình khi đã đăng ký thành công</w:t>
            </w:r>
          </w:p>
        </w:tc>
      </w:tr>
      <w:tr w:rsidR="00350F9C" w:rsidTr="00AF470E">
        <w:tc>
          <w:tcPr>
            <w:tcW w:w="2965" w:type="dxa"/>
            <w:shd w:val="clear" w:color="auto" w:fill="FFFFFF" w:themeFill="background1"/>
            <w:vAlign w:val="center"/>
          </w:tcPr>
          <w:p w:rsidR="00350F9C" w:rsidRDefault="00350F9C" w:rsidP="00350F9C">
            <w:pPr>
              <w:ind w:firstLine="0"/>
              <w:jc w:val="left"/>
            </w:pPr>
            <w:r>
              <w:t>Biến thể</w:t>
            </w:r>
          </w:p>
        </w:tc>
        <w:tc>
          <w:tcPr>
            <w:tcW w:w="5862" w:type="dxa"/>
            <w:shd w:val="clear" w:color="auto" w:fill="FFFFFF" w:themeFill="background1"/>
            <w:vAlign w:val="center"/>
          </w:tcPr>
          <w:p w:rsidR="00350F9C" w:rsidRDefault="00350F9C" w:rsidP="00350F9C">
            <w:pPr>
              <w:ind w:firstLine="0"/>
            </w:pPr>
            <w:r>
              <w:t xml:space="preserve">Nếu không xác thực đúng số điện thoại </w:t>
            </w:r>
            <w:r>
              <w:t>tài xế</w:t>
            </w:r>
            <w:r>
              <w:t xml:space="preserve"> không thể đăng nhập được vào chương trình.</w:t>
            </w:r>
          </w:p>
        </w:tc>
      </w:tr>
      <w:tr w:rsidR="00350F9C" w:rsidTr="00AF470E">
        <w:tc>
          <w:tcPr>
            <w:tcW w:w="2965" w:type="dxa"/>
            <w:shd w:val="clear" w:color="auto" w:fill="FFFFFF" w:themeFill="background1"/>
            <w:vAlign w:val="center"/>
          </w:tcPr>
          <w:p w:rsidR="00350F9C" w:rsidRDefault="00350F9C" w:rsidP="00350F9C">
            <w:pPr>
              <w:ind w:firstLine="0"/>
              <w:jc w:val="left"/>
            </w:pPr>
            <w:r>
              <w:t>Ngoại lệ</w:t>
            </w:r>
          </w:p>
        </w:tc>
        <w:tc>
          <w:tcPr>
            <w:tcW w:w="5862" w:type="dxa"/>
            <w:shd w:val="clear" w:color="auto" w:fill="FFFFFF" w:themeFill="background1"/>
            <w:vAlign w:val="center"/>
          </w:tcPr>
          <w:p w:rsidR="00350F9C" w:rsidRDefault="00350F9C" w:rsidP="00350F9C">
            <w:pPr>
              <w:ind w:firstLine="0"/>
            </w:pPr>
            <w:r>
              <w:t>Người dùng không bật thông tin GPS và kết nối mạng.</w:t>
            </w:r>
          </w:p>
        </w:tc>
      </w:tr>
    </w:tbl>
    <w:p w:rsidR="00AF470E" w:rsidRDefault="00AF470E" w:rsidP="00AF470E"/>
    <w:p w:rsidR="00CB15F9" w:rsidRDefault="00CB15F9" w:rsidP="00155488">
      <w:pPr>
        <w:pStyle w:val="ListParagraph"/>
        <w:numPr>
          <w:ilvl w:val="0"/>
          <w:numId w:val="45"/>
        </w:numPr>
      </w:pPr>
      <w:r>
        <w:t>Đặc tả ca sử dụng “Xác thực số điện thoại”</w:t>
      </w:r>
    </w:p>
    <w:tbl>
      <w:tblPr>
        <w:tblStyle w:val="TableGrid"/>
        <w:tblW w:w="0" w:type="auto"/>
        <w:tblLook w:val="04A0" w:firstRow="1" w:lastRow="0" w:firstColumn="1" w:lastColumn="0" w:noHBand="0" w:noVBand="1"/>
      </w:tblPr>
      <w:tblGrid>
        <w:gridCol w:w="2965"/>
        <w:gridCol w:w="5862"/>
      </w:tblGrid>
      <w:tr w:rsidR="00AF470E" w:rsidRPr="00151C19" w:rsidTr="00AF470E">
        <w:tc>
          <w:tcPr>
            <w:tcW w:w="2965" w:type="dxa"/>
            <w:shd w:val="clear" w:color="auto" w:fill="FFF2CC" w:themeFill="accent4" w:themeFillTint="33"/>
            <w:vAlign w:val="center"/>
          </w:tcPr>
          <w:p w:rsidR="00AF470E" w:rsidRPr="0068461D" w:rsidRDefault="00AF470E" w:rsidP="00AF470E">
            <w:pPr>
              <w:jc w:val="center"/>
              <w:rPr>
                <w:b/>
              </w:rPr>
            </w:pPr>
            <w:r w:rsidRPr="0068461D">
              <w:rPr>
                <w:b/>
              </w:rPr>
              <w:t>Tiêu đề</w:t>
            </w:r>
          </w:p>
        </w:tc>
        <w:tc>
          <w:tcPr>
            <w:tcW w:w="5862" w:type="dxa"/>
            <w:shd w:val="clear" w:color="auto" w:fill="FFF2CC" w:themeFill="accent4" w:themeFillTint="33"/>
            <w:vAlign w:val="center"/>
          </w:tcPr>
          <w:p w:rsidR="00AF470E" w:rsidRPr="0068461D" w:rsidRDefault="00AF470E" w:rsidP="00AF470E">
            <w:pPr>
              <w:jc w:val="center"/>
              <w:rPr>
                <w:b/>
              </w:rPr>
            </w:pPr>
            <w:r w:rsidRPr="0068461D">
              <w:rPr>
                <w:b/>
              </w:rPr>
              <w:t>Nội dung</w:t>
            </w:r>
          </w:p>
        </w:tc>
      </w:tr>
      <w:tr w:rsidR="00350F9C" w:rsidRPr="00151C19" w:rsidTr="00AF470E">
        <w:tc>
          <w:tcPr>
            <w:tcW w:w="2965" w:type="dxa"/>
            <w:shd w:val="clear" w:color="auto" w:fill="FFFFFF" w:themeFill="background1"/>
            <w:vAlign w:val="center"/>
          </w:tcPr>
          <w:p w:rsidR="00350F9C" w:rsidRPr="00151C19" w:rsidRDefault="00350F9C" w:rsidP="00350F9C">
            <w:pPr>
              <w:ind w:firstLine="0"/>
              <w:jc w:val="left"/>
            </w:pPr>
            <w:r>
              <w:t>Tên ca sử dụng</w:t>
            </w:r>
          </w:p>
        </w:tc>
        <w:tc>
          <w:tcPr>
            <w:tcW w:w="5862" w:type="dxa"/>
            <w:shd w:val="clear" w:color="auto" w:fill="FFFFFF" w:themeFill="background1"/>
            <w:vAlign w:val="center"/>
          </w:tcPr>
          <w:p w:rsidR="00350F9C" w:rsidRPr="00151C19" w:rsidRDefault="00350F9C" w:rsidP="00350F9C">
            <w:pPr>
              <w:ind w:firstLine="0"/>
              <w:jc w:val="left"/>
            </w:pPr>
            <w:r>
              <w:t>Xác thực số điện thoại</w:t>
            </w:r>
          </w:p>
        </w:tc>
      </w:tr>
      <w:tr w:rsidR="00350F9C" w:rsidTr="00AF470E">
        <w:tc>
          <w:tcPr>
            <w:tcW w:w="2965" w:type="dxa"/>
            <w:shd w:val="clear" w:color="auto" w:fill="FFFFFF" w:themeFill="background1"/>
            <w:vAlign w:val="center"/>
          </w:tcPr>
          <w:p w:rsidR="00350F9C" w:rsidRDefault="00350F9C" w:rsidP="00350F9C">
            <w:pPr>
              <w:ind w:firstLine="0"/>
              <w:jc w:val="left"/>
            </w:pPr>
            <w:r>
              <w:t>Mô tả</w:t>
            </w:r>
          </w:p>
        </w:tc>
        <w:tc>
          <w:tcPr>
            <w:tcW w:w="5862" w:type="dxa"/>
            <w:shd w:val="clear" w:color="auto" w:fill="FFFFFF" w:themeFill="background1"/>
            <w:vAlign w:val="center"/>
          </w:tcPr>
          <w:p w:rsidR="00350F9C" w:rsidRDefault="00350F9C" w:rsidP="00350F9C">
            <w:pPr>
              <w:ind w:firstLine="0"/>
              <w:jc w:val="left"/>
            </w:pPr>
            <w:r>
              <w:t xml:space="preserve">Xác thực số điện thoại của </w:t>
            </w:r>
            <w:r>
              <w:t xml:space="preserve">tài xế </w:t>
            </w:r>
            <w:r>
              <w:t xml:space="preserve">là số điện thoại vẫn đang hoạt động và là của </w:t>
            </w:r>
            <w:r>
              <w:t>tài xế</w:t>
            </w:r>
            <w:r>
              <w:t xml:space="preserve"> sử dụng.</w:t>
            </w:r>
          </w:p>
        </w:tc>
      </w:tr>
      <w:tr w:rsidR="00350F9C" w:rsidTr="00AF470E">
        <w:tc>
          <w:tcPr>
            <w:tcW w:w="2965" w:type="dxa"/>
            <w:shd w:val="clear" w:color="auto" w:fill="FFFFFF" w:themeFill="background1"/>
            <w:vAlign w:val="center"/>
          </w:tcPr>
          <w:p w:rsidR="00350F9C" w:rsidRDefault="00350F9C" w:rsidP="00350F9C">
            <w:pPr>
              <w:ind w:firstLine="0"/>
              <w:jc w:val="left"/>
            </w:pPr>
            <w:r>
              <w:t>Điều kiện kích hoạt</w:t>
            </w:r>
          </w:p>
        </w:tc>
        <w:tc>
          <w:tcPr>
            <w:tcW w:w="5862" w:type="dxa"/>
            <w:shd w:val="clear" w:color="auto" w:fill="FFFFFF" w:themeFill="background1"/>
            <w:vAlign w:val="center"/>
          </w:tcPr>
          <w:p w:rsidR="00350F9C" w:rsidRDefault="00350F9C" w:rsidP="00350F9C">
            <w:pPr>
              <w:ind w:firstLine="0"/>
              <w:jc w:val="left"/>
            </w:pPr>
            <w:r>
              <w:t xml:space="preserve">Sau khi </w:t>
            </w:r>
            <w:r>
              <w:t>tài xế</w:t>
            </w:r>
            <w:r>
              <w:t xml:space="preserve"> đã nhập các thông tin đăng ký.</w:t>
            </w:r>
          </w:p>
        </w:tc>
      </w:tr>
      <w:tr w:rsidR="00350F9C" w:rsidTr="00AF470E">
        <w:tc>
          <w:tcPr>
            <w:tcW w:w="2965" w:type="dxa"/>
            <w:shd w:val="clear" w:color="auto" w:fill="FFFFFF" w:themeFill="background1"/>
            <w:vAlign w:val="center"/>
          </w:tcPr>
          <w:p w:rsidR="00350F9C" w:rsidRDefault="00350F9C" w:rsidP="00350F9C">
            <w:pPr>
              <w:ind w:firstLine="0"/>
              <w:jc w:val="left"/>
            </w:pPr>
            <w:r>
              <w:t>Tác nhân</w:t>
            </w:r>
          </w:p>
        </w:tc>
        <w:tc>
          <w:tcPr>
            <w:tcW w:w="5862" w:type="dxa"/>
            <w:shd w:val="clear" w:color="auto" w:fill="FFFFFF" w:themeFill="background1"/>
            <w:vAlign w:val="center"/>
          </w:tcPr>
          <w:p w:rsidR="00350F9C" w:rsidRDefault="00350F9C" w:rsidP="00350F9C">
            <w:pPr>
              <w:ind w:firstLine="0"/>
              <w:jc w:val="left"/>
            </w:pPr>
            <w:r>
              <w:t>Tài xế</w:t>
            </w:r>
          </w:p>
        </w:tc>
      </w:tr>
      <w:tr w:rsidR="00350F9C" w:rsidTr="00AF470E">
        <w:tc>
          <w:tcPr>
            <w:tcW w:w="2965" w:type="dxa"/>
            <w:shd w:val="clear" w:color="auto" w:fill="FFFFFF" w:themeFill="background1"/>
            <w:vAlign w:val="center"/>
          </w:tcPr>
          <w:p w:rsidR="00350F9C" w:rsidRDefault="00350F9C" w:rsidP="00350F9C">
            <w:pPr>
              <w:ind w:firstLine="0"/>
              <w:jc w:val="left"/>
            </w:pPr>
            <w:r>
              <w:lastRenderedPageBreak/>
              <w:t>Ca sử dụng liên quan</w:t>
            </w:r>
          </w:p>
        </w:tc>
        <w:tc>
          <w:tcPr>
            <w:tcW w:w="5862" w:type="dxa"/>
            <w:shd w:val="clear" w:color="auto" w:fill="FFFFFF" w:themeFill="background1"/>
            <w:vAlign w:val="center"/>
          </w:tcPr>
          <w:p w:rsidR="00350F9C" w:rsidRDefault="00350F9C" w:rsidP="00350F9C">
            <w:pPr>
              <w:ind w:firstLine="0"/>
            </w:pPr>
            <w:r>
              <w:t>Đăng ký</w:t>
            </w:r>
          </w:p>
        </w:tc>
      </w:tr>
      <w:tr w:rsidR="00350F9C" w:rsidTr="00AF470E">
        <w:tc>
          <w:tcPr>
            <w:tcW w:w="2965" w:type="dxa"/>
            <w:shd w:val="clear" w:color="auto" w:fill="FFFFFF" w:themeFill="background1"/>
            <w:vAlign w:val="center"/>
          </w:tcPr>
          <w:p w:rsidR="00350F9C" w:rsidRDefault="00350F9C" w:rsidP="00350F9C">
            <w:pPr>
              <w:ind w:firstLine="0"/>
              <w:jc w:val="left"/>
            </w:pPr>
            <w:r>
              <w:t>Tiền điều kiện</w:t>
            </w:r>
          </w:p>
        </w:tc>
        <w:tc>
          <w:tcPr>
            <w:tcW w:w="5862" w:type="dxa"/>
            <w:shd w:val="clear" w:color="auto" w:fill="FFFFFF" w:themeFill="background1"/>
            <w:vAlign w:val="center"/>
          </w:tcPr>
          <w:p w:rsidR="00350F9C" w:rsidRDefault="00350F9C" w:rsidP="00350F9C">
            <w:pPr>
              <w:ind w:firstLine="0"/>
            </w:pPr>
            <w:r>
              <w:t>Đã nhập đầy đủ các thông tin đăng ký là tên và số điện thoại liên hệ.</w:t>
            </w:r>
          </w:p>
        </w:tc>
      </w:tr>
      <w:tr w:rsidR="00350F9C" w:rsidTr="00AF470E">
        <w:tc>
          <w:tcPr>
            <w:tcW w:w="2965" w:type="dxa"/>
            <w:shd w:val="clear" w:color="auto" w:fill="FFFFFF" w:themeFill="background1"/>
            <w:vAlign w:val="center"/>
          </w:tcPr>
          <w:p w:rsidR="00350F9C" w:rsidRDefault="00350F9C" w:rsidP="00350F9C">
            <w:pPr>
              <w:ind w:firstLine="0"/>
              <w:jc w:val="left"/>
            </w:pPr>
            <w:r>
              <w:t>Hậu điều kiện</w:t>
            </w:r>
          </w:p>
        </w:tc>
        <w:tc>
          <w:tcPr>
            <w:tcW w:w="5862" w:type="dxa"/>
            <w:shd w:val="clear" w:color="auto" w:fill="FFFFFF" w:themeFill="background1"/>
            <w:vAlign w:val="center"/>
          </w:tcPr>
          <w:p w:rsidR="00350F9C" w:rsidRDefault="00350F9C" w:rsidP="00350F9C">
            <w:pPr>
              <w:ind w:firstLine="0"/>
            </w:pPr>
            <w:r>
              <w:t>Tự động đăng nhập vào chương trình khi đã đăng ký thành công</w:t>
            </w:r>
          </w:p>
        </w:tc>
      </w:tr>
      <w:tr w:rsidR="00350F9C" w:rsidTr="00AF470E">
        <w:tc>
          <w:tcPr>
            <w:tcW w:w="2965" w:type="dxa"/>
            <w:shd w:val="clear" w:color="auto" w:fill="FFFFFF" w:themeFill="background1"/>
            <w:vAlign w:val="center"/>
          </w:tcPr>
          <w:p w:rsidR="00350F9C" w:rsidRDefault="00350F9C" w:rsidP="00350F9C">
            <w:pPr>
              <w:ind w:firstLine="0"/>
              <w:jc w:val="left"/>
            </w:pPr>
            <w:r>
              <w:t>Biến thể</w:t>
            </w:r>
          </w:p>
        </w:tc>
        <w:tc>
          <w:tcPr>
            <w:tcW w:w="5862" w:type="dxa"/>
            <w:shd w:val="clear" w:color="auto" w:fill="FFFFFF" w:themeFill="background1"/>
            <w:vAlign w:val="center"/>
          </w:tcPr>
          <w:p w:rsidR="00350F9C" w:rsidRDefault="00350F9C" w:rsidP="00350F9C">
            <w:pPr>
              <w:ind w:firstLine="0"/>
            </w:pPr>
            <w:r>
              <w:t xml:space="preserve">Nếu không xác thực đúng số điện thoại </w:t>
            </w:r>
            <w:r>
              <w:t xml:space="preserve">tài xế </w:t>
            </w:r>
            <w:r>
              <w:t>không thể đăng nhập được vào chương trình.</w:t>
            </w:r>
          </w:p>
        </w:tc>
      </w:tr>
      <w:tr w:rsidR="00350F9C" w:rsidTr="00AF470E">
        <w:tc>
          <w:tcPr>
            <w:tcW w:w="2965" w:type="dxa"/>
            <w:shd w:val="clear" w:color="auto" w:fill="FFFFFF" w:themeFill="background1"/>
            <w:vAlign w:val="center"/>
          </w:tcPr>
          <w:p w:rsidR="00350F9C" w:rsidRDefault="00350F9C" w:rsidP="00350F9C">
            <w:pPr>
              <w:ind w:firstLine="0"/>
              <w:jc w:val="left"/>
            </w:pPr>
            <w:r>
              <w:t>Ngoại lệ</w:t>
            </w:r>
          </w:p>
        </w:tc>
        <w:tc>
          <w:tcPr>
            <w:tcW w:w="5862" w:type="dxa"/>
            <w:shd w:val="clear" w:color="auto" w:fill="FFFFFF" w:themeFill="background1"/>
            <w:vAlign w:val="center"/>
          </w:tcPr>
          <w:p w:rsidR="00350F9C" w:rsidRDefault="00350F9C" w:rsidP="00350F9C">
            <w:pPr>
              <w:ind w:firstLine="0"/>
            </w:pPr>
            <w:r>
              <w:t>Người dùng không bật thông tin GPS và kết nối mạng</w:t>
            </w:r>
          </w:p>
        </w:tc>
      </w:tr>
    </w:tbl>
    <w:p w:rsidR="00AF470E" w:rsidRDefault="00AF470E" w:rsidP="00AF470E"/>
    <w:p w:rsidR="00FD4F3C" w:rsidRDefault="00FD4F3C" w:rsidP="00AF470E"/>
    <w:p w:rsidR="00FD4F3C" w:rsidRDefault="00FD4F3C" w:rsidP="00AF470E"/>
    <w:p w:rsidR="00CB15F9" w:rsidRDefault="00CB15F9" w:rsidP="00155488">
      <w:pPr>
        <w:pStyle w:val="ListParagraph"/>
        <w:numPr>
          <w:ilvl w:val="0"/>
          <w:numId w:val="45"/>
        </w:numPr>
      </w:pPr>
      <w:r>
        <w:t>Đặc tả ca sử dụng “Đăng nhập”</w:t>
      </w:r>
    </w:p>
    <w:tbl>
      <w:tblPr>
        <w:tblStyle w:val="TableGrid"/>
        <w:tblW w:w="0" w:type="auto"/>
        <w:tblLook w:val="04A0" w:firstRow="1" w:lastRow="0" w:firstColumn="1" w:lastColumn="0" w:noHBand="0" w:noVBand="1"/>
      </w:tblPr>
      <w:tblGrid>
        <w:gridCol w:w="2965"/>
        <w:gridCol w:w="5862"/>
      </w:tblGrid>
      <w:tr w:rsidR="00AF470E" w:rsidRPr="00151C19" w:rsidTr="00AF470E">
        <w:tc>
          <w:tcPr>
            <w:tcW w:w="2965" w:type="dxa"/>
            <w:shd w:val="clear" w:color="auto" w:fill="FFF2CC" w:themeFill="accent4" w:themeFillTint="33"/>
            <w:vAlign w:val="center"/>
          </w:tcPr>
          <w:p w:rsidR="00AF470E" w:rsidRPr="0068461D" w:rsidRDefault="00AF470E" w:rsidP="00AF470E">
            <w:pPr>
              <w:jc w:val="center"/>
              <w:rPr>
                <w:b/>
              </w:rPr>
            </w:pPr>
            <w:r w:rsidRPr="0068461D">
              <w:rPr>
                <w:b/>
              </w:rPr>
              <w:t>Tiêu đề</w:t>
            </w:r>
          </w:p>
        </w:tc>
        <w:tc>
          <w:tcPr>
            <w:tcW w:w="5862" w:type="dxa"/>
            <w:shd w:val="clear" w:color="auto" w:fill="FFF2CC" w:themeFill="accent4" w:themeFillTint="33"/>
            <w:vAlign w:val="center"/>
          </w:tcPr>
          <w:p w:rsidR="00AF470E" w:rsidRPr="0068461D" w:rsidRDefault="00AF470E" w:rsidP="00AF470E">
            <w:pPr>
              <w:jc w:val="center"/>
              <w:rPr>
                <w:b/>
              </w:rPr>
            </w:pPr>
            <w:r w:rsidRPr="0068461D">
              <w:rPr>
                <w:b/>
              </w:rPr>
              <w:t>Nội dung</w:t>
            </w:r>
          </w:p>
        </w:tc>
      </w:tr>
      <w:tr w:rsidR="00FD4F3C" w:rsidRPr="00151C19" w:rsidTr="00AF470E">
        <w:tc>
          <w:tcPr>
            <w:tcW w:w="2965" w:type="dxa"/>
            <w:shd w:val="clear" w:color="auto" w:fill="FFFFFF" w:themeFill="background1"/>
            <w:vAlign w:val="center"/>
          </w:tcPr>
          <w:p w:rsidR="00FD4F3C" w:rsidRPr="00151C19" w:rsidRDefault="00FD4F3C" w:rsidP="00FD4F3C">
            <w:pPr>
              <w:ind w:firstLine="0"/>
              <w:jc w:val="left"/>
            </w:pPr>
            <w:r>
              <w:t>Tên ca sử dụng</w:t>
            </w:r>
          </w:p>
        </w:tc>
        <w:tc>
          <w:tcPr>
            <w:tcW w:w="5862" w:type="dxa"/>
            <w:shd w:val="clear" w:color="auto" w:fill="FFFFFF" w:themeFill="background1"/>
            <w:vAlign w:val="center"/>
          </w:tcPr>
          <w:p w:rsidR="00FD4F3C" w:rsidRPr="00151C19" w:rsidRDefault="00FD4F3C" w:rsidP="00FD4F3C">
            <w:pPr>
              <w:ind w:firstLine="0"/>
              <w:jc w:val="left"/>
            </w:pPr>
            <w:r>
              <w:t>Đăng nhập</w:t>
            </w:r>
          </w:p>
        </w:tc>
      </w:tr>
      <w:tr w:rsidR="00FD4F3C" w:rsidTr="00AF470E">
        <w:tc>
          <w:tcPr>
            <w:tcW w:w="2965" w:type="dxa"/>
            <w:shd w:val="clear" w:color="auto" w:fill="FFFFFF" w:themeFill="background1"/>
            <w:vAlign w:val="center"/>
          </w:tcPr>
          <w:p w:rsidR="00FD4F3C" w:rsidRDefault="00FD4F3C" w:rsidP="00FD4F3C">
            <w:pPr>
              <w:ind w:firstLine="0"/>
              <w:jc w:val="left"/>
            </w:pPr>
            <w:r>
              <w:t>Mô tả</w:t>
            </w:r>
          </w:p>
        </w:tc>
        <w:tc>
          <w:tcPr>
            <w:tcW w:w="5862" w:type="dxa"/>
            <w:shd w:val="clear" w:color="auto" w:fill="FFFFFF" w:themeFill="background1"/>
            <w:vAlign w:val="center"/>
          </w:tcPr>
          <w:p w:rsidR="00FD4F3C" w:rsidRDefault="00FD4F3C" w:rsidP="00FD4F3C">
            <w:pPr>
              <w:ind w:firstLine="0"/>
              <w:jc w:val="left"/>
            </w:pPr>
            <w:r>
              <w:t>Tự động đăng nhập vào chương trình khi đã đăng ký thành công</w:t>
            </w:r>
          </w:p>
        </w:tc>
      </w:tr>
      <w:tr w:rsidR="00FD4F3C" w:rsidTr="00AF470E">
        <w:tc>
          <w:tcPr>
            <w:tcW w:w="2965" w:type="dxa"/>
            <w:shd w:val="clear" w:color="auto" w:fill="FFFFFF" w:themeFill="background1"/>
            <w:vAlign w:val="center"/>
          </w:tcPr>
          <w:p w:rsidR="00FD4F3C" w:rsidRDefault="00FD4F3C" w:rsidP="00FD4F3C">
            <w:pPr>
              <w:ind w:firstLine="0"/>
              <w:jc w:val="left"/>
            </w:pPr>
            <w:r>
              <w:t>Điều kiện kích hoạt</w:t>
            </w:r>
          </w:p>
        </w:tc>
        <w:tc>
          <w:tcPr>
            <w:tcW w:w="5862" w:type="dxa"/>
            <w:shd w:val="clear" w:color="auto" w:fill="FFFFFF" w:themeFill="background1"/>
            <w:vAlign w:val="center"/>
          </w:tcPr>
          <w:p w:rsidR="00FD4F3C" w:rsidRDefault="00FD4F3C" w:rsidP="00FD4F3C">
            <w:pPr>
              <w:ind w:firstLine="0"/>
              <w:jc w:val="left"/>
            </w:pPr>
            <w:r>
              <w:t>Đăng ký và xác thực thông tin của tài xế</w:t>
            </w:r>
          </w:p>
        </w:tc>
      </w:tr>
      <w:tr w:rsidR="00FD4F3C" w:rsidTr="00AF470E">
        <w:tc>
          <w:tcPr>
            <w:tcW w:w="2965" w:type="dxa"/>
            <w:shd w:val="clear" w:color="auto" w:fill="FFFFFF" w:themeFill="background1"/>
            <w:vAlign w:val="center"/>
          </w:tcPr>
          <w:p w:rsidR="00FD4F3C" w:rsidRDefault="00FD4F3C" w:rsidP="00FD4F3C">
            <w:pPr>
              <w:ind w:firstLine="0"/>
              <w:jc w:val="left"/>
            </w:pPr>
            <w:r>
              <w:t>Tác nhân</w:t>
            </w:r>
          </w:p>
        </w:tc>
        <w:tc>
          <w:tcPr>
            <w:tcW w:w="5862" w:type="dxa"/>
            <w:shd w:val="clear" w:color="auto" w:fill="FFFFFF" w:themeFill="background1"/>
            <w:vAlign w:val="center"/>
          </w:tcPr>
          <w:p w:rsidR="00FD4F3C" w:rsidRDefault="00FD4F3C" w:rsidP="00FD4F3C">
            <w:pPr>
              <w:ind w:firstLine="0"/>
              <w:jc w:val="left"/>
            </w:pPr>
            <w:r>
              <w:t>Tài xế</w:t>
            </w:r>
          </w:p>
        </w:tc>
      </w:tr>
      <w:tr w:rsidR="00FD4F3C" w:rsidTr="00AF470E">
        <w:tc>
          <w:tcPr>
            <w:tcW w:w="2965" w:type="dxa"/>
            <w:shd w:val="clear" w:color="auto" w:fill="FFFFFF" w:themeFill="background1"/>
            <w:vAlign w:val="center"/>
          </w:tcPr>
          <w:p w:rsidR="00FD4F3C" w:rsidRDefault="00FD4F3C" w:rsidP="00FD4F3C">
            <w:pPr>
              <w:ind w:firstLine="0"/>
              <w:jc w:val="left"/>
            </w:pPr>
            <w:r>
              <w:t>Ca sử dụng liên quan</w:t>
            </w:r>
          </w:p>
        </w:tc>
        <w:tc>
          <w:tcPr>
            <w:tcW w:w="5862" w:type="dxa"/>
            <w:shd w:val="clear" w:color="auto" w:fill="FFFFFF" w:themeFill="background1"/>
            <w:vAlign w:val="center"/>
          </w:tcPr>
          <w:p w:rsidR="00FD4F3C" w:rsidRDefault="00FD4F3C" w:rsidP="00FD4F3C">
            <w:pPr>
              <w:ind w:firstLine="0"/>
            </w:pPr>
            <w:r>
              <w:t>Đăng xuất, Xem thông tin tài khoản, Xem các tài xế trên bản đồ, Đặt cuốc xe</w:t>
            </w:r>
          </w:p>
        </w:tc>
      </w:tr>
      <w:tr w:rsidR="00FD4F3C" w:rsidTr="00AF470E">
        <w:tc>
          <w:tcPr>
            <w:tcW w:w="2965" w:type="dxa"/>
            <w:shd w:val="clear" w:color="auto" w:fill="FFFFFF" w:themeFill="background1"/>
            <w:vAlign w:val="center"/>
          </w:tcPr>
          <w:p w:rsidR="00FD4F3C" w:rsidRDefault="00FD4F3C" w:rsidP="00FD4F3C">
            <w:pPr>
              <w:ind w:firstLine="0"/>
              <w:jc w:val="left"/>
            </w:pPr>
            <w:r>
              <w:t>Tiền điều kiện</w:t>
            </w:r>
          </w:p>
        </w:tc>
        <w:tc>
          <w:tcPr>
            <w:tcW w:w="5862" w:type="dxa"/>
            <w:shd w:val="clear" w:color="auto" w:fill="FFFFFF" w:themeFill="background1"/>
            <w:vAlign w:val="center"/>
          </w:tcPr>
          <w:p w:rsidR="00FD4F3C" w:rsidRDefault="00FD4F3C" w:rsidP="00FD4F3C">
            <w:pPr>
              <w:ind w:firstLine="0"/>
            </w:pPr>
            <w:r>
              <w:t>Đăng ký và xác thực thông tin của tài xế</w:t>
            </w:r>
          </w:p>
        </w:tc>
      </w:tr>
      <w:tr w:rsidR="00FD4F3C" w:rsidTr="00AF470E">
        <w:tc>
          <w:tcPr>
            <w:tcW w:w="2965" w:type="dxa"/>
            <w:shd w:val="clear" w:color="auto" w:fill="FFFFFF" w:themeFill="background1"/>
            <w:vAlign w:val="center"/>
          </w:tcPr>
          <w:p w:rsidR="00FD4F3C" w:rsidRDefault="00FD4F3C" w:rsidP="00FD4F3C">
            <w:pPr>
              <w:ind w:firstLine="0"/>
              <w:jc w:val="left"/>
            </w:pPr>
            <w:r>
              <w:t>Hậu điều kiện</w:t>
            </w:r>
          </w:p>
        </w:tc>
        <w:tc>
          <w:tcPr>
            <w:tcW w:w="5862" w:type="dxa"/>
            <w:shd w:val="clear" w:color="auto" w:fill="FFFFFF" w:themeFill="background1"/>
            <w:vAlign w:val="center"/>
          </w:tcPr>
          <w:p w:rsidR="00FD4F3C" w:rsidRDefault="00FD4F3C" w:rsidP="00FD4F3C">
            <w:pPr>
              <w:ind w:firstLine="0"/>
            </w:pPr>
            <w:r>
              <w:t>Vào chương trình chính.</w:t>
            </w:r>
          </w:p>
        </w:tc>
      </w:tr>
      <w:tr w:rsidR="00FD4F3C" w:rsidTr="00AF470E">
        <w:tc>
          <w:tcPr>
            <w:tcW w:w="2965" w:type="dxa"/>
            <w:shd w:val="clear" w:color="auto" w:fill="FFFFFF" w:themeFill="background1"/>
            <w:vAlign w:val="center"/>
          </w:tcPr>
          <w:p w:rsidR="00FD4F3C" w:rsidRDefault="00FD4F3C" w:rsidP="00FD4F3C">
            <w:pPr>
              <w:ind w:firstLine="0"/>
              <w:jc w:val="left"/>
            </w:pPr>
            <w:r>
              <w:t>Ngoại lệ</w:t>
            </w:r>
          </w:p>
        </w:tc>
        <w:tc>
          <w:tcPr>
            <w:tcW w:w="5862" w:type="dxa"/>
            <w:shd w:val="clear" w:color="auto" w:fill="FFFFFF" w:themeFill="background1"/>
            <w:vAlign w:val="center"/>
          </w:tcPr>
          <w:p w:rsidR="00FD4F3C" w:rsidRDefault="00FD4F3C" w:rsidP="00FD4F3C">
            <w:pPr>
              <w:ind w:firstLine="0"/>
            </w:pPr>
            <w:r>
              <w:t>Người dùng không bật thông tin GPS và kết nối mạng</w:t>
            </w:r>
          </w:p>
        </w:tc>
      </w:tr>
    </w:tbl>
    <w:p w:rsidR="00AF470E" w:rsidRDefault="00AF470E" w:rsidP="00AF470E"/>
    <w:p w:rsidR="00CB15F9" w:rsidRDefault="00CB15F9" w:rsidP="00155488">
      <w:pPr>
        <w:pStyle w:val="ListParagraph"/>
        <w:numPr>
          <w:ilvl w:val="0"/>
          <w:numId w:val="45"/>
        </w:numPr>
      </w:pPr>
      <w:r>
        <w:t>Đặc tả ca sử dụng “Đăng xuất”</w:t>
      </w:r>
    </w:p>
    <w:tbl>
      <w:tblPr>
        <w:tblStyle w:val="TableGrid"/>
        <w:tblW w:w="0" w:type="auto"/>
        <w:tblLook w:val="04A0" w:firstRow="1" w:lastRow="0" w:firstColumn="1" w:lastColumn="0" w:noHBand="0" w:noVBand="1"/>
      </w:tblPr>
      <w:tblGrid>
        <w:gridCol w:w="2965"/>
        <w:gridCol w:w="5862"/>
      </w:tblGrid>
      <w:tr w:rsidR="00AF470E" w:rsidRPr="00151C19" w:rsidTr="00AF470E">
        <w:tc>
          <w:tcPr>
            <w:tcW w:w="2965" w:type="dxa"/>
            <w:shd w:val="clear" w:color="auto" w:fill="FFF2CC" w:themeFill="accent4" w:themeFillTint="33"/>
            <w:vAlign w:val="center"/>
          </w:tcPr>
          <w:p w:rsidR="00AF470E" w:rsidRPr="0068461D" w:rsidRDefault="00AF470E" w:rsidP="00AF470E">
            <w:pPr>
              <w:jc w:val="center"/>
              <w:rPr>
                <w:b/>
              </w:rPr>
            </w:pPr>
            <w:r w:rsidRPr="0068461D">
              <w:rPr>
                <w:b/>
              </w:rPr>
              <w:t>Tiêu đề</w:t>
            </w:r>
          </w:p>
        </w:tc>
        <w:tc>
          <w:tcPr>
            <w:tcW w:w="5862" w:type="dxa"/>
            <w:shd w:val="clear" w:color="auto" w:fill="FFF2CC" w:themeFill="accent4" w:themeFillTint="33"/>
            <w:vAlign w:val="center"/>
          </w:tcPr>
          <w:p w:rsidR="00AF470E" w:rsidRPr="0068461D" w:rsidRDefault="00AF470E" w:rsidP="00AF470E">
            <w:pPr>
              <w:jc w:val="center"/>
              <w:rPr>
                <w:b/>
              </w:rPr>
            </w:pPr>
            <w:r w:rsidRPr="0068461D">
              <w:rPr>
                <w:b/>
              </w:rPr>
              <w:t>Nội dung</w:t>
            </w:r>
          </w:p>
        </w:tc>
      </w:tr>
      <w:tr w:rsidR="00FD4F3C" w:rsidRPr="00151C19" w:rsidTr="00AF470E">
        <w:tc>
          <w:tcPr>
            <w:tcW w:w="2965" w:type="dxa"/>
            <w:shd w:val="clear" w:color="auto" w:fill="FFFFFF" w:themeFill="background1"/>
            <w:vAlign w:val="center"/>
          </w:tcPr>
          <w:p w:rsidR="00FD4F3C" w:rsidRPr="00151C19" w:rsidRDefault="00FD4F3C" w:rsidP="00FD4F3C">
            <w:pPr>
              <w:ind w:firstLine="0"/>
              <w:jc w:val="left"/>
            </w:pPr>
            <w:r>
              <w:t>Tên ca sử dụng</w:t>
            </w:r>
          </w:p>
        </w:tc>
        <w:tc>
          <w:tcPr>
            <w:tcW w:w="5862" w:type="dxa"/>
            <w:shd w:val="clear" w:color="auto" w:fill="FFFFFF" w:themeFill="background1"/>
            <w:vAlign w:val="center"/>
          </w:tcPr>
          <w:p w:rsidR="00FD4F3C" w:rsidRPr="00151C19" w:rsidRDefault="00FD4F3C" w:rsidP="00FD4F3C">
            <w:pPr>
              <w:ind w:firstLine="0"/>
              <w:jc w:val="left"/>
            </w:pPr>
            <w:r>
              <w:t>Đăng xuất</w:t>
            </w:r>
          </w:p>
        </w:tc>
      </w:tr>
      <w:tr w:rsidR="00FD4F3C" w:rsidTr="00AF470E">
        <w:tc>
          <w:tcPr>
            <w:tcW w:w="2965" w:type="dxa"/>
            <w:shd w:val="clear" w:color="auto" w:fill="FFFFFF" w:themeFill="background1"/>
            <w:vAlign w:val="center"/>
          </w:tcPr>
          <w:p w:rsidR="00FD4F3C" w:rsidRDefault="00FD4F3C" w:rsidP="00FD4F3C">
            <w:pPr>
              <w:ind w:firstLine="0"/>
              <w:jc w:val="left"/>
            </w:pPr>
            <w:r>
              <w:t>Mô tả</w:t>
            </w:r>
          </w:p>
        </w:tc>
        <w:tc>
          <w:tcPr>
            <w:tcW w:w="5862" w:type="dxa"/>
            <w:shd w:val="clear" w:color="auto" w:fill="FFFFFF" w:themeFill="background1"/>
            <w:vAlign w:val="center"/>
          </w:tcPr>
          <w:p w:rsidR="00FD4F3C" w:rsidRDefault="00FD4F3C" w:rsidP="00FD4F3C">
            <w:pPr>
              <w:ind w:firstLine="0"/>
              <w:jc w:val="left"/>
            </w:pPr>
            <w:r>
              <w:t>Đăng xuất ra khỏi chương trình</w:t>
            </w:r>
          </w:p>
        </w:tc>
      </w:tr>
      <w:tr w:rsidR="00FD4F3C" w:rsidTr="00AF470E">
        <w:tc>
          <w:tcPr>
            <w:tcW w:w="2965" w:type="dxa"/>
            <w:shd w:val="clear" w:color="auto" w:fill="FFFFFF" w:themeFill="background1"/>
            <w:vAlign w:val="center"/>
          </w:tcPr>
          <w:p w:rsidR="00FD4F3C" w:rsidRDefault="00FD4F3C" w:rsidP="00FD4F3C">
            <w:pPr>
              <w:ind w:firstLine="0"/>
              <w:jc w:val="left"/>
            </w:pPr>
            <w:r>
              <w:t>Điều kiện kích hoạt</w:t>
            </w:r>
          </w:p>
        </w:tc>
        <w:tc>
          <w:tcPr>
            <w:tcW w:w="5862" w:type="dxa"/>
            <w:shd w:val="clear" w:color="auto" w:fill="FFFFFF" w:themeFill="background1"/>
            <w:vAlign w:val="center"/>
          </w:tcPr>
          <w:p w:rsidR="00FD4F3C" w:rsidRDefault="00FD4F3C" w:rsidP="00FD4F3C">
            <w:pPr>
              <w:ind w:firstLine="0"/>
              <w:jc w:val="left"/>
            </w:pPr>
            <w:r>
              <w:t>Khi t</w:t>
            </w:r>
            <w:r>
              <w:t>ài xế</w:t>
            </w:r>
            <w:r>
              <w:t xml:space="preserve"> chọn chức năng đăng xuất từ chương trình</w:t>
            </w:r>
          </w:p>
        </w:tc>
      </w:tr>
      <w:tr w:rsidR="00FD4F3C" w:rsidTr="00AF470E">
        <w:tc>
          <w:tcPr>
            <w:tcW w:w="2965" w:type="dxa"/>
            <w:shd w:val="clear" w:color="auto" w:fill="FFFFFF" w:themeFill="background1"/>
            <w:vAlign w:val="center"/>
          </w:tcPr>
          <w:p w:rsidR="00FD4F3C" w:rsidRDefault="00FD4F3C" w:rsidP="00FD4F3C">
            <w:pPr>
              <w:ind w:firstLine="0"/>
              <w:jc w:val="left"/>
            </w:pPr>
            <w:r>
              <w:t>Tác nhân</w:t>
            </w:r>
          </w:p>
        </w:tc>
        <w:tc>
          <w:tcPr>
            <w:tcW w:w="5862" w:type="dxa"/>
            <w:shd w:val="clear" w:color="auto" w:fill="FFFFFF" w:themeFill="background1"/>
            <w:vAlign w:val="center"/>
          </w:tcPr>
          <w:p w:rsidR="00FD4F3C" w:rsidRDefault="00FD4F3C" w:rsidP="00FD4F3C">
            <w:pPr>
              <w:ind w:firstLine="0"/>
              <w:jc w:val="left"/>
            </w:pPr>
            <w:r>
              <w:t>Tài xế</w:t>
            </w:r>
          </w:p>
        </w:tc>
      </w:tr>
      <w:tr w:rsidR="00FD4F3C" w:rsidTr="00AF470E">
        <w:tc>
          <w:tcPr>
            <w:tcW w:w="2965" w:type="dxa"/>
            <w:shd w:val="clear" w:color="auto" w:fill="FFFFFF" w:themeFill="background1"/>
            <w:vAlign w:val="center"/>
          </w:tcPr>
          <w:p w:rsidR="00FD4F3C" w:rsidRDefault="00FD4F3C" w:rsidP="00FD4F3C">
            <w:pPr>
              <w:ind w:firstLine="0"/>
              <w:jc w:val="left"/>
            </w:pPr>
            <w:r>
              <w:t>Ca sử dụng liên quan</w:t>
            </w:r>
          </w:p>
        </w:tc>
        <w:tc>
          <w:tcPr>
            <w:tcW w:w="5862" w:type="dxa"/>
            <w:shd w:val="clear" w:color="auto" w:fill="FFFFFF" w:themeFill="background1"/>
            <w:vAlign w:val="center"/>
          </w:tcPr>
          <w:p w:rsidR="00FD4F3C" w:rsidRDefault="00FD4F3C" w:rsidP="00FD4F3C">
            <w:pPr>
              <w:ind w:firstLine="0"/>
            </w:pPr>
            <w:r>
              <w:t>Đăng nhập</w:t>
            </w:r>
          </w:p>
        </w:tc>
      </w:tr>
      <w:tr w:rsidR="00FD4F3C" w:rsidTr="00AF470E">
        <w:tc>
          <w:tcPr>
            <w:tcW w:w="2965" w:type="dxa"/>
            <w:shd w:val="clear" w:color="auto" w:fill="FFFFFF" w:themeFill="background1"/>
            <w:vAlign w:val="center"/>
          </w:tcPr>
          <w:p w:rsidR="00FD4F3C" w:rsidRDefault="00FD4F3C" w:rsidP="00FD4F3C">
            <w:pPr>
              <w:ind w:firstLine="0"/>
              <w:jc w:val="left"/>
            </w:pPr>
            <w:r>
              <w:t>Tiền điều kiện</w:t>
            </w:r>
          </w:p>
        </w:tc>
        <w:tc>
          <w:tcPr>
            <w:tcW w:w="5862" w:type="dxa"/>
            <w:shd w:val="clear" w:color="auto" w:fill="FFFFFF" w:themeFill="background1"/>
            <w:vAlign w:val="center"/>
          </w:tcPr>
          <w:p w:rsidR="00FD4F3C" w:rsidRDefault="00FD4F3C" w:rsidP="00FD4F3C">
            <w:pPr>
              <w:ind w:firstLine="0"/>
            </w:pPr>
            <w:r>
              <w:t>Đã đăng nhập vào chương trình</w:t>
            </w:r>
          </w:p>
        </w:tc>
      </w:tr>
      <w:tr w:rsidR="00FD4F3C" w:rsidTr="00AF470E">
        <w:tc>
          <w:tcPr>
            <w:tcW w:w="2965" w:type="dxa"/>
            <w:shd w:val="clear" w:color="auto" w:fill="FFFFFF" w:themeFill="background1"/>
            <w:vAlign w:val="center"/>
          </w:tcPr>
          <w:p w:rsidR="00FD4F3C" w:rsidRDefault="00FD4F3C" w:rsidP="00FD4F3C">
            <w:pPr>
              <w:ind w:firstLine="0"/>
              <w:jc w:val="left"/>
            </w:pPr>
            <w:r>
              <w:t>Hậu điều kiện</w:t>
            </w:r>
          </w:p>
        </w:tc>
        <w:tc>
          <w:tcPr>
            <w:tcW w:w="5862" w:type="dxa"/>
            <w:shd w:val="clear" w:color="auto" w:fill="FFFFFF" w:themeFill="background1"/>
            <w:vAlign w:val="center"/>
          </w:tcPr>
          <w:p w:rsidR="00FD4F3C" w:rsidRDefault="00FD4F3C" w:rsidP="00FD4F3C">
            <w:pPr>
              <w:ind w:firstLine="0"/>
            </w:pPr>
            <w:r>
              <w:t>Tài xế</w:t>
            </w:r>
            <w:r>
              <w:t xml:space="preserve"> </w:t>
            </w:r>
            <w:r>
              <w:t>đã đăng xuất thành công</w:t>
            </w:r>
          </w:p>
        </w:tc>
      </w:tr>
      <w:tr w:rsidR="00FD4F3C" w:rsidTr="00AF470E">
        <w:tc>
          <w:tcPr>
            <w:tcW w:w="2965" w:type="dxa"/>
            <w:shd w:val="clear" w:color="auto" w:fill="FFFFFF" w:themeFill="background1"/>
            <w:vAlign w:val="center"/>
          </w:tcPr>
          <w:p w:rsidR="00FD4F3C" w:rsidRDefault="00FD4F3C" w:rsidP="00FD4F3C">
            <w:pPr>
              <w:ind w:firstLine="0"/>
              <w:jc w:val="left"/>
            </w:pPr>
            <w:r>
              <w:t>Ngoại lệ</w:t>
            </w:r>
          </w:p>
        </w:tc>
        <w:tc>
          <w:tcPr>
            <w:tcW w:w="5862" w:type="dxa"/>
            <w:shd w:val="clear" w:color="auto" w:fill="FFFFFF" w:themeFill="background1"/>
            <w:vAlign w:val="center"/>
          </w:tcPr>
          <w:p w:rsidR="00FD4F3C" w:rsidRDefault="00FD4F3C" w:rsidP="00FD4F3C">
            <w:pPr>
              <w:ind w:firstLine="0"/>
            </w:pPr>
            <w:r>
              <w:t>Người dùng không bật thông tin GPS và kết nối mạng</w:t>
            </w:r>
          </w:p>
        </w:tc>
      </w:tr>
    </w:tbl>
    <w:p w:rsidR="00AF470E" w:rsidRDefault="00AF470E" w:rsidP="00AF470E"/>
    <w:p w:rsidR="00CB15F9" w:rsidRDefault="00CB15F9" w:rsidP="00155488">
      <w:pPr>
        <w:pStyle w:val="ListParagraph"/>
        <w:numPr>
          <w:ilvl w:val="0"/>
          <w:numId w:val="45"/>
        </w:numPr>
      </w:pPr>
      <w:r>
        <w:t>Đặc tả ca sử dụng “Xem thông tin tài khoản”</w:t>
      </w:r>
    </w:p>
    <w:tbl>
      <w:tblPr>
        <w:tblStyle w:val="TableGrid"/>
        <w:tblW w:w="0" w:type="auto"/>
        <w:tblLook w:val="04A0" w:firstRow="1" w:lastRow="0" w:firstColumn="1" w:lastColumn="0" w:noHBand="0" w:noVBand="1"/>
      </w:tblPr>
      <w:tblGrid>
        <w:gridCol w:w="2965"/>
        <w:gridCol w:w="5862"/>
      </w:tblGrid>
      <w:tr w:rsidR="00AF470E" w:rsidRPr="00151C19" w:rsidTr="00AF470E">
        <w:tc>
          <w:tcPr>
            <w:tcW w:w="2965" w:type="dxa"/>
            <w:shd w:val="clear" w:color="auto" w:fill="FFF2CC" w:themeFill="accent4" w:themeFillTint="33"/>
            <w:vAlign w:val="center"/>
          </w:tcPr>
          <w:p w:rsidR="00AF470E" w:rsidRPr="0068461D" w:rsidRDefault="00AF470E" w:rsidP="00AF470E">
            <w:pPr>
              <w:jc w:val="center"/>
              <w:rPr>
                <w:b/>
              </w:rPr>
            </w:pPr>
            <w:r w:rsidRPr="0068461D">
              <w:rPr>
                <w:b/>
              </w:rPr>
              <w:t>Tiêu đề</w:t>
            </w:r>
          </w:p>
        </w:tc>
        <w:tc>
          <w:tcPr>
            <w:tcW w:w="5862" w:type="dxa"/>
            <w:shd w:val="clear" w:color="auto" w:fill="FFF2CC" w:themeFill="accent4" w:themeFillTint="33"/>
            <w:vAlign w:val="center"/>
          </w:tcPr>
          <w:p w:rsidR="00AF470E" w:rsidRPr="0068461D" w:rsidRDefault="00AF470E" w:rsidP="00AF470E">
            <w:pPr>
              <w:jc w:val="center"/>
              <w:rPr>
                <w:b/>
              </w:rPr>
            </w:pPr>
            <w:r w:rsidRPr="0068461D">
              <w:rPr>
                <w:b/>
              </w:rPr>
              <w:t>Nội dung</w:t>
            </w:r>
          </w:p>
        </w:tc>
      </w:tr>
      <w:tr w:rsidR="008362E5" w:rsidRPr="00151C19" w:rsidTr="00AF470E">
        <w:tc>
          <w:tcPr>
            <w:tcW w:w="2965" w:type="dxa"/>
            <w:shd w:val="clear" w:color="auto" w:fill="FFFFFF" w:themeFill="background1"/>
            <w:vAlign w:val="center"/>
          </w:tcPr>
          <w:p w:rsidR="008362E5" w:rsidRPr="00151C19" w:rsidRDefault="008362E5" w:rsidP="008362E5">
            <w:pPr>
              <w:ind w:firstLine="0"/>
              <w:jc w:val="left"/>
            </w:pPr>
            <w:r>
              <w:t>Tên ca sử dụng</w:t>
            </w:r>
          </w:p>
        </w:tc>
        <w:tc>
          <w:tcPr>
            <w:tcW w:w="5862" w:type="dxa"/>
            <w:shd w:val="clear" w:color="auto" w:fill="FFFFFF" w:themeFill="background1"/>
            <w:vAlign w:val="center"/>
          </w:tcPr>
          <w:p w:rsidR="008362E5" w:rsidRPr="00151C19" w:rsidRDefault="008362E5" w:rsidP="008362E5">
            <w:pPr>
              <w:ind w:firstLine="0"/>
              <w:jc w:val="left"/>
            </w:pPr>
            <w:r>
              <w:t>Xem thông tin tài khoản</w:t>
            </w:r>
          </w:p>
        </w:tc>
      </w:tr>
      <w:tr w:rsidR="008362E5" w:rsidTr="00AF470E">
        <w:tc>
          <w:tcPr>
            <w:tcW w:w="2965" w:type="dxa"/>
            <w:shd w:val="clear" w:color="auto" w:fill="FFFFFF" w:themeFill="background1"/>
            <w:vAlign w:val="center"/>
          </w:tcPr>
          <w:p w:rsidR="008362E5" w:rsidRDefault="008362E5" w:rsidP="008362E5">
            <w:pPr>
              <w:ind w:firstLine="0"/>
              <w:jc w:val="left"/>
            </w:pPr>
            <w:r>
              <w:t>Mô tả</w:t>
            </w:r>
          </w:p>
        </w:tc>
        <w:tc>
          <w:tcPr>
            <w:tcW w:w="5862" w:type="dxa"/>
            <w:shd w:val="clear" w:color="auto" w:fill="FFFFFF" w:themeFill="background1"/>
            <w:vAlign w:val="center"/>
          </w:tcPr>
          <w:p w:rsidR="008362E5" w:rsidRDefault="008362E5" w:rsidP="008362E5">
            <w:pPr>
              <w:ind w:firstLine="0"/>
              <w:jc w:val="left"/>
            </w:pPr>
            <w:r>
              <w:t xml:space="preserve">Xem thông tin </w:t>
            </w:r>
            <w:r>
              <w:t>đã đăng ký với chương trình</w:t>
            </w:r>
          </w:p>
        </w:tc>
      </w:tr>
      <w:tr w:rsidR="008362E5" w:rsidTr="00AF470E">
        <w:tc>
          <w:tcPr>
            <w:tcW w:w="2965" w:type="dxa"/>
            <w:shd w:val="clear" w:color="auto" w:fill="FFFFFF" w:themeFill="background1"/>
            <w:vAlign w:val="center"/>
          </w:tcPr>
          <w:p w:rsidR="008362E5" w:rsidRDefault="008362E5" w:rsidP="008362E5">
            <w:pPr>
              <w:ind w:firstLine="0"/>
              <w:jc w:val="left"/>
            </w:pPr>
            <w:r>
              <w:t>Điều kiện kích hoạt</w:t>
            </w:r>
          </w:p>
        </w:tc>
        <w:tc>
          <w:tcPr>
            <w:tcW w:w="5862" w:type="dxa"/>
            <w:shd w:val="clear" w:color="auto" w:fill="FFFFFF" w:themeFill="background1"/>
            <w:vAlign w:val="center"/>
          </w:tcPr>
          <w:p w:rsidR="008362E5" w:rsidRDefault="008362E5" w:rsidP="008362E5">
            <w:pPr>
              <w:ind w:firstLine="0"/>
              <w:jc w:val="left"/>
            </w:pPr>
            <w:r>
              <w:t>Khi người dùng chọn chức năng xem thông tin tài khoản từ chương trình</w:t>
            </w:r>
          </w:p>
        </w:tc>
      </w:tr>
      <w:tr w:rsidR="008362E5" w:rsidTr="00AF470E">
        <w:tc>
          <w:tcPr>
            <w:tcW w:w="2965" w:type="dxa"/>
            <w:shd w:val="clear" w:color="auto" w:fill="FFFFFF" w:themeFill="background1"/>
            <w:vAlign w:val="center"/>
          </w:tcPr>
          <w:p w:rsidR="008362E5" w:rsidRDefault="008362E5" w:rsidP="008362E5">
            <w:pPr>
              <w:ind w:firstLine="0"/>
              <w:jc w:val="left"/>
            </w:pPr>
            <w:r>
              <w:t>Tác nhân</w:t>
            </w:r>
          </w:p>
        </w:tc>
        <w:tc>
          <w:tcPr>
            <w:tcW w:w="5862" w:type="dxa"/>
            <w:shd w:val="clear" w:color="auto" w:fill="FFFFFF" w:themeFill="background1"/>
            <w:vAlign w:val="center"/>
          </w:tcPr>
          <w:p w:rsidR="008362E5" w:rsidRDefault="008362E5" w:rsidP="008362E5">
            <w:pPr>
              <w:ind w:firstLine="0"/>
              <w:jc w:val="left"/>
            </w:pPr>
            <w:r>
              <w:t>Tài xế</w:t>
            </w:r>
          </w:p>
        </w:tc>
      </w:tr>
      <w:tr w:rsidR="008362E5" w:rsidTr="00AF470E">
        <w:tc>
          <w:tcPr>
            <w:tcW w:w="2965" w:type="dxa"/>
            <w:shd w:val="clear" w:color="auto" w:fill="FFFFFF" w:themeFill="background1"/>
            <w:vAlign w:val="center"/>
          </w:tcPr>
          <w:p w:rsidR="008362E5" w:rsidRDefault="008362E5" w:rsidP="008362E5">
            <w:pPr>
              <w:ind w:firstLine="0"/>
              <w:jc w:val="left"/>
            </w:pPr>
            <w:r>
              <w:t>Ca sử dụng liên quan</w:t>
            </w:r>
          </w:p>
        </w:tc>
        <w:tc>
          <w:tcPr>
            <w:tcW w:w="5862" w:type="dxa"/>
            <w:shd w:val="clear" w:color="auto" w:fill="FFFFFF" w:themeFill="background1"/>
            <w:vAlign w:val="center"/>
          </w:tcPr>
          <w:p w:rsidR="008362E5" w:rsidRDefault="008362E5" w:rsidP="008362E5">
            <w:pPr>
              <w:ind w:firstLine="0"/>
            </w:pPr>
            <w:r>
              <w:t>Cập nhật thông tin tài khoản</w:t>
            </w:r>
          </w:p>
        </w:tc>
      </w:tr>
      <w:tr w:rsidR="008362E5" w:rsidTr="00AF470E">
        <w:tc>
          <w:tcPr>
            <w:tcW w:w="2965" w:type="dxa"/>
            <w:shd w:val="clear" w:color="auto" w:fill="FFFFFF" w:themeFill="background1"/>
            <w:vAlign w:val="center"/>
          </w:tcPr>
          <w:p w:rsidR="008362E5" w:rsidRDefault="008362E5" w:rsidP="008362E5">
            <w:pPr>
              <w:ind w:firstLine="0"/>
              <w:jc w:val="left"/>
            </w:pPr>
            <w:r>
              <w:t>Tiền điều kiện</w:t>
            </w:r>
          </w:p>
        </w:tc>
        <w:tc>
          <w:tcPr>
            <w:tcW w:w="5862" w:type="dxa"/>
            <w:shd w:val="clear" w:color="auto" w:fill="FFFFFF" w:themeFill="background1"/>
            <w:vAlign w:val="center"/>
          </w:tcPr>
          <w:p w:rsidR="008362E5" w:rsidRDefault="008362E5" w:rsidP="008362E5">
            <w:pPr>
              <w:ind w:firstLine="0"/>
            </w:pPr>
            <w:r>
              <w:t>Đã đăng nhập vào chương trình</w:t>
            </w:r>
          </w:p>
        </w:tc>
      </w:tr>
      <w:tr w:rsidR="008362E5" w:rsidTr="00AF470E">
        <w:tc>
          <w:tcPr>
            <w:tcW w:w="2965" w:type="dxa"/>
            <w:shd w:val="clear" w:color="auto" w:fill="FFFFFF" w:themeFill="background1"/>
            <w:vAlign w:val="center"/>
          </w:tcPr>
          <w:p w:rsidR="008362E5" w:rsidRDefault="008362E5" w:rsidP="008362E5">
            <w:pPr>
              <w:ind w:firstLine="0"/>
              <w:jc w:val="left"/>
            </w:pPr>
            <w:r>
              <w:t>Hậu điều kiện</w:t>
            </w:r>
          </w:p>
        </w:tc>
        <w:tc>
          <w:tcPr>
            <w:tcW w:w="5862" w:type="dxa"/>
            <w:shd w:val="clear" w:color="auto" w:fill="FFFFFF" w:themeFill="background1"/>
            <w:vAlign w:val="center"/>
          </w:tcPr>
          <w:p w:rsidR="008362E5" w:rsidRDefault="008362E5" w:rsidP="008362E5">
            <w:pPr>
              <w:ind w:firstLine="0"/>
            </w:pPr>
            <w:r>
              <w:t>Xem thông tin đã đăng ký với chương trình</w:t>
            </w:r>
          </w:p>
        </w:tc>
      </w:tr>
      <w:tr w:rsidR="008362E5" w:rsidTr="00AF470E">
        <w:tc>
          <w:tcPr>
            <w:tcW w:w="2965" w:type="dxa"/>
            <w:shd w:val="clear" w:color="auto" w:fill="FFFFFF" w:themeFill="background1"/>
            <w:vAlign w:val="center"/>
          </w:tcPr>
          <w:p w:rsidR="008362E5" w:rsidRDefault="008362E5" w:rsidP="008362E5">
            <w:pPr>
              <w:ind w:firstLine="0"/>
              <w:jc w:val="left"/>
            </w:pPr>
            <w:r>
              <w:t>Ngoại lệ</w:t>
            </w:r>
          </w:p>
        </w:tc>
        <w:tc>
          <w:tcPr>
            <w:tcW w:w="5862" w:type="dxa"/>
            <w:shd w:val="clear" w:color="auto" w:fill="FFFFFF" w:themeFill="background1"/>
            <w:vAlign w:val="center"/>
          </w:tcPr>
          <w:p w:rsidR="008362E5" w:rsidRDefault="008362E5" w:rsidP="008362E5">
            <w:pPr>
              <w:ind w:firstLine="0"/>
            </w:pPr>
            <w:r>
              <w:t>Khi tải dữ liệu bị lỗi thông báo lỗi lên màn hình</w:t>
            </w:r>
          </w:p>
          <w:p w:rsidR="008362E5" w:rsidRDefault="008362E5" w:rsidP="008362E5">
            <w:pPr>
              <w:ind w:firstLine="0"/>
            </w:pPr>
            <w:r>
              <w:t>Người dùng không bật thông tin GPS và kết nối mạng</w:t>
            </w:r>
          </w:p>
        </w:tc>
      </w:tr>
    </w:tbl>
    <w:p w:rsidR="00AF470E" w:rsidRDefault="00AF470E" w:rsidP="00AF470E"/>
    <w:p w:rsidR="00CB15F9" w:rsidRDefault="00CB15F9" w:rsidP="00155488">
      <w:pPr>
        <w:pStyle w:val="ListParagraph"/>
        <w:numPr>
          <w:ilvl w:val="0"/>
          <w:numId w:val="45"/>
        </w:numPr>
      </w:pPr>
      <w:r>
        <w:t>Đặc tả ca sử dụng “Xem mật độ khách hàng”</w:t>
      </w:r>
    </w:p>
    <w:tbl>
      <w:tblPr>
        <w:tblStyle w:val="TableGrid"/>
        <w:tblW w:w="0" w:type="auto"/>
        <w:tblLook w:val="04A0" w:firstRow="1" w:lastRow="0" w:firstColumn="1" w:lastColumn="0" w:noHBand="0" w:noVBand="1"/>
      </w:tblPr>
      <w:tblGrid>
        <w:gridCol w:w="2965"/>
        <w:gridCol w:w="5862"/>
      </w:tblGrid>
      <w:tr w:rsidR="00AF470E" w:rsidRPr="00151C19" w:rsidTr="00AF470E">
        <w:tc>
          <w:tcPr>
            <w:tcW w:w="2965" w:type="dxa"/>
            <w:shd w:val="clear" w:color="auto" w:fill="FFF2CC" w:themeFill="accent4" w:themeFillTint="33"/>
            <w:vAlign w:val="center"/>
          </w:tcPr>
          <w:p w:rsidR="00AF470E" w:rsidRPr="0068461D" w:rsidRDefault="00AF470E" w:rsidP="00AF470E">
            <w:pPr>
              <w:jc w:val="center"/>
              <w:rPr>
                <w:b/>
              </w:rPr>
            </w:pPr>
            <w:r w:rsidRPr="0068461D">
              <w:rPr>
                <w:b/>
              </w:rPr>
              <w:t>Tiêu đề</w:t>
            </w:r>
          </w:p>
        </w:tc>
        <w:tc>
          <w:tcPr>
            <w:tcW w:w="5862" w:type="dxa"/>
            <w:shd w:val="clear" w:color="auto" w:fill="FFF2CC" w:themeFill="accent4" w:themeFillTint="33"/>
            <w:vAlign w:val="center"/>
          </w:tcPr>
          <w:p w:rsidR="00AF470E" w:rsidRPr="0068461D" w:rsidRDefault="00AF470E" w:rsidP="00AF470E">
            <w:pPr>
              <w:jc w:val="center"/>
              <w:rPr>
                <w:b/>
              </w:rPr>
            </w:pPr>
            <w:r w:rsidRPr="0068461D">
              <w:rPr>
                <w:b/>
              </w:rPr>
              <w:t>Nội dung</w:t>
            </w:r>
          </w:p>
        </w:tc>
      </w:tr>
      <w:tr w:rsidR="00AF470E" w:rsidRPr="00151C19" w:rsidTr="00AF470E">
        <w:tc>
          <w:tcPr>
            <w:tcW w:w="2965" w:type="dxa"/>
            <w:shd w:val="clear" w:color="auto" w:fill="FFFFFF" w:themeFill="background1"/>
            <w:vAlign w:val="center"/>
          </w:tcPr>
          <w:p w:rsidR="00AF470E" w:rsidRPr="00151C19" w:rsidRDefault="00AF470E" w:rsidP="00AF470E">
            <w:pPr>
              <w:ind w:firstLine="0"/>
              <w:jc w:val="left"/>
            </w:pPr>
            <w:r>
              <w:t>Tên ca sử dụng</w:t>
            </w:r>
          </w:p>
        </w:tc>
        <w:tc>
          <w:tcPr>
            <w:tcW w:w="5862" w:type="dxa"/>
            <w:shd w:val="clear" w:color="auto" w:fill="FFFFFF" w:themeFill="background1"/>
            <w:vAlign w:val="center"/>
          </w:tcPr>
          <w:p w:rsidR="00AF470E" w:rsidRPr="00151C19" w:rsidRDefault="00FF21CB" w:rsidP="00AF470E">
            <w:pPr>
              <w:ind w:firstLine="0"/>
              <w:jc w:val="left"/>
            </w:pPr>
            <w:r>
              <w:t>Xem mật độ khách hàng</w:t>
            </w:r>
          </w:p>
        </w:tc>
      </w:tr>
      <w:tr w:rsidR="00AF470E" w:rsidTr="00AF470E">
        <w:tc>
          <w:tcPr>
            <w:tcW w:w="2965" w:type="dxa"/>
            <w:shd w:val="clear" w:color="auto" w:fill="FFFFFF" w:themeFill="background1"/>
            <w:vAlign w:val="center"/>
          </w:tcPr>
          <w:p w:rsidR="00AF470E" w:rsidRDefault="00AF470E" w:rsidP="00AF470E">
            <w:pPr>
              <w:ind w:firstLine="0"/>
              <w:jc w:val="left"/>
            </w:pPr>
            <w:r>
              <w:t>Mô tả</w:t>
            </w:r>
          </w:p>
        </w:tc>
        <w:tc>
          <w:tcPr>
            <w:tcW w:w="5862" w:type="dxa"/>
            <w:shd w:val="clear" w:color="auto" w:fill="FFFFFF" w:themeFill="background1"/>
            <w:vAlign w:val="center"/>
          </w:tcPr>
          <w:p w:rsidR="00AF470E" w:rsidRDefault="00FF21CB" w:rsidP="00AF470E">
            <w:pPr>
              <w:ind w:firstLine="0"/>
              <w:jc w:val="left"/>
            </w:pPr>
            <w:r>
              <w:t xml:space="preserve">Hiển bị biểu đồ </w:t>
            </w:r>
            <w:r w:rsidRPr="00FF21CB">
              <w:t>Heatmaps</w:t>
            </w:r>
            <w:r>
              <w:t xml:space="preserve"> trên bản đồ của tài xế lái xe về khách hàng đang trực tuyển trên hệ thống</w:t>
            </w:r>
          </w:p>
        </w:tc>
      </w:tr>
      <w:tr w:rsidR="00AF470E" w:rsidTr="00AF470E">
        <w:tc>
          <w:tcPr>
            <w:tcW w:w="2965" w:type="dxa"/>
            <w:shd w:val="clear" w:color="auto" w:fill="FFFFFF" w:themeFill="background1"/>
            <w:vAlign w:val="center"/>
          </w:tcPr>
          <w:p w:rsidR="00AF470E" w:rsidRDefault="00AF470E" w:rsidP="00AF470E">
            <w:pPr>
              <w:ind w:firstLine="0"/>
              <w:jc w:val="left"/>
            </w:pPr>
            <w:r>
              <w:t>Điều kiện kích hoạt</w:t>
            </w:r>
          </w:p>
        </w:tc>
        <w:tc>
          <w:tcPr>
            <w:tcW w:w="5862" w:type="dxa"/>
            <w:shd w:val="clear" w:color="auto" w:fill="FFFFFF" w:themeFill="background1"/>
            <w:vAlign w:val="center"/>
          </w:tcPr>
          <w:p w:rsidR="00AF470E" w:rsidRDefault="00FF21CB" w:rsidP="00AF470E">
            <w:pPr>
              <w:ind w:firstLine="0"/>
              <w:jc w:val="left"/>
            </w:pPr>
            <w:r>
              <w:t>Sau khi tài xế đã đăng nhập thành công</w:t>
            </w:r>
          </w:p>
        </w:tc>
      </w:tr>
      <w:tr w:rsidR="00AF470E" w:rsidTr="00AF470E">
        <w:tc>
          <w:tcPr>
            <w:tcW w:w="2965" w:type="dxa"/>
            <w:shd w:val="clear" w:color="auto" w:fill="FFFFFF" w:themeFill="background1"/>
            <w:vAlign w:val="center"/>
          </w:tcPr>
          <w:p w:rsidR="00AF470E" w:rsidRDefault="00AF470E" w:rsidP="00AF470E">
            <w:pPr>
              <w:ind w:firstLine="0"/>
              <w:jc w:val="left"/>
            </w:pPr>
            <w:r>
              <w:t>Tác nhân</w:t>
            </w:r>
          </w:p>
        </w:tc>
        <w:tc>
          <w:tcPr>
            <w:tcW w:w="5862" w:type="dxa"/>
            <w:shd w:val="clear" w:color="auto" w:fill="FFFFFF" w:themeFill="background1"/>
            <w:vAlign w:val="center"/>
          </w:tcPr>
          <w:p w:rsidR="00AF470E" w:rsidRDefault="00F57116" w:rsidP="00AF470E">
            <w:pPr>
              <w:ind w:firstLine="0"/>
              <w:jc w:val="left"/>
            </w:pPr>
            <w:r>
              <w:t>Tài xế</w:t>
            </w:r>
          </w:p>
        </w:tc>
      </w:tr>
      <w:tr w:rsidR="00AF470E" w:rsidTr="00AF470E">
        <w:tc>
          <w:tcPr>
            <w:tcW w:w="2965" w:type="dxa"/>
            <w:shd w:val="clear" w:color="auto" w:fill="FFFFFF" w:themeFill="background1"/>
            <w:vAlign w:val="center"/>
          </w:tcPr>
          <w:p w:rsidR="00AF470E" w:rsidRDefault="00AF470E" w:rsidP="00AF470E">
            <w:pPr>
              <w:ind w:firstLine="0"/>
              <w:jc w:val="left"/>
            </w:pPr>
            <w:r>
              <w:t>Ca sử dụng liên quan</w:t>
            </w:r>
          </w:p>
        </w:tc>
        <w:tc>
          <w:tcPr>
            <w:tcW w:w="5862" w:type="dxa"/>
            <w:shd w:val="clear" w:color="auto" w:fill="FFFFFF" w:themeFill="background1"/>
            <w:vAlign w:val="center"/>
          </w:tcPr>
          <w:p w:rsidR="00AF470E" w:rsidRDefault="00051FA3" w:rsidP="00AF470E">
            <w:pPr>
              <w:ind w:firstLine="0"/>
            </w:pPr>
            <w:r>
              <w:t>Đăng nhập</w:t>
            </w:r>
          </w:p>
        </w:tc>
      </w:tr>
      <w:tr w:rsidR="00051FA3" w:rsidTr="00AF470E">
        <w:tc>
          <w:tcPr>
            <w:tcW w:w="2965" w:type="dxa"/>
            <w:shd w:val="clear" w:color="auto" w:fill="FFFFFF" w:themeFill="background1"/>
            <w:vAlign w:val="center"/>
          </w:tcPr>
          <w:p w:rsidR="00051FA3" w:rsidRDefault="00051FA3" w:rsidP="00051FA3">
            <w:pPr>
              <w:ind w:firstLine="0"/>
              <w:jc w:val="left"/>
            </w:pPr>
            <w:r>
              <w:t>Tiền điều kiện</w:t>
            </w:r>
          </w:p>
        </w:tc>
        <w:tc>
          <w:tcPr>
            <w:tcW w:w="5862" w:type="dxa"/>
            <w:shd w:val="clear" w:color="auto" w:fill="FFFFFF" w:themeFill="background1"/>
            <w:vAlign w:val="center"/>
          </w:tcPr>
          <w:p w:rsidR="00051FA3" w:rsidRDefault="00051FA3" w:rsidP="00051FA3">
            <w:pPr>
              <w:ind w:firstLine="0"/>
            </w:pPr>
            <w:r>
              <w:t>Đã đăng nhập vào chương trình</w:t>
            </w:r>
          </w:p>
        </w:tc>
      </w:tr>
      <w:tr w:rsidR="00051FA3" w:rsidTr="00AF470E">
        <w:tc>
          <w:tcPr>
            <w:tcW w:w="2965" w:type="dxa"/>
            <w:shd w:val="clear" w:color="auto" w:fill="FFFFFF" w:themeFill="background1"/>
            <w:vAlign w:val="center"/>
          </w:tcPr>
          <w:p w:rsidR="00051FA3" w:rsidRDefault="00051FA3" w:rsidP="00051FA3">
            <w:pPr>
              <w:ind w:firstLine="0"/>
              <w:jc w:val="left"/>
            </w:pPr>
            <w:r>
              <w:t>Hậu điều kiện</w:t>
            </w:r>
          </w:p>
        </w:tc>
        <w:tc>
          <w:tcPr>
            <w:tcW w:w="5862" w:type="dxa"/>
            <w:shd w:val="clear" w:color="auto" w:fill="FFFFFF" w:themeFill="background1"/>
            <w:vAlign w:val="center"/>
          </w:tcPr>
          <w:p w:rsidR="00051FA3" w:rsidRDefault="00051FA3" w:rsidP="00051FA3">
            <w:pPr>
              <w:ind w:firstLine="0"/>
            </w:pPr>
            <w:r>
              <w:t xml:space="preserve">Hiển bị biểu đồ </w:t>
            </w:r>
            <w:r w:rsidRPr="00FF21CB">
              <w:t>Heatmaps</w:t>
            </w:r>
            <w:r>
              <w:t xml:space="preserve"> trên bản đồ của tài xế lái xe về khách hàng đang trực tuyển trên hệ thống</w:t>
            </w:r>
          </w:p>
        </w:tc>
      </w:tr>
    </w:tbl>
    <w:p w:rsidR="00AF470E" w:rsidRDefault="00AF470E" w:rsidP="00AF470E"/>
    <w:p w:rsidR="00CB15F9" w:rsidRDefault="00CB15F9" w:rsidP="00155488">
      <w:pPr>
        <w:pStyle w:val="ListParagraph"/>
        <w:numPr>
          <w:ilvl w:val="0"/>
          <w:numId w:val="45"/>
        </w:numPr>
      </w:pPr>
      <w:r>
        <w:t>Đặc tả ca sử dụng “Nhận cuốc xe”</w:t>
      </w:r>
    </w:p>
    <w:tbl>
      <w:tblPr>
        <w:tblStyle w:val="TableGrid"/>
        <w:tblW w:w="0" w:type="auto"/>
        <w:tblLook w:val="04A0" w:firstRow="1" w:lastRow="0" w:firstColumn="1" w:lastColumn="0" w:noHBand="0" w:noVBand="1"/>
      </w:tblPr>
      <w:tblGrid>
        <w:gridCol w:w="2965"/>
        <w:gridCol w:w="5862"/>
      </w:tblGrid>
      <w:tr w:rsidR="00AF470E" w:rsidRPr="00151C19" w:rsidTr="00AF470E">
        <w:tc>
          <w:tcPr>
            <w:tcW w:w="2965" w:type="dxa"/>
            <w:shd w:val="clear" w:color="auto" w:fill="FFF2CC" w:themeFill="accent4" w:themeFillTint="33"/>
            <w:vAlign w:val="center"/>
          </w:tcPr>
          <w:p w:rsidR="00AF470E" w:rsidRPr="0068461D" w:rsidRDefault="00AF470E" w:rsidP="00AF470E">
            <w:pPr>
              <w:jc w:val="center"/>
              <w:rPr>
                <w:b/>
              </w:rPr>
            </w:pPr>
            <w:r w:rsidRPr="0068461D">
              <w:rPr>
                <w:b/>
              </w:rPr>
              <w:t>Tiêu đề</w:t>
            </w:r>
          </w:p>
        </w:tc>
        <w:tc>
          <w:tcPr>
            <w:tcW w:w="5862" w:type="dxa"/>
            <w:shd w:val="clear" w:color="auto" w:fill="FFF2CC" w:themeFill="accent4" w:themeFillTint="33"/>
            <w:vAlign w:val="center"/>
          </w:tcPr>
          <w:p w:rsidR="00AF470E" w:rsidRPr="0068461D" w:rsidRDefault="00AF470E" w:rsidP="00AF470E">
            <w:pPr>
              <w:jc w:val="center"/>
              <w:rPr>
                <w:b/>
              </w:rPr>
            </w:pPr>
            <w:r w:rsidRPr="0068461D">
              <w:rPr>
                <w:b/>
              </w:rPr>
              <w:t>Nội dung</w:t>
            </w:r>
          </w:p>
        </w:tc>
      </w:tr>
      <w:tr w:rsidR="00AF470E" w:rsidRPr="00151C19" w:rsidTr="00AF470E">
        <w:tc>
          <w:tcPr>
            <w:tcW w:w="2965" w:type="dxa"/>
            <w:shd w:val="clear" w:color="auto" w:fill="FFFFFF" w:themeFill="background1"/>
            <w:vAlign w:val="center"/>
          </w:tcPr>
          <w:p w:rsidR="00AF470E" w:rsidRPr="00151C19" w:rsidRDefault="00AF470E" w:rsidP="00AF470E">
            <w:pPr>
              <w:ind w:firstLine="0"/>
              <w:jc w:val="left"/>
            </w:pPr>
            <w:r>
              <w:t>Tên ca sử dụng</w:t>
            </w:r>
          </w:p>
        </w:tc>
        <w:tc>
          <w:tcPr>
            <w:tcW w:w="5862" w:type="dxa"/>
            <w:shd w:val="clear" w:color="auto" w:fill="FFFFFF" w:themeFill="background1"/>
            <w:vAlign w:val="center"/>
          </w:tcPr>
          <w:p w:rsidR="00AF470E" w:rsidRPr="00151C19" w:rsidRDefault="00051FA3" w:rsidP="00AF470E">
            <w:pPr>
              <w:ind w:firstLine="0"/>
              <w:jc w:val="left"/>
            </w:pPr>
            <w:r>
              <w:t>Nhận cuốc xe</w:t>
            </w:r>
          </w:p>
        </w:tc>
      </w:tr>
      <w:tr w:rsidR="00AF470E" w:rsidTr="00AF470E">
        <w:tc>
          <w:tcPr>
            <w:tcW w:w="2965" w:type="dxa"/>
            <w:shd w:val="clear" w:color="auto" w:fill="FFFFFF" w:themeFill="background1"/>
            <w:vAlign w:val="center"/>
          </w:tcPr>
          <w:p w:rsidR="00AF470E" w:rsidRDefault="00AF470E" w:rsidP="00AF470E">
            <w:pPr>
              <w:ind w:firstLine="0"/>
              <w:jc w:val="left"/>
            </w:pPr>
            <w:r>
              <w:t>Mô tả</w:t>
            </w:r>
          </w:p>
        </w:tc>
        <w:tc>
          <w:tcPr>
            <w:tcW w:w="5862" w:type="dxa"/>
            <w:shd w:val="clear" w:color="auto" w:fill="FFFFFF" w:themeFill="background1"/>
            <w:vAlign w:val="center"/>
          </w:tcPr>
          <w:p w:rsidR="00AF470E" w:rsidRDefault="00051FA3" w:rsidP="00AF470E">
            <w:pPr>
              <w:ind w:firstLine="0"/>
              <w:jc w:val="left"/>
            </w:pPr>
            <w:r>
              <w:t>Sau khi tài xế đã thay đổi trạng thái sẵn sàng nhận cuốc xe, khi có yêu cầu cuốc xe cửa khách hàng được phân phối tới tài xế, tài xế có thể nhận hoặc bỏ qua cuốc xe đó</w:t>
            </w:r>
          </w:p>
        </w:tc>
      </w:tr>
      <w:tr w:rsidR="00AF470E" w:rsidTr="00AF470E">
        <w:tc>
          <w:tcPr>
            <w:tcW w:w="2965" w:type="dxa"/>
            <w:shd w:val="clear" w:color="auto" w:fill="FFFFFF" w:themeFill="background1"/>
            <w:vAlign w:val="center"/>
          </w:tcPr>
          <w:p w:rsidR="00AF470E" w:rsidRDefault="00AF470E" w:rsidP="00AF470E">
            <w:pPr>
              <w:ind w:firstLine="0"/>
              <w:jc w:val="left"/>
            </w:pPr>
            <w:r>
              <w:t>Điều kiện kích hoạt</w:t>
            </w:r>
          </w:p>
        </w:tc>
        <w:tc>
          <w:tcPr>
            <w:tcW w:w="5862" w:type="dxa"/>
            <w:shd w:val="clear" w:color="auto" w:fill="FFFFFF" w:themeFill="background1"/>
            <w:vAlign w:val="center"/>
          </w:tcPr>
          <w:p w:rsidR="00AF470E" w:rsidRDefault="00051FA3" w:rsidP="00AF470E">
            <w:pPr>
              <w:ind w:firstLine="0"/>
              <w:jc w:val="left"/>
            </w:pPr>
            <w:r>
              <w:t>Khi tài tế đã bật trạng thái sẵn sàng nhận quốc xe</w:t>
            </w:r>
          </w:p>
        </w:tc>
      </w:tr>
      <w:tr w:rsidR="00AF470E" w:rsidTr="00AF470E">
        <w:tc>
          <w:tcPr>
            <w:tcW w:w="2965" w:type="dxa"/>
            <w:shd w:val="clear" w:color="auto" w:fill="FFFFFF" w:themeFill="background1"/>
            <w:vAlign w:val="center"/>
          </w:tcPr>
          <w:p w:rsidR="00AF470E" w:rsidRDefault="00AF470E" w:rsidP="00AF470E">
            <w:pPr>
              <w:ind w:firstLine="0"/>
              <w:jc w:val="left"/>
            </w:pPr>
            <w:r>
              <w:t>Tác nhân</w:t>
            </w:r>
          </w:p>
        </w:tc>
        <w:tc>
          <w:tcPr>
            <w:tcW w:w="5862" w:type="dxa"/>
            <w:shd w:val="clear" w:color="auto" w:fill="FFFFFF" w:themeFill="background1"/>
            <w:vAlign w:val="center"/>
          </w:tcPr>
          <w:p w:rsidR="00AF470E" w:rsidRDefault="00051FA3" w:rsidP="00AF470E">
            <w:pPr>
              <w:ind w:firstLine="0"/>
              <w:jc w:val="left"/>
            </w:pPr>
            <w:r>
              <w:t>Tài xế</w:t>
            </w:r>
          </w:p>
        </w:tc>
      </w:tr>
      <w:tr w:rsidR="00AF470E" w:rsidTr="00AF470E">
        <w:tc>
          <w:tcPr>
            <w:tcW w:w="2965" w:type="dxa"/>
            <w:shd w:val="clear" w:color="auto" w:fill="FFFFFF" w:themeFill="background1"/>
            <w:vAlign w:val="center"/>
          </w:tcPr>
          <w:p w:rsidR="00AF470E" w:rsidRDefault="00AF470E" w:rsidP="00AF470E">
            <w:pPr>
              <w:ind w:firstLine="0"/>
              <w:jc w:val="left"/>
            </w:pPr>
            <w:r>
              <w:lastRenderedPageBreak/>
              <w:t>Ca sử dụng liên quan</w:t>
            </w:r>
          </w:p>
        </w:tc>
        <w:tc>
          <w:tcPr>
            <w:tcW w:w="5862" w:type="dxa"/>
            <w:shd w:val="clear" w:color="auto" w:fill="FFFFFF" w:themeFill="background1"/>
            <w:vAlign w:val="center"/>
          </w:tcPr>
          <w:p w:rsidR="00AF470E" w:rsidRDefault="00051FA3" w:rsidP="00051FA3">
            <w:pPr>
              <w:ind w:firstLine="0"/>
            </w:pPr>
            <w:r>
              <w:t>Đăng nhập, Hủy cuốc xe, Cập nhật trạng thái, Thanh toán</w:t>
            </w:r>
          </w:p>
        </w:tc>
      </w:tr>
      <w:tr w:rsidR="00AF470E" w:rsidTr="00AF470E">
        <w:tc>
          <w:tcPr>
            <w:tcW w:w="2965" w:type="dxa"/>
            <w:shd w:val="clear" w:color="auto" w:fill="FFFFFF" w:themeFill="background1"/>
            <w:vAlign w:val="center"/>
          </w:tcPr>
          <w:p w:rsidR="00AF470E" w:rsidRDefault="00AF470E" w:rsidP="00AF470E">
            <w:pPr>
              <w:ind w:firstLine="0"/>
              <w:jc w:val="left"/>
            </w:pPr>
            <w:r>
              <w:t>Tiền điều kiện</w:t>
            </w:r>
          </w:p>
        </w:tc>
        <w:tc>
          <w:tcPr>
            <w:tcW w:w="5862" w:type="dxa"/>
            <w:shd w:val="clear" w:color="auto" w:fill="FFFFFF" w:themeFill="background1"/>
            <w:vAlign w:val="center"/>
          </w:tcPr>
          <w:p w:rsidR="00AF470E" w:rsidRDefault="00051FA3" w:rsidP="00AF470E">
            <w:pPr>
              <w:ind w:firstLine="0"/>
            </w:pPr>
            <w:r>
              <w:t>Khi tài tế đã bật trạng thái sẵn sàng nhận quốc xe</w:t>
            </w:r>
            <w:r>
              <w:t>, tài xế  gần nhất trong trong bán kính 1km so với khách hàng</w:t>
            </w:r>
          </w:p>
        </w:tc>
      </w:tr>
      <w:tr w:rsidR="00AF470E" w:rsidTr="00AF470E">
        <w:tc>
          <w:tcPr>
            <w:tcW w:w="2965" w:type="dxa"/>
            <w:shd w:val="clear" w:color="auto" w:fill="FFFFFF" w:themeFill="background1"/>
            <w:vAlign w:val="center"/>
          </w:tcPr>
          <w:p w:rsidR="00AF470E" w:rsidRDefault="00AF470E" w:rsidP="00AF470E">
            <w:pPr>
              <w:ind w:firstLine="0"/>
              <w:jc w:val="left"/>
            </w:pPr>
            <w:r>
              <w:t>Hậu điều kiện</w:t>
            </w:r>
          </w:p>
        </w:tc>
        <w:tc>
          <w:tcPr>
            <w:tcW w:w="5862" w:type="dxa"/>
            <w:shd w:val="clear" w:color="auto" w:fill="FFFFFF" w:themeFill="background1"/>
            <w:vAlign w:val="center"/>
          </w:tcPr>
          <w:p w:rsidR="00AF470E" w:rsidRDefault="00051FA3" w:rsidP="00AF470E">
            <w:pPr>
              <w:ind w:firstLine="0"/>
            </w:pPr>
            <w:r>
              <w:t>Hiển thị thông tin cuốc xe và giá tiền cuốc xe yêu cầu từ khách hàng</w:t>
            </w:r>
          </w:p>
        </w:tc>
      </w:tr>
    </w:tbl>
    <w:p w:rsidR="00AF470E" w:rsidRDefault="00AF470E" w:rsidP="00AF470E"/>
    <w:p w:rsidR="00CB15F9" w:rsidRDefault="00CB15F9" w:rsidP="00155488">
      <w:pPr>
        <w:pStyle w:val="ListParagraph"/>
        <w:numPr>
          <w:ilvl w:val="0"/>
          <w:numId w:val="45"/>
        </w:numPr>
      </w:pPr>
      <w:r>
        <w:t>Đặc tả ca sử dụng “Hủy cuốc xe”</w:t>
      </w:r>
    </w:p>
    <w:tbl>
      <w:tblPr>
        <w:tblStyle w:val="TableGrid"/>
        <w:tblW w:w="0" w:type="auto"/>
        <w:tblLook w:val="04A0" w:firstRow="1" w:lastRow="0" w:firstColumn="1" w:lastColumn="0" w:noHBand="0" w:noVBand="1"/>
      </w:tblPr>
      <w:tblGrid>
        <w:gridCol w:w="2965"/>
        <w:gridCol w:w="5862"/>
      </w:tblGrid>
      <w:tr w:rsidR="00AF470E" w:rsidRPr="00151C19" w:rsidTr="00AF470E">
        <w:tc>
          <w:tcPr>
            <w:tcW w:w="2965" w:type="dxa"/>
            <w:shd w:val="clear" w:color="auto" w:fill="FFF2CC" w:themeFill="accent4" w:themeFillTint="33"/>
            <w:vAlign w:val="center"/>
          </w:tcPr>
          <w:p w:rsidR="00AF470E" w:rsidRPr="0068461D" w:rsidRDefault="00AF470E" w:rsidP="00AF470E">
            <w:pPr>
              <w:jc w:val="center"/>
              <w:rPr>
                <w:b/>
              </w:rPr>
            </w:pPr>
            <w:r w:rsidRPr="0068461D">
              <w:rPr>
                <w:b/>
              </w:rPr>
              <w:t>Tiêu đề</w:t>
            </w:r>
          </w:p>
        </w:tc>
        <w:tc>
          <w:tcPr>
            <w:tcW w:w="5862" w:type="dxa"/>
            <w:shd w:val="clear" w:color="auto" w:fill="FFF2CC" w:themeFill="accent4" w:themeFillTint="33"/>
            <w:vAlign w:val="center"/>
          </w:tcPr>
          <w:p w:rsidR="00AF470E" w:rsidRPr="0068461D" w:rsidRDefault="00AF470E" w:rsidP="00AF470E">
            <w:pPr>
              <w:jc w:val="center"/>
              <w:rPr>
                <w:b/>
              </w:rPr>
            </w:pPr>
            <w:r w:rsidRPr="0068461D">
              <w:rPr>
                <w:b/>
              </w:rPr>
              <w:t>Nội dung</w:t>
            </w:r>
          </w:p>
        </w:tc>
      </w:tr>
      <w:tr w:rsidR="00AF470E" w:rsidRPr="00151C19" w:rsidTr="00AF470E">
        <w:tc>
          <w:tcPr>
            <w:tcW w:w="2965" w:type="dxa"/>
            <w:shd w:val="clear" w:color="auto" w:fill="FFFFFF" w:themeFill="background1"/>
            <w:vAlign w:val="center"/>
          </w:tcPr>
          <w:p w:rsidR="00AF470E" w:rsidRPr="00151C19" w:rsidRDefault="00AF470E" w:rsidP="00AF470E">
            <w:pPr>
              <w:ind w:firstLine="0"/>
              <w:jc w:val="left"/>
            </w:pPr>
            <w:r>
              <w:t>Tên ca sử dụng</w:t>
            </w:r>
          </w:p>
        </w:tc>
        <w:tc>
          <w:tcPr>
            <w:tcW w:w="5862" w:type="dxa"/>
            <w:shd w:val="clear" w:color="auto" w:fill="FFFFFF" w:themeFill="background1"/>
            <w:vAlign w:val="center"/>
          </w:tcPr>
          <w:p w:rsidR="00AF470E" w:rsidRPr="00151C19" w:rsidRDefault="003C5DA6" w:rsidP="00AF470E">
            <w:pPr>
              <w:ind w:firstLine="0"/>
              <w:jc w:val="left"/>
            </w:pPr>
            <w:r>
              <w:t>Hủy cuốc xe</w:t>
            </w:r>
          </w:p>
        </w:tc>
      </w:tr>
      <w:tr w:rsidR="00AF470E" w:rsidTr="00AF470E">
        <w:tc>
          <w:tcPr>
            <w:tcW w:w="2965" w:type="dxa"/>
            <w:shd w:val="clear" w:color="auto" w:fill="FFFFFF" w:themeFill="background1"/>
            <w:vAlign w:val="center"/>
          </w:tcPr>
          <w:p w:rsidR="00AF470E" w:rsidRDefault="00AF470E" w:rsidP="00AF470E">
            <w:pPr>
              <w:ind w:firstLine="0"/>
              <w:jc w:val="left"/>
            </w:pPr>
            <w:r>
              <w:t>Mô tả</w:t>
            </w:r>
          </w:p>
        </w:tc>
        <w:tc>
          <w:tcPr>
            <w:tcW w:w="5862" w:type="dxa"/>
            <w:shd w:val="clear" w:color="auto" w:fill="FFFFFF" w:themeFill="background1"/>
            <w:vAlign w:val="center"/>
          </w:tcPr>
          <w:p w:rsidR="00AF470E" w:rsidRDefault="003C5DA6" w:rsidP="00AF470E">
            <w:pPr>
              <w:ind w:firstLine="0"/>
              <w:jc w:val="left"/>
            </w:pPr>
            <w:r>
              <w:t>Vì một lý do nào đó tài xế có thể hủy cuốc xe do khách hàng yêu cầu.</w:t>
            </w:r>
          </w:p>
        </w:tc>
      </w:tr>
      <w:tr w:rsidR="00AF470E" w:rsidTr="00AF470E">
        <w:tc>
          <w:tcPr>
            <w:tcW w:w="2965" w:type="dxa"/>
            <w:shd w:val="clear" w:color="auto" w:fill="FFFFFF" w:themeFill="background1"/>
            <w:vAlign w:val="center"/>
          </w:tcPr>
          <w:p w:rsidR="00AF470E" w:rsidRDefault="00AF470E" w:rsidP="00AF470E">
            <w:pPr>
              <w:ind w:firstLine="0"/>
              <w:jc w:val="left"/>
            </w:pPr>
            <w:r>
              <w:t>Điều kiện kích hoạt</w:t>
            </w:r>
          </w:p>
        </w:tc>
        <w:tc>
          <w:tcPr>
            <w:tcW w:w="5862" w:type="dxa"/>
            <w:shd w:val="clear" w:color="auto" w:fill="FFFFFF" w:themeFill="background1"/>
            <w:vAlign w:val="center"/>
          </w:tcPr>
          <w:p w:rsidR="00AF470E" w:rsidRDefault="003C5DA6" w:rsidP="00AF470E">
            <w:pPr>
              <w:ind w:firstLine="0"/>
              <w:jc w:val="left"/>
            </w:pPr>
            <w:r>
              <w:t>Tài xế đã nhận cuốc xe</w:t>
            </w:r>
          </w:p>
        </w:tc>
      </w:tr>
      <w:tr w:rsidR="00AF470E" w:rsidTr="00AF470E">
        <w:tc>
          <w:tcPr>
            <w:tcW w:w="2965" w:type="dxa"/>
            <w:shd w:val="clear" w:color="auto" w:fill="FFFFFF" w:themeFill="background1"/>
            <w:vAlign w:val="center"/>
          </w:tcPr>
          <w:p w:rsidR="00AF470E" w:rsidRDefault="00AF470E" w:rsidP="00AF470E">
            <w:pPr>
              <w:ind w:firstLine="0"/>
              <w:jc w:val="left"/>
            </w:pPr>
            <w:r>
              <w:t>Tác nhân</w:t>
            </w:r>
          </w:p>
        </w:tc>
        <w:tc>
          <w:tcPr>
            <w:tcW w:w="5862" w:type="dxa"/>
            <w:shd w:val="clear" w:color="auto" w:fill="FFFFFF" w:themeFill="background1"/>
            <w:vAlign w:val="center"/>
          </w:tcPr>
          <w:p w:rsidR="00AF470E" w:rsidRDefault="003C5DA6" w:rsidP="00AF470E">
            <w:pPr>
              <w:ind w:firstLine="0"/>
              <w:jc w:val="left"/>
            </w:pPr>
            <w:r>
              <w:t>Tài xế</w:t>
            </w:r>
          </w:p>
        </w:tc>
      </w:tr>
      <w:tr w:rsidR="00AF470E" w:rsidTr="00AF470E">
        <w:tc>
          <w:tcPr>
            <w:tcW w:w="2965" w:type="dxa"/>
            <w:shd w:val="clear" w:color="auto" w:fill="FFFFFF" w:themeFill="background1"/>
            <w:vAlign w:val="center"/>
          </w:tcPr>
          <w:p w:rsidR="00AF470E" w:rsidRDefault="00AF470E" w:rsidP="00AF470E">
            <w:pPr>
              <w:ind w:firstLine="0"/>
              <w:jc w:val="left"/>
            </w:pPr>
            <w:r>
              <w:t>Ca sử dụng liên quan</w:t>
            </w:r>
          </w:p>
        </w:tc>
        <w:tc>
          <w:tcPr>
            <w:tcW w:w="5862" w:type="dxa"/>
            <w:shd w:val="clear" w:color="auto" w:fill="FFFFFF" w:themeFill="background1"/>
            <w:vAlign w:val="center"/>
          </w:tcPr>
          <w:p w:rsidR="00AF470E" w:rsidRDefault="003C5DA6" w:rsidP="00AF470E">
            <w:pPr>
              <w:ind w:firstLine="0"/>
            </w:pPr>
            <w:r>
              <w:t>Nhận cuốc xe, Đăng xuất</w:t>
            </w:r>
          </w:p>
        </w:tc>
      </w:tr>
      <w:tr w:rsidR="00AF470E" w:rsidTr="00AF470E">
        <w:tc>
          <w:tcPr>
            <w:tcW w:w="2965" w:type="dxa"/>
            <w:shd w:val="clear" w:color="auto" w:fill="FFFFFF" w:themeFill="background1"/>
            <w:vAlign w:val="center"/>
          </w:tcPr>
          <w:p w:rsidR="00AF470E" w:rsidRDefault="00AF470E" w:rsidP="00AF470E">
            <w:pPr>
              <w:ind w:firstLine="0"/>
              <w:jc w:val="left"/>
            </w:pPr>
            <w:r>
              <w:t>Tiền điều kiện</w:t>
            </w:r>
          </w:p>
        </w:tc>
        <w:tc>
          <w:tcPr>
            <w:tcW w:w="5862" w:type="dxa"/>
            <w:shd w:val="clear" w:color="auto" w:fill="FFFFFF" w:themeFill="background1"/>
            <w:vAlign w:val="center"/>
          </w:tcPr>
          <w:p w:rsidR="00AF470E" w:rsidRDefault="003C5DA6" w:rsidP="00AF470E">
            <w:pPr>
              <w:ind w:firstLine="0"/>
            </w:pPr>
            <w:r>
              <w:t>Tài xế chọn chức năng hủy cuốc xe sau khi đã nhận cuốc xe</w:t>
            </w:r>
          </w:p>
        </w:tc>
      </w:tr>
      <w:tr w:rsidR="00AF470E" w:rsidTr="00AF470E">
        <w:tc>
          <w:tcPr>
            <w:tcW w:w="2965" w:type="dxa"/>
            <w:shd w:val="clear" w:color="auto" w:fill="FFFFFF" w:themeFill="background1"/>
            <w:vAlign w:val="center"/>
          </w:tcPr>
          <w:p w:rsidR="00AF470E" w:rsidRDefault="00AF470E" w:rsidP="00AF470E">
            <w:pPr>
              <w:ind w:firstLine="0"/>
              <w:jc w:val="left"/>
            </w:pPr>
            <w:r>
              <w:t>Hậu điều kiện</w:t>
            </w:r>
          </w:p>
        </w:tc>
        <w:tc>
          <w:tcPr>
            <w:tcW w:w="5862" w:type="dxa"/>
            <w:shd w:val="clear" w:color="auto" w:fill="FFFFFF" w:themeFill="background1"/>
            <w:vAlign w:val="center"/>
          </w:tcPr>
          <w:p w:rsidR="00AF470E" w:rsidRDefault="003C5DA6" w:rsidP="00AF470E">
            <w:pPr>
              <w:ind w:firstLine="0"/>
            </w:pPr>
            <w:r>
              <w:t>Thông báo hủy thành công và gửi thông báo đến khách hàng</w:t>
            </w:r>
          </w:p>
        </w:tc>
      </w:tr>
      <w:tr w:rsidR="00AF470E" w:rsidTr="00AF470E">
        <w:tc>
          <w:tcPr>
            <w:tcW w:w="2965" w:type="dxa"/>
            <w:shd w:val="clear" w:color="auto" w:fill="FFFFFF" w:themeFill="background1"/>
            <w:vAlign w:val="center"/>
          </w:tcPr>
          <w:p w:rsidR="00AF470E" w:rsidRDefault="00AF470E" w:rsidP="00AF470E">
            <w:pPr>
              <w:ind w:firstLine="0"/>
              <w:jc w:val="left"/>
            </w:pPr>
            <w:r>
              <w:t>Biến thể</w:t>
            </w:r>
          </w:p>
        </w:tc>
        <w:tc>
          <w:tcPr>
            <w:tcW w:w="5862" w:type="dxa"/>
            <w:shd w:val="clear" w:color="auto" w:fill="FFFFFF" w:themeFill="background1"/>
            <w:vAlign w:val="center"/>
          </w:tcPr>
          <w:p w:rsidR="00AF470E" w:rsidRDefault="00AF470E" w:rsidP="00AF470E">
            <w:pPr>
              <w:ind w:firstLine="0"/>
            </w:pPr>
          </w:p>
        </w:tc>
      </w:tr>
      <w:tr w:rsidR="00AF470E" w:rsidTr="00AF470E">
        <w:tc>
          <w:tcPr>
            <w:tcW w:w="2965" w:type="dxa"/>
            <w:shd w:val="clear" w:color="auto" w:fill="FFFFFF" w:themeFill="background1"/>
            <w:vAlign w:val="center"/>
          </w:tcPr>
          <w:p w:rsidR="00AF470E" w:rsidRDefault="00AF470E" w:rsidP="00AF470E">
            <w:pPr>
              <w:ind w:firstLine="0"/>
              <w:jc w:val="left"/>
            </w:pPr>
            <w:r>
              <w:t>Ngoại lệ</w:t>
            </w:r>
          </w:p>
        </w:tc>
        <w:tc>
          <w:tcPr>
            <w:tcW w:w="5862" w:type="dxa"/>
            <w:shd w:val="clear" w:color="auto" w:fill="FFFFFF" w:themeFill="background1"/>
            <w:vAlign w:val="center"/>
          </w:tcPr>
          <w:p w:rsidR="00AF470E" w:rsidRDefault="00AF470E" w:rsidP="00AF470E">
            <w:pPr>
              <w:ind w:firstLine="0"/>
            </w:pPr>
          </w:p>
        </w:tc>
      </w:tr>
    </w:tbl>
    <w:p w:rsidR="00AF470E" w:rsidRDefault="00AF470E" w:rsidP="00AF470E"/>
    <w:p w:rsidR="00CB15F9" w:rsidRDefault="00CB15F9" w:rsidP="00155488">
      <w:pPr>
        <w:pStyle w:val="ListParagraph"/>
        <w:numPr>
          <w:ilvl w:val="0"/>
          <w:numId w:val="45"/>
        </w:numPr>
      </w:pPr>
      <w:r>
        <w:t>Đặc tả ca sử dụng “Cập nhật trạng thái”</w:t>
      </w:r>
    </w:p>
    <w:tbl>
      <w:tblPr>
        <w:tblStyle w:val="TableGrid"/>
        <w:tblW w:w="0" w:type="auto"/>
        <w:tblLook w:val="04A0" w:firstRow="1" w:lastRow="0" w:firstColumn="1" w:lastColumn="0" w:noHBand="0" w:noVBand="1"/>
      </w:tblPr>
      <w:tblGrid>
        <w:gridCol w:w="2965"/>
        <w:gridCol w:w="5862"/>
      </w:tblGrid>
      <w:tr w:rsidR="00AF470E" w:rsidRPr="00151C19" w:rsidTr="00AF470E">
        <w:tc>
          <w:tcPr>
            <w:tcW w:w="2965" w:type="dxa"/>
            <w:shd w:val="clear" w:color="auto" w:fill="FFF2CC" w:themeFill="accent4" w:themeFillTint="33"/>
            <w:vAlign w:val="center"/>
          </w:tcPr>
          <w:p w:rsidR="00AF470E" w:rsidRPr="0068461D" w:rsidRDefault="00AF470E" w:rsidP="00AF470E">
            <w:pPr>
              <w:jc w:val="center"/>
              <w:rPr>
                <w:b/>
              </w:rPr>
            </w:pPr>
            <w:r w:rsidRPr="0068461D">
              <w:rPr>
                <w:b/>
              </w:rPr>
              <w:t>Tiêu đề</w:t>
            </w:r>
          </w:p>
        </w:tc>
        <w:tc>
          <w:tcPr>
            <w:tcW w:w="5862" w:type="dxa"/>
            <w:shd w:val="clear" w:color="auto" w:fill="FFF2CC" w:themeFill="accent4" w:themeFillTint="33"/>
            <w:vAlign w:val="center"/>
          </w:tcPr>
          <w:p w:rsidR="00AF470E" w:rsidRPr="0068461D" w:rsidRDefault="00AF470E" w:rsidP="00AF470E">
            <w:pPr>
              <w:jc w:val="center"/>
              <w:rPr>
                <w:b/>
              </w:rPr>
            </w:pPr>
            <w:r w:rsidRPr="0068461D">
              <w:rPr>
                <w:b/>
              </w:rPr>
              <w:t>Nội dung</w:t>
            </w:r>
          </w:p>
        </w:tc>
      </w:tr>
      <w:tr w:rsidR="00AF470E" w:rsidRPr="00151C19" w:rsidTr="00AF470E">
        <w:tc>
          <w:tcPr>
            <w:tcW w:w="2965" w:type="dxa"/>
            <w:shd w:val="clear" w:color="auto" w:fill="FFFFFF" w:themeFill="background1"/>
            <w:vAlign w:val="center"/>
          </w:tcPr>
          <w:p w:rsidR="00AF470E" w:rsidRPr="00151C19" w:rsidRDefault="00AF470E" w:rsidP="00AF470E">
            <w:pPr>
              <w:ind w:firstLine="0"/>
              <w:jc w:val="left"/>
            </w:pPr>
            <w:r>
              <w:t>Tên ca sử dụng</w:t>
            </w:r>
          </w:p>
        </w:tc>
        <w:tc>
          <w:tcPr>
            <w:tcW w:w="5862" w:type="dxa"/>
            <w:shd w:val="clear" w:color="auto" w:fill="FFFFFF" w:themeFill="background1"/>
            <w:vAlign w:val="center"/>
          </w:tcPr>
          <w:p w:rsidR="00AF470E" w:rsidRPr="00151C19" w:rsidRDefault="00FC413D" w:rsidP="00AF470E">
            <w:pPr>
              <w:ind w:firstLine="0"/>
              <w:jc w:val="left"/>
            </w:pPr>
            <w:r>
              <w:t>Cập nhật trạng thái</w:t>
            </w:r>
          </w:p>
        </w:tc>
      </w:tr>
      <w:tr w:rsidR="00AF470E" w:rsidTr="00AF470E">
        <w:tc>
          <w:tcPr>
            <w:tcW w:w="2965" w:type="dxa"/>
            <w:shd w:val="clear" w:color="auto" w:fill="FFFFFF" w:themeFill="background1"/>
            <w:vAlign w:val="center"/>
          </w:tcPr>
          <w:p w:rsidR="00AF470E" w:rsidRDefault="00AF470E" w:rsidP="00AF470E">
            <w:pPr>
              <w:ind w:firstLine="0"/>
              <w:jc w:val="left"/>
            </w:pPr>
            <w:r>
              <w:t>Mô tả</w:t>
            </w:r>
          </w:p>
        </w:tc>
        <w:tc>
          <w:tcPr>
            <w:tcW w:w="5862" w:type="dxa"/>
            <w:shd w:val="clear" w:color="auto" w:fill="FFFFFF" w:themeFill="background1"/>
            <w:vAlign w:val="center"/>
          </w:tcPr>
          <w:p w:rsidR="00AF470E" w:rsidRDefault="00FC413D" w:rsidP="00AF470E">
            <w:pPr>
              <w:ind w:firstLine="0"/>
              <w:jc w:val="left"/>
            </w:pPr>
            <w:r>
              <w:t>Tài xế có thể thay đổi trạng thái sẵn sàng nhận cuốc xe hoặc không sẵn sàng nhận cuốc xe của mình trên hệ thống.</w:t>
            </w:r>
          </w:p>
        </w:tc>
      </w:tr>
      <w:tr w:rsidR="00AF470E" w:rsidTr="00AF470E">
        <w:tc>
          <w:tcPr>
            <w:tcW w:w="2965" w:type="dxa"/>
            <w:shd w:val="clear" w:color="auto" w:fill="FFFFFF" w:themeFill="background1"/>
            <w:vAlign w:val="center"/>
          </w:tcPr>
          <w:p w:rsidR="00AF470E" w:rsidRDefault="00AF470E" w:rsidP="00AF470E">
            <w:pPr>
              <w:ind w:firstLine="0"/>
              <w:jc w:val="left"/>
            </w:pPr>
            <w:r>
              <w:t>Điều kiện kích hoạt</w:t>
            </w:r>
          </w:p>
        </w:tc>
        <w:tc>
          <w:tcPr>
            <w:tcW w:w="5862" w:type="dxa"/>
            <w:shd w:val="clear" w:color="auto" w:fill="FFFFFF" w:themeFill="background1"/>
            <w:vAlign w:val="center"/>
          </w:tcPr>
          <w:p w:rsidR="00AF470E" w:rsidRDefault="00FC413D" w:rsidP="00AF470E">
            <w:pPr>
              <w:ind w:firstLine="0"/>
              <w:jc w:val="left"/>
            </w:pPr>
            <w:r>
              <w:t>Tài xế đã đăng nhập vào hệ thống</w:t>
            </w:r>
          </w:p>
        </w:tc>
      </w:tr>
      <w:tr w:rsidR="00AF470E" w:rsidTr="00AF470E">
        <w:tc>
          <w:tcPr>
            <w:tcW w:w="2965" w:type="dxa"/>
            <w:shd w:val="clear" w:color="auto" w:fill="FFFFFF" w:themeFill="background1"/>
            <w:vAlign w:val="center"/>
          </w:tcPr>
          <w:p w:rsidR="00AF470E" w:rsidRDefault="00AF470E" w:rsidP="00AF470E">
            <w:pPr>
              <w:ind w:firstLine="0"/>
              <w:jc w:val="left"/>
            </w:pPr>
            <w:r>
              <w:t>Tác nhân</w:t>
            </w:r>
          </w:p>
        </w:tc>
        <w:tc>
          <w:tcPr>
            <w:tcW w:w="5862" w:type="dxa"/>
            <w:shd w:val="clear" w:color="auto" w:fill="FFFFFF" w:themeFill="background1"/>
            <w:vAlign w:val="center"/>
          </w:tcPr>
          <w:p w:rsidR="00AF470E" w:rsidRDefault="00FC413D" w:rsidP="00AF470E">
            <w:pPr>
              <w:ind w:firstLine="0"/>
              <w:jc w:val="left"/>
            </w:pPr>
            <w:r>
              <w:t>Tài xế</w:t>
            </w:r>
          </w:p>
        </w:tc>
      </w:tr>
      <w:tr w:rsidR="00AF470E" w:rsidTr="00AF470E">
        <w:tc>
          <w:tcPr>
            <w:tcW w:w="2965" w:type="dxa"/>
            <w:shd w:val="clear" w:color="auto" w:fill="FFFFFF" w:themeFill="background1"/>
            <w:vAlign w:val="center"/>
          </w:tcPr>
          <w:p w:rsidR="00AF470E" w:rsidRDefault="00AF470E" w:rsidP="00AF470E">
            <w:pPr>
              <w:ind w:firstLine="0"/>
              <w:jc w:val="left"/>
            </w:pPr>
            <w:r>
              <w:t>Ca sử dụng liên quan</w:t>
            </w:r>
          </w:p>
        </w:tc>
        <w:tc>
          <w:tcPr>
            <w:tcW w:w="5862" w:type="dxa"/>
            <w:shd w:val="clear" w:color="auto" w:fill="FFFFFF" w:themeFill="background1"/>
            <w:vAlign w:val="center"/>
          </w:tcPr>
          <w:p w:rsidR="00AF470E" w:rsidRDefault="009C4A16" w:rsidP="00AF470E">
            <w:pPr>
              <w:ind w:firstLine="0"/>
            </w:pPr>
            <w:r>
              <w:t>Đăng nhập</w:t>
            </w:r>
          </w:p>
        </w:tc>
      </w:tr>
      <w:tr w:rsidR="00AF470E" w:rsidTr="00AF470E">
        <w:tc>
          <w:tcPr>
            <w:tcW w:w="2965" w:type="dxa"/>
            <w:shd w:val="clear" w:color="auto" w:fill="FFFFFF" w:themeFill="background1"/>
            <w:vAlign w:val="center"/>
          </w:tcPr>
          <w:p w:rsidR="00AF470E" w:rsidRDefault="00AF470E" w:rsidP="00AF470E">
            <w:pPr>
              <w:ind w:firstLine="0"/>
              <w:jc w:val="left"/>
            </w:pPr>
            <w:r>
              <w:t>Tiền điều kiện</w:t>
            </w:r>
          </w:p>
        </w:tc>
        <w:tc>
          <w:tcPr>
            <w:tcW w:w="5862" w:type="dxa"/>
            <w:shd w:val="clear" w:color="auto" w:fill="FFFFFF" w:themeFill="background1"/>
            <w:vAlign w:val="center"/>
          </w:tcPr>
          <w:p w:rsidR="00AF470E" w:rsidRDefault="009C4A16" w:rsidP="00AF470E">
            <w:pPr>
              <w:ind w:firstLine="0"/>
            </w:pPr>
            <w:r>
              <w:t>Tài xế bật tắt trạng trái sẵn sàng nhận cuốc xe</w:t>
            </w:r>
          </w:p>
        </w:tc>
      </w:tr>
      <w:tr w:rsidR="00AF470E" w:rsidTr="00AF470E">
        <w:tc>
          <w:tcPr>
            <w:tcW w:w="2965" w:type="dxa"/>
            <w:shd w:val="clear" w:color="auto" w:fill="FFFFFF" w:themeFill="background1"/>
            <w:vAlign w:val="center"/>
          </w:tcPr>
          <w:p w:rsidR="00AF470E" w:rsidRDefault="00AF470E" w:rsidP="00AF470E">
            <w:pPr>
              <w:ind w:firstLine="0"/>
              <w:jc w:val="left"/>
            </w:pPr>
            <w:r>
              <w:t>Hậu điều kiện</w:t>
            </w:r>
          </w:p>
        </w:tc>
        <w:tc>
          <w:tcPr>
            <w:tcW w:w="5862" w:type="dxa"/>
            <w:shd w:val="clear" w:color="auto" w:fill="FFFFFF" w:themeFill="background1"/>
            <w:vAlign w:val="center"/>
          </w:tcPr>
          <w:p w:rsidR="00AF470E" w:rsidRDefault="009C4A16" w:rsidP="00AF470E">
            <w:pPr>
              <w:ind w:firstLine="0"/>
            </w:pPr>
            <w:r>
              <w:t>Thông báo lên màn hình trạng thái của tài xế</w:t>
            </w:r>
          </w:p>
        </w:tc>
      </w:tr>
    </w:tbl>
    <w:p w:rsidR="00AF470E" w:rsidRDefault="00AF470E" w:rsidP="00AF470E"/>
    <w:p w:rsidR="00750A3C" w:rsidRDefault="00CB15F9" w:rsidP="00155488">
      <w:pPr>
        <w:pStyle w:val="ListParagraph"/>
        <w:numPr>
          <w:ilvl w:val="0"/>
          <w:numId w:val="45"/>
        </w:numPr>
      </w:pPr>
      <w:r>
        <w:lastRenderedPageBreak/>
        <w:t>Đặc tả ca sử dụng “Thanh toán”</w:t>
      </w:r>
    </w:p>
    <w:tbl>
      <w:tblPr>
        <w:tblStyle w:val="TableGrid"/>
        <w:tblW w:w="0" w:type="auto"/>
        <w:tblLook w:val="04A0" w:firstRow="1" w:lastRow="0" w:firstColumn="1" w:lastColumn="0" w:noHBand="0" w:noVBand="1"/>
      </w:tblPr>
      <w:tblGrid>
        <w:gridCol w:w="2965"/>
        <w:gridCol w:w="5862"/>
      </w:tblGrid>
      <w:tr w:rsidR="00AF470E" w:rsidRPr="00151C19" w:rsidTr="00AF470E">
        <w:tc>
          <w:tcPr>
            <w:tcW w:w="2965" w:type="dxa"/>
            <w:shd w:val="clear" w:color="auto" w:fill="FFF2CC" w:themeFill="accent4" w:themeFillTint="33"/>
            <w:vAlign w:val="center"/>
          </w:tcPr>
          <w:p w:rsidR="00AF470E" w:rsidRPr="0068461D" w:rsidRDefault="00AF470E" w:rsidP="00AF470E">
            <w:pPr>
              <w:jc w:val="center"/>
              <w:rPr>
                <w:b/>
              </w:rPr>
            </w:pPr>
            <w:r w:rsidRPr="0068461D">
              <w:rPr>
                <w:b/>
              </w:rPr>
              <w:t>Tiêu đề</w:t>
            </w:r>
          </w:p>
        </w:tc>
        <w:tc>
          <w:tcPr>
            <w:tcW w:w="5862" w:type="dxa"/>
            <w:shd w:val="clear" w:color="auto" w:fill="FFF2CC" w:themeFill="accent4" w:themeFillTint="33"/>
            <w:vAlign w:val="center"/>
          </w:tcPr>
          <w:p w:rsidR="00AF470E" w:rsidRPr="0068461D" w:rsidRDefault="00AF470E" w:rsidP="00AF470E">
            <w:pPr>
              <w:jc w:val="center"/>
              <w:rPr>
                <w:b/>
              </w:rPr>
            </w:pPr>
            <w:r w:rsidRPr="0068461D">
              <w:rPr>
                <w:b/>
              </w:rPr>
              <w:t>Nội dung</w:t>
            </w:r>
          </w:p>
        </w:tc>
      </w:tr>
      <w:tr w:rsidR="00AF470E" w:rsidRPr="00151C19" w:rsidTr="00AF470E">
        <w:tc>
          <w:tcPr>
            <w:tcW w:w="2965" w:type="dxa"/>
            <w:shd w:val="clear" w:color="auto" w:fill="FFFFFF" w:themeFill="background1"/>
            <w:vAlign w:val="center"/>
          </w:tcPr>
          <w:p w:rsidR="00AF470E" w:rsidRPr="00151C19" w:rsidRDefault="00AF470E" w:rsidP="00AF470E">
            <w:pPr>
              <w:ind w:firstLine="0"/>
              <w:jc w:val="left"/>
            </w:pPr>
            <w:r>
              <w:t>Tên ca sử dụng</w:t>
            </w:r>
          </w:p>
        </w:tc>
        <w:tc>
          <w:tcPr>
            <w:tcW w:w="5862" w:type="dxa"/>
            <w:shd w:val="clear" w:color="auto" w:fill="FFFFFF" w:themeFill="background1"/>
            <w:vAlign w:val="center"/>
          </w:tcPr>
          <w:p w:rsidR="00AF470E" w:rsidRPr="00151C19" w:rsidRDefault="00AF470E" w:rsidP="00AF470E">
            <w:pPr>
              <w:ind w:firstLine="0"/>
              <w:jc w:val="left"/>
            </w:pPr>
          </w:p>
        </w:tc>
      </w:tr>
      <w:tr w:rsidR="00AF470E" w:rsidTr="00AF470E">
        <w:tc>
          <w:tcPr>
            <w:tcW w:w="2965" w:type="dxa"/>
            <w:shd w:val="clear" w:color="auto" w:fill="FFFFFF" w:themeFill="background1"/>
            <w:vAlign w:val="center"/>
          </w:tcPr>
          <w:p w:rsidR="00AF470E" w:rsidRDefault="00AF470E" w:rsidP="00AF470E">
            <w:pPr>
              <w:ind w:firstLine="0"/>
              <w:jc w:val="left"/>
            </w:pPr>
            <w:r>
              <w:t>Mô tả</w:t>
            </w:r>
          </w:p>
        </w:tc>
        <w:tc>
          <w:tcPr>
            <w:tcW w:w="5862" w:type="dxa"/>
            <w:shd w:val="clear" w:color="auto" w:fill="FFFFFF" w:themeFill="background1"/>
            <w:vAlign w:val="center"/>
          </w:tcPr>
          <w:p w:rsidR="00AF470E" w:rsidRDefault="003F6A7C" w:rsidP="00AF470E">
            <w:pPr>
              <w:ind w:firstLine="0"/>
              <w:jc w:val="left"/>
            </w:pPr>
            <w:r>
              <w:t>Sau khi đã tới địa điểm đến theo yêu cầu của hành khách. Tài xế sẽ nhận được thồng thanh toán từ hệ thống</w:t>
            </w:r>
          </w:p>
        </w:tc>
      </w:tr>
      <w:tr w:rsidR="00AF470E" w:rsidTr="00AF470E">
        <w:tc>
          <w:tcPr>
            <w:tcW w:w="2965" w:type="dxa"/>
            <w:shd w:val="clear" w:color="auto" w:fill="FFFFFF" w:themeFill="background1"/>
            <w:vAlign w:val="center"/>
          </w:tcPr>
          <w:p w:rsidR="00AF470E" w:rsidRDefault="00AF470E" w:rsidP="00AF470E">
            <w:pPr>
              <w:ind w:firstLine="0"/>
              <w:jc w:val="left"/>
            </w:pPr>
            <w:r>
              <w:t>Điều kiện kích hoạt</w:t>
            </w:r>
          </w:p>
        </w:tc>
        <w:tc>
          <w:tcPr>
            <w:tcW w:w="5862" w:type="dxa"/>
            <w:shd w:val="clear" w:color="auto" w:fill="FFFFFF" w:themeFill="background1"/>
            <w:vAlign w:val="center"/>
          </w:tcPr>
          <w:p w:rsidR="00AF470E" w:rsidRDefault="003F6A7C" w:rsidP="00AF470E">
            <w:pPr>
              <w:ind w:firstLine="0"/>
              <w:jc w:val="left"/>
            </w:pPr>
            <w:r>
              <w:t>Sau khi cuốc xe đã hoàn thành</w:t>
            </w:r>
          </w:p>
        </w:tc>
      </w:tr>
      <w:tr w:rsidR="00AF470E" w:rsidTr="00AF470E">
        <w:tc>
          <w:tcPr>
            <w:tcW w:w="2965" w:type="dxa"/>
            <w:shd w:val="clear" w:color="auto" w:fill="FFFFFF" w:themeFill="background1"/>
            <w:vAlign w:val="center"/>
          </w:tcPr>
          <w:p w:rsidR="00AF470E" w:rsidRDefault="00AF470E" w:rsidP="00AF470E">
            <w:pPr>
              <w:ind w:firstLine="0"/>
              <w:jc w:val="left"/>
            </w:pPr>
            <w:r>
              <w:t>Tác nhân</w:t>
            </w:r>
          </w:p>
        </w:tc>
        <w:tc>
          <w:tcPr>
            <w:tcW w:w="5862" w:type="dxa"/>
            <w:shd w:val="clear" w:color="auto" w:fill="FFFFFF" w:themeFill="background1"/>
            <w:vAlign w:val="center"/>
          </w:tcPr>
          <w:p w:rsidR="00AF470E" w:rsidRDefault="003F6A7C" w:rsidP="00AF470E">
            <w:pPr>
              <w:ind w:firstLine="0"/>
              <w:jc w:val="left"/>
            </w:pPr>
            <w:r>
              <w:t>Tà xế</w:t>
            </w:r>
          </w:p>
        </w:tc>
      </w:tr>
      <w:tr w:rsidR="00AF470E" w:rsidTr="00AF470E">
        <w:tc>
          <w:tcPr>
            <w:tcW w:w="2965" w:type="dxa"/>
            <w:shd w:val="clear" w:color="auto" w:fill="FFFFFF" w:themeFill="background1"/>
            <w:vAlign w:val="center"/>
          </w:tcPr>
          <w:p w:rsidR="00AF470E" w:rsidRDefault="00AF470E" w:rsidP="00AF470E">
            <w:pPr>
              <w:ind w:firstLine="0"/>
              <w:jc w:val="left"/>
            </w:pPr>
            <w:r>
              <w:t>Ca sử dụng liên quan</w:t>
            </w:r>
          </w:p>
        </w:tc>
        <w:tc>
          <w:tcPr>
            <w:tcW w:w="5862" w:type="dxa"/>
            <w:shd w:val="clear" w:color="auto" w:fill="FFFFFF" w:themeFill="background1"/>
            <w:vAlign w:val="center"/>
          </w:tcPr>
          <w:p w:rsidR="00AF470E" w:rsidRDefault="003F6A7C" w:rsidP="00AF470E">
            <w:pPr>
              <w:ind w:firstLine="0"/>
            </w:pPr>
            <w:r>
              <w:t>Nhận cuốc xe</w:t>
            </w:r>
          </w:p>
        </w:tc>
      </w:tr>
      <w:tr w:rsidR="00AF470E" w:rsidTr="00AF470E">
        <w:tc>
          <w:tcPr>
            <w:tcW w:w="2965" w:type="dxa"/>
            <w:shd w:val="clear" w:color="auto" w:fill="FFFFFF" w:themeFill="background1"/>
            <w:vAlign w:val="center"/>
          </w:tcPr>
          <w:p w:rsidR="00AF470E" w:rsidRDefault="00AF470E" w:rsidP="00AF470E">
            <w:pPr>
              <w:ind w:firstLine="0"/>
              <w:jc w:val="left"/>
            </w:pPr>
            <w:r>
              <w:t>Tiền điều kiện</w:t>
            </w:r>
          </w:p>
        </w:tc>
        <w:tc>
          <w:tcPr>
            <w:tcW w:w="5862" w:type="dxa"/>
            <w:shd w:val="clear" w:color="auto" w:fill="FFFFFF" w:themeFill="background1"/>
            <w:vAlign w:val="center"/>
          </w:tcPr>
          <w:p w:rsidR="00AF470E" w:rsidRDefault="003F6A7C" w:rsidP="00AF470E">
            <w:pPr>
              <w:ind w:firstLine="0"/>
            </w:pPr>
            <w:r>
              <w:t>Chọn chức năng khách xuống xe trên chương trình</w:t>
            </w:r>
          </w:p>
        </w:tc>
      </w:tr>
      <w:tr w:rsidR="00AF470E" w:rsidTr="00AF470E">
        <w:tc>
          <w:tcPr>
            <w:tcW w:w="2965" w:type="dxa"/>
            <w:shd w:val="clear" w:color="auto" w:fill="FFFFFF" w:themeFill="background1"/>
            <w:vAlign w:val="center"/>
          </w:tcPr>
          <w:p w:rsidR="00AF470E" w:rsidRDefault="00AF470E" w:rsidP="00AF470E">
            <w:pPr>
              <w:ind w:firstLine="0"/>
              <w:jc w:val="left"/>
            </w:pPr>
            <w:r>
              <w:t>Hậu điều kiện</w:t>
            </w:r>
          </w:p>
        </w:tc>
        <w:tc>
          <w:tcPr>
            <w:tcW w:w="5862" w:type="dxa"/>
            <w:shd w:val="clear" w:color="auto" w:fill="FFFFFF" w:themeFill="background1"/>
            <w:vAlign w:val="center"/>
          </w:tcPr>
          <w:p w:rsidR="00AF470E" w:rsidRDefault="003F6A7C" w:rsidP="00AF470E">
            <w:pPr>
              <w:ind w:firstLine="0"/>
            </w:pPr>
            <w:r>
              <w:t>Hiển thị thông tin thanh toán</w:t>
            </w:r>
          </w:p>
        </w:tc>
      </w:tr>
      <w:tr w:rsidR="00AF470E" w:rsidTr="00AF470E">
        <w:tc>
          <w:tcPr>
            <w:tcW w:w="2965" w:type="dxa"/>
            <w:shd w:val="clear" w:color="auto" w:fill="FFFFFF" w:themeFill="background1"/>
            <w:vAlign w:val="center"/>
          </w:tcPr>
          <w:p w:rsidR="00AF470E" w:rsidRDefault="00AF470E" w:rsidP="00AF470E">
            <w:pPr>
              <w:ind w:firstLine="0"/>
              <w:jc w:val="left"/>
            </w:pPr>
            <w:r>
              <w:t>Biến thể</w:t>
            </w:r>
          </w:p>
        </w:tc>
        <w:tc>
          <w:tcPr>
            <w:tcW w:w="5862" w:type="dxa"/>
            <w:shd w:val="clear" w:color="auto" w:fill="FFFFFF" w:themeFill="background1"/>
            <w:vAlign w:val="center"/>
          </w:tcPr>
          <w:p w:rsidR="00AF470E" w:rsidRDefault="00AF470E" w:rsidP="00AF470E">
            <w:pPr>
              <w:ind w:firstLine="0"/>
            </w:pPr>
          </w:p>
        </w:tc>
      </w:tr>
      <w:tr w:rsidR="00AF470E" w:rsidTr="00AF470E">
        <w:tc>
          <w:tcPr>
            <w:tcW w:w="2965" w:type="dxa"/>
            <w:shd w:val="clear" w:color="auto" w:fill="FFFFFF" w:themeFill="background1"/>
            <w:vAlign w:val="center"/>
          </w:tcPr>
          <w:p w:rsidR="00AF470E" w:rsidRDefault="00AF470E" w:rsidP="00AF470E">
            <w:pPr>
              <w:ind w:firstLine="0"/>
              <w:jc w:val="left"/>
            </w:pPr>
            <w:r>
              <w:t>Ngoại lệ</w:t>
            </w:r>
          </w:p>
        </w:tc>
        <w:tc>
          <w:tcPr>
            <w:tcW w:w="5862" w:type="dxa"/>
            <w:shd w:val="clear" w:color="auto" w:fill="FFFFFF" w:themeFill="background1"/>
            <w:vAlign w:val="center"/>
          </w:tcPr>
          <w:p w:rsidR="00AF470E" w:rsidRDefault="00AF470E" w:rsidP="00AF470E">
            <w:pPr>
              <w:ind w:firstLine="0"/>
            </w:pPr>
          </w:p>
        </w:tc>
      </w:tr>
    </w:tbl>
    <w:p w:rsidR="00AF470E" w:rsidRPr="00CB15F9" w:rsidRDefault="00AF470E" w:rsidP="00AF470E"/>
    <w:p w:rsidR="00142964" w:rsidRPr="00142964" w:rsidRDefault="00142964" w:rsidP="00142964">
      <w:pPr>
        <w:rPr>
          <w:rFonts w:cs="Times New Roman"/>
          <w:szCs w:val="32"/>
        </w:rPr>
      </w:pPr>
      <w:bookmarkStart w:id="383" w:name="_Toc511914424"/>
      <w:bookmarkStart w:id="384" w:name="_Toc511914504"/>
      <w:bookmarkStart w:id="385" w:name="_Toc512547433"/>
      <w:r>
        <w:rPr>
          <w:rFonts w:cs="Times New Roman"/>
          <w:szCs w:val="32"/>
        </w:rPr>
        <w:br w:type="page"/>
      </w:r>
    </w:p>
    <w:p w:rsidR="00EB1427" w:rsidRPr="00A835CC" w:rsidRDefault="001953E8" w:rsidP="00A835CC">
      <w:pPr>
        <w:pStyle w:val="Heading1"/>
        <w:rPr>
          <w:rFonts w:cs="Times New Roman"/>
          <w:color w:val="auto"/>
          <w:szCs w:val="32"/>
        </w:rPr>
      </w:pPr>
      <w:r w:rsidRPr="00A835CC">
        <w:rPr>
          <w:rFonts w:cs="Times New Roman"/>
          <w:color w:val="auto"/>
          <w:szCs w:val="32"/>
        </w:rPr>
        <w:lastRenderedPageBreak/>
        <w:t>CHƯƠNG 3: CÀI ĐẶT VÀ CHẠY CHƯƠNG TRÌNH</w:t>
      </w:r>
      <w:bookmarkEnd w:id="385"/>
      <w:del w:id="386" w:author="D" w:date="2018-04-19T15:11:00Z">
        <w:r w:rsidRPr="00A835CC" w:rsidDel="008D7B7D">
          <w:rPr>
            <w:rFonts w:cs="Times New Roman"/>
            <w:color w:val="auto"/>
            <w:szCs w:val="32"/>
          </w:rPr>
          <w:delText xml:space="preserve"> ỨNG DỤNG</w:delText>
        </w:r>
      </w:del>
      <w:bookmarkEnd w:id="383"/>
      <w:bookmarkEnd w:id="384"/>
    </w:p>
    <w:p w:rsidR="005C4549" w:rsidRDefault="005C4549">
      <w:pPr>
        <w:rPr>
          <w:rFonts w:cs="Times New Roman"/>
          <w:b/>
          <w:szCs w:val="26"/>
        </w:rPr>
      </w:pPr>
      <w:r>
        <w:rPr>
          <w:rFonts w:cs="Times New Roman"/>
          <w:b/>
          <w:szCs w:val="26"/>
        </w:rPr>
        <w:br w:type="page"/>
      </w:r>
    </w:p>
    <w:p w:rsidR="00EF477A" w:rsidRPr="00EF477A" w:rsidRDefault="00EF477A" w:rsidP="000354BA">
      <w:pPr>
        <w:pStyle w:val="Heading1"/>
        <w:jc w:val="center"/>
        <w:rPr>
          <w:noProof/>
          <w:lang w:eastAsia="en-US"/>
        </w:rPr>
      </w:pPr>
      <w:r w:rsidRPr="00EF477A">
        <w:rPr>
          <w:noProof/>
          <w:lang w:val="vi-VN" w:eastAsia="en-US"/>
        </w:rPr>
        <w:lastRenderedPageBreak/>
        <w:t>Kết luận</w:t>
      </w:r>
    </w:p>
    <w:p w:rsidR="00EF477A" w:rsidRPr="00EF477A" w:rsidRDefault="00EF477A" w:rsidP="00EF477A">
      <w:r w:rsidRPr="00EF477A">
        <w:t>Sau một thời gian tìm hiểu và nghiên cứu đề tài “</w:t>
      </w:r>
      <w:r w:rsidR="000354BA">
        <w:t>Giả</w:t>
      </w:r>
      <w:r w:rsidR="00142964">
        <w:t>i</w:t>
      </w:r>
      <w:r w:rsidR="000354BA">
        <w:t xml:space="preserve"> pháp vận tải Driper</w:t>
      </w:r>
      <w:r w:rsidRPr="00EF477A">
        <w:t>” em đã hoàn thành và phát triển về cơ bản theo đúng những yêu cầu về nội dung và thời gian đã định. Trong quá trình nghiên cứu và thực hiện đề tài với quyết tâm cao nhưng do hạn chế về kinh nghiệm và kiến thức nên đề tài của em chắc chắn sẽ không thể tránh khỏi những thiếu xót. Em rất mong nhận được ý kiến đóng góp từ quý thầy cô và các bạn để đề tài được hoàn thiện hơn.</w:t>
      </w:r>
    </w:p>
    <w:p w:rsidR="00EF477A" w:rsidRPr="000354BA" w:rsidRDefault="00EF477A" w:rsidP="000354BA">
      <w:pPr>
        <w:rPr>
          <w:b/>
          <w:noProof/>
          <w:lang w:val="vi-VN" w:eastAsia="en-US"/>
        </w:rPr>
      </w:pPr>
      <w:r w:rsidRPr="000354BA">
        <w:rPr>
          <w:b/>
          <w:noProof/>
          <w:lang w:val="vi-VN" w:eastAsia="en-US"/>
        </w:rPr>
        <w:t>Kết quả đạt được</w:t>
      </w:r>
    </w:p>
    <w:p w:rsidR="00EF477A" w:rsidRPr="00EF477A" w:rsidRDefault="00EF477A" w:rsidP="00EF477A">
      <w:r w:rsidRPr="00EF477A">
        <w:t xml:space="preserve">Về mặt công nghệ, em đã tìm hiểu và nắm bắt quy trình để xây dựng một </w:t>
      </w:r>
      <w:r w:rsidR="000354BA">
        <w:t>chương trình phần mềm chạy trên thiết bị di động chạy hệ điều hành Android bằng ngôn ngữ lập trình Java</w:t>
      </w:r>
      <w:r w:rsidRPr="00EF477A">
        <w:t xml:space="preserve">, áp dụng được </w:t>
      </w:r>
      <w:r w:rsidR="000354BA">
        <w:t>công nghệ</w:t>
      </w:r>
      <w:r w:rsidRPr="00EF477A">
        <w:t xml:space="preserve"> </w:t>
      </w:r>
      <w:r w:rsidR="000354BA">
        <w:t>N</w:t>
      </w:r>
      <w:r w:rsidRPr="00EF477A">
        <w:t xml:space="preserve">odejs </w:t>
      </w:r>
      <w:r w:rsidR="000354BA">
        <w:t xml:space="preserve">và </w:t>
      </w:r>
      <w:r w:rsidRPr="00EF477A">
        <w:t xml:space="preserve"> </w:t>
      </w:r>
      <w:r w:rsidR="000354BA">
        <w:t>M</w:t>
      </w:r>
      <w:r w:rsidRPr="00EF477A">
        <w:t xml:space="preserve">ongoDB vào </w:t>
      </w:r>
      <w:r w:rsidR="000354BA">
        <w:t>chương trình cửa mình</w:t>
      </w:r>
      <w:r w:rsidRPr="00EF477A">
        <w:t>. Sau đây là các công việc đã đạt được:</w:t>
      </w:r>
    </w:p>
    <w:p w:rsidR="00EF477A" w:rsidRPr="00EF477A" w:rsidRDefault="000354BA" w:rsidP="00EF477A">
      <w:pPr>
        <w:ind w:left="720" w:firstLine="0"/>
      </w:pPr>
      <w:r>
        <w:t xml:space="preserve"> </w:t>
      </w:r>
    </w:p>
    <w:p w:rsidR="00EF477A" w:rsidRPr="000354BA" w:rsidRDefault="00EF477A" w:rsidP="000354BA">
      <w:pPr>
        <w:rPr>
          <w:b/>
          <w:noProof/>
          <w:lang w:val="vi-VN" w:eastAsia="en-US"/>
        </w:rPr>
      </w:pPr>
      <w:r w:rsidRPr="000354BA">
        <w:rPr>
          <w:b/>
          <w:noProof/>
          <w:lang w:val="vi-VN" w:eastAsia="en-US"/>
        </w:rPr>
        <w:t>Hạn chế của đề tài</w:t>
      </w:r>
    </w:p>
    <w:p w:rsidR="00EF477A" w:rsidRPr="00EF477A" w:rsidRDefault="000354BA" w:rsidP="00EF477A">
      <w:r>
        <w:t xml:space="preserve"> </w:t>
      </w:r>
    </w:p>
    <w:p w:rsidR="00EF477A" w:rsidRPr="000354BA" w:rsidRDefault="00EF477A" w:rsidP="000354BA">
      <w:pPr>
        <w:rPr>
          <w:b/>
          <w:noProof/>
          <w:lang w:val="vi-VN" w:eastAsia="en-US"/>
        </w:rPr>
      </w:pPr>
      <w:r w:rsidRPr="000354BA">
        <w:rPr>
          <w:b/>
          <w:noProof/>
          <w:lang w:val="vi-VN" w:eastAsia="en-US"/>
        </w:rPr>
        <w:t>Hướng phát triển</w:t>
      </w:r>
    </w:p>
    <w:p w:rsidR="00EF477A" w:rsidRPr="00EF477A" w:rsidRDefault="00EF477A" w:rsidP="000354BA"/>
    <w:p w:rsidR="00ED60D3" w:rsidRPr="000A6031" w:rsidRDefault="00ED60D3" w:rsidP="00300FD9">
      <w:pPr>
        <w:spacing w:line="26" w:lineRule="atLeast"/>
        <w:ind w:firstLine="709"/>
        <w:rPr>
          <w:rFonts w:cs="Times New Roman"/>
          <w:b/>
          <w:szCs w:val="26"/>
        </w:rPr>
      </w:pPr>
    </w:p>
    <w:p w:rsidR="00ED60D3" w:rsidRPr="000A6031" w:rsidRDefault="00ED60D3" w:rsidP="00EF477A">
      <w:pPr>
        <w:spacing w:line="26" w:lineRule="atLeast"/>
        <w:ind w:firstLine="0"/>
        <w:rPr>
          <w:rFonts w:cs="Times New Roman"/>
          <w:szCs w:val="26"/>
          <w:lang w:val="vi-VN"/>
        </w:rPr>
      </w:pPr>
    </w:p>
    <w:p w:rsidR="00E727D0" w:rsidRPr="00A835CC" w:rsidRDefault="00ED60D3">
      <w:pPr>
        <w:pStyle w:val="Heading1"/>
        <w:jc w:val="center"/>
        <w:rPr>
          <w:ins w:id="387" w:author="D" w:date="2018-04-19T15:07:00Z"/>
          <w:rFonts w:cs="Times New Roman"/>
          <w:szCs w:val="32"/>
        </w:rPr>
        <w:pPrChange w:id="388" w:author="D" w:date="2018-04-19T15:11:00Z">
          <w:pPr>
            <w:spacing w:line="26" w:lineRule="atLeast"/>
            <w:ind w:firstLine="709"/>
          </w:pPr>
        </w:pPrChange>
      </w:pPr>
      <w:r w:rsidRPr="000A6031">
        <w:rPr>
          <w:lang w:val="vi-VN"/>
        </w:rPr>
        <w:br w:type="page"/>
      </w:r>
      <w:bookmarkStart w:id="389" w:name="_Toc511914425"/>
      <w:bookmarkStart w:id="390" w:name="_Toc511914505"/>
      <w:del w:id="391" w:author="D" w:date="2018-04-19T15:07:00Z">
        <w:r w:rsidR="001951E5" w:rsidRPr="00827F65" w:rsidDel="001951E5">
          <w:rPr>
            <w:b w:val="0"/>
            <w:szCs w:val="32"/>
          </w:rPr>
          <w:lastRenderedPageBreak/>
          <w:delText>CHƯƠNG 3:</w:delText>
        </w:r>
      </w:del>
      <w:r w:rsidR="001951E5" w:rsidRPr="00827F65">
        <w:rPr>
          <w:b w:val="0"/>
          <w:szCs w:val="32"/>
        </w:rPr>
        <w:t xml:space="preserve"> </w:t>
      </w:r>
      <w:bookmarkStart w:id="392" w:name="_Toc512547435"/>
      <w:r w:rsidR="001951E5" w:rsidRPr="00A835CC">
        <w:rPr>
          <w:rFonts w:cs="Times New Roman"/>
          <w:color w:val="auto"/>
          <w:szCs w:val="32"/>
        </w:rPr>
        <w:t xml:space="preserve">Tài </w:t>
      </w:r>
      <w:del w:id="393" w:author="D" w:date="2018-04-19T15:07:00Z">
        <w:r w:rsidR="001951E5" w:rsidRPr="00A835CC" w:rsidDel="001951E5">
          <w:rPr>
            <w:rFonts w:cs="Times New Roman"/>
            <w:color w:val="auto"/>
            <w:szCs w:val="32"/>
          </w:rPr>
          <w:delText xml:space="preserve">Liệu </w:delText>
        </w:r>
      </w:del>
      <w:ins w:id="394" w:author="D" w:date="2018-04-19T15:07:00Z">
        <w:r w:rsidR="001951E5" w:rsidRPr="00A835CC">
          <w:rPr>
            <w:rFonts w:cs="Times New Roman"/>
            <w:color w:val="auto"/>
            <w:szCs w:val="32"/>
          </w:rPr>
          <w:t xml:space="preserve">liệu </w:t>
        </w:r>
      </w:ins>
      <w:del w:id="395" w:author="D" w:date="2018-04-19T15:07:00Z">
        <w:r w:rsidR="001951E5" w:rsidRPr="00A835CC" w:rsidDel="001951E5">
          <w:rPr>
            <w:rFonts w:cs="Times New Roman"/>
            <w:color w:val="auto"/>
            <w:szCs w:val="32"/>
          </w:rPr>
          <w:delText xml:space="preserve">Tham </w:delText>
        </w:r>
      </w:del>
      <w:ins w:id="396" w:author="D" w:date="2018-04-19T15:07:00Z">
        <w:r w:rsidR="001951E5" w:rsidRPr="00A835CC">
          <w:rPr>
            <w:rFonts w:cs="Times New Roman"/>
            <w:color w:val="auto"/>
            <w:szCs w:val="32"/>
          </w:rPr>
          <w:t xml:space="preserve">tham </w:t>
        </w:r>
      </w:ins>
      <w:del w:id="397" w:author="D" w:date="2018-04-19T15:07:00Z">
        <w:r w:rsidR="001951E5" w:rsidRPr="00A835CC" w:rsidDel="001951E5">
          <w:rPr>
            <w:rFonts w:cs="Times New Roman"/>
            <w:color w:val="auto"/>
            <w:szCs w:val="32"/>
          </w:rPr>
          <w:delText>Khảo</w:delText>
        </w:r>
      </w:del>
      <w:ins w:id="398" w:author="D" w:date="2018-04-19T15:07:00Z">
        <w:r w:rsidR="001951E5" w:rsidRPr="00A835CC">
          <w:rPr>
            <w:rFonts w:cs="Times New Roman"/>
            <w:color w:val="auto"/>
            <w:szCs w:val="32"/>
          </w:rPr>
          <w:t>khảo</w:t>
        </w:r>
        <w:bookmarkEnd w:id="389"/>
        <w:bookmarkEnd w:id="390"/>
        <w:bookmarkEnd w:id="392"/>
      </w:ins>
    </w:p>
    <w:p w:rsidR="001951E5" w:rsidRPr="001951E5" w:rsidRDefault="001951E5">
      <w:pPr>
        <w:spacing w:line="26" w:lineRule="atLeast"/>
        <w:ind w:firstLine="709"/>
        <w:jc w:val="center"/>
        <w:rPr>
          <w:rFonts w:cs="Times New Roman"/>
          <w:sz w:val="32"/>
          <w:szCs w:val="32"/>
          <w:rPrChange w:id="399" w:author="D" w:date="2018-04-19T15:06:00Z">
            <w:rPr>
              <w:rFonts w:cs="Times New Roman"/>
              <w:szCs w:val="26"/>
            </w:rPr>
          </w:rPrChange>
        </w:rPr>
        <w:pPrChange w:id="400" w:author="D" w:date="2018-04-19T15:07:00Z">
          <w:pPr>
            <w:spacing w:line="26" w:lineRule="atLeast"/>
            <w:ind w:firstLine="709"/>
          </w:pPr>
        </w:pPrChange>
      </w:pPr>
    </w:p>
    <w:p w:rsidR="00EB1427" w:rsidRPr="000A6031" w:rsidRDefault="00EB1427" w:rsidP="00300FD9">
      <w:pPr>
        <w:rPr>
          <w:szCs w:val="26"/>
        </w:rPr>
      </w:pPr>
      <w:r w:rsidRPr="000A6031">
        <w:rPr>
          <w:szCs w:val="26"/>
        </w:rPr>
        <w:t>- Maps Android API:</w:t>
      </w:r>
    </w:p>
    <w:p w:rsidR="00E727D0" w:rsidRPr="000A6031" w:rsidRDefault="006C5884" w:rsidP="00300FD9">
      <w:pPr>
        <w:rPr>
          <w:rFonts w:cs="Times New Roman"/>
          <w:szCs w:val="26"/>
        </w:rPr>
      </w:pPr>
      <w:hyperlink r:id="rId144" w:history="1">
        <w:r w:rsidR="00EB1427" w:rsidRPr="000A6031">
          <w:rPr>
            <w:rStyle w:val="Hyperlink"/>
            <w:rFonts w:cs="Times New Roman"/>
            <w:szCs w:val="26"/>
            <w:u w:val="none"/>
          </w:rPr>
          <w:t>https://developers.google.com/maps/documentation/android-api/</w:t>
        </w:r>
      </w:hyperlink>
    </w:p>
    <w:p w:rsidR="00EB1427" w:rsidRPr="000A6031" w:rsidRDefault="00EB1427" w:rsidP="00300FD9">
      <w:pPr>
        <w:rPr>
          <w:szCs w:val="26"/>
        </w:rPr>
      </w:pPr>
      <w:r w:rsidRPr="000A6031">
        <w:rPr>
          <w:szCs w:val="26"/>
        </w:rPr>
        <w:t>- Sử dụng NodeJS</w:t>
      </w:r>
    </w:p>
    <w:p w:rsidR="00EB1427" w:rsidRPr="000A6031" w:rsidRDefault="006C5884" w:rsidP="00300FD9">
      <w:pPr>
        <w:rPr>
          <w:szCs w:val="26"/>
        </w:rPr>
      </w:pPr>
      <w:hyperlink r:id="rId145" w:history="1">
        <w:r w:rsidR="00EB1427" w:rsidRPr="000A6031">
          <w:rPr>
            <w:rStyle w:val="Hyperlink"/>
            <w:szCs w:val="26"/>
            <w:u w:val="none"/>
          </w:rPr>
          <w:t>https://viblo.asia/p/nodejs-tutorial-phan-1-gioi-thieu-va-cai-dat-ung-dung-dau-tien-gVQvlwdykZJ</w:t>
        </w:r>
      </w:hyperlink>
    </w:p>
    <w:p w:rsidR="00EB1427" w:rsidRPr="000A6031" w:rsidRDefault="00EB1427" w:rsidP="00300FD9">
      <w:pPr>
        <w:rPr>
          <w:szCs w:val="26"/>
        </w:rPr>
      </w:pPr>
      <w:r w:rsidRPr="000A6031">
        <w:rPr>
          <w:szCs w:val="26"/>
        </w:rPr>
        <w:t>- Express trong NodeJS</w:t>
      </w:r>
    </w:p>
    <w:p w:rsidR="00EB1427" w:rsidRPr="000A6031" w:rsidRDefault="006C5884" w:rsidP="00300FD9">
      <w:pPr>
        <w:rPr>
          <w:szCs w:val="26"/>
        </w:rPr>
      </w:pPr>
      <w:hyperlink r:id="rId146" w:history="1">
        <w:r w:rsidR="00EB1427" w:rsidRPr="000A6031">
          <w:rPr>
            <w:rStyle w:val="Hyperlink"/>
            <w:szCs w:val="26"/>
            <w:u w:val="none"/>
          </w:rPr>
          <w:t>https://viblo.asia/p/nodejs-voi-express-framework-rQOvPKVgkYj</w:t>
        </w:r>
      </w:hyperlink>
    </w:p>
    <w:p w:rsidR="00EB1427" w:rsidRPr="000A6031" w:rsidRDefault="00EB1427" w:rsidP="00300FD9">
      <w:pPr>
        <w:rPr>
          <w:szCs w:val="26"/>
        </w:rPr>
      </w:pPr>
      <w:r w:rsidRPr="000A6031">
        <w:rPr>
          <w:szCs w:val="26"/>
        </w:rPr>
        <w:t>-MongoDB:</w:t>
      </w:r>
    </w:p>
    <w:p w:rsidR="00EB1427" w:rsidRPr="000A6031" w:rsidRDefault="006C5884" w:rsidP="00300FD9">
      <w:pPr>
        <w:rPr>
          <w:szCs w:val="26"/>
        </w:rPr>
      </w:pPr>
      <w:hyperlink r:id="rId147" w:history="1">
        <w:r w:rsidR="00EB1427" w:rsidRPr="000A6031">
          <w:rPr>
            <w:rStyle w:val="Hyperlink"/>
            <w:szCs w:val="26"/>
            <w:u w:val="none"/>
          </w:rPr>
          <w:t>https://kipalog.com/posts/Hoc-MongoDB--Bai-1--MongoDB-la-gi</w:t>
        </w:r>
      </w:hyperlink>
    </w:p>
    <w:p w:rsidR="00EB1427" w:rsidRPr="000A6031" w:rsidRDefault="00EB1427" w:rsidP="00300FD9">
      <w:pPr>
        <w:rPr>
          <w:szCs w:val="26"/>
        </w:rPr>
      </w:pPr>
      <w:r w:rsidRPr="000A6031">
        <w:rPr>
          <w:szCs w:val="26"/>
        </w:rPr>
        <w:t>- SocketIO:</w:t>
      </w:r>
    </w:p>
    <w:p w:rsidR="00EB1427" w:rsidRPr="000A6031" w:rsidRDefault="006C5884" w:rsidP="00300FD9">
      <w:pPr>
        <w:rPr>
          <w:szCs w:val="26"/>
        </w:rPr>
      </w:pPr>
      <w:hyperlink r:id="rId148" w:history="1">
        <w:r w:rsidR="00EB1427" w:rsidRPr="000A6031">
          <w:rPr>
            <w:rStyle w:val="Hyperlink"/>
            <w:szCs w:val="26"/>
            <w:u w:val="none"/>
          </w:rPr>
          <w:t>https://viblo.asia/p/nodejs-va-socketio-can-ban-jlA7GKxdvKZQ</w:t>
        </w:r>
      </w:hyperlink>
    </w:p>
    <w:p w:rsidR="00EB1427" w:rsidRPr="000A6031" w:rsidRDefault="00EB1427" w:rsidP="00300FD9">
      <w:pPr>
        <w:rPr>
          <w:szCs w:val="26"/>
        </w:rPr>
      </w:pPr>
      <w:r w:rsidRPr="000A6031">
        <w:rPr>
          <w:szCs w:val="26"/>
        </w:rPr>
        <w:t>https://viblo.asia/p/buoc-dau-lam-quen-voi-nodejs-va-socketio-MJyGjQrWvPB</w:t>
      </w:r>
    </w:p>
    <w:p w:rsidR="00EB1427" w:rsidRPr="000A6031" w:rsidRDefault="00EB1427" w:rsidP="00300FD9">
      <w:pPr>
        <w:rPr>
          <w:szCs w:val="26"/>
        </w:rPr>
      </w:pPr>
    </w:p>
    <w:sectPr w:rsidR="00EB1427" w:rsidRPr="000A6031" w:rsidSect="00D5233C">
      <w:headerReference w:type="default" r:id="rId149"/>
      <w:footerReference w:type="default" r:id="rId150"/>
      <w:pgSz w:w="12240" w:h="15840" w:code="1"/>
      <w:pgMar w:top="1418" w:right="1134" w:bottom="1418" w:left="1985"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55488" w:rsidRDefault="00155488" w:rsidP="009C7267">
      <w:pPr>
        <w:spacing w:after="0" w:line="240" w:lineRule="auto"/>
      </w:pPr>
      <w:r>
        <w:separator/>
      </w:r>
    </w:p>
  </w:endnote>
  <w:endnote w:type="continuationSeparator" w:id="0">
    <w:p w:rsidR="00155488" w:rsidRDefault="00155488" w:rsidP="009C726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MS Gothic"/>
    <w:panose1 w:val="02020609040205080304"/>
    <w:charset w:val="80"/>
    <w:family w:val="roman"/>
    <w:notTrueType/>
    <w:pitch w:val="fixed"/>
    <w:sig w:usb0="00000000" w:usb1="08070000" w:usb2="00000010" w:usb3="00000000" w:csb0="00020000"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57022692"/>
      <w:docPartObj>
        <w:docPartGallery w:val="Page Numbers (Bottom of Page)"/>
        <w:docPartUnique/>
      </w:docPartObj>
    </w:sdtPr>
    <w:sdtEndPr>
      <w:rPr>
        <w:noProof/>
      </w:rPr>
    </w:sdtEndPr>
    <w:sdtContent>
      <w:p w:rsidR="00AF470E" w:rsidRDefault="00AF470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rsidR="00AF470E" w:rsidRDefault="00AF470E">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F470E" w:rsidRDefault="00AF470E">
    <w:pPr>
      <w:pStyle w:val="Footer"/>
      <w:jc w:val="right"/>
    </w:pPr>
  </w:p>
  <w:p w:rsidR="00AF470E" w:rsidRDefault="00AF470E">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29127451"/>
      <w:docPartObj>
        <w:docPartGallery w:val="Page Numbers (Bottom of Page)"/>
        <w:docPartUnique/>
      </w:docPartObj>
    </w:sdtPr>
    <w:sdtEndPr>
      <w:rPr>
        <w:noProof/>
      </w:rPr>
    </w:sdtEndPr>
    <w:sdtContent>
      <w:p w:rsidR="00AF470E" w:rsidRDefault="00AF470E">
        <w:pPr>
          <w:pStyle w:val="Footer"/>
          <w:jc w:val="right"/>
        </w:pPr>
        <w:r>
          <w:fldChar w:fldCharType="begin"/>
        </w:r>
        <w:r>
          <w:instrText xml:space="preserve"> PAGE   \* MERGEFORMAT </w:instrText>
        </w:r>
        <w:r>
          <w:fldChar w:fldCharType="separate"/>
        </w:r>
        <w:r w:rsidR="0017670C">
          <w:rPr>
            <w:noProof/>
          </w:rPr>
          <w:t>8</w:t>
        </w:r>
        <w:r>
          <w:rPr>
            <w:noProof/>
          </w:rPr>
          <w:fldChar w:fldCharType="end"/>
        </w:r>
      </w:p>
    </w:sdtContent>
  </w:sdt>
  <w:p w:rsidR="00AF470E" w:rsidRDefault="00AF470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55488" w:rsidRDefault="00155488" w:rsidP="009C7267">
      <w:pPr>
        <w:spacing w:after="0" w:line="240" w:lineRule="auto"/>
      </w:pPr>
      <w:r>
        <w:separator/>
      </w:r>
    </w:p>
  </w:footnote>
  <w:footnote w:type="continuationSeparator" w:id="0">
    <w:p w:rsidR="00155488" w:rsidRDefault="00155488" w:rsidP="009C726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F470E" w:rsidRDefault="00AF470E" w:rsidP="004B515E">
    <w:pPr>
      <w:pStyle w:val="Header"/>
      <w:jc w:val="cent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F470E" w:rsidRDefault="00AF470E" w:rsidP="004B515E">
    <w:pPr>
      <w:pStyle w:val="Header"/>
      <w:jc w:val="cent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F470E" w:rsidRDefault="00AF470E" w:rsidP="004B515E">
    <w:pPr>
      <w:pStyle w:val="Header"/>
      <w:jc w:val="cent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9"/>
    <w:multiLevelType w:val="singleLevel"/>
    <w:tmpl w:val="4C7A405E"/>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1000BA4"/>
    <w:multiLevelType w:val="hybridMultilevel"/>
    <w:tmpl w:val="4AA617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6A650F"/>
    <w:multiLevelType w:val="hybridMultilevel"/>
    <w:tmpl w:val="587878D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5931118"/>
    <w:multiLevelType w:val="hybridMultilevel"/>
    <w:tmpl w:val="4B0A4EFA"/>
    <w:lvl w:ilvl="0" w:tplc="26808A5A">
      <w:start w:val="1"/>
      <w:numFmt w:val="lowerLetter"/>
      <w:lvlText w:val="%1."/>
      <w:lvlJc w:val="left"/>
      <w:pPr>
        <w:ind w:left="1069" w:hanging="360"/>
      </w:pPr>
      <w:rPr>
        <w:rFonts w:hint="default"/>
        <w:b/>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4" w15:restartNumberingAfterBreak="0">
    <w:nsid w:val="07C07C46"/>
    <w:multiLevelType w:val="hybridMultilevel"/>
    <w:tmpl w:val="B3EE53B8"/>
    <w:lvl w:ilvl="0" w:tplc="9640B16A">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A533624"/>
    <w:multiLevelType w:val="hybridMultilevel"/>
    <w:tmpl w:val="B3EE53B8"/>
    <w:lvl w:ilvl="0" w:tplc="9640B16A">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A604259"/>
    <w:multiLevelType w:val="hybridMultilevel"/>
    <w:tmpl w:val="FA4CEC2A"/>
    <w:lvl w:ilvl="0" w:tplc="32D45858">
      <w:start w:val="1"/>
      <w:numFmt w:val="bullet"/>
      <w:lvlText w:val="-"/>
      <w:lvlJc w:val="left"/>
      <w:pPr>
        <w:ind w:left="1429" w:hanging="360"/>
      </w:pPr>
      <w:rPr>
        <w:rFonts w:ascii="Times New Roman" w:eastAsia="Times New Roman"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7" w15:restartNumberingAfterBreak="0">
    <w:nsid w:val="0C6B051B"/>
    <w:multiLevelType w:val="hybridMultilevel"/>
    <w:tmpl w:val="14740D64"/>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0D7C08D0"/>
    <w:multiLevelType w:val="hybridMultilevel"/>
    <w:tmpl w:val="7160DA08"/>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11DC6178"/>
    <w:multiLevelType w:val="hybridMultilevel"/>
    <w:tmpl w:val="E9E6D56A"/>
    <w:lvl w:ilvl="0" w:tplc="32D45858">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36243FE"/>
    <w:multiLevelType w:val="hybridMultilevel"/>
    <w:tmpl w:val="01BCC20C"/>
    <w:lvl w:ilvl="0" w:tplc="32D45858">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4693AAA"/>
    <w:multiLevelType w:val="hybridMultilevel"/>
    <w:tmpl w:val="6652AFA0"/>
    <w:lvl w:ilvl="0" w:tplc="32D45858">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C784C8B"/>
    <w:multiLevelType w:val="hybridMultilevel"/>
    <w:tmpl w:val="57E2FAA0"/>
    <w:lvl w:ilvl="0" w:tplc="32D45858">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D1E45E8"/>
    <w:multiLevelType w:val="hybridMultilevel"/>
    <w:tmpl w:val="CC7C46B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4" w15:restartNumberingAfterBreak="0">
    <w:nsid w:val="1DB00EC2"/>
    <w:multiLevelType w:val="hybridMultilevel"/>
    <w:tmpl w:val="318C32C8"/>
    <w:lvl w:ilvl="0" w:tplc="32D45858">
      <w:start w:val="1"/>
      <w:numFmt w:val="bullet"/>
      <w:lvlText w:val="-"/>
      <w:lvlJc w:val="left"/>
      <w:pPr>
        <w:ind w:left="1069" w:hanging="360"/>
      </w:pPr>
      <w:rPr>
        <w:rFonts w:ascii="Times New Roman" w:eastAsia="Times New Roman" w:hAnsi="Times New Roman" w:cs="Times New Roman" w:hint="default"/>
        <w:b/>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5" w15:restartNumberingAfterBreak="0">
    <w:nsid w:val="21FA1FF8"/>
    <w:multiLevelType w:val="hybridMultilevel"/>
    <w:tmpl w:val="959C3096"/>
    <w:lvl w:ilvl="0" w:tplc="73DEAC0A">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27C32DD1"/>
    <w:multiLevelType w:val="hybridMultilevel"/>
    <w:tmpl w:val="B628AB5E"/>
    <w:lvl w:ilvl="0" w:tplc="32D45858">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2D8F7A03"/>
    <w:multiLevelType w:val="hybridMultilevel"/>
    <w:tmpl w:val="2F6CB54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33626266"/>
    <w:multiLevelType w:val="hybridMultilevel"/>
    <w:tmpl w:val="73DA04B4"/>
    <w:lvl w:ilvl="0" w:tplc="32D45858">
      <w:start w:val="1"/>
      <w:numFmt w:val="bullet"/>
      <w:lvlText w:val="-"/>
      <w:lvlJc w:val="left"/>
      <w:pPr>
        <w:ind w:left="1429" w:hanging="360"/>
      </w:pPr>
      <w:rPr>
        <w:rFonts w:ascii="Times New Roman" w:eastAsia="Times New Roman"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9" w15:restartNumberingAfterBreak="0">
    <w:nsid w:val="34165B15"/>
    <w:multiLevelType w:val="hybridMultilevel"/>
    <w:tmpl w:val="E98AE9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8252351"/>
    <w:multiLevelType w:val="hybridMultilevel"/>
    <w:tmpl w:val="667CFB90"/>
    <w:lvl w:ilvl="0" w:tplc="26808A5A">
      <w:start w:val="1"/>
      <w:numFmt w:val="lowerLetter"/>
      <w:lvlText w:val="%1."/>
      <w:lvlJc w:val="left"/>
      <w:pPr>
        <w:ind w:left="1069" w:hanging="360"/>
      </w:pPr>
      <w:rPr>
        <w:rFonts w:hint="default"/>
        <w:b/>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1" w15:restartNumberingAfterBreak="0">
    <w:nsid w:val="38F016CC"/>
    <w:multiLevelType w:val="hybridMultilevel"/>
    <w:tmpl w:val="8F7034DE"/>
    <w:lvl w:ilvl="0" w:tplc="04090019">
      <w:start w:val="1"/>
      <w:numFmt w:val="lowerLetter"/>
      <w:lvlText w:val="%1."/>
      <w:lvlJc w:val="left"/>
      <w:pPr>
        <w:ind w:left="108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BC3717B"/>
    <w:multiLevelType w:val="hybridMultilevel"/>
    <w:tmpl w:val="B704A66A"/>
    <w:lvl w:ilvl="0" w:tplc="32D45858">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F76557F"/>
    <w:multiLevelType w:val="hybridMultilevel"/>
    <w:tmpl w:val="8C24DB1E"/>
    <w:lvl w:ilvl="0" w:tplc="594C2832">
      <w:start w:val="1"/>
      <w:numFmt w:val="decimal"/>
      <w:lvlText w:val="%1."/>
      <w:lvlJc w:val="left"/>
      <w:pPr>
        <w:ind w:left="1080" w:hanging="360"/>
      </w:pPr>
      <w:rPr>
        <w:rFonts w:hint="default"/>
        <w:b/>
      </w:rPr>
    </w:lvl>
    <w:lvl w:ilvl="1" w:tplc="9640B16A">
      <w:start w:val="1"/>
      <w:numFmt w:val="lowerLetter"/>
      <w:lvlText w:val="%2."/>
      <w:lvlJc w:val="left"/>
      <w:pPr>
        <w:ind w:left="1800" w:hanging="360"/>
      </w:pPr>
      <w:rPr>
        <w:rFonts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40E83EA5"/>
    <w:multiLevelType w:val="hybridMultilevel"/>
    <w:tmpl w:val="C8B67408"/>
    <w:lvl w:ilvl="0" w:tplc="26808A5A">
      <w:start w:val="1"/>
      <w:numFmt w:val="lowerLetter"/>
      <w:lvlText w:val="%1."/>
      <w:lvlJc w:val="left"/>
      <w:pPr>
        <w:ind w:left="1069" w:hanging="360"/>
      </w:pPr>
      <w:rPr>
        <w:rFonts w:hint="default"/>
        <w:b/>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5" w15:restartNumberingAfterBreak="0">
    <w:nsid w:val="41587BF4"/>
    <w:multiLevelType w:val="hybridMultilevel"/>
    <w:tmpl w:val="07CC8386"/>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421A0EBC"/>
    <w:multiLevelType w:val="hybridMultilevel"/>
    <w:tmpl w:val="F46EA72C"/>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475B2A6D"/>
    <w:multiLevelType w:val="hybridMultilevel"/>
    <w:tmpl w:val="84C8671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47E42EF7"/>
    <w:multiLevelType w:val="hybridMultilevel"/>
    <w:tmpl w:val="E3606BC0"/>
    <w:lvl w:ilvl="0" w:tplc="32D45858">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B413A00"/>
    <w:multiLevelType w:val="multilevel"/>
    <w:tmpl w:val="9BD02490"/>
    <w:lvl w:ilvl="0">
      <w:start w:val="1"/>
      <w:numFmt w:val="decimal"/>
      <w:lvlText w:val="%1"/>
      <w:lvlJc w:val="left"/>
      <w:pPr>
        <w:ind w:left="525" w:hanging="525"/>
      </w:pPr>
      <w:rPr>
        <w:rFonts w:hint="default"/>
        <w:b/>
      </w:rPr>
    </w:lvl>
    <w:lvl w:ilvl="1">
      <w:start w:val="4"/>
      <w:numFmt w:val="decimal"/>
      <w:lvlText w:val="%1.%2"/>
      <w:lvlJc w:val="left"/>
      <w:pPr>
        <w:ind w:left="525" w:hanging="525"/>
      </w:pPr>
      <w:rPr>
        <w:rFonts w:hint="default"/>
        <w:b/>
      </w:rPr>
    </w:lvl>
    <w:lvl w:ilvl="2">
      <w:start w:val="2"/>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1800" w:hanging="1800"/>
      </w:pPr>
      <w:rPr>
        <w:rFonts w:hint="default"/>
        <w:b/>
      </w:rPr>
    </w:lvl>
  </w:abstractNum>
  <w:abstractNum w:abstractNumId="30" w15:restartNumberingAfterBreak="0">
    <w:nsid w:val="4B972F83"/>
    <w:multiLevelType w:val="hybridMultilevel"/>
    <w:tmpl w:val="9CFA9B6E"/>
    <w:lvl w:ilvl="0" w:tplc="26808A5A">
      <w:start w:val="1"/>
      <w:numFmt w:val="lowerLetter"/>
      <w:lvlText w:val="%1."/>
      <w:lvlJc w:val="left"/>
      <w:pPr>
        <w:ind w:left="1070" w:hanging="360"/>
      </w:pPr>
      <w:rPr>
        <w:rFonts w:hint="default"/>
        <w:b/>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1" w15:restartNumberingAfterBreak="0">
    <w:nsid w:val="4E960A5D"/>
    <w:multiLevelType w:val="hybridMultilevel"/>
    <w:tmpl w:val="96CA50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F507D4B"/>
    <w:multiLevelType w:val="hybridMultilevel"/>
    <w:tmpl w:val="13A27464"/>
    <w:lvl w:ilvl="0" w:tplc="32D45858">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19E556D"/>
    <w:multiLevelType w:val="hybridMultilevel"/>
    <w:tmpl w:val="0FF8E9DC"/>
    <w:lvl w:ilvl="0" w:tplc="32D45858">
      <w:start w:val="1"/>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34" w15:restartNumberingAfterBreak="0">
    <w:nsid w:val="52B778A2"/>
    <w:multiLevelType w:val="hybridMultilevel"/>
    <w:tmpl w:val="48F66A32"/>
    <w:lvl w:ilvl="0" w:tplc="32D45858">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8700F0B"/>
    <w:multiLevelType w:val="multilevel"/>
    <w:tmpl w:val="B2F4A6EC"/>
    <w:lvl w:ilvl="0">
      <w:start w:val="2"/>
      <w:numFmt w:val="decimal"/>
      <w:lvlText w:val="%1"/>
      <w:lvlJc w:val="left"/>
      <w:pPr>
        <w:ind w:left="525" w:hanging="525"/>
      </w:pPr>
      <w:rPr>
        <w:rFonts w:hint="default"/>
      </w:rPr>
    </w:lvl>
    <w:lvl w:ilvl="1">
      <w:start w:val="3"/>
      <w:numFmt w:val="decimal"/>
      <w:lvlText w:val="%1.%2"/>
      <w:lvlJc w:val="left"/>
      <w:pPr>
        <w:ind w:left="525" w:hanging="525"/>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6" w15:restartNumberingAfterBreak="0">
    <w:nsid w:val="5900213D"/>
    <w:multiLevelType w:val="hybridMultilevel"/>
    <w:tmpl w:val="B3EE53B8"/>
    <w:lvl w:ilvl="0" w:tplc="9640B16A">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D46128E"/>
    <w:multiLevelType w:val="multilevel"/>
    <w:tmpl w:val="4E64A00E"/>
    <w:lvl w:ilvl="0">
      <w:start w:val="1"/>
      <w:numFmt w:val="decimal"/>
      <w:lvlText w:val="%1"/>
      <w:lvlJc w:val="left"/>
      <w:pPr>
        <w:ind w:left="525" w:hanging="525"/>
      </w:pPr>
      <w:rPr>
        <w:rFonts w:hint="default"/>
        <w:b w:val="0"/>
      </w:rPr>
    </w:lvl>
    <w:lvl w:ilvl="1">
      <w:start w:val="5"/>
      <w:numFmt w:val="decimal"/>
      <w:lvlText w:val="%1.%2"/>
      <w:lvlJc w:val="left"/>
      <w:pPr>
        <w:ind w:left="525" w:hanging="525"/>
      </w:pPr>
      <w:rPr>
        <w:rFonts w:hint="default"/>
        <w:b w:val="0"/>
      </w:rPr>
    </w:lvl>
    <w:lvl w:ilvl="2">
      <w:start w:val="7"/>
      <w:numFmt w:val="decimal"/>
      <w:lvlText w:val="%1.%2.%3"/>
      <w:lvlJc w:val="left"/>
      <w:pPr>
        <w:ind w:left="720" w:hanging="720"/>
      </w:pPr>
      <w:rPr>
        <w:rFonts w:hint="default"/>
        <w:b/>
      </w:rPr>
    </w:lvl>
    <w:lvl w:ilvl="3">
      <w:start w:val="1"/>
      <w:numFmt w:val="decimal"/>
      <w:lvlText w:val="%1.%2.%3.%4"/>
      <w:lvlJc w:val="left"/>
      <w:pPr>
        <w:ind w:left="720" w:hanging="720"/>
      </w:pPr>
      <w:rPr>
        <w:rFonts w:hint="default"/>
        <w:b w:val="0"/>
      </w:rPr>
    </w:lvl>
    <w:lvl w:ilvl="4">
      <w:start w:val="1"/>
      <w:numFmt w:val="decimal"/>
      <w:lvlText w:val="%1.%2.%3.%4.%5"/>
      <w:lvlJc w:val="left"/>
      <w:pPr>
        <w:ind w:left="1080" w:hanging="1080"/>
      </w:pPr>
      <w:rPr>
        <w:rFonts w:hint="default"/>
        <w:b w:val="0"/>
      </w:rPr>
    </w:lvl>
    <w:lvl w:ilvl="5">
      <w:start w:val="1"/>
      <w:numFmt w:val="decimal"/>
      <w:lvlText w:val="%1.%2.%3.%4.%5.%6"/>
      <w:lvlJc w:val="left"/>
      <w:pPr>
        <w:ind w:left="1440" w:hanging="1440"/>
      </w:pPr>
      <w:rPr>
        <w:rFonts w:hint="default"/>
        <w:b w:val="0"/>
      </w:rPr>
    </w:lvl>
    <w:lvl w:ilvl="6">
      <w:start w:val="1"/>
      <w:numFmt w:val="decimal"/>
      <w:lvlText w:val="%1.%2.%3.%4.%5.%6.%7"/>
      <w:lvlJc w:val="left"/>
      <w:pPr>
        <w:ind w:left="1440" w:hanging="1440"/>
      </w:pPr>
      <w:rPr>
        <w:rFonts w:hint="default"/>
        <w:b w:val="0"/>
      </w:rPr>
    </w:lvl>
    <w:lvl w:ilvl="7">
      <w:start w:val="1"/>
      <w:numFmt w:val="decimal"/>
      <w:lvlText w:val="%1.%2.%3.%4.%5.%6.%7.%8"/>
      <w:lvlJc w:val="left"/>
      <w:pPr>
        <w:ind w:left="1800" w:hanging="1800"/>
      </w:pPr>
      <w:rPr>
        <w:rFonts w:hint="default"/>
        <w:b w:val="0"/>
      </w:rPr>
    </w:lvl>
    <w:lvl w:ilvl="8">
      <w:start w:val="1"/>
      <w:numFmt w:val="decimal"/>
      <w:lvlText w:val="%1.%2.%3.%4.%5.%6.%7.%8.%9"/>
      <w:lvlJc w:val="left"/>
      <w:pPr>
        <w:ind w:left="1800" w:hanging="1800"/>
      </w:pPr>
      <w:rPr>
        <w:rFonts w:hint="default"/>
        <w:b w:val="0"/>
      </w:rPr>
    </w:lvl>
  </w:abstractNum>
  <w:abstractNum w:abstractNumId="38" w15:restartNumberingAfterBreak="0">
    <w:nsid w:val="5E3B3797"/>
    <w:multiLevelType w:val="hybridMultilevel"/>
    <w:tmpl w:val="E8BC0BA0"/>
    <w:lvl w:ilvl="0" w:tplc="26808A5A">
      <w:start w:val="1"/>
      <w:numFmt w:val="lowerLetter"/>
      <w:lvlText w:val="%1."/>
      <w:lvlJc w:val="left"/>
      <w:pPr>
        <w:ind w:left="1070" w:hanging="360"/>
      </w:pPr>
      <w:rPr>
        <w:rFonts w:hint="default"/>
        <w:b/>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9" w15:restartNumberingAfterBreak="0">
    <w:nsid w:val="6ECD7464"/>
    <w:multiLevelType w:val="hybridMultilevel"/>
    <w:tmpl w:val="FF5653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F543D20"/>
    <w:multiLevelType w:val="hybridMultilevel"/>
    <w:tmpl w:val="204ED076"/>
    <w:lvl w:ilvl="0" w:tplc="26808A5A">
      <w:start w:val="1"/>
      <w:numFmt w:val="lowerLetter"/>
      <w:lvlText w:val="%1."/>
      <w:lvlJc w:val="left"/>
      <w:pPr>
        <w:ind w:left="1070" w:hanging="360"/>
      </w:pPr>
      <w:rPr>
        <w:rFonts w:hint="default"/>
        <w:b/>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41" w15:restartNumberingAfterBreak="0">
    <w:nsid w:val="746A68EA"/>
    <w:multiLevelType w:val="hybridMultilevel"/>
    <w:tmpl w:val="667AD7BA"/>
    <w:lvl w:ilvl="0" w:tplc="32D45858">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50B0AB0"/>
    <w:multiLevelType w:val="hybridMultilevel"/>
    <w:tmpl w:val="599412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7A301B1"/>
    <w:multiLevelType w:val="hybridMultilevel"/>
    <w:tmpl w:val="22543A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7B9569F"/>
    <w:multiLevelType w:val="hybridMultilevel"/>
    <w:tmpl w:val="8BFCB2A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7D92064"/>
    <w:multiLevelType w:val="hybridMultilevel"/>
    <w:tmpl w:val="BC8AA382"/>
    <w:lvl w:ilvl="0" w:tplc="32D45858">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1"/>
  </w:num>
  <w:num w:numId="3">
    <w:abstractNumId w:val="33"/>
  </w:num>
  <w:num w:numId="4">
    <w:abstractNumId w:val="28"/>
  </w:num>
  <w:num w:numId="5">
    <w:abstractNumId w:val="32"/>
  </w:num>
  <w:num w:numId="6">
    <w:abstractNumId w:val="34"/>
  </w:num>
  <w:num w:numId="7">
    <w:abstractNumId w:val="9"/>
  </w:num>
  <w:num w:numId="8">
    <w:abstractNumId w:val="45"/>
  </w:num>
  <w:num w:numId="9">
    <w:abstractNumId w:val="29"/>
  </w:num>
  <w:num w:numId="10">
    <w:abstractNumId w:val="10"/>
  </w:num>
  <w:num w:numId="11">
    <w:abstractNumId w:val="20"/>
  </w:num>
  <w:num w:numId="12">
    <w:abstractNumId w:val="23"/>
  </w:num>
  <w:num w:numId="13">
    <w:abstractNumId w:val="15"/>
  </w:num>
  <w:num w:numId="14">
    <w:abstractNumId w:val="12"/>
  </w:num>
  <w:num w:numId="15">
    <w:abstractNumId w:val="44"/>
  </w:num>
  <w:num w:numId="16">
    <w:abstractNumId w:val="24"/>
  </w:num>
  <w:num w:numId="17">
    <w:abstractNumId w:val="21"/>
  </w:num>
  <w:num w:numId="18">
    <w:abstractNumId w:val="6"/>
  </w:num>
  <w:num w:numId="19">
    <w:abstractNumId w:val="18"/>
  </w:num>
  <w:num w:numId="20">
    <w:abstractNumId w:val="22"/>
  </w:num>
  <w:num w:numId="21">
    <w:abstractNumId w:val="16"/>
  </w:num>
  <w:num w:numId="22">
    <w:abstractNumId w:val="41"/>
  </w:num>
  <w:num w:numId="23">
    <w:abstractNumId w:val="2"/>
  </w:num>
  <w:num w:numId="24">
    <w:abstractNumId w:val="27"/>
  </w:num>
  <w:num w:numId="25">
    <w:abstractNumId w:val="17"/>
  </w:num>
  <w:num w:numId="26">
    <w:abstractNumId w:val="3"/>
  </w:num>
  <w:num w:numId="27">
    <w:abstractNumId w:val="14"/>
  </w:num>
  <w:num w:numId="28">
    <w:abstractNumId w:val="30"/>
  </w:num>
  <w:num w:numId="29">
    <w:abstractNumId w:val="19"/>
  </w:num>
  <w:num w:numId="30">
    <w:abstractNumId w:val="43"/>
  </w:num>
  <w:num w:numId="31">
    <w:abstractNumId w:val="42"/>
  </w:num>
  <w:num w:numId="32">
    <w:abstractNumId w:val="31"/>
  </w:num>
  <w:num w:numId="33">
    <w:abstractNumId w:val="39"/>
  </w:num>
  <w:num w:numId="34">
    <w:abstractNumId w:val="1"/>
  </w:num>
  <w:num w:numId="35">
    <w:abstractNumId w:val="40"/>
  </w:num>
  <w:num w:numId="36">
    <w:abstractNumId w:val="38"/>
  </w:num>
  <w:num w:numId="37">
    <w:abstractNumId w:val="13"/>
  </w:num>
  <w:num w:numId="38">
    <w:abstractNumId w:val="37"/>
  </w:num>
  <w:num w:numId="39">
    <w:abstractNumId w:val="8"/>
  </w:num>
  <w:num w:numId="40">
    <w:abstractNumId w:val="25"/>
  </w:num>
  <w:num w:numId="41">
    <w:abstractNumId w:val="36"/>
  </w:num>
  <w:num w:numId="42">
    <w:abstractNumId w:val="7"/>
  </w:num>
  <w:num w:numId="43">
    <w:abstractNumId w:val="26"/>
  </w:num>
  <w:num w:numId="44">
    <w:abstractNumId w:val="5"/>
  </w:num>
  <w:num w:numId="45">
    <w:abstractNumId w:val="4"/>
  </w:num>
  <w:num w:numId="46">
    <w:abstractNumId w:val="35"/>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8598C"/>
    <w:rsid w:val="00000161"/>
    <w:rsid w:val="00002935"/>
    <w:rsid w:val="000354BA"/>
    <w:rsid w:val="00036510"/>
    <w:rsid w:val="0004006F"/>
    <w:rsid w:val="00045ED3"/>
    <w:rsid w:val="00051FA3"/>
    <w:rsid w:val="00052BE1"/>
    <w:rsid w:val="00062A40"/>
    <w:rsid w:val="00084962"/>
    <w:rsid w:val="000A0088"/>
    <w:rsid w:val="000A136D"/>
    <w:rsid w:val="000A2FB9"/>
    <w:rsid w:val="000A6031"/>
    <w:rsid w:val="000C1C99"/>
    <w:rsid w:val="000C34F7"/>
    <w:rsid w:val="000E34B7"/>
    <w:rsid w:val="000F0B6C"/>
    <w:rsid w:val="000F36EC"/>
    <w:rsid w:val="00101651"/>
    <w:rsid w:val="00103B3F"/>
    <w:rsid w:val="00115835"/>
    <w:rsid w:val="00117F25"/>
    <w:rsid w:val="00142964"/>
    <w:rsid w:val="00147AD8"/>
    <w:rsid w:val="00151C19"/>
    <w:rsid w:val="00155488"/>
    <w:rsid w:val="00155A27"/>
    <w:rsid w:val="0017670C"/>
    <w:rsid w:val="001778C7"/>
    <w:rsid w:val="00187151"/>
    <w:rsid w:val="001951E5"/>
    <w:rsid w:val="001953E8"/>
    <w:rsid w:val="001B6C9B"/>
    <w:rsid w:val="001C3BD6"/>
    <w:rsid w:val="001D56F0"/>
    <w:rsid w:val="001E1BF5"/>
    <w:rsid w:val="00203ACA"/>
    <w:rsid w:val="00224F0B"/>
    <w:rsid w:val="00233248"/>
    <w:rsid w:val="0023573F"/>
    <w:rsid w:val="002370A6"/>
    <w:rsid w:val="00245AFD"/>
    <w:rsid w:val="0025068A"/>
    <w:rsid w:val="00251B53"/>
    <w:rsid w:val="00274889"/>
    <w:rsid w:val="00275014"/>
    <w:rsid w:val="002B0824"/>
    <w:rsid w:val="002C42E6"/>
    <w:rsid w:val="002D374F"/>
    <w:rsid w:val="002D4FC0"/>
    <w:rsid w:val="00300159"/>
    <w:rsid w:val="00300675"/>
    <w:rsid w:val="003008C5"/>
    <w:rsid w:val="00300FD9"/>
    <w:rsid w:val="0031674F"/>
    <w:rsid w:val="003222A5"/>
    <w:rsid w:val="00331814"/>
    <w:rsid w:val="00331D9B"/>
    <w:rsid w:val="0033494C"/>
    <w:rsid w:val="00337AFD"/>
    <w:rsid w:val="00350F9C"/>
    <w:rsid w:val="00353465"/>
    <w:rsid w:val="0035652E"/>
    <w:rsid w:val="003774B9"/>
    <w:rsid w:val="00382C76"/>
    <w:rsid w:val="003866A2"/>
    <w:rsid w:val="00395C6E"/>
    <w:rsid w:val="003A115F"/>
    <w:rsid w:val="003A5C78"/>
    <w:rsid w:val="003A63EA"/>
    <w:rsid w:val="003A7705"/>
    <w:rsid w:val="003A79C8"/>
    <w:rsid w:val="003B2EDA"/>
    <w:rsid w:val="003C0FFF"/>
    <w:rsid w:val="003C18AB"/>
    <w:rsid w:val="003C5DA6"/>
    <w:rsid w:val="003E1187"/>
    <w:rsid w:val="003E3051"/>
    <w:rsid w:val="003E5A12"/>
    <w:rsid w:val="003F0B99"/>
    <w:rsid w:val="003F43D6"/>
    <w:rsid w:val="003F5819"/>
    <w:rsid w:val="003F6A7C"/>
    <w:rsid w:val="004155FC"/>
    <w:rsid w:val="00423A8D"/>
    <w:rsid w:val="00427BEE"/>
    <w:rsid w:val="00435C51"/>
    <w:rsid w:val="00441F4F"/>
    <w:rsid w:val="0044386D"/>
    <w:rsid w:val="00451899"/>
    <w:rsid w:val="0046697E"/>
    <w:rsid w:val="0047737C"/>
    <w:rsid w:val="00485394"/>
    <w:rsid w:val="004869B8"/>
    <w:rsid w:val="00490E61"/>
    <w:rsid w:val="004A404B"/>
    <w:rsid w:val="004A4A32"/>
    <w:rsid w:val="004B515E"/>
    <w:rsid w:val="004C08DC"/>
    <w:rsid w:val="004C1075"/>
    <w:rsid w:val="004C6D94"/>
    <w:rsid w:val="004F7BB2"/>
    <w:rsid w:val="00501B78"/>
    <w:rsid w:val="0050639F"/>
    <w:rsid w:val="005307A3"/>
    <w:rsid w:val="00535672"/>
    <w:rsid w:val="00547EC1"/>
    <w:rsid w:val="00553076"/>
    <w:rsid w:val="00554E6A"/>
    <w:rsid w:val="005615DA"/>
    <w:rsid w:val="00562C29"/>
    <w:rsid w:val="00563E72"/>
    <w:rsid w:val="005715BF"/>
    <w:rsid w:val="005730C2"/>
    <w:rsid w:val="005775DA"/>
    <w:rsid w:val="00591CE4"/>
    <w:rsid w:val="005A0582"/>
    <w:rsid w:val="005A38AA"/>
    <w:rsid w:val="005A4F33"/>
    <w:rsid w:val="005B0366"/>
    <w:rsid w:val="005B16C5"/>
    <w:rsid w:val="005B7277"/>
    <w:rsid w:val="005C1B27"/>
    <w:rsid w:val="005C4549"/>
    <w:rsid w:val="005C5F4F"/>
    <w:rsid w:val="005E31EA"/>
    <w:rsid w:val="005E63D2"/>
    <w:rsid w:val="005E6CB9"/>
    <w:rsid w:val="005F73C5"/>
    <w:rsid w:val="00603199"/>
    <w:rsid w:val="0062265A"/>
    <w:rsid w:val="00625E45"/>
    <w:rsid w:val="00635015"/>
    <w:rsid w:val="00640FD2"/>
    <w:rsid w:val="00646A0A"/>
    <w:rsid w:val="006529FE"/>
    <w:rsid w:val="006624B4"/>
    <w:rsid w:val="00667E0D"/>
    <w:rsid w:val="00676D63"/>
    <w:rsid w:val="0068461D"/>
    <w:rsid w:val="006A121C"/>
    <w:rsid w:val="006A3462"/>
    <w:rsid w:val="006A7B88"/>
    <w:rsid w:val="006B1C5D"/>
    <w:rsid w:val="006B202C"/>
    <w:rsid w:val="006B4A05"/>
    <w:rsid w:val="006C5884"/>
    <w:rsid w:val="006E033C"/>
    <w:rsid w:val="006E1A24"/>
    <w:rsid w:val="006E2A14"/>
    <w:rsid w:val="006E39CD"/>
    <w:rsid w:val="00712E92"/>
    <w:rsid w:val="0071524F"/>
    <w:rsid w:val="0072342D"/>
    <w:rsid w:val="00730DE8"/>
    <w:rsid w:val="00733BEA"/>
    <w:rsid w:val="00736A18"/>
    <w:rsid w:val="00736FBC"/>
    <w:rsid w:val="00746A63"/>
    <w:rsid w:val="00750A3C"/>
    <w:rsid w:val="00755444"/>
    <w:rsid w:val="00756683"/>
    <w:rsid w:val="00774812"/>
    <w:rsid w:val="00780F64"/>
    <w:rsid w:val="00785FBF"/>
    <w:rsid w:val="007B224D"/>
    <w:rsid w:val="007B4EAB"/>
    <w:rsid w:val="007E1F02"/>
    <w:rsid w:val="007E4F7E"/>
    <w:rsid w:val="007F5757"/>
    <w:rsid w:val="008223F5"/>
    <w:rsid w:val="0082270D"/>
    <w:rsid w:val="00823E11"/>
    <w:rsid w:val="00824434"/>
    <w:rsid w:val="00827F65"/>
    <w:rsid w:val="00835184"/>
    <w:rsid w:val="008362E5"/>
    <w:rsid w:val="00845339"/>
    <w:rsid w:val="00851A18"/>
    <w:rsid w:val="00853332"/>
    <w:rsid w:val="00873DAB"/>
    <w:rsid w:val="008931FF"/>
    <w:rsid w:val="008A21D8"/>
    <w:rsid w:val="008C7C5E"/>
    <w:rsid w:val="008D1EEE"/>
    <w:rsid w:val="008D47E7"/>
    <w:rsid w:val="008D7B7D"/>
    <w:rsid w:val="008F0F59"/>
    <w:rsid w:val="008F2A78"/>
    <w:rsid w:val="008F3934"/>
    <w:rsid w:val="008F5A49"/>
    <w:rsid w:val="00906EEC"/>
    <w:rsid w:val="00907D1B"/>
    <w:rsid w:val="009163A4"/>
    <w:rsid w:val="009262BA"/>
    <w:rsid w:val="00935095"/>
    <w:rsid w:val="00936B29"/>
    <w:rsid w:val="0095552C"/>
    <w:rsid w:val="00972F09"/>
    <w:rsid w:val="009803F1"/>
    <w:rsid w:val="009858FB"/>
    <w:rsid w:val="00985F4B"/>
    <w:rsid w:val="00987798"/>
    <w:rsid w:val="00994C01"/>
    <w:rsid w:val="009C09D6"/>
    <w:rsid w:val="009C2466"/>
    <w:rsid w:val="009C4A16"/>
    <w:rsid w:val="009C7267"/>
    <w:rsid w:val="009D1BE1"/>
    <w:rsid w:val="009D7AB6"/>
    <w:rsid w:val="009E0327"/>
    <w:rsid w:val="009F50CB"/>
    <w:rsid w:val="00A01087"/>
    <w:rsid w:val="00A02BA1"/>
    <w:rsid w:val="00A06C54"/>
    <w:rsid w:val="00A10052"/>
    <w:rsid w:val="00A2286C"/>
    <w:rsid w:val="00A23856"/>
    <w:rsid w:val="00A529F1"/>
    <w:rsid w:val="00A5442C"/>
    <w:rsid w:val="00A67684"/>
    <w:rsid w:val="00A73087"/>
    <w:rsid w:val="00A73B29"/>
    <w:rsid w:val="00A757AD"/>
    <w:rsid w:val="00A808A4"/>
    <w:rsid w:val="00A835CC"/>
    <w:rsid w:val="00A94D7A"/>
    <w:rsid w:val="00AB3277"/>
    <w:rsid w:val="00AD1A04"/>
    <w:rsid w:val="00AD3A6E"/>
    <w:rsid w:val="00AF470E"/>
    <w:rsid w:val="00B00F15"/>
    <w:rsid w:val="00B024FC"/>
    <w:rsid w:val="00B03ECB"/>
    <w:rsid w:val="00B041E5"/>
    <w:rsid w:val="00B07DBF"/>
    <w:rsid w:val="00B2336A"/>
    <w:rsid w:val="00B43442"/>
    <w:rsid w:val="00B552DE"/>
    <w:rsid w:val="00B57E8C"/>
    <w:rsid w:val="00B90650"/>
    <w:rsid w:val="00B91515"/>
    <w:rsid w:val="00B97B73"/>
    <w:rsid w:val="00B97BBD"/>
    <w:rsid w:val="00BA2FB6"/>
    <w:rsid w:val="00BA6DB3"/>
    <w:rsid w:val="00BC2941"/>
    <w:rsid w:val="00BD300F"/>
    <w:rsid w:val="00BF748C"/>
    <w:rsid w:val="00C20F57"/>
    <w:rsid w:val="00C254C3"/>
    <w:rsid w:val="00C370D4"/>
    <w:rsid w:val="00C42860"/>
    <w:rsid w:val="00C47AB2"/>
    <w:rsid w:val="00C649BA"/>
    <w:rsid w:val="00C67697"/>
    <w:rsid w:val="00C71CD0"/>
    <w:rsid w:val="00C7793C"/>
    <w:rsid w:val="00C829F5"/>
    <w:rsid w:val="00C83E6E"/>
    <w:rsid w:val="00CB15F9"/>
    <w:rsid w:val="00CE272D"/>
    <w:rsid w:val="00CE6E81"/>
    <w:rsid w:val="00CF1A4E"/>
    <w:rsid w:val="00D0315B"/>
    <w:rsid w:val="00D07B25"/>
    <w:rsid w:val="00D24530"/>
    <w:rsid w:val="00D37403"/>
    <w:rsid w:val="00D4100B"/>
    <w:rsid w:val="00D43C73"/>
    <w:rsid w:val="00D46C45"/>
    <w:rsid w:val="00D5233C"/>
    <w:rsid w:val="00D716A8"/>
    <w:rsid w:val="00DA18F3"/>
    <w:rsid w:val="00DE5B47"/>
    <w:rsid w:val="00E401DD"/>
    <w:rsid w:val="00E41D2A"/>
    <w:rsid w:val="00E50C14"/>
    <w:rsid w:val="00E5470E"/>
    <w:rsid w:val="00E67A81"/>
    <w:rsid w:val="00E721C5"/>
    <w:rsid w:val="00E727D0"/>
    <w:rsid w:val="00E8598C"/>
    <w:rsid w:val="00EA2225"/>
    <w:rsid w:val="00EA4D68"/>
    <w:rsid w:val="00EB1427"/>
    <w:rsid w:val="00EC065C"/>
    <w:rsid w:val="00EC5264"/>
    <w:rsid w:val="00ED60D3"/>
    <w:rsid w:val="00EE2C07"/>
    <w:rsid w:val="00EE42E4"/>
    <w:rsid w:val="00EF1816"/>
    <w:rsid w:val="00EF477A"/>
    <w:rsid w:val="00F13E8D"/>
    <w:rsid w:val="00F142FA"/>
    <w:rsid w:val="00F234A6"/>
    <w:rsid w:val="00F26E39"/>
    <w:rsid w:val="00F37FDE"/>
    <w:rsid w:val="00F4632D"/>
    <w:rsid w:val="00F464DF"/>
    <w:rsid w:val="00F46D1D"/>
    <w:rsid w:val="00F5088C"/>
    <w:rsid w:val="00F55B39"/>
    <w:rsid w:val="00F57116"/>
    <w:rsid w:val="00F63A75"/>
    <w:rsid w:val="00F63E22"/>
    <w:rsid w:val="00F82BEF"/>
    <w:rsid w:val="00F92DAC"/>
    <w:rsid w:val="00F9427A"/>
    <w:rsid w:val="00FA5E79"/>
    <w:rsid w:val="00FC413D"/>
    <w:rsid w:val="00FC5F0B"/>
    <w:rsid w:val="00FD3932"/>
    <w:rsid w:val="00FD4F3C"/>
    <w:rsid w:val="00FF21C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BC35FC7B-3974-4EE8-9F77-778F0A391C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EastAsia" w:hAnsi="Times New Roman" w:cstheme="minorBidi"/>
        <w:sz w:val="26"/>
        <w:szCs w:val="22"/>
        <w:lang w:val="en-US" w:eastAsia="ja-JP" w:bidi="ar-SA"/>
      </w:rPr>
    </w:rPrDefault>
    <w:pPrDefault>
      <w:pPr>
        <w:spacing w:before="60" w:after="60" w:line="288" w:lineRule="auto"/>
        <w:ind w:firstLine="720"/>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8598C"/>
  </w:style>
  <w:style w:type="paragraph" w:styleId="Heading1">
    <w:name w:val="heading 1"/>
    <w:basedOn w:val="Normal"/>
    <w:next w:val="Normal"/>
    <w:link w:val="Heading1Char"/>
    <w:uiPriority w:val="9"/>
    <w:qFormat/>
    <w:rsid w:val="00B024FC"/>
    <w:pPr>
      <w:keepNext/>
      <w:keepLines/>
      <w:spacing w:before="480" w:after="0"/>
      <w:outlineLvl w:val="0"/>
    </w:pPr>
    <w:rPr>
      <w:rFonts w:eastAsiaTheme="majorEastAsia" w:cstheme="majorBidi"/>
      <w:b/>
      <w:bCs/>
      <w:color w:val="000000" w:themeColor="text1"/>
      <w:sz w:val="32"/>
      <w:szCs w:val="28"/>
    </w:rPr>
  </w:style>
  <w:style w:type="paragraph" w:styleId="Heading2">
    <w:name w:val="heading 2"/>
    <w:basedOn w:val="Normal"/>
    <w:next w:val="Normal"/>
    <w:link w:val="Heading2Char"/>
    <w:uiPriority w:val="9"/>
    <w:unhideWhenUsed/>
    <w:qFormat/>
    <w:rsid w:val="00B024FC"/>
    <w:pPr>
      <w:keepNext/>
      <w:keepLines/>
      <w:spacing w:before="200" w:after="0"/>
      <w:outlineLvl w:val="1"/>
    </w:pPr>
    <w:rPr>
      <w:rFonts w:eastAsiaTheme="majorEastAsia" w:cstheme="majorBidi"/>
      <w:b/>
      <w:bCs/>
      <w:color w:val="000000" w:themeColor="text1"/>
      <w:sz w:val="28"/>
      <w:szCs w:val="26"/>
    </w:rPr>
  </w:style>
  <w:style w:type="paragraph" w:styleId="Heading3">
    <w:name w:val="heading 3"/>
    <w:basedOn w:val="Normal"/>
    <w:next w:val="Normal"/>
    <w:link w:val="Heading3Char"/>
    <w:uiPriority w:val="9"/>
    <w:unhideWhenUsed/>
    <w:qFormat/>
    <w:rsid w:val="00B024FC"/>
    <w:pPr>
      <w:keepNext/>
      <w:keepLines/>
      <w:spacing w:before="200" w:after="0"/>
      <w:outlineLvl w:val="2"/>
    </w:pPr>
    <w:rPr>
      <w:rFonts w:eastAsiaTheme="majorEastAsia" w:cstheme="majorBidi"/>
      <w:b/>
      <w:bCs/>
      <w:color w:val="000000" w:themeColor="text1"/>
    </w:rPr>
  </w:style>
  <w:style w:type="paragraph" w:styleId="Heading4">
    <w:name w:val="heading 4"/>
    <w:basedOn w:val="Normal"/>
    <w:link w:val="Heading4Char"/>
    <w:uiPriority w:val="9"/>
    <w:qFormat/>
    <w:rsid w:val="00E8598C"/>
    <w:pPr>
      <w:spacing w:before="100" w:beforeAutospacing="1" w:after="100" w:afterAutospacing="1" w:line="240" w:lineRule="auto"/>
      <w:outlineLvl w:val="3"/>
    </w:pPr>
    <w:rPr>
      <w:rFonts w:eastAsia="Times New Roman" w:cs="Times New Roman"/>
      <w:b/>
      <w:bCs/>
      <w:sz w:val="24"/>
      <w:szCs w:val="24"/>
    </w:rPr>
  </w:style>
  <w:style w:type="paragraph" w:styleId="Heading5">
    <w:name w:val="heading 5"/>
    <w:basedOn w:val="Normal"/>
    <w:next w:val="Normal"/>
    <w:link w:val="Heading5Char"/>
    <w:uiPriority w:val="9"/>
    <w:unhideWhenUsed/>
    <w:qFormat/>
    <w:rsid w:val="00C829F5"/>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024FC"/>
    <w:rPr>
      <w:rFonts w:eastAsiaTheme="majorEastAsia" w:cstheme="majorBidi"/>
      <w:b/>
      <w:bCs/>
      <w:color w:val="000000" w:themeColor="text1"/>
      <w:sz w:val="32"/>
      <w:szCs w:val="28"/>
    </w:rPr>
  </w:style>
  <w:style w:type="character" w:customStyle="1" w:styleId="Heading2Char">
    <w:name w:val="Heading 2 Char"/>
    <w:basedOn w:val="DefaultParagraphFont"/>
    <w:link w:val="Heading2"/>
    <w:uiPriority w:val="9"/>
    <w:rsid w:val="00B024FC"/>
    <w:rPr>
      <w:rFonts w:eastAsiaTheme="majorEastAsia" w:cstheme="majorBidi"/>
      <w:b/>
      <w:bCs/>
      <w:color w:val="000000" w:themeColor="text1"/>
      <w:sz w:val="28"/>
      <w:szCs w:val="26"/>
    </w:rPr>
  </w:style>
  <w:style w:type="character" w:customStyle="1" w:styleId="Heading3Char">
    <w:name w:val="Heading 3 Char"/>
    <w:basedOn w:val="DefaultParagraphFont"/>
    <w:link w:val="Heading3"/>
    <w:uiPriority w:val="9"/>
    <w:rsid w:val="00B024FC"/>
    <w:rPr>
      <w:rFonts w:eastAsiaTheme="majorEastAsia" w:cstheme="majorBidi"/>
      <w:b/>
      <w:bCs/>
      <w:color w:val="000000" w:themeColor="text1"/>
    </w:rPr>
  </w:style>
  <w:style w:type="character" w:customStyle="1" w:styleId="Heading4Char">
    <w:name w:val="Heading 4 Char"/>
    <w:basedOn w:val="DefaultParagraphFont"/>
    <w:link w:val="Heading4"/>
    <w:uiPriority w:val="9"/>
    <w:rsid w:val="00E8598C"/>
    <w:rPr>
      <w:rFonts w:ascii="Times New Roman" w:eastAsia="Times New Roman" w:hAnsi="Times New Roman" w:cs="Times New Roman"/>
      <w:b/>
      <w:bCs/>
      <w:sz w:val="24"/>
      <w:szCs w:val="24"/>
      <w:lang w:eastAsia="en-US"/>
    </w:rPr>
  </w:style>
  <w:style w:type="paragraph" w:styleId="ListParagraph">
    <w:name w:val="List Paragraph"/>
    <w:basedOn w:val="Normal"/>
    <w:uiPriority w:val="34"/>
    <w:qFormat/>
    <w:rsid w:val="00E8598C"/>
    <w:pPr>
      <w:ind w:left="720"/>
      <w:contextualSpacing/>
    </w:pPr>
  </w:style>
  <w:style w:type="paragraph" w:styleId="BalloonText">
    <w:name w:val="Balloon Text"/>
    <w:basedOn w:val="Normal"/>
    <w:link w:val="BalloonTextChar"/>
    <w:uiPriority w:val="99"/>
    <w:semiHidden/>
    <w:unhideWhenUsed/>
    <w:rsid w:val="00E8598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8598C"/>
    <w:rPr>
      <w:rFonts w:ascii="Tahoma" w:eastAsiaTheme="minorHAnsi" w:hAnsi="Tahoma" w:cs="Tahoma"/>
      <w:sz w:val="16"/>
      <w:szCs w:val="16"/>
      <w:lang w:eastAsia="en-US"/>
    </w:rPr>
  </w:style>
  <w:style w:type="paragraph" w:styleId="Header">
    <w:name w:val="header"/>
    <w:basedOn w:val="Normal"/>
    <w:link w:val="HeaderChar"/>
    <w:uiPriority w:val="99"/>
    <w:unhideWhenUsed/>
    <w:rsid w:val="00E8598C"/>
    <w:pPr>
      <w:tabs>
        <w:tab w:val="center" w:pos="4680"/>
        <w:tab w:val="right" w:pos="9360"/>
      </w:tabs>
      <w:spacing w:after="0" w:line="240" w:lineRule="auto"/>
    </w:pPr>
  </w:style>
  <w:style w:type="character" w:customStyle="1" w:styleId="HeaderChar">
    <w:name w:val="Header Char"/>
    <w:basedOn w:val="DefaultParagraphFont"/>
    <w:link w:val="Header"/>
    <w:uiPriority w:val="99"/>
    <w:rsid w:val="00E8598C"/>
    <w:rPr>
      <w:rFonts w:eastAsiaTheme="minorHAnsi"/>
      <w:lang w:eastAsia="en-US"/>
    </w:rPr>
  </w:style>
  <w:style w:type="paragraph" w:styleId="Footer">
    <w:name w:val="footer"/>
    <w:basedOn w:val="Normal"/>
    <w:link w:val="FooterChar"/>
    <w:uiPriority w:val="99"/>
    <w:unhideWhenUsed/>
    <w:rsid w:val="00E8598C"/>
    <w:pPr>
      <w:tabs>
        <w:tab w:val="center" w:pos="4680"/>
        <w:tab w:val="right" w:pos="9360"/>
      </w:tabs>
      <w:spacing w:after="0" w:line="240" w:lineRule="auto"/>
    </w:pPr>
  </w:style>
  <w:style w:type="character" w:customStyle="1" w:styleId="FooterChar">
    <w:name w:val="Footer Char"/>
    <w:basedOn w:val="DefaultParagraphFont"/>
    <w:link w:val="Footer"/>
    <w:uiPriority w:val="99"/>
    <w:rsid w:val="00E8598C"/>
    <w:rPr>
      <w:rFonts w:eastAsiaTheme="minorHAnsi"/>
      <w:lang w:eastAsia="en-US"/>
    </w:rPr>
  </w:style>
  <w:style w:type="table" w:styleId="TableGrid">
    <w:name w:val="Table Grid"/>
    <w:basedOn w:val="TableNormal"/>
    <w:uiPriority w:val="39"/>
    <w:rsid w:val="00E8598C"/>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E8598C"/>
    <w:pPr>
      <w:outlineLvl w:val="9"/>
    </w:pPr>
  </w:style>
  <w:style w:type="paragraph" w:styleId="TOC1">
    <w:name w:val="toc 1"/>
    <w:basedOn w:val="Normal"/>
    <w:next w:val="Normal"/>
    <w:autoRedefine/>
    <w:uiPriority w:val="39"/>
    <w:unhideWhenUsed/>
    <w:rsid w:val="00FC5F0B"/>
    <w:pPr>
      <w:tabs>
        <w:tab w:val="right" w:leader="dot" w:pos="8827"/>
      </w:tabs>
      <w:spacing w:after="100"/>
    </w:pPr>
    <w:rPr>
      <w:rFonts w:cs="Times New Roman"/>
      <w:b/>
      <w:noProof/>
    </w:rPr>
  </w:style>
  <w:style w:type="paragraph" w:styleId="TOC2">
    <w:name w:val="toc 2"/>
    <w:basedOn w:val="Normal"/>
    <w:next w:val="Normal"/>
    <w:autoRedefine/>
    <w:uiPriority w:val="39"/>
    <w:unhideWhenUsed/>
    <w:rsid w:val="00E8598C"/>
    <w:pPr>
      <w:tabs>
        <w:tab w:val="left" w:pos="426"/>
        <w:tab w:val="right" w:leader="dot" w:pos="9111"/>
      </w:tabs>
      <w:spacing w:after="100"/>
      <w:ind w:left="426" w:hanging="206"/>
    </w:pPr>
    <w:rPr>
      <w:rFonts w:cs="Times New Roman"/>
      <w:b/>
      <w:noProof/>
      <w:szCs w:val="28"/>
    </w:rPr>
  </w:style>
  <w:style w:type="paragraph" w:styleId="TOC3">
    <w:name w:val="toc 3"/>
    <w:basedOn w:val="Normal"/>
    <w:next w:val="Normal"/>
    <w:autoRedefine/>
    <w:uiPriority w:val="39"/>
    <w:unhideWhenUsed/>
    <w:rsid w:val="00E8598C"/>
    <w:pPr>
      <w:tabs>
        <w:tab w:val="left" w:pos="880"/>
        <w:tab w:val="right" w:leader="dot" w:pos="9111"/>
      </w:tabs>
      <w:spacing w:after="100"/>
      <w:ind w:left="440"/>
    </w:pPr>
    <w:rPr>
      <w:rFonts w:cs="Times New Roman"/>
      <w:b/>
      <w:noProof/>
      <w:szCs w:val="28"/>
    </w:rPr>
  </w:style>
  <w:style w:type="character" w:styleId="Hyperlink">
    <w:name w:val="Hyperlink"/>
    <w:basedOn w:val="DefaultParagraphFont"/>
    <w:uiPriority w:val="99"/>
    <w:unhideWhenUsed/>
    <w:rsid w:val="00E8598C"/>
    <w:rPr>
      <w:color w:val="0563C1" w:themeColor="hyperlink"/>
      <w:u w:val="single"/>
    </w:rPr>
  </w:style>
  <w:style w:type="character" w:customStyle="1" w:styleId="apple-converted-space">
    <w:name w:val="apple-converted-space"/>
    <w:basedOn w:val="DefaultParagraphFont"/>
    <w:rsid w:val="00E8598C"/>
  </w:style>
  <w:style w:type="paragraph" w:styleId="NormalWeb">
    <w:name w:val="Normal (Web)"/>
    <w:basedOn w:val="Normal"/>
    <w:uiPriority w:val="99"/>
    <w:unhideWhenUsed/>
    <w:rsid w:val="00E8598C"/>
    <w:pPr>
      <w:spacing w:before="100" w:beforeAutospacing="1" w:after="100" w:afterAutospacing="1" w:line="240" w:lineRule="auto"/>
    </w:pPr>
    <w:rPr>
      <w:rFonts w:eastAsia="Times New Roman" w:cs="Times New Roman"/>
      <w:sz w:val="24"/>
      <w:szCs w:val="24"/>
    </w:rPr>
  </w:style>
  <w:style w:type="character" w:customStyle="1" w:styleId="mw-headline">
    <w:name w:val="mw-headline"/>
    <w:basedOn w:val="DefaultParagraphFont"/>
    <w:rsid w:val="00E8598C"/>
  </w:style>
  <w:style w:type="character" w:customStyle="1" w:styleId="mw-editsection">
    <w:name w:val="mw-editsection"/>
    <w:basedOn w:val="DefaultParagraphFont"/>
    <w:rsid w:val="00E8598C"/>
  </w:style>
  <w:style w:type="character" w:customStyle="1" w:styleId="mw-editsection-bracket">
    <w:name w:val="mw-editsection-bracket"/>
    <w:basedOn w:val="DefaultParagraphFont"/>
    <w:rsid w:val="00E8598C"/>
  </w:style>
  <w:style w:type="character" w:customStyle="1" w:styleId="mw-editsection-divider">
    <w:name w:val="mw-editsection-divider"/>
    <w:basedOn w:val="DefaultParagraphFont"/>
    <w:rsid w:val="00E8598C"/>
  </w:style>
  <w:style w:type="paragraph" w:customStyle="1" w:styleId="para">
    <w:name w:val="para"/>
    <w:basedOn w:val="Normal"/>
    <w:rsid w:val="00E8598C"/>
    <w:pPr>
      <w:spacing w:before="100" w:beforeAutospacing="1" w:after="100" w:afterAutospacing="1" w:line="240" w:lineRule="auto"/>
    </w:pPr>
    <w:rPr>
      <w:rFonts w:eastAsia="Times New Roman" w:cs="Times New Roman"/>
      <w:sz w:val="24"/>
      <w:szCs w:val="24"/>
    </w:rPr>
  </w:style>
  <w:style w:type="character" w:styleId="Strong">
    <w:name w:val="Strong"/>
    <w:basedOn w:val="DefaultParagraphFont"/>
    <w:uiPriority w:val="22"/>
    <w:qFormat/>
    <w:rsid w:val="00E8598C"/>
    <w:rPr>
      <w:b/>
      <w:bCs/>
    </w:rPr>
  </w:style>
  <w:style w:type="character" w:styleId="IntenseEmphasis">
    <w:name w:val="Intense Emphasis"/>
    <w:basedOn w:val="DefaultParagraphFont"/>
    <w:uiPriority w:val="21"/>
    <w:qFormat/>
    <w:rsid w:val="00E8598C"/>
    <w:rPr>
      <w:b/>
      <w:bCs/>
      <w:i/>
      <w:iCs/>
      <w:color w:val="5B9BD5" w:themeColor="accent1"/>
    </w:rPr>
  </w:style>
  <w:style w:type="paragraph" w:customStyle="1" w:styleId="ListParagraph1">
    <w:name w:val="List Paragraph1"/>
    <w:basedOn w:val="Normal"/>
    <w:uiPriority w:val="99"/>
    <w:qFormat/>
    <w:rsid w:val="00E8598C"/>
    <w:pPr>
      <w:ind w:left="720"/>
      <w:contextualSpacing/>
    </w:pPr>
  </w:style>
  <w:style w:type="character" w:styleId="HTMLCode">
    <w:name w:val="HTML Code"/>
    <w:basedOn w:val="DefaultParagraphFont"/>
    <w:uiPriority w:val="99"/>
    <w:semiHidden/>
    <w:unhideWhenUsed/>
    <w:rsid w:val="00E8598C"/>
    <w:rPr>
      <w:rFonts w:ascii="Courier New" w:eastAsia="Times New Roman" w:hAnsi="Courier New" w:cs="Courier New"/>
      <w:sz w:val="20"/>
      <w:szCs w:val="20"/>
    </w:rPr>
  </w:style>
  <w:style w:type="character" w:styleId="Emphasis">
    <w:name w:val="Emphasis"/>
    <w:basedOn w:val="DefaultParagraphFont"/>
    <w:qFormat/>
    <w:rsid w:val="00E8598C"/>
    <w:rPr>
      <w:i/>
      <w:iCs/>
    </w:rPr>
  </w:style>
  <w:style w:type="paragraph" w:styleId="TOC4">
    <w:name w:val="toc 4"/>
    <w:basedOn w:val="Normal"/>
    <w:next w:val="Normal"/>
    <w:autoRedefine/>
    <w:uiPriority w:val="39"/>
    <w:unhideWhenUsed/>
    <w:rsid w:val="00E8598C"/>
    <w:pPr>
      <w:spacing w:after="100"/>
      <w:ind w:left="660"/>
    </w:pPr>
  </w:style>
  <w:style w:type="paragraph" w:styleId="TOC5">
    <w:name w:val="toc 5"/>
    <w:basedOn w:val="Normal"/>
    <w:next w:val="Normal"/>
    <w:autoRedefine/>
    <w:uiPriority w:val="39"/>
    <w:unhideWhenUsed/>
    <w:rsid w:val="00E8598C"/>
    <w:pPr>
      <w:spacing w:after="100"/>
      <w:ind w:left="880"/>
    </w:pPr>
  </w:style>
  <w:style w:type="paragraph" w:styleId="TOC6">
    <w:name w:val="toc 6"/>
    <w:basedOn w:val="Normal"/>
    <w:next w:val="Normal"/>
    <w:autoRedefine/>
    <w:uiPriority w:val="39"/>
    <w:unhideWhenUsed/>
    <w:rsid w:val="00E8598C"/>
    <w:pPr>
      <w:spacing w:after="100"/>
      <w:ind w:left="1100"/>
    </w:pPr>
  </w:style>
  <w:style w:type="paragraph" w:styleId="TOC7">
    <w:name w:val="toc 7"/>
    <w:basedOn w:val="Normal"/>
    <w:next w:val="Normal"/>
    <w:autoRedefine/>
    <w:uiPriority w:val="39"/>
    <w:unhideWhenUsed/>
    <w:rsid w:val="00E8598C"/>
    <w:pPr>
      <w:spacing w:after="100"/>
      <w:ind w:left="1320"/>
    </w:pPr>
  </w:style>
  <w:style w:type="paragraph" w:styleId="TOC8">
    <w:name w:val="toc 8"/>
    <w:basedOn w:val="Normal"/>
    <w:next w:val="Normal"/>
    <w:autoRedefine/>
    <w:uiPriority w:val="39"/>
    <w:unhideWhenUsed/>
    <w:rsid w:val="00E8598C"/>
    <w:pPr>
      <w:spacing w:after="100"/>
      <w:ind w:left="1540"/>
    </w:pPr>
  </w:style>
  <w:style w:type="paragraph" w:styleId="TOC9">
    <w:name w:val="toc 9"/>
    <w:basedOn w:val="Normal"/>
    <w:next w:val="Normal"/>
    <w:autoRedefine/>
    <w:uiPriority w:val="39"/>
    <w:unhideWhenUsed/>
    <w:rsid w:val="00E8598C"/>
    <w:pPr>
      <w:spacing w:after="100"/>
      <w:ind w:left="1760"/>
    </w:pPr>
  </w:style>
  <w:style w:type="paragraph" w:customStyle="1" w:styleId="3Mcln">
    <w:name w:val="3. Mục lớn"/>
    <w:basedOn w:val="Normal"/>
    <w:qFormat/>
    <w:rsid w:val="004C6D94"/>
    <w:rPr>
      <w:rFonts w:eastAsia="Calibri" w:cs="Times New Roman"/>
    </w:rPr>
  </w:style>
  <w:style w:type="paragraph" w:customStyle="1" w:styleId="Headingtext2Blue">
    <w:name w:val="Heading text 2 + Blue"/>
    <w:basedOn w:val="Normal"/>
    <w:autoRedefine/>
    <w:rsid w:val="005E63D2"/>
    <w:pPr>
      <w:spacing w:after="160" w:line="240" w:lineRule="auto"/>
    </w:pPr>
    <w:rPr>
      <w:rFonts w:eastAsia="Times New Roman" w:cs="Times New Roman"/>
      <w:b/>
      <w:szCs w:val="28"/>
      <w:lang w:val="en-AU"/>
    </w:rPr>
  </w:style>
  <w:style w:type="paragraph" w:customStyle="1" w:styleId="5mcnhnh">
    <w:name w:val="5. mục nhỏ nhỏ"/>
    <w:basedOn w:val="Normal"/>
    <w:qFormat/>
    <w:rsid w:val="004C6D94"/>
    <w:pPr>
      <w:spacing w:after="160" w:line="254" w:lineRule="auto"/>
      <w:ind w:left="720"/>
    </w:pPr>
    <w:rPr>
      <w:rFonts w:eastAsia="Calibri" w:cs="Times New Roman"/>
      <w:noProof/>
    </w:rPr>
  </w:style>
  <w:style w:type="paragraph" w:customStyle="1" w:styleId="4mcnh">
    <w:name w:val="4. mục nhỏ"/>
    <w:basedOn w:val="3Mcln"/>
    <w:qFormat/>
    <w:rsid w:val="004C6D94"/>
  </w:style>
  <w:style w:type="paragraph" w:styleId="HTMLPreformatted">
    <w:name w:val="HTML Preformatted"/>
    <w:basedOn w:val="Normal"/>
    <w:link w:val="HTMLPreformattedChar"/>
    <w:uiPriority w:val="99"/>
    <w:semiHidden/>
    <w:unhideWhenUsed/>
    <w:rsid w:val="001871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187151"/>
    <w:rPr>
      <w:rFonts w:ascii="Courier New" w:eastAsia="Times New Roman" w:hAnsi="Courier New" w:cs="Courier New"/>
      <w:sz w:val="20"/>
      <w:szCs w:val="20"/>
    </w:rPr>
  </w:style>
  <w:style w:type="paragraph" w:styleId="ListBullet">
    <w:name w:val="List Bullet"/>
    <w:basedOn w:val="Normal"/>
    <w:uiPriority w:val="99"/>
    <w:unhideWhenUsed/>
    <w:rsid w:val="00A757AD"/>
    <w:pPr>
      <w:numPr>
        <w:numId w:val="1"/>
      </w:numPr>
      <w:spacing w:after="160" w:line="259" w:lineRule="auto"/>
      <w:contextualSpacing/>
    </w:pPr>
    <w:rPr>
      <w:rFonts w:eastAsiaTheme="minorHAnsi" w:cs="Times New Roman"/>
      <w:szCs w:val="26"/>
      <w:lang w:eastAsia="en-US"/>
    </w:rPr>
  </w:style>
  <w:style w:type="character" w:customStyle="1" w:styleId="hljs-comment">
    <w:name w:val="hljs-comment"/>
    <w:basedOn w:val="DefaultParagraphFont"/>
    <w:rsid w:val="00A757AD"/>
  </w:style>
  <w:style w:type="character" w:customStyle="1" w:styleId="hljs-string">
    <w:name w:val="hljs-string"/>
    <w:basedOn w:val="DefaultParagraphFont"/>
    <w:rsid w:val="00A757AD"/>
  </w:style>
  <w:style w:type="character" w:customStyle="1" w:styleId="hljs-function">
    <w:name w:val="hljs-function"/>
    <w:basedOn w:val="DefaultParagraphFont"/>
    <w:rsid w:val="00A757AD"/>
  </w:style>
  <w:style w:type="character" w:customStyle="1" w:styleId="hljs-keyword">
    <w:name w:val="hljs-keyword"/>
    <w:basedOn w:val="DefaultParagraphFont"/>
    <w:rsid w:val="00A757AD"/>
  </w:style>
  <w:style w:type="character" w:customStyle="1" w:styleId="hljs-params">
    <w:name w:val="hljs-params"/>
    <w:basedOn w:val="DefaultParagraphFont"/>
    <w:rsid w:val="00A757AD"/>
  </w:style>
  <w:style w:type="character" w:customStyle="1" w:styleId="hljs-builtin">
    <w:name w:val="hljs-built_in"/>
    <w:basedOn w:val="DefaultParagraphFont"/>
    <w:rsid w:val="00A757AD"/>
  </w:style>
  <w:style w:type="character" w:customStyle="1" w:styleId="hljs-number">
    <w:name w:val="hljs-number"/>
    <w:basedOn w:val="DefaultParagraphFont"/>
    <w:rsid w:val="00A757AD"/>
  </w:style>
  <w:style w:type="paragraph" w:styleId="NoSpacing">
    <w:name w:val="No Spacing"/>
    <w:uiPriority w:val="1"/>
    <w:qFormat/>
    <w:rsid w:val="00C829F5"/>
    <w:pPr>
      <w:spacing w:before="0" w:after="0" w:line="240" w:lineRule="auto"/>
    </w:pPr>
  </w:style>
  <w:style w:type="character" w:customStyle="1" w:styleId="Heading5Char">
    <w:name w:val="Heading 5 Char"/>
    <w:basedOn w:val="DefaultParagraphFont"/>
    <w:link w:val="Heading5"/>
    <w:uiPriority w:val="9"/>
    <w:rsid w:val="00C829F5"/>
    <w:rPr>
      <w:rFonts w:asciiTheme="majorHAnsi" w:eastAsiaTheme="majorEastAsia" w:hAnsiTheme="majorHAnsi" w:cstheme="majorBidi"/>
      <w:color w:val="2E74B5" w:themeColor="accent1" w:themeShade="BF"/>
    </w:rPr>
  </w:style>
  <w:style w:type="paragraph" w:customStyle="1" w:styleId="phongcode">
    <w:name w:val="phong code"/>
    <w:basedOn w:val="Normal"/>
    <w:qFormat/>
    <w:rsid w:val="00667E0D"/>
    <w:pPr>
      <w:spacing w:line="26" w:lineRule="atLeast"/>
      <w:ind w:firstLine="709"/>
    </w:pPr>
    <w:rPr>
      <w:rFonts w:ascii="Consolas" w:eastAsia="Calibri" w:hAnsi="Consolas" w:cs="Times New Roman"/>
      <w:sz w:val="24"/>
      <w:szCs w:val="26"/>
    </w:rPr>
  </w:style>
  <w:style w:type="table" w:styleId="GridTable1Light-Accent2">
    <w:name w:val="Grid Table 1 Light Accent 2"/>
    <w:basedOn w:val="TableNormal"/>
    <w:uiPriority w:val="46"/>
    <w:rsid w:val="00151C19"/>
    <w:pPr>
      <w:spacing w:after="0"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151C19"/>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GridTable1Light">
    <w:name w:val="Grid Table 1 Light"/>
    <w:basedOn w:val="TableNormal"/>
    <w:uiPriority w:val="46"/>
    <w:rsid w:val="00151C19"/>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81040">
      <w:bodyDiv w:val="1"/>
      <w:marLeft w:val="0"/>
      <w:marRight w:val="0"/>
      <w:marTop w:val="0"/>
      <w:marBottom w:val="0"/>
      <w:divBdr>
        <w:top w:val="none" w:sz="0" w:space="0" w:color="auto"/>
        <w:left w:val="none" w:sz="0" w:space="0" w:color="auto"/>
        <w:bottom w:val="none" w:sz="0" w:space="0" w:color="auto"/>
        <w:right w:val="none" w:sz="0" w:space="0" w:color="auto"/>
      </w:divBdr>
    </w:div>
    <w:div w:id="59598752">
      <w:bodyDiv w:val="1"/>
      <w:marLeft w:val="0"/>
      <w:marRight w:val="0"/>
      <w:marTop w:val="0"/>
      <w:marBottom w:val="0"/>
      <w:divBdr>
        <w:top w:val="none" w:sz="0" w:space="0" w:color="auto"/>
        <w:left w:val="none" w:sz="0" w:space="0" w:color="auto"/>
        <w:bottom w:val="none" w:sz="0" w:space="0" w:color="auto"/>
        <w:right w:val="none" w:sz="0" w:space="0" w:color="auto"/>
      </w:divBdr>
    </w:div>
    <w:div w:id="128018085">
      <w:bodyDiv w:val="1"/>
      <w:marLeft w:val="0"/>
      <w:marRight w:val="0"/>
      <w:marTop w:val="0"/>
      <w:marBottom w:val="0"/>
      <w:divBdr>
        <w:top w:val="none" w:sz="0" w:space="0" w:color="auto"/>
        <w:left w:val="none" w:sz="0" w:space="0" w:color="auto"/>
        <w:bottom w:val="none" w:sz="0" w:space="0" w:color="auto"/>
        <w:right w:val="none" w:sz="0" w:space="0" w:color="auto"/>
      </w:divBdr>
      <w:divsChild>
        <w:div w:id="732317798">
          <w:marLeft w:val="0"/>
          <w:marRight w:val="0"/>
          <w:marTop w:val="0"/>
          <w:marBottom w:val="0"/>
          <w:divBdr>
            <w:top w:val="none" w:sz="0" w:space="0" w:color="auto"/>
            <w:left w:val="none" w:sz="0" w:space="0" w:color="auto"/>
            <w:bottom w:val="none" w:sz="0" w:space="0" w:color="auto"/>
            <w:right w:val="none" w:sz="0" w:space="0" w:color="auto"/>
          </w:divBdr>
        </w:div>
      </w:divsChild>
    </w:div>
    <w:div w:id="559245592">
      <w:bodyDiv w:val="1"/>
      <w:marLeft w:val="0"/>
      <w:marRight w:val="0"/>
      <w:marTop w:val="0"/>
      <w:marBottom w:val="0"/>
      <w:divBdr>
        <w:top w:val="none" w:sz="0" w:space="0" w:color="auto"/>
        <w:left w:val="none" w:sz="0" w:space="0" w:color="auto"/>
        <w:bottom w:val="none" w:sz="0" w:space="0" w:color="auto"/>
        <w:right w:val="none" w:sz="0" w:space="0" w:color="auto"/>
      </w:divBdr>
    </w:div>
    <w:div w:id="570964206">
      <w:bodyDiv w:val="1"/>
      <w:marLeft w:val="0"/>
      <w:marRight w:val="0"/>
      <w:marTop w:val="0"/>
      <w:marBottom w:val="0"/>
      <w:divBdr>
        <w:top w:val="none" w:sz="0" w:space="0" w:color="auto"/>
        <w:left w:val="none" w:sz="0" w:space="0" w:color="auto"/>
        <w:bottom w:val="none" w:sz="0" w:space="0" w:color="auto"/>
        <w:right w:val="none" w:sz="0" w:space="0" w:color="auto"/>
      </w:divBdr>
    </w:div>
    <w:div w:id="659621604">
      <w:bodyDiv w:val="1"/>
      <w:marLeft w:val="0"/>
      <w:marRight w:val="0"/>
      <w:marTop w:val="0"/>
      <w:marBottom w:val="0"/>
      <w:divBdr>
        <w:top w:val="none" w:sz="0" w:space="0" w:color="auto"/>
        <w:left w:val="none" w:sz="0" w:space="0" w:color="auto"/>
        <w:bottom w:val="none" w:sz="0" w:space="0" w:color="auto"/>
        <w:right w:val="none" w:sz="0" w:space="0" w:color="auto"/>
      </w:divBdr>
    </w:div>
    <w:div w:id="693727273">
      <w:bodyDiv w:val="1"/>
      <w:marLeft w:val="0"/>
      <w:marRight w:val="0"/>
      <w:marTop w:val="0"/>
      <w:marBottom w:val="0"/>
      <w:divBdr>
        <w:top w:val="none" w:sz="0" w:space="0" w:color="auto"/>
        <w:left w:val="none" w:sz="0" w:space="0" w:color="auto"/>
        <w:bottom w:val="none" w:sz="0" w:space="0" w:color="auto"/>
        <w:right w:val="none" w:sz="0" w:space="0" w:color="auto"/>
      </w:divBdr>
    </w:div>
    <w:div w:id="804665426">
      <w:bodyDiv w:val="1"/>
      <w:marLeft w:val="0"/>
      <w:marRight w:val="0"/>
      <w:marTop w:val="0"/>
      <w:marBottom w:val="0"/>
      <w:divBdr>
        <w:top w:val="none" w:sz="0" w:space="0" w:color="auto"/>
        <w:left w:val="none" w:sz="0" w:space="0" w:color="auto"/>
        <w:bottom w:val="none" w:sz="0" w:space="0" w:color="auto"/>
        <w:right w:val="none" w:sz="0" w:space="0" w:color="auto"/>
      </w:divBdr>
      <w:divsChild>
        <w:div w:id="1610890442">
          <w:marLeft w:val="0"/>
          <w:marRight w:val="0"/>
          <w:marTop w:val="0"/>
          <w:marBottom w:val="0"/>
          <w:divBdr>
            <w:top w:val="none" w:sz="0" w:space="0" w:color="auto"/>
            <w:left w:val="none" w:sz="0" w:space="0" w:color="auto"/>
            <w:bottom w:val="none" w:sz="0" w:space="0" w:color="auto"/>
            <w:right w:val="none" w:sz="0" w:space="0" w:color="auto"/>
          </w:divBdr>
        </w:div>
      </w:divsChild>
    </w:div>
    <w:div w:id="823935403">
      <w:bodyDiv w:val="1"/>
      <w:marLeft w:val="0"/>
      <w:marRight w:val="0"/>
      <w:marTop w:val="0"/>
      <w:marBottom w:val="0"/>
      <w:divBdr>
        <w:top w:val="none" w:sz="0" w:space="0" w:color="auto"/>
        <w:left w:val="none" w:sz="0" w:space="0" w:color="auto"/>
        <w:bottom w:val="none" w:sz="0" w:space="0" w:color="auto"/>
        <w:right w:val="none" w:sz="0" w:space="0" w:color="auto"/>
      </w:divBdr>
    </w:div>
    <w:div w:id="884676332">
      <w:bodyDiv w:val="1"/>
      <w:marLeft w:val="0"/>
      <w:marRight w:val="0"/>
      <w:marTop w:val="0"/>
      <w:marBottom w:val="0"/>
      <w:divBdr>
        <w:top w:val="none" w:sz="0" w:space="0" w:color="auto"/>
        <w:left w:val="none" w:sz="0" w:space="0" w:color="auto"/>
        <w:bottom w:val="none" w:sz="0" w:space="0" w:color="auto"/>
        <w:right w:val="none" w:sz="0" w:space="0" w:color="auto"/>
      </w:divBdr>
    </w:div>
    <w:div w:id="1044478274">
      <w:bodyDiv w:val="1"/>
      <w:marLeft w:val="0"/>
      <w:marRight w:val="0"/>
      <w:marTop w:val="0"/>
      <w:marBottom w:val="0"/>
      <w:divBdr>
        <w:top w:val="none" w:sz="0" w:space="0" w:color="auto"/>
        <w:left w:val="none" w:sz="0" w:space="0" w:color="auto"/>
        <w:bottom w:val="none" w:sz="0" w:space="0" w:color="auto"/>
        <w:right w:val="none" w:sz="0" w:space="0" w:color="auto"/>
      </w:divBdr>
    </w:div>
    <w:div w:id="1067190517">
      <w:bodyDiv w:val="1"/>
      <w:marLeft w:val="0"/>
      <w:marRight w:val="0"/>
      <w:marTop w:val="0"/>
      <w:marBottom w:val="0"/>
      <w:divBdr>
        <w:top w:val="none" w:sz="0" w:space="0" w:color="auto"/>
        <w:left w:val="none" w:sz="0" w:space="0" w:color="auto"/>
        <w:bottom w:val="none" w:sz="0" w:space="0" w:color="auto"/>
        <w:right w:val="none" w:sz="0" w:space="0" w:color="auto"/>
      </w:divBdr>
    </w:div>
    <w:div w:id="1237934814">
      <w:bodyDiv w:val="1"/>
      <w:marLeft w:val="0"/>
      <w:marRight w:val="0"/>
      <w:marTop w:val="0"/>
      <w:marBottom w:val="0"/>
      <w:divBdr>
        <w:top w:val="none" w:sz="0" w:space="0" w:color="auto"/>
        <w:left w:val="none" w:sz="0" w:space="0" w:color="auto"/>
        <w:bottom w:val="none" w:sz="0" w:space="0" w:color="auto"/>
        <w:right w:val="none" w:sz="0" w:space="0" w:color="auto"/>
      </w:divBdr>
    </w:div>
    <w:div w:id="1259950357">
      <w:bodyDiv w:val="1"/>
      <w:marLeft w:val="0"/>
      <w:marRight w:val="0"/>
      <w:marTop w:val="0"/>
      <w:marBottom w:val="0"/>
      <w:divBdr>
        <w:top w:val="none" w:sz="0" w:space="0" w:color="auto"/>
        <w:left w:val="none" w:sz="0" w:space="0" w:color="auto"/>
        <w:bottom w:val="none" w:sz="0" w:space="0" w:color="auto"/>
        <w:right w:val="none" w:sz="0" w:space="0" w:color="auto"/>
      </w:divBdr>
      <w:divsChild>
        <w:div w:id="999380686">
          <w:marLeft w:val="0"/>
          <w:marRight w:val="0"/>
          <w:marTop w:val="0"/>
          <w:marBottom w:val="0"/>
          <w:divBdr>
            <w:top w:val="none" w:sz="0" w:space="0" w:color="auto"/>
            <w:left w:val="none" w:sz="0" w:space="0" w:color="auto"/>
            <w:bottom w:val="none" w:sz="0" w:space="0" w:color="auto"/>
            <w:right w:val="none" w:sz="0" w:space="0" w:color="auto"/>
          </w:divBdr>
        </w:div>
      </w:divsChild>
    </w:div>
    <w:div w:id="1313557460">
      <w:bodyDiv w:val="1"/>
      <w:marLeft w:val="0"/>
      <w:marRight w:val="0"/>
      <w:marTop w:val="0"/>
      <w:marBottom w:val="0"/>
      <w:divBdr>
        <w:top w:val="none" w:sz="0" w:space="0" w:color="auto"/>
        <w:left w:val="none" w:sz="0" w:space="0" w:color="auto"/>
        <w:bottom w:val="none" w:sz="0" w:space="0" w:color="auto"/>
        <w:right w:val="none" w:sz="0" w:space="0" w:color="auto"/>
      </w:divBdr>
      <w:divsChild>
        <w:div w:id="756366180">
          <w:marLeft w:val="0"/>
          <w:marRight w:val="0"/>
          <w:marTop w:val="0"/>
          <w:marBottom w:val="0"/>
          <w:divBdr>
            <w:top w:val="none" w:sz="0" w:space="0" w:color="auto"/>
            <w:left w:val="none" w:sz="0" w:space="0" w:color="auto"/>
            <w:bottom w:val="none" w:sz="0" w:space="0" w:color="auto"/>
            <w:right w:val="none" w:sz="0" w:space="0" w:color="auto"/>
          </w:divBdr>
        </w:div>
      </w:divsChild>
    </w:div>
    <w:div w:id="1465273880">
      <w:bodyDiv w:val="1"/>
      <w:marLeft w:val="0"/>
      <w:marRight w:val="0"/>
      <w:marTop w:val="0"/>
      <w:marBottom w:val="0"/>
      <w:divBdr>
        <w:top w:val="none" w:sz="0" w:space="0" w:color="auto"/>
        <w:left w:val="none" w:sz="0" w:space="0" w:color="auto"/>
        <w:bottom w:val="none" w:sz="0" w:space="0" w:color="auto"/>
        <w:right w:val="none" w:sz="0" w:space="0" w:color="auto"/>
      </w:divBdr>
    </w:div>
    <w:div w:id="1508983163">
      <w:bodyDiv w:val="1"/>
      <w:marLeft w:val="0"/>
      <w:marRight w:val="0"/>
      <w:marTop w:val="0"/>
      <w:marBottom w:val="0"/>
      <w:divBdr>
        <w:top w:val="none" w:sz="0" w:space="0" w:color="auto"/>
        <w:left w:val="none" w:sz="0" w:space="0" w:color="auto"/>
        <w:bottom w:val="none" w:sz="0" w:space="0" w:color="auto"/>
        <w:right w:val="none" w:sz="0" w:space="0" w:color="auto"/>
      </w:divBdr>
      <w:divsChild>
        <w:div w:id="555630741">
          <w:marLeft w:val="0"/>
          <w:marRight w:val="0"/>
          <w:marTop w:val="0"/>
          <w:marBottom w:val="0"/>
          <w:divBdr>
            <w:top w:val="none" w:sz="0" w:space="0" w:color="auto"/>
            <w:left w:val="none" w:sz="0" w:space="0" w:color="auto"/>
            <w:bottom w:val="none" w:sz="0" w:space="0" w:color="auto"/>
            <w:right w:val="none" w:sz="0" w:space="0" w:color="auto"/>
          </w:divBdr>
          <w:divsChild>
            <w:div w:id="298614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596804">
      <w:bodyDiv w:val="1"/>
      <w:marLeft w:val="0"/>
      <w:marRight w:val="0"/>
      <w:marTop w:val="0"/>
      <w:marBottom w:val="0"/>
      <w:divBdr>
        <w:top w:val="none" w:sz="0" w:space="0" w:color="auto"/>
        <w:left w:val="none" w:sz="0" w:space="0" w:color="auto"/>
        <w:bottom w:val="none" w:sz="0" w:space="0" w:color="auto"/>
        <w:right w:val="none" w:sz="0" w:space="0" w:color="auto"/>
      </w:divBdr>
    </w:div>
    <w:div w:id="1877959355">
      <w:bodyDiv w:val="1"/>
      <w:marLeft w:val="0"/>
      <w:marRight w:val="0"/>
      <w:marTop w:val="0"/>
      <w:marBottom w:val="0"/>
      <w:divBdr>
        <w:top w:val="none" w:sz="0" w:space="0" w:color="auto"/>
        <w:left w:val="none" w:sz="0" w:space="0" w:color="auto"/>
        <w:bottom w:val="none" w:sz="0" w:space="0" w:color="auto"/>
        <w:right w:val="none" w:sz="0" w:space="0" w:color="auto"/>
      </w:divBdr>
    </w:div>
    <w:div w:id="1879463580">
      <w:bodyDiv w:val="1"/>
      <w:marLeft w:val="0"/>
      <w:marRight w:val="0"/>
      <w:marTop w:val="0"/>
      <w:marBottom w:val="0"/>
      <w:divBdr>
        <w:top w:val="none" w:sz="0" w:space="0" w:color="auto"/>
        <w:left w:val="none" w:sz="0" w:space="0" w:color="auto"/>
        <w:bottom w:val="none" w:sz="0" w:space="0" w:color="auto"/>
        <w:right w:val="none" w:sz="0" w:space="0" w:color="auto"/>
      </w:divBdr>
    </w:div>
    <w:div w:id="2117215536">
      <w:bodyDiv w:val="1"/>
      <w:marLeft w:val="0"/>
      <w:marRight w:val="0"/>
      <w:marTop w:val="0"/>
      <w:marBottom w:val="0"/>
      <w:divBdr>
        <w:top w:val="none" w:sz="0" w:space="0" w:color="auto"/>
        <w:left w:val="none" w:sz="0" w:space="0" w:color="auto"/>
        <w:bottom w:val="none" w:sz="0" w:space="0" w:color="auto"/>
        <w:right w:val="none" w:sz="0" w:space="0" w:color="auto"/>
      </w:divBdr>
      <w:divsChild>
        <w:div w:id="1578321229">
          <w:marLeft w:val="0"/>
          <w:marRight w:val="0"/>
          <w:marTop w:val="0"/>
          <w:marBottom w:val="0"/>
          <w:divBdr>
            <w:top w:val="none" w:sz="0" w:space="0" w:color="auto"/>
            <w:left w:val="none" w:sz="0" w:space="0" w:color="auto"/>
            <w:bottom w:val="none" w:sz="0" w:space="0" w:color="auto"/>
            <w:right w:val="none" w:sz="0" w:space="0" w:color="auto"/>
          </w:divBdr>
        </w:div>
      </w:divsChild>
    </w:div>
    <w:div w:id="21456541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duythanhcse.files.wordpress.com/2013/04/10_common_control_4.png" TargetMode="External"/><Relationship Id="rId21" Type="http://schemas.openxmlformats.org/officeDocument/2006/relationships/hyperlink" Target="https://vi.wikipedia.org/w/index.php?title=C%C6%A1_s%E1%BB%9F_d%E1%BB%AF_li%E1%BB%87u_quan_h%E1%BB%87&amp;action=edit&amp;redlink=1" TargetMode="External"/><Relationship Id="rId42" Type="http://schemas.openxmlformats.org/officeDocument/2006/relationships/hyperlink" Target="https://vi.wikipedia.org/wiki/C%2B%2B" TargetMode="External"/><Relationship Id="rId63" Type="http://schemas.openxmlformats.org/officeDocument/2006/relationships/hyperlink" Target="https://vi.wikipedia.org/wiki/Ph%E1%BA%A7n_m%E1%BB%81m" TargetMode="External"/><Relationship Id="rId84" Type="http://schemas.openxmlformats.org/officeDocument/2006/relationships/hyperlink" Target="http://schemas.android.com/apk/res/android" TargetMode="External"/><Relationship Id="rId138" Type="http://schemas.openxmlformats.org/officeDocument/2006/relationships/hyperlink" Target="https://medium.com/tech-in-asia/material-design-why-the-floating-action-button-is-bad-ux-design-acd5b32c5ef" TargetMode="External"/><Relationship Id="rId107" Type="http://schemas.openxmlformats.org/officeDocument/2006/relationships/hyperlink" Target="https://duythanhcse.files.wordpress.com/2013/04/7_layout_21.png" TargetMode="External"/><Relationship Id="rId11" Type="http://schemas.openxmlformats.org/officeDocument/2006/relationships/header" Target="header2.xml"/><Relationship Id="rId32" Type="http://schemas.openxmlformats.org/officeDocument/2006/relationships/hyperlink" Target="https://vi.wikipedia.org/wiki/Ph%E1%BA%A7n_m%E1%BB%81m_t%E1%BB%B1_do" TargetMode="External"/><Relationship Id="rId53" Type="http://schemas.openxmlformats.org/officeDocument/2006/relationships/hyperlink" Target="http://java.sun.com/javase/6/" TargetMode="External"/><Relationship Id="rId74" Type="http://schemas.openxmlformats.org/officeDocument/2006/relationships/hyperlink" Target="https://en.wikipedia.org/wiki/Android_KitKat" TargetMode="External"/><Relationship Id="rId128" Type="http://schemas.openxmlformats.org/officeDocument/2006/relationships/image" Target="media/image26.png"/><Relationship Id="rId149" Type="http://schemas.openxmlformats.org/officeDocument/2006/relationships/header" Target="header3.xml"/><Relationship Id="rId5" Type="http://schemas.openxmlformats.org/officeDocument/2006/relationships/webSettings" Target="webSettings.xml"/><Relationship Id="rId95" Type="http://schemas.openxmlformats.org/officeDocument/2006/relationships/hyperlink" Target="https://duythanhcse.files.wordpress.com/2013/04/7_layout_14.png" TargetMode="External"/><Relationship Id="rId22" Type="http://schemas.openxmlformats.org/officeDocument/2006/relationships/hyperlink" Target="https://vi.wikipedia.org/w/index.php?title=Tr%C3%ACnh_%E1%BB%A9ng_d%E1%BB%A5ng&amp;action=edit&amp;redlink=1" TargetMode="External"/><Relationship Id="rId27" Type="http://schemas.openxmlformats.org/officeDocument/2006/relationships/hyperlink" Target="https://vi.wikipedia.org/wiki/Ph%E1%BA%A7n_c%E1%BB%A9ng" TargetMode="External"/><Relationship Id="rId43" Type="http://schemas.openxmlformats.org/officeDocument/2006/relationships/hyperlink" Target="https://vi.wikipedia.org/wiki/Python" TargetMode="External"/><Relationship Id="rId48" Type="http://schemas.openxmlformats.org/officeDocument/2006/relationships/hyperlink" Target="https://vi.wikipedia.org/wiki/C_(ng%C3%B4n_ng%E1%BB%AF_l%E1%BA%ADp_tr%C3%ACnh)" TargetMode="External"/><Relationship Id="rId64" Type="http://schemas.openxmlformats.org/officeDocument/2006/relationships/hyperlink" Target="https://vi.wikipedia.org/wiki/Vi%E1%BB%85n_th%C3%B4ng" TargetMode="External"/><Relationship Id="rId69" Type="http://schemas.openxmlformats.org/officeDocument/2006/relationships/hyperlink" Target="https://en.wikipedia.org/wiki/Android_Froyo" TargetMode="External"/><Relationship Id="rId113" Type="http://schemas.openxmlformats.org/officeDocument/2006/relationships/hyperlink" Target="https://duythanhcse.files.wordpress.com/2013/04/7_layout_24.png" TargetMode="External"/><Relationship Id="rId118" Type="http://schemas.openxmlformats.org/officeDocument/2006/relationships/image" Target="media/image20.png"/><Relationship Id="rId134" Type="http://schemas.openxmlformats.org/officeDocument/2006/relationships/image" Target="media/image32.png"/><Relationship Id="rId139" Type="http://schemas.openxmlformats.org/officeDocument/2006/relationships/image" Target="media/image35.png"/><Relationship Id="rId80" Type="http://schemas.openxmlformats.org/officeDocument/2006/relationships/hyperlink" Target="https://developer.android.com/studio/index.html" TargetMode="External"/><Relationship Id="rId85" Type="http://schemas.openxmlformats.org/officeDocument/2006/relationships/hyperlink" Target="http://schemas.android.com/tools" TargetMode="External"/><Relationship Id="rId150" Type="http://schemas.openxmlformats.org/officeDocument/2006/relationships/footer" Target="footer3.xml"/><Relationship Id="rId12" Type="http://schemas.openxmlformats.org/officeDocument/2006/relationships/footer" Target="footer2.xml"/><Relationship Id="rId17" Type="http://schemas.openxmlformats.org/officeDocument/2006/relationships/hyperlink" Target="https://vi.wikipedia.org/w/index.php?title=SQL_server&amp;action=edit&amp;redlink=1" TargetMode="External"/><Relationship Id="rId33" Type="http://schemas.openxmlformats.org/officeDocument/2006/relationships/hyperlink" Target="https://vi.wikipedia.org/wiki/M%C3%A3_ngu%E1%BB%93n" TargetMode="External"/><Relationship Id="rId38" Type="http://schemas.openxmlformats.org/officeDocument/2006/relationships/hyperlink" Target="https://vi.wikipedia.org/wiki/M%C3%A3_ngu%E1%BB%93n" TargetMode="External"/><Relationship Id="rId59" Type="http://schemas.openxmlformats.org/officeDocument/2006/relationships/hyperlink" Target="https://vi.wikipedia.org/wiki/M%C3%A1y_t%C3%ADnh_b%E1%BA%A3ng" TargetMode="External"/><Relationship Id="rId103" Type="http://schemas.openxmlformats.org/officeDocument/2006/relationships/hyperlink" Target="https://duythanhcse.files.wordpress.com/2013/04/7_layout_19.png" TargetMode="External"/><Relationship Id="rId108" Type="http://schemas.openxmlformats.org/officeDocument/2006/relationships/image" Target="media/image15.png"/><Relationship Id="rId124" Type="http://schemas.openxmlformats.org/officeDocument/2006/relationships/image" Target="media/image23.png"/><Relationship Id="rId129" Type="http://schemas.openxmlformats.org/officeDocument/2006/relationships/image" Target="media/image27.png"/><Relationship Id="rId54" Type="http://schemas.openxmlformats.org/officeDocument/2006/relationships/hyperlink" Target="https://vi.wiktionary.org/wiki/android" TargetMode="External"/><Relationship Id="rId70" Type="http://schemas.openxmlformats.org/officeDocument/2006/relationships/hyperlink" Target="https://en.wikipedia.org/wiki/Android_Gingerbread" TargetMode="External"/><Relationship Id="rId75" Type="http://schemas.openxmlformats.org/officeDocument/2006/relationships/hyperlink" Target="https://en.wikipedia.org/wiki/Android_Lollipop" TargetMode="External"/><Relationship Id="rId91" Type="http://schemas.openxmlformats.org/officeDocument/2006/relationships/hyperlink" Target="https://duythanhcse.files.wordpress.com/2013/04/7_layout_12.png" TargetMode="External"/><Relationship Id="rId96" Type="http://schemas.openxmlformats.org/officeDocument/2006/relationships/image" Target="media/image9.png"/><Relationship Id="rId140" Type="http://schemas.openxmlformats.org/officeDocument/2006/relationships/hyperlink" Target="https://www.google.com/design/spec/patterns/navigation-drawer.html" TargetMode="External"/><Relationship Id="rId145" Type="http://schemas.openxmlformats.org/officeDocument/2006/relationships/hyperlink" Target="https://viblo.asia/p/nodejs-tutorial-phan-1-gioi-thieu-va-cai-dat-ung-dung-dau-tien-gVQvlwdykZJ"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s://vi.wikipedia.org/wiki/Th%C6%B0_vi%E1%BB%87n" TargetMode="External"/><Relationship Id="rId28" Type="http://schemas.openxmlformats.org/officeDocument/2006/relationships/hyperlink" Target="https://vi.wikipedia.org/w/index.php?title=SQL92&amp;action=edit&amp;redlink=1" TargetMode="External"/><Relationship Id="rId49" Type="http://schemas.openxmlformats.org/officeDocument/2006/relationships/hyperlink" Target="https://vi.wikipedia.org/wiki/C%2B%2B" TargetMode="External"/><Relationship Id="rId114" Type="http://schemas.openxmlformats.org/officeDocument/2006/relationships/image" Target="media/image18.png"/><Relationship Id="rId119" Type="http://schemas.openxmlformats.org/officeDocument/2006/relationships/hyperlink" Target="https://duythanhcse.files.wordpress.com/2013/04/10_common_control_6.png" TargetMode="External"/><Relationship Id="rId44" Type="http://schemas.openxmlformats.org/officeDocument/2006/relationships/hyperlink" Target="https://vi.wikipedia.org/wiki/Perl" TargetMode="External"/><Relationship Id="rId60" Type="http://schemas.openxmlformats.org/officeDocument/2006/relationships/hyperlink" Target="https://vi.wikipedia.org/wiki/Google" TargetMode="External"/><Relationship Id="rId65" Type="http://schemas.openxmlformats.org/officeDocument/2006/relationships/hyperlink" Target="https://vi.wikipedia.org/w/index.php?title=Ti%C3%AAu_chu%E1%BA%A9n_m%E1%BB%9F&amp;action=edit&amp;redlink=1" TargetMode="External"/><Relationship Id="rId81" Type="http://schemas.openxmlformats.org/officeDocument/2006/relationships/hyperlink" Target="https://developer.android.com/studio/install.html" TargetMode="External"/><Relationship Id="rId86" Type="http://schemas.openxmlformats.org/officeDocument/2006/relationships/hyperlink" Target="http://schemas.android.com/apk/res/android%E2%80%9D&amp;gt" TargetMode="External"/><Relationship Id="rId130" Type="http://schemas.openxmlformats.org/officeDocument/2006/relationships/image" Target="media/image28.png"/><Relationship Id="rId135" Type="http://schemas.openxmlformats.org/officeDocument/2006/relationships/image" Target="media/image33.png"/><Relationship Id="rId151" Type="http://schemas.openxmlformats.org/officeDocument/2006/relationships/fontTable" Target="fontTable.xml"/><Relationship Id="rId13" Type="http://schemas.openxmlformats.org/officeDocument/2006/relationships/hyperlink" Target="https://vi.wikipedia.org/wiki/ASCII" TargetMode="External"/><Relationship Id="rId18" Type="http://schemas.openxmlformats.org/officeDocument/2006/relationships/hyperlink" Target="https://vi.wikipedia.org/wiki/Oracle" TargetMode="External"/><Relationship Id="rId39" Type="http://schemas.openxmlformats.org/officeDocument/2006/relationships/hyperlink" Target="https://vi.wikipedia.org/wiki/Ng%C3%B4n_ng%E1%BB%AF_m%C3%A1y" TargetMode="External"/><Relationship Id="rId109" Type="http://schemas.openxmlformats.org/officeDocument/2006/relationships/hyperlink" Target="https://duythanhcse.files.wordpress.com/2013/04/7_layout_22.png" TargetMode="External"/><Relationship Id="rId34" Type="http://schemas.openxmlformats.org/officeDocument/2006/relationships/image" Target="media/image2.jpeg"/><Relationship Id="rId50" Type="http://schemas.openxmlformats.org/officeDocument/2006/relationships/hyperlink" Target="http://java.sun.com/" TargetMode="External"/><Relationship Id="rId55" Type="http://schemas.openxmlformats.org/officeDocument/2006/relationships/hyperlink" Target="https://vi.wikipedia.org/w/index.php?title=H%E1%BB%87_%C4%91i%E1%BB%81u_h%C3%A0nh_di_%C4%91%E1%BB%99ng&amp;action=edit&amp;redlink=1" TargetMode="External"/><Relationship Id="rId76" Type="http://schemas.openxmlformats.org/officeDocument/2006/relationships/hyperlink" Target="https://en.wikipedia.org/wiki/Android_Marshmallow" TargetMode="External"/><Relationship Id="rId97" Type="http://schemas.openxmlformats.org/officeDocument/2006/relationships/hyperlink" Target="https://duythanhcse.files.wordpress.com/2013/04/7_layout_15.png" TargetMode="External"/><Relationship Id="rId104" Type="http://schemas.openxmlformats.org/officeDocument/2006/relationships/image" Target="media/image13.png"/><Relationship Id="rId120" Type="http://schemas.openxmlformats.org/officeDocument/2006/relationships/image" Target="media/image21.png"/><Relationship Id="rId125" Type="http://schemas.openxmlformats.org/officeDocument/2006/relationships/hyperlink" Target="https://duythanhcse.files.wordpress.com/2013/04/11_chk_rad_61.png" TargetMode="External"/><Relationship Id="rId141" Type="http://schemas.openxmlformats.org/officeDocument/2006/relationships/image" Target="media/image36.png"/><Relationship Id="rId146" Type="http://schemas.openxmlformats.org/officeDocument/2006/relationships/hyperlink" Target="https://viblo.asia/p/nodejs-voi-express-framework-rQOvPKVgkYj" TargetMode="External"/><Relationship Id="rId7" Type="http://schemas.openxmlformats.org/officeDocument/2006/relationships/endnotes" Target="endnotes.xml"/><Relationship Id="rId71" Type="http://schemas.openxmlformats.org/officeDocument/2006/relationships/hyperlink" Target="https://en.wikipedia.org/wiki/Android_Honeycomb" TargetMode="External"/><Relationship Id="rId92" Type="http://schemas.openxmlformats.org/officeDocument/2006/relationships/image" Target="media/image7.png"/><Relationship Id="rId2" Type="http://schemas.openxmlformats.org/officeDocument/2006/relationships/numbering" Target="numbering.xml"/><Relationship Id="rId29" Type="http://schemas.openxmlformats.org/officeDocument/2006/relationships/hyperlink" Target="https://vi.wikipedia.org/wiki/Kilobyte" TargetMode="External"/><Relationship Id="rId24" Type="http://schemas.openxmlformats.org/officeDocument/2006/relationships/hyperlink" Target="https://vi.wikipedia.org/wiki/C" TargetMode="External"/><Relationship Id="rId40" Type="http://schemas.openxmlformats.org/officeDocument/2006/relationships/hyperlink" Target="https://vi.wikipedia.org/wiki/Tr%C3%ACnh_th%C3%B4ng_d%E1%BB%8Bch" TargetMode="External"/><Relationship Id="rId45" Type="http://schemas.openxmlformats.org/officeDocument/2006/relationships/hyperlink" Target="https://vi.wikipedia.org/wiki/PHP" TargetMode="External"/><Relationship Id="rId66" Type="http://schemas.openxmlformats.org/officeDocument/2006/relationships/hyperlink" Target="https://en.wikipedia.org/wiki/Android_Cupcake" TargetMode="External"/><Relationship Id="rId87" Type="http://schemas.openxmlformats.org/officeDocument/2006/relationships/hyperlink" Target="https://duythanhcse.files.wordpress.com/2013/04/7_layout_10.png" TargetMode="External"/><Relationship Id="rId110" Type="http://schemas.openxmlformats.org/officeDocument/2006/relationships/image" Target="media/image16.png"/><Relationship Id="rId115" Type="http://schemas.openxmlformats.org/officeDocument/2006/relationships/hyperlink" Target="https://duythanhcse.files.wordpress.com/2013/04/10_common_control_0.png" TargetMode="External"/><Relationship Id="rId131" Type="http://schemas.openxmlformats.org/officeDocument/2006/relationships/image" Target="media/image29.png"/><Relationship Id="rId136" Type="http://schemas.openxmlformats.org/officeDocument/2006/relationships/image" Target="media/image34.png"/><Relationship Id="rId61" Type="http://schemas.openxmlformats.org/officeDocument/2006/relationships/hyperlink" Target="https://vi.wikipedia.org/wiki/Li%C3%AAn_minh_thi%E1%BA%BFt_b%E1%BB%8B_c%E1%BA%A7m_tay_m%E1%BB%9F" TargetMode="External"/><Relationship Id="rId82" Type="http://schemas.openxmlformats.org/officeDocument/2006/relationships/image" Target="media/image3.jpeg"/><Relationship Id="rId152" Type="http://schemas.openxmlformats.org/officeDocument/2006/relationships/theme" Target="theme/theme1.xml"/><Relationship Id="rId19" Type="http://schemas.openxmlformats.org/officeDocument/2006/relationships/hyperlink" Target="https://vi.wikipedia.org/wiki/MySQL" TargetMode="External"/><Relationship Id="rId14" Type="http://schemas.openxmlformats.org/officeDocument/2006/relationships/hyperlink" Target="https://vi.wikipedia.org/wiki/Visual_FoxPro" TargetMode="External"/><Relationship Id="rId30" Type="http://schemas.openxmlformats.org/officeDocument/2006/relationships/hyperlink" Target="https://vi.wikipedia.org/w/index.php?title=Kh%C3%A1ch/ch%E1%BB%A7&amp;action=edit&amp;redlink=1" TargetMode="External"/><Relationship Id="rId35" Type="http://schemas.openxmlformats.org/officeDocument/2006/relationships/hyperlink" Target="https://vi.wikipedia.org/wiki/Ng%C3%B4n_ng%E1%BB%AF_l%E1%BA%ADp_tr%C3%ACnh" TargetMode="External"/><Relationship Id="rId56" Type="http://schemas.openxmlformats.org/officeDocument/2006/relationships/hyperlink" Target="https://vi.wikipedia.org/wiki/Linux" TargetMode="External"/><Relationship Id="rId77" Type="http://schemas.openxmlformats.org/officeDocument/2006/relationships/hyperlink" Target="https://en.wikipedia.org/wiki/Android_Nougat" TargetMode="External"/><Relationship Id="rId100" Type="http://schemas.openxmlformats.org/officeDocument/2006/relationships/image" Target="media/image11.png"/><Relationship Id="rId105" Type="http://schemas.openxmlformats.org/officeDocument/2006/relationships/hyperlink" Target="https://duythanhcse.files.wordpress.com/2013/04/7_layout_20.png" TargetMode="External"/><Relationship Id="rId126" Type="http://schemas.openxmlformats.org/officeDocument/2006/relationships/image" Target="media/image24.png"/><Relationship Id="rId147" Type="http://schemas.openxmlformats.org/officeDocument/2006/relationships/hyperlink" Target="https://kipalog.com/posts/Hoc-MongoDB--Bai-1--MongoDB-la-gi" TargetMode="External"/><Relationship Id="rId8" Type="http://schemas.openxmlformats.org/officeDocument/2006/relationships/image" Target="media/image1.jpeg"/><Relationship Id="rId51" Type="http://schemas.openxmlformats.org/officeDocument/2006/relationships/hyperlink" Target="https://vi.wikipedia.org/wiki/11_th%C3%A1ng_12" TargetMode="External"/><Relationship Id="rId72" Type="http://schemas.openxmlformats.org/officeDocument/2006/relationships/hyperlink" Target="https://en.wikipedia.org/wiki/Android_Ice_Cream_Sandwich" TargetMode="External"/><Relationship Id="rId93" Type="http://schemas.openxmlformats.org/officeDocument/2006/relationships/hyperlink" Target="https://duythanhcse.files.wordpress.com/2013/04/7_layout_13.png" TargetMode="External"/><Relationship Id="rId98" Type="http://schemas.openxmlformats.org/officeDocument/2006/relationships/image" Target="media/image10.png"/><Relationship Id="rId121" Type="http://schemas.openxmlformats.org/officeDocument/2006/relationships/hyperlink" Target="https://duythanhcse.files.wordpress.com/2013/04/11_chk_rad_3.png" TargetMode="External"/><Relationship Id="rId142" Type="http://schemas.openxmlformats.org/officeDocument/2006/relationships/image" Target="media/image37.PNG"/><Relationship Id="rId3" Type="http://schemas.openxmlformats.org/officeDocument/2006/relationships/styles" Target="styles.xml"/><Relationship Id="rId25" Type="http://schemas.openxmlformats.org/officeDocument/2006/relationships/hyperlink" Target="https://vi.wikipedia.org/wiki/C%C6%A1_s%E1%BB%9F_d%E1%BB%AF_li%E1%BB%87u" TargetMode="External"/><Relationship Id="rId46" Type="http://schemas.openxmlformats.org/officeDocument/2006/relationships/hyperlink" Target="https://vi.wikipedia.org/wiki/C_th%C4%83ng" TargetMode="External"/><Relationship Id="rId67" Type="http://schemas.openxmlformats.org/officeDocument/2006/relationships/hyperlink" Target="https://en.wikipedia.org/wiki/Android_Donut" TargetMode="External"/><Relationship Id="rId116" Type="http://schemas.openxmlformats.org/officeDocument/2006/relationships/image" Target="media/image19.png"/><Relationship Id="rId137" Type="http://schemas.openxmlformats.org/officeDocument/2006/relationships/hyperlink" Target="http://www.google.com/design/spec/components/buttons-floating-action-button.html" TargetMode="External"/><Relationship Id="rId20" Type="http://schemas.openxmlformats.org/officeDocument/2006/relationships/hyperlink" Target="https://vi.wikipedia.org/wiki/Tag" TargetMode="External"/><Relationship Id="rId41" Type="http://schemas.openxmlformats.org/officeDocument/2006/relationships/hyperlink" Target="https://vi.wikipedia.org/wiki/Bytecode" TargetMode="External"/><Relationship Id="rId62" Type="http://schemas.openxmlformats.org/officeDocument/2006/relationships/hyperlink" Target="https://vi.wikipedia.org/wiki/Ph%E1%BA%A7n_c%E1%BB%A9ng" TargetMode="External"/><Relationship Id="rId83" Type="http://schemas.openxmlformats.org/officeDocument/2006/relationships/image" Target="media/image4.png"/><Relationship Id="rId88" Type="http://schemas.openxmlformats.org/officeDocument/2006/relationships/image" Target="media/image5.png"/><Relationship Id="rId111" Type="http://schemas.openxmlformats.org/officeDocument/2006/relationships/hyperlink" Target="https://duythanhcse.files.wordpress.com/2013/04/7_layout_23.png" TargetMode="External"/><Relationship Id="rId132" Type="http://schemas.openxmlformats.org/officeDocument/2006/relationships/image" Target="media/image30.png"/><Relationship Id="rId15" Type="http://schemas.openxmlformats.org/officeDocument/2006/relationships/hyperlink" Target="https://vi.wikipedia.org/wiki/Quan_h%E1%BB%87" TargetMode="External"/><Relationship Id="rId36" Type="http://schemas.openxmlformats.org/officeDocument/2006/relationships/hyperlink" Target="https://vi.wikipedia.org/wiki/L%E1%BA%ADp_tr%C3%ACnh_h%C6%B0%E1%BB%9Bng_%C4%91%E1%BB%91i_t%C6%B0%E1%BB%A3ng" TargetMode="External"/><Relationship Id="rId57" Type="http://schemas.openxmlformats.org/officeDocument/2006/relationships/hyperlink" Target="https://vi.wikipedia.org/wiki/M%C3%A0n_h%C3%ACnh_c%E1%BA%A3m_%E1%BB%A9ng" TargetMode="External"/><Relationship Id="rId106" Type="http://schemas.openxmlformats.org/officeDocument/2006/relationships/image" Target="media/image14.png"/><Relationship Id="rId127" Type="http://schemas.openxmlformats.org/officeDocument/2006/relationships/image" Target="media/image25.png"/><Relationship Id="rId10" Type="http://schemas.openxmlformats.org/officeDocument/2006/relationships/footer" Target="footer1.xml"/><Relationship Id="rId31" Type="http://schemas.openxmlformats.org/officeDocument/2006/relationships/hyperlink" Target="https://vi.wikipedia.org/wiki/Ph%E1%BA%A7n_m%E1%BB%81m" TargetMode="External"/><Relationship Id="rId52" Type="http://schemas.openxmlformats.org/officeDocument/2006/relationships/hyperlink" Target="https://vi.wikipedia.org/wiki/2006" TargetMode="External"/><Relationship Id="rId73" Type="http://schemas.openxmlformats.org/officeDocument/2006/relationships/hyperlink" Target="https://en.wikipedia.org/wiki/Android_Jelly_Bean" TargetMode="External"/><Relationship Id="rId78" Type="http://schemas.openxmlformats.org/officeDocument/2006/relationships/hyperlink" Target="http://www.oracle.com/technetwork/java/javase/downloads/index.html" TargetMode="External"/><Relationship Id="rId94" Type="http://schemas.openxmlformats.org/officeDocument/2006/relationships/image" Target="media/image8.png"/><Relationship Id="rId99" Type="http://schemas.openxmlformats.org/officeDocument/2006/relationships/hyperlink" Target="https://duythanhcse.files.wordpress.com/2013/04/7_layout_16.png" TargetMode="External"/><Relationship Id="rId101" Type="http://schemas.openxmlformats.org/officeDocument/2006/relationships/hyperlink" Target="https://duythanhcse.files.wordpress.com/2013/04/7_layout_17.png" TargetMode="External"/><Relationship Id="rId122" Type="http://schemas.openxmlformats.org/officeDocument/2006/relationships/image" Target="media/image22.png"/><Relationship Id="rId143" Type="http://schemas.openxmlformats.org/officeDocument/2006/relationships/image" Target="media/image38.PNG"/><Relationship Id="rId148" Type="http://schemas.openxmlformats.org/officeDocument/2006/relationships/hyperlink" Target="https://viblo.asia/p/nodejs-va-socketio-can-ban-jlA7GKxdvKZQ" TargetMode="External"/><Relationship Id="rId4" Type="http://schemas.openxmlformats.org/officeDocument/2006/relationships/settings" Target="settings.xml"/><Relationship Id="rId9" Type="http://schemas.openxmlformats.org/officeDocument/2006/relationships/header" Target="header1.xml"/><Relationship Id="rId26" Type="http://schemas.openxmlformats.org/officeDocument/2006/relationships/hyperlink" Target="https://vi.wikipedia.org/w/index.php?title=T%C3%ADnh_to%C3%A0n_v%E1%BA%B9n_(giao_d%E1%BB%8Bch)&amp;action=edit&amp;redlink=1" TargetMode="External"/><Relationship Id="rId47" Type="http://schemas.openxmlformats.org/officeDocument/2006/relationships/hyperlink" Target="https://vi.wikipedia.org/wiki/C%C3%BA_ph%C3%A1p_h%E1%BB%8Dc" TargetMode="External"/><Relationship Id="rId68" Type="http://schemas.openxmlformats.org/officeDocument/2006/relationships/hyperlink" Target="https://en.wikipedia.org/wiki/Android_Eclair" TargetMode="External"/><Relationship Id="rId89" Type="http://schemas.openxmlformats.org/officeDocument/2006/relationships/hyperlink" Target="https://duythanhcse.files.wordpress.com/2013/04/7_layout_11.png" TargetMode="External"/><Relationship Id="rId112" Type="http://schemas.openxmlformats.org/officeDocument/2006/relationships/image" Target="media/image17.png"/><Relationship Id="rId133" Type="http://schemas.openxmlformats.org/officeDocument/2006/relationships/image" Target="media/image31.png"/><Relationship Id="rId16" Type="http://schemas.openxmlformats.org/officeDocument/2006/relationships/hyperlink" Target="https://vi.wikipedia.org/wiki/Kh%C3%B3a_ch%C3%ADnh" TargetMode="External"/><Relationship Id="rId37" Type="http://schemas.openxmlformats.org/officeDocument/2006/relationships/hyperlink" Target="https://vi.wikipedia.org/wiki/Tr%C3%ACnh_bi%C3%AAn_d%E1%BB%8Bch" TargetMode="External"/><Relationship Id="rId58" Type="http://schemas.openxmlformats.org/officeDocument/2006/relationships/hyperlink" Target="https://vi.wikipedia.org/wiki/%C4%90i%E1%BB%87n_tho%E1%BA%A1i_th%C3%B4ng_minh" TargetMode="External"/><Relationship Id="rId79" Type="http://schemas.openxmlformats.org/officeDocument/2006/relationships/hyperlink" Target="http://windybook.com/java-bai-2-thiet-lap-bien-moi-truong-java-va-cai-dat-ide-netbean/" TargetMode="External"/><Relationship Id="rId102" Type="http://schemas.openxmlformats.org/officeDocument/2006/relationships/image" Target="media/image12.png"/><Relationship Id="rId123" Type="http://schemas.openxmlformats.org/officeDocument/2006/relationships/hyperlink" Target="https://duythanhcse.files.wordpress.com/2013/04/11_chk_rad_5.png" TargetMode="External"/><Relationship Id="rId144" Type="http://schemas.openxmlformats.org/officeDocument/2006/relationships/hyperlink" Target="https://developers.google.com/maps/documentation/android-api/" TargetMode="External"/><Relationship Id="rId90"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D47DB2-22A1-4323-9793-E9B2098AA1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1467</TotalTime>
  <Pages>74</Pages>
  <Words>14725</Words>
  <Characters>83933</Characters>
  <Application>Microsoft Office Word</Application>
  <DocSecurity>0</DocSecurity>
  <Lines>699</Lines>
  <Paragraphs>196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98462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Nhozip 96</dc:creator>
  <cp:keywords/>
  <dc:description/>
  <cp:lastModifiedBy>d</cp:lastModifiedBy>
  <cp:revision>38</cp:revision>
  <dcterms:created xsi:type="dcterms:W3CDTF">2018-03-03T07:39:00Z</dcterms:created>
  <dcterms:modified xsi:type="dcterms:W3CDTF">2018-04-26T18:11:00Z</dcterms:modified>
</cp:coreProperties>
</file>