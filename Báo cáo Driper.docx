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884" w:rsidRDefault="006C5884" w:rsidP="005A334E">
      <w:pPr>
        <w:spacing w:line="26" w:lineRule="atLeast"/>
        <w:ind w:firstLine="142"/>
        <w:jc w:val="center"/>
        <w:rPr>
          <w:rFonts w:cs="Times New Roman"/>
          <w:b/>
          <w:szCs w:val="28"/>
        </w:rPr>
      </w:pPr>
      <w:bookmarkStart w:id="1" w:name="_Toc475801466"/>
    </w:p>
    <w:p w:rsidR="00D716A8" w:rsidRPr="000F34C7" w:rsidRDefault="00D716A8" w:rsidP="000F34C7">
      <w:pPr>
        <w:spacing w:line="26" w:lineRule="atLeast"/>
        <w:ind w:firstLine="0"/>
        <w:jc w:val="center"/>
        <w:rPr>
          <w:rFonts w:cs="Times New Roman"/>
          <w:sz w:val="32"/>
          <w:szCs w:val="32"/>
        </w:rPr>
      </w:pPr>
      <w:r w:rsidRPr="000F34C7">
        <w:rPr>
          <w:rFonts w:cs="Times New Roman"/>
          <w:sz w:val="32"/>
          <w:szCs w:val="32"/>
        </w:rPr>
        <w:t>TRƯỜNG ĐẠI HỌC CÔNG NGHIỆP HÀ NỘI</w:t>
      </w:r>
    </w:p>
    <w:p w:rsidR="00D716A8" w:rsidRPr="000F34C7" w:rsidRDefault="00D716A8" w:rsidP="000F34C7">
      <w:pPr>
        <w:spacing w:line="26" w:lineRule="atLeast"/>
        <w:ind w:firstLine="0"/>
        <w:jc w:val="center"/>
        <w:rPr>
          <w:rFonts w:cs="Times New Roman"/>
          <w:b/>
          <w:bCs/>
          <w:sz w:val="30"/>
          <w:szCs w:val="30"/>
        </w:rPr>
      </w:pPr>
      <w:r w:rsidRPr="000F34C7">
        <w:rPr>
          <w:rFonts w:cs="Times New Roman"/>
          <w:b/>
          <w:bCs/>
          <w:sz w:val="30"/>
          <w:szCs w:val="30"/>
        </w:rPr>
        <w:t>KHOA CÔNG NGHỆ THÔNG TIN</w:t>
      </w:r>
    </w:p>
    <w:p w:rsidR="00D716A8" w:rsidRDefault="00384DAF" w:rsidP="000F34C7">
      <w:pPr>
        <w:spacing w:line="26" w:lineRule="atLeast"/>
        <w:ind w:firstLine="0"/>
        <w:jc w:val="center"/>
        <w:rPr>
          <w:rFonts w:cs="Times New Roman"/>
          <w:b/>
          <w:bCs/>
          <w:szCs w:val="28"/>
        </w:rPr>
      </w:pPr>
      <w:r>
        <w:rPr>
          <w:rFonts w:cs="Times New Roman"/>
          <w:b/>
          <w:bCs/>
          <w:szCs w:val="28"/>
        </w:rPr>
        <w:t>_____________________</w:t>
      </w:r>
    </w:p>
    <w:p w:rsidR="009C1EAD" w:rsidRPr="000A136D" w:rsidRDefault="009C1EAD" w:rsidP="00547EC1">
      <w:pPr>
        <w:spacing w:line="26" w:lineRule="atLeast"/>
        <w:ind w:firstLine="709"/>
        <w:jc w:val="center"/>
        <w:rPr>
          <w:rFonts w:cs="Times New Roman"/>
          <w:b/>
          <w:bCs/>
          <w:szCs w:val="28"/>
        </w:rPr>
      </w:pPr>
    </w:p>
    <w:p w:rsidR="00D716A8" w:rsidRDefault="00D716A8" w:rsidP="000F34C7">
      <w:pPr>
        <w:spacing w:line="26" w:lineRule="atLeast"/>
        <w:ind w:firstLine="0"/>
        <w:jc w:val="center"/>
        <w:rPr>
          <w:rFonts w:cs="Times New Roman"/>
          <w:b/>
          <w:bCs/>
          <w:szCs w:val="28"/>
        </w:rPr>
      </w:pPr>
      <w:r w:rsidRPr="000A136D">
        <w:rPr>
          <w:rFonts w:cs="Times New Roman"/>
          <w:b/>
          <w:bCs/>
          <w:noProof/>
          <w:szCs w:val="28"/>
          <w:lang w:eastAsia="en-US"/>
        </w:rPr>
        <w:drawing>
          <wp:inline distT="0" distB="0" distL="0" distR="0" wp14:anchorId="4C7EAF59" wp14:editId="3319C1AC">
            <wp:extent cx="1362075" cy="1362075"/>
            <wp:effectExtent l="0" t="0" r="9525" b="9525"/>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190" cy="1360190"/>
                    </a:xfrm>
                    <a:prstGeom prst="rect">
                      <a:avLst/>
                    </a:prstGeom>
                    <a:noFill/>
                    <a:ln>
                      <a:noFill/>
                    </a:ln>
                  </pic:spPr>
                </pic:pic>
              </a:graphicData>
            </a:graphic>
          </wp:inline>
        </w:drawing>
      </w:r>
    </w:p>
    <w:p w:rsidR="00000161" w:rsidRPr="000A136D" w:rsidRDefault="00000161" w:rsidP="00547EC1">
      <w:pPr>
        <w:spacing w:line="26" w:lineRule="atLeast"/>
        <w:ind w:firstLine="709"/>
        <w:jc w:val="center"/>
        <w:rPr>
          <w:rFonts w:cs="Times New Roman"/>
          <w:b/>
          <w:bCs/>
          <w:szCs w:val="28"/>
        </w:rPr>
      </w:pPr>
    </w:p>
    <w:p w:rsidR="00D716A8" w:rsidRPr="00D226D8" w:rsidRDefault="00000161" w:rsidP="000F34C7">
      <w:pPr>
        <w:spacing w:line="26" w:lineRule="atLeast"/>
        <w:ind w:firstLine="0"/>
        <w:jc w:val="center"/>
        <w:rPr>
          <w:rFonts w:cs="Times New Roman"/>
          <w:bCs/>
          <w:sz w:val="48"/>
          <w:szCs w:val="48"/>
        </w:rPr>
      </w:pPr>
      <w:r w:rsidRPr="00D226D8">
        <w:rPr>
          <w:rFonts w:cs="Times New Roman"/>
          <w:bCs/>
          <w:sz w:val="48"/>
          <w:szCs w:val="48"/>
        </w:rPr>
        <w:t>ĐỒ ÁN</w:t>
      </w:r>
    </w:p>
    <w:p w:rsidR="00851A18" w:rsidRPr="00D226D8" w:rsidRDefault="00000161" w:rsidP="000F34C7">
      <w:pPr>
        <w:spacing w:line="26" w:lineRule="atLeast"/>
        <w:ind w:firstLine="0"/>
        <w:jc w:val="center"/>
        <w:rPr>
          <w:rFonts w:cs="Times New Roman"/>
          <w:b/>
          <w:bCs/>
          <w:sz w:val="60"/>
          <w:szCs w:val="60"/>
        </w:rPr>
      </w:pPr>
      <w:r w:rsidRPr="00D226D8">
        <w:rPr>
          <w:rFonts w:cs="Times New Roman"/>
          <w:b/>
          <w:bCs/>
          <w:sz w:val="60"/>
          <w:szCs w:val="60"/>
        </w:rPr>
        <w:t>TỐT NGHIỆP ĐẠI HỌC</w:t>
      </w:r>
    </w:p>
    <w:p w:rsidR="00AF7F05" w:rsidRDefault="00AF7F05" w:rsidP="00547EC1">
      <w:pPr>
        <w:spacing w:line="26" w:lineRule="atLeast"/>
        <w:ind w:firstLine="709"/>
        <w:jc w:val="center"/>
        <w:rPr>
          <w:rFonts w:cs="Times New Roman"/>
          <w:b/>
          <w:bCs/>
          <w:sz w:val="36"/>
          <w:szCs w:val="36"/>
        </w:rPr>
      </w:pPr>
    </w:p>
    <w:p w:rsidR="00BE4F9B" w:rsidRDefault="00BE4F9B" w:rsidP="00547EC1">
      <w:pPr>
        <w:spacing w:line="26" w:lineRule="atLeast"/>
        <w:ind w:firstLine="709"/>
        <w:jc w:val="center"/>
        <w:rPr>
          <w:rFonts w:cs="Times New Roman"/>
          <w:b/>
          <w:bCs/>
          <w:sz w:val="36"/>
          <w:szCs w:val="36"/>
        </w:rPr>
      </w:pPr>
    </w:p>
    <w:p w:rsidR="00AF7F05" w:rsidRPr="00AF7F05" w:rsidRDefault="00AF7F05" w:rsidP="005E658B">
      <w:pPr>
        <w:spacing w:line="26" w:lineRule="atLeast"/>
        <w:ind w:firstLine="142"/>
        <w:rPr>
          <w:rFonts w:cs="Times New Roman"/>
          <w:b/>
          <w:bCs/>
          <w:i/>
          <w:sz w:val="36"/>
          <w:szCs w:val="36"/>
        </w:rPr>
      </w:pPr>
      <w:r w:rsidRPr="00AF7F05">
        <w:rPr>
          <w:rFonts w:cs="Times New Roman"/>
          <w:b/>
          <w:bCs/>
          <w:i/>
          <w:sz w:val="36"/>
          <w:szCs w:val="36"/>
        </w:rPr>
        <w:t>Đề tài:</w:t>
      </w:r>
    </w:p>
    <w:p w:rsidR="00851A18" w:rsidRPr="005E658B" w:rsidRDefault="00D226D8" w:rsidP="00F90DDD">
      <w:pPr>
        <w:spacing w:line="26" w:lineRule="atLeast"/>
        <w:ind w:right="48" w:firstLine="0"/>
        <w:jc w:val="center"/>
        <w:rPr>
          <w:rFonts w:cs="Times New Roman"/>
          <w:sz w:val="40"/>
          <w:szCs w:val="40"/>
        </w:rPr>
      </w:pPr>
      <w:r w:rsidRPr="005E658B">
        <w:rPr>
          <w:rFonts w:cs="Times New Roman"/>
          <w:sz w:val="40"/>
          <w:szCs w:val="40"/>
        </w:rPr>
        <w:t>XÂY DỰNG PHẦN MỀM</w:t>
      </w:r>
      <w:r w:rsidR="00D93753" w:rsidRPr="005E658B">
        <w:rPr>
          <w:rFonts w:cs="Times New Roman"/>
          <w:sz w:val="40"/>
          <w:szCs w:val="40"/>
        </w:rPr>
        <w:t xml:space="preserve"> </w:t>
      </w:r>
      <w:r w:rsidRPr="005E658B">
        <w:rPr>
          <w:rFonts w:cs="Times New Roman"/>
          <w:sz w:val="40"/>
          <w:szCs w:val="40"/>
        </w:rPr>
        <w:t>GIẢI PHÁP VẬ</w:t>
      </w:r>
      <w:r w:rsidR="00D93753" w:rsidRPr="005E658B">
        <w:rPr>
          <w:rFonts w:cs="Times New Roman"/>
          <w:sz w:val="40"/>
          <w:szCs w:val="40"/>
        </w:rPr>
        <w:t>N</w:t>
      </w:r>
      <w:r w:rsidR="00F90DDD" w:rsidRPr="005E658B">
        <w:rPr>
          <w:rFonts w:cs="Times New Roman"/>
          <w:sz w:val="40"/>
          <w:szCs w:val="40"/>
        </w:rPr>
        <w:t xml:space="preserve"> </w:t>
      </w:r>
      <w:r w:rsidRPr="005E658B">
        <w:rPr>
          <w:rFonts w:cs="Times New Roman"/>
          <w:sz w:val="40"/>
          <w:szCs w:val="40"/>
        </w:rPr>
        <w:t>TẢI DRIPER TRÊN THIẾT BỊ DI ĐỘNG</w:t>
      </w:r>
    </w:p>
    <w:p w:rsidR="003C49CA" w:rsidRDefault="003C49CA" w:rsidP="00BE4F9B">
      <w:pPr>
        <w:spacing w:line="26" w:lineRule="atLeast"/>
        <w:ind w:firstLine="0"/>
        <w:rPr>
          <w:rFonts w:cs="Times New Roman"/>
          <w:b/>
          <w:i/>
          <w:caps/>
          <w:szCs w:val="28"/>
        </w:rPr>
      </w:pPr>
    </w:p>
    <w:p w:rsidR="003C49CA" w:rsidRDefault="003C49CA" w:rsidP="003C49CA">
      <w:pPr>
        <w:spacing w:line="26" w:lineRule="atLeast"/>
        <w:ind w:firstLine="1701"/>
        <w:jc w:val="center"/>
        <w:rPr>
          <w:rFonts w:cs="Times New Roman"/>
          <w:b/>
          <w:i/>
          <w:caps/>
          <w:szCs w:val="28"/>
        </w:rPr>
      </w:pPr>
    </w:p>
    <w:p w:rsidR="00547EC1" w:rsidRPr="000A136D" w:rsidRDefault="00547EC1" w:rsidP="003C49CA">
      <w:pPr>
        <w:spacing w:line="26" w:lineRule="atLeast"/>
        <w:ind w:firstLine="1701"/>
        <w:jc w:val="center"/>
        <w:rPr>
          <w:rFonts w:cs="Times New Roman"/>
          <w:b/>
          <w:i/>
          <w:caps/>
          <w:szCs w:val="28"/>
        </w:rPr>
      </w:pPr>
    </w:p>
    <w:p w:rsidR="00000161" w:rsidRDefault="00547EC1" w:rsidP="00782495">
      <w:pPr>
        <w:tabs>
          <w:tab w:val="left" w:pos="1843"/>
          <w:tab w:val="left" w:pos="4962"/>
        </w:tabs>
        <w:spacing w:line="26" w:lineRule="atLeast"/>
        <w:ind w:firstLine="1418"/>
        <w:rPr>
          <w:rFonts w:cs="Times New Roman"/>
          <w:bCs/>
          <w:szCs w:val="28"/>
        </w:rPr>
      </w:pPr>
      <w:r>
        <w:rPr>
          <w:rFonts w:cs="Times New Roman"/>
          <w:b/>
          <w:i/>
          <w:caps/>
          <w:szCs w:val="28"/>
        </w:rPr>
        <w:tab/>
      </w:r>
      <w:r w:rsidR="00000161" w:rsidRPr="006A1A73">
        <w:rPr>
          <w:rFonts w:cs="Times New Roman"/>
          <w:bCs/>
          <w:szCs w:val="28"/>
        </w:rPr>
        <w:t>Sinh viên thực hiện</w:t>
      </w:r>
      <w:r w:rsidR="00782495">
        <w:rPr>
          <w:rFonts w:cs="Times New Roman"/>
          <w:bCs/>
          <w:szCs w:val="28"/>
        </w:rPr>
        <w:t>:</w:t>
      </w:r>
      <w:r w:rsidR="00782495">
        <w:rPr>
          <w:rFonts w:cs="Times New Roman"/>
          <w:b/>
          <w:bCs/>
          <w:szCs w:val="28"/>
        </w:rPr>
        <w:tab/>
      </w:r>
      <w:r w:rsidR="00FD5E32" w:rsidRPr="00FD5E32">
        <w:rPr>
          <w:rFonts w:cs="Times New Roman"/>
          <w:bCs/>
          <w:szCs w:val="28"/>
        </w:rPr>
        <w:t>LÊ HỒNG DƯƠNG</w:t>
      </w:r>
    </w:p>
    <w:p w:rsidR="00000161" w:rsidRPr="000A136D" w:rsidRDefault="00547EC1" w:rsidP="00782495">
      <w:pPr>
        <w:tabs>
          <w:tab w:val="left" w:pos="1843"/>
          <w:tab w:val="left" w:pos="4962"/>
        </w:tabs>
        <w:spacing w:line="26" w:lineRule="atLeast"/>
        <w:ind w:firstLine="1701"/>
        <w:rPr>
          <w:rFonts w:cs="Times New Roman"/>
          <w:b/>
          <w:bCs/>
          <w:szCs w:val="28"/>
        </w:rPr>
      </w:pPr>
      <w:bookmarkStart w:id="2" w:name="OLE_LINK80"/>
      <w:bookmarkStart w:id="3" w:name="OLE_LINK81"/>
      <w:r>
        <w:rPr>
          <w:rFonts w:cs="Times New Roman"/>
          <w:b/>
          <w:bCs/>
          <w:szCs w:val="28"/>
        </w:rPr>
        <w:tab/>
      </w:r>
      <w:r w:rsidR="00000161" w:rsidRPr="006A1A73">
        <w:rPr>
          <w:rFonts w:cs="Times New Roman"/>
          <w:bCs/>
          <w:szCs w:val="28"/>
        </w:rPr>
        <w:t>Lớp</w:t>
      </w:r>
      <w:bookmarkEnd w:id="2"/>
      <w:bookmarkEnd w:id="3"/>
      <w:r w:rsidR="00782495">
        <w:rPr>
          <w:rFonts w:cs="Times New Roman"/>
          <w:bCs/>
          <w:szCs w:val="28"/>
        </w:rPr>
        <w:t>:</w:t>
      </w:r>
      <w:r w:rsidR="00782495">
        <w:rPr>
          <w:rFonts w:cs="Times New Roman"/>
          <w:b/>
          <w:bCs/>
          <w:szCs w:val="28"/>
        </w:rPr>
        <w:tab/>
      </w:r>
      <w:r w:rsidR="00782495">
        <w:rPr>
          <w:rFonts w:cs="Times New Roman"/>
          <w:bCs/>
          <w:szCs w:val="28"/>
        </w:rPr>
        <w:t>ĐH H</w:t>
      </w:r>
      <w:r w:rsidR="00F0551B">
        <w:rPr>
          <w:rFonts w:cs="Times New Roman"/>
          <w:bCs/>
          <w:szCs w:val="28"/>
        </w:rPr>
        <w:t>T</w:t>
      </w:r>
      <w:r w:rsidR="00FD5E32" w:rsidRPr="00FD5E32">
        <w:rPr>
          <w:rFonts w:cs="Times New Roman"/>
          <w:bCs/>
          <w:szCs w:val="28"/>
        </w:rPr>
        <w:t>TT1 - K9</w:t>
      </w:r>
    </w:p>
    <w:p w:rsidR="00D716A8" w:rsidRPr="000A136D" w:rsidRDefault="00547EC1" w:rsidP="00782495">
      <w:pPr>
        <w:tabs>
          <w:tab w:val="left" w:pos="1843"/>
          <w:tab w:val="left" w:pos="4962"/>
        </w:tabs>
        <w:spacing w:line="26" w:lineRule="atLeast"/>
        <w:ind w:firstLine="1701"/>
        <w:rPr>
          <w:rFonts w:cs="Times New Roman"/>
          <w:b/>
          <w:bCs/>
          <w:szCs w:val="28"/>
        </w:rPr>
      </w:pPr>
      <w:r>
        <w:rPr>
          <w:rFonts w:cs="Times New Roman"/>
          <w:b/>
          <w:bCs/>
          <w:szCs w:val="28"/>
        </w:rPr>
        <w:tab/>
      </w:r>
      <w:r w:rsidR="00D716A8" w:rsidRPr="006A1A73">
        <w:rPr>
          <w:rFonts w:cs="Times New Roman"/>
          <w:bCs/>
          <w:szCs w:val="28"/>
        </w:rPr>
        <w:t>Giả</w:t>
      </w:r>
      <w:r w:rsidR="00395C6E" w:rsidRPr="006A1A73">
        <w:rPr>
          <w:rFonts w:cs="Times New Roman"/>
          <w:bCs/>
          <w:szCs w:val="28"/>
        </w:rPr>
        <w:t xml:space="preserve">ng viên </w:t>
      </w:r>
      <w:r w:rsidR="00000161" w:rsidRPr="006A1A73">
        <w:rPr>
          <w:rFonts w:cs="Times New Roman"/>
          <w:bCs/>
          <w:szCs w:val="28"/>
        </w:rPr>
        <w:t>hướng dẫn</w:t>
      </w:r>
      <w:r w:rsidR="00782495">
        <w:rPr>
          <w:rFonts w:cs="Times New Roman"/>
          <w:bCs/>
          <w:szCs w:val="28"/>
        </w:rPr>
        <w:t>:</w:t>
      </w:r>
      <w:r w:rsidR="00782495">
        <w:rPr>
          <w:rFonts w:cs="Times New Roman"/>
          <w:b/>
          <w:bCs/>
          <w:szCs w:val="28"/>
        </w:rPr>
        <w:tab/>
      </w:r>
      <w:r w:rsidR="00FD5E32" w:rsidRPr="00FD5E32">
        <w:rPr>
          <w:rFonts w:cs="Times New Roman"/>
          <w:bCs/>
          <w:szCs w:val="28"/>
        </w:rPr>
        <w:t>TH</w:t>
      </w:r>
      <w:r w:rsidR="001658B5">
        <w:rPr>
          <w:rFonts w:cs="Times New Roman"/>
          <w:bCs/>
          <w:szCs w:val="28"/>
        </w:rPr>
        <w:t>.</w:t>
      </w:r>
      <w:ins w:id="4" w:author="D" w:date="2018-04-19T15:08:00Z">
        <w:r w:rsidR="00FD5E32" w:rsidRPr="00FD5E32">
          <w:rPr>
            <w:rFonts w:cs="Times New Roman"/>
            <w:bCs/>
            <w:szCs w:val="28"/>
          </w:rPr>
          <w:t>S</w:t>
        </w:r>
      </w:ins>
      <w:del w:id="5" w:author="D" w:date="2018-04-19T15:08:00Z">
        <w:r w:rsidR="00D716A8" w:rsidRPr="00FD5E32" w:rsidDel="008D7B7D">
          <w:rPr>
            <w:rFonts w:cs="Times New Roman"/>
            <w:bCs/>
            <w:szCs w:val="28"/>
          </w:rPr>
          <w:delText>.S</w:delText>
        </w:r>
      </w:del>
      <w:r w:rsidR="00FD5E32" w:rsidRPr="00FD5E32">
        <w:rPr>
          <w:rFonts w:cs="Times New Roman"/>
          <w:bCs/>
          <w:szCs w:val="28"/>
        </w:rPr>
        <w:t xml:space="preserve"> AN VĂN MINH</w:t>
      </w:r>
    </w:p>
    <w:p w:rsidR="00547EC1" w:rsidRDefault="00D716A8" w:rsidP="00547EC1">
      <w:pPr>
        <w:spacing w:line="26" w:lineRule="atLeast"/>
        <w:ind w:firstLine="709"/>
        <w:rPr>
          <w:rFonts w:cs="Times New Roman"/>
          <w:b/>
          <w:bCs/>
          <w:szCs w:val="28"/>
        </w:rPr>
      </w:pPr>
      <w:r w:rsidRPr="000A136D">
        <w:rPr>
          <w:rFonts w:cs="Times New Roman"/>
          <w:b/>
          <w:bCs/>
          <w:szCs w:val="28"/>
        </w:rPr>
        <w:tab/>
      </w:r>
      <w:r w:rsidRPr="000A136D">
        <w:rPr>
          <w:rFonts w:cs="Times New Roman"/>
          <w:b/>
          <w:bCs/>
          <w:szCs w:val="28"/>
        </w:rPr>
        <w:tab/>
      </w:r>
    </w:p>
    <w:p w:rsidR="00547EC1" w:rsidRPr="000A136D" w:rsidRDefault="00547EC1" w:rsidP="00547EC1">
      <w:pPr>
        <w:spacing w:line="26" w:lineRule="atLeast"/>
        <w:rPr>
          <w:rFonts w:cs="Times New Roman"/>
          <w:b/>
          <w:bCs/>
          <w:szCs w:val="28"/>
        </w:rPr>
      </w:pPr>
    </w:p>
    <w:p w:rsidR="00000161" w:rsidRDefault="00000161" w:rsidP="003C49CA">
      <w:pPr>
        <w:spacing w:line="26" w:lineRule="atLeast"/>
        <w:ind w:firstLine="709"/>
        <w:rPr>
          <w:rFonts w:cs="Times New Roman"/>
          <w:b/>
          <w:szCs w:val="28"/>
        </w:rPr>
      </w:pPr>
    </w:p>
    <w:p w:rsidR="003C49CA" w:rsidRPr="000A136D" w:rsidRDefault="003C49CA" w:rsidP="006D2E60">
      <w:pPr>
        <w:spacing w:line="26" w:lineRule="atLeast"/>
        <w:ind w:firstLine="0"/>
        <w:rPr>
          <w:rFonts w:cs="Times New Roman"/>
          <w:b/>
          <w:szCs w:val="28"/>
        </w:rPr>
        <w:pPrChange w:id="6" w:author="D" w:date="2018-04-19T15:30:00Z">
          <w:pPr>
            <w:spacing w:line="26" w:lineRule="atLeast"/>
            <w:ind w:firstLine="709"/>
            <w:jc w:val="center"/>
          </w:pPr>
        </w:pPrChange>
      </w:pPr>
    </w:p>
    <w:p w:rsidR="003F1384" w:rsidRDefault="003F1384" w:rsidP="000F34C7">
      <w:pPr>
        <w:spacing w:line="26" w:lineRule="atLeast"/>
        <w:ind w:firstLine="0"/>
        <w:jc w:val="center"/>
        <w:rPr>
          <w:ins w:id="7" w:author="d" w:date="2018-05-05T20:27:00Z"/>
          <w:rFonts w:cs="Times New Roman"/>
          <w:b/>
          <w:i/>
          <w:szCs w:val="28"/>
        </w:rPr>
      </w:pPr>
    </w:p>
    <w:p w:rsidR="005A4F33" w:rsidRPr="006D2E60" w:rsidRDefault="00D716A8" w:rsidP="000F34C7">
      <w:pPr>
        <w:spacing w:line="26" w:lineRule="atLeast"/>
        <w:ind w:firstLine="0"/>
        <w:jc w:val="center"/>
        <w:rPr>
          <w:rFonts w:cs="Times New Roman"/>
          <w:b/>
          <w:i/>
          <w:szCs w:val="28"/>
        </w:rPr>
        <w:sectPr w:rsidR="005A4F33" w:rsidRPr="006D2E60" w:rsidSect="00782495">
          <w:headerReference w:type="default" r:id="rId9"/>
          <w:footerReference w:type="default" r:id="rId10"/>
          <w:pgSz w:w="12240" w:h="15840" w:code="1"/>
          <w:pgMar w:top="1418" w:right="1418" w:bottom="1418" w:left="1985" w:header="720" w:footer="720" w:gutter="0"/>
          <w:pgBorders w:display="firstPage">
            <w:top w:val="single" w:sz="12" w:space="1" w:color="auto"/>
            <w:left w:val="single" w:sz="12" w:space="4" w:color="auto"/>
            <w:bottom w:val="single" w:sz="12" w:space="1" w:color="auto"/>
            <w:right w:val="single" w:sz="12" w:space="4" w:color="auto"/>
          </w:pgBorders>
          <w:pgNumType w:start="1"/>
          <w:cols w:space="720"/>
          <w:titlePg/>
          <w:docGrid w:linePitch="381"/>
        </w:sectPr>
      </w:pPr>
      <w:r w:rsidRPr="006D2E60">
        <w:rPr>
          <w:rFonts w:cs="Times New Roman"/>
          <w:b/>
          <w:i/>
          <w:szCs w:val="28"/>
        </w:rPr>
        <w:t>Hà Nội</w:t>
      </w:r>
      <w:r w:rsidR="006A1A73" w:rsidRPr="006D2E60">
        <w:rPr>
          <w:rFonts w:cs="Times New Roman"/>
          <w:b/>
          <w:i/>
          <w:szCs w:val="28"/>
        </w:rPr>
        <w:t>,</w:t>
      </w:r>
      <w:r w:rsidR="009D7AB6" w:rsidRPr="006D2E60">
        <w:rPr>
          <w:rFonts w:cs="Times New Roman"/>
          <w:b/>
          <w:i/>
          <w:szCs w:val="28"/>
        </w:rPr>
        <w:t xml:space="preserve"> 5/</w:t>
      </w:r>
      <w:r w:rsidR="004A4A32" w:rsidRPr="006D2E60">
        <w:rPr>
          <w:rFonts w:cs="Times New Roman"/>
          <w:b/>
          <w:i/>
          <w:szCs w:val="28"/>
        </w:rPr>
        <w:t>20</w:t>
      </w:r>
      <w:r w:rsidR="005A4F33" w:rsidRPr="006D2E60">
        <w:rPr>
          <w:rFonts w:cs="Times New Roman"/>
          <w:b/>
          <w:i/>
          <w:szCs w:val="28"/>
        </w:rPr>
        <w:t>18</w:t>
      </w:r>
    </w:p>
    <w:sdt>
      <w:sdtPr>
        <w:rPr>
          <w:rFonts w:eastAsiaTheme="minorEastAsia" w:cstheme="minorBidi"/>
          <w:b w:val="0"/>
          <w:bCs w:val="0"/>
          <w:color w:val="auto"/>
          <w:sz w:val="26"/>
          <w:szCs w:val="22"/>
        </w:rPr>
        <w:id w:val="-10142967"/>
        <w:docPartObj>
          <w:docPartGallery w:val="Table of Contents"/>
          <w:docPartUnique/>
        </w:docPartObj>
      </w:sdtPr>
      <w:sdtEndPr>
        <w:rPr>
          <w:noProof/>
          <w:szCs w:val="26"/>
        </w:rPr>
      </w:sdtEndPr>
      <w:sdtContent>
        <w:p w:rsidR="004A4A32" w:rsidRPr="005B2DA6" w:rsidRDefault="005B2DA6" w:rsidP="00490E32">
          <w:pPr>
            <w:pStyle w:val="TOCHeading"/>
            <w:jc w:val="center"/>
            <w:rPr>
              <w:b w:val="0"/>
            </w:rPr>
            <w:pPrChange w:id="8" w:author="d" w:date="2018-05-05T20:21:00Z">
              <w:pPr>
                <w:pStyle w:val="TOCHeading"/>
                <w:jc w:val="center"/>
              </w:pPr>
            </w:pPrChange>
          </w:pPr>
          <w:r w:rsidRPr="005B2DA6">
            <w:rPr>
              <w:b w:val="0"/>
            </w:rPr>
            <w:t>MỤC LỤC</w:t>
          </w:r>
        </w:p>
        <w:p w:rsidR="00D702D0" w:rsidRPr="00490E32" w:rsidRDefault="004A4A32" w:rsidP="00A914AB">
          <w:pPr>
            <w:pStyle w:val="TOC1"/>
            <w:spacing w:after="60"/>
            <w:rPr>
              <w:ins w:id="9" w:author="d" w:date="2018-05-05T20:19:00Z"/>
              <w:rFonts w:asciiTheme="minorHAnsi" w:hAnsiTheme="minorHAnsi" w:cstheme="minorBidi"/>
              <w:sz w:val="22"/>
              <w:szCs w:val="22"/>
              <w:lang w:eastAsia="en-US"/>
              <w:rPrChange w:id="10" w:author="d" w:date="2018-05-05T20:20:00Z">
                <w:rPr>
                  <w:ins w:id="11" w:author="d" w:date="2018-05-05T20:19:00Z"/>
                  <w:rFonts w:asciiTheme="minorHAnsi" w:hAnsiTheme="minorHAnsi" w:cstheme="minorBidi"/>
                  <w:b w:val="0"/>
                  <w:sz w:val="22"/>
                  <w:szCs w:val="22"/>
                  <w:lang w:eastAsia="en-US"/>
                </w:rPr>
              </w:rPrChange>
            </w:rPr>
            <w:pPrChange w:id="12" w:author="d" w:date="2018-05-05T20:22:00Z">
              <w:pPr>
                <w:pStyle w:val="TOC1"/>
              </w:pPr>
            </w:pPrChange>
          </w:pPr>
          <w:r w:rsidRPr="005B2DA6">
            <w:fldChar w:fldCharType="begin"/>
          </w:r>
          <w:r w:rsidRPr="005B2DA6">
            <w:instrText xml:space="preserve"> TOC \o "1-3" \h \z \u </w:instrText>
          </w:r>
          <w:r w:rsidRPr="005B2DA6">
            <w:fldChar w:fldCharType="separate"/>
          </w:r>
          <w:ins w:id="13" w:author="d" w:date="2018-05-05T20:19:00Z">
            <w:r w:rsidR="00D702D0" w:rsidRPr="00490E32">
              <w:rPr>
                <w:rStyle w:val="Hyperlink"/>
                <w:rPrChange w:id="14" w:author="d" w:date="2018-05-05T20:20:00Z">
                  <w:rPr>
                    <w:rStyle w:val="Hyperlink"/>
                  </w:rPr>
                </w:rPrChange>
              </w:rPr>
              <w:fldChar w:fldCharType="begin"/>
            </w:r>
            <w:r w:rsidR="00D702D0" w:rsidRPr="00490E32">
              <w:rPr>
                <w:rStyle w:val="Hyperlink"/>
                <w:rPrChange w:id="15" w:author="d" w:date="2018-05-05T20:20:00Z">
                  <w:rPr>
                    <w:rStyle w:val="Hyperlink"/>
                  </w:rPr>
                </w:rPrChange>
              </w:rPr>
              <w:instrText xml:space="preserve"> </w:instrText>
            </w:r>
            <w:r w:rsidR="00D702D0" w:rsidRPr="00490E32">
              <w:rPr>
                <w:rPrChange w:id="16" w:author="d" w:date="2018-05-05T20:20:00Z">
                  <w:rPr/>
                </w:rPrChange>
              </w:rPr>
              <w:instrText>HYPERLINK \l "_Toc513314895"</w:instrText>
            </w:r>
            <w:r w:rsidR="00D702D0" w:rsidRPr="00490E32">
              <w:rPr>
                <w:rStyle w:val="Hyperlink"/>
                <w:rPrChange w:id="17" w:author="d" w:date="2018-05-05T20:20:00Z">
                  <w:rPr>
                    <w:rStyle w:val="Hyperlink"/>
                  </w:rPr>
                </w:rPrChange>
              </w:rPr>
              <w:instrText xml:space="preserve"> </w:instrText>
            </w:r>
            <w:r w:rsidR="00D702D0" w:rsidRPr="00490E32">
              <w:rPr>
                <w:rStyle w:val="Hyperlink"/>
                <w:rPrChange w:id="18" w:author="d" w:date="2018-05-05T20:20:00Z">
                  <w:rPr>
                    <w:rStyle w:val="Hyperlink"/>
                  </w:rPr>
                </w:rPrChange>
              </w:rPr>
            </w:r>
            <w:r w:rsidR="00D702D0" w:rsidRPr="00490E32">
              <w:rPr>
                <w:rStyle w:val="Hyperlink"/>
                <w:rPrChange w:id="19" w:author="d" w:date="2018-05-05T20:20:00Z">
                  <w:rPr>
                    <w:rStyle w:val="Hyperlink"/>
                  </w:rPr>
                </w:rPrChange>
              </w:rPr>
              <w:fldChar w:fldCharType="separate"/>
            </w:r>
            <w:r w:rsidR="00D702D0" w:rsidRPr="00490E32">
              <w:rPr>
                <w:rStyle w:val="Hyperlink"/>
                <w:rPrChange w:id="20" w:author="d" w:date="2018-05-05T20:20:00Z">
                  <w:rPr>
                    <w:rStyle w:val="Hyperlink"/>
                  </w:rPr>
                </w:rPrChange>
              </w:rPr>
              <w:t>LỜI NÓI ĐẦU</w:t>
            </w:r>
            <w:r w:rsidR="00D702D0" w:rsidRPr="00490E32">
              <w:rPr>
                <w:webHidden/>
                <w:rPrChange w:id="21" w:author="d" w:date="2018-05-05T20:20:00Z">
                  <w:rPr>
                    <w:webHidden/>
                  </w:rPr>
                </w:rPrChange>
              </w:rPr>
              <w:tab/>
            </w:r>
            <w:r w:rsidR="00D702D0" w:rsidRPr="00490E32">
              <w:rPr>
                <w:webHidden/>
                <w:rPrChange w:id="22" w:author="d" w:date="2018-05-05T20:20:00Z">
                  <w:rPr>
                    <w:webHidden/>
                  </w:rPr>
                </w:rPrChange>
              </w:rPr>
              <w:fldChar w:fldCharType="begin"/>
            </w:r>
            <w:r w:rsidR="00D702D0" w:rsidRPr="00490E32">
              <w:rPr>
                <w:webHidden/>
                <w:rPrChange w:id="23" w:author="d" w:date="2018-05-05T20:20:00Z">
                  <w:rPr>
                    <w:webHidden/>
                  </w:rPr>
                </w:rPrChange>
              </w:rPr>
              <w:instrText xml:space="preserve"> PAGEREF _Toc513314895 \h </w:instrText>
            </w:r>
            <w:r w:rsidR="00D702D0" w:rsidRPr="00490E32">
              <w:rPr>
                <w:webHidden/>
                <w:rPrChange w:id="24" w:author="d" w:date="2018-05-05T20:20:00Z">
                  <w:rPr>
                    <w:webHidden/>
                  </w:rPr>
                </w:rPrChange>
              </w:rPr>
            </w:r>
          </w:ins>
          <w:r w:rsidR="00D702D0" w:rsidRPr="00490E32">
            <w:rPr>
              <w:webHidden/>
              <w:rPrChange w:id="25" w:author="d" w:date="2018-05-05T20:20:00Z">
                <w:rPr>
                  <w:webHidden/>
                </w:rPr>
              </w:rPrChange>
            </w:rPr>
            <w:fldChar w:fldCharType="separate"/>
          </w:r>
          <w:ins w:id="26" w:author="d" w:date="2018-05-05T20:43:00Z">
            <w:r w:rsidR="00687D9D">
              <w:rPr>
                <w:webHidden/>
              </w:rPr>
              <w:t>1</w:t>
            </w:r>
          </w:ins>
          <w:ins w:id="27" w:author="d" w:date="2018-05-05T20:19:00Z">
            <w:r w:rsidR="00D702D0" w:rsidRPr="00490E32">
              <w:rPr>
                <w:webHidden/>
                <w:rPrChange w:id="28" w:author="d" w:date="2018-05-05T20:20:00Z">
                  <w:rPr>
                    <w:webHidden/>
                  </w:rPr>
                </w:rPrChange>
              </w:rPr>
              <w:fldChar w:fldCharType="end"/>
            </w:r>
            <w:r w:rsidR="00D702D0" w:rsidRPr="00490E32">
              <w:rPr>
                <w:rStyle w:val="Hyperlink"/>
                <w:rPrChange w:id="29" w:author="d" w:date="2018-05-05T20:20:00Z">
                  <w:rPr>
                    <w:rStyle w:val="Hyperlink"/>
                  </w:rPr>
                </w:rPrChange>
              </w:rPr>
              <w:fldChar w:fldCharType="end"/>
            </w:r>
          </w:ins>
        </w:p>
        <w:p w:rsidR="00D702D0" w:rsidRPr="00490E32" w:rsidRDefault="00D702D0" w:rsidP="00A914AB">
          <w:pPr>
            <w:pStyle w:val="TOC1"/>
            <w:spacing w:after="60"/>
            <w:rPr>
              <w:ins w:id="30" w:author="d" w:date="2018-05-05T20:19:00Z"/>
              <w:rFonts w:asciiTheme="minorHAnsi" w:hAnsiTheme="minorHAnsi" w:cstheme="minorBidi"/>
              <w:sz w:val="22"/>
              <w:szCs w:val="22"/>
              <w:lang w:eastAsia="en-US"/>
              <w:rPrChange w:id="31" w:author="d" w:date="2018-05-05T20:20:00Z">
                <w:rPr>
                  <w:ins w:id="32" w:author="d" w:date="2018-05-05T20:19:00Z"/>
                  <w:rFonts w:asciiTheme="minorHAnsi" w:hAnsiTheme="minorHAnsi" w:cstheme="minorBidi"/>
                  <w:b w:val="0"/>
                  <w:sz w:val="22"/>
                  <w:szCs w:val="22"/>
                  <w:lang w:eastAsia="en-US"/>
                </w:rPr>
              </w:rPrChange>
            </w:rPr>
            <w:pPrChange w:id="33" w:author="d" w:date="2018-05-05T20:22:00Z">
              <w:pPr>
                <w:pStyle w:val="TOC1"/>
              </w:pPr>
            </w:pPrChange>
          </w:pPr>
          <w:ins w:id="34" w:author="d" w:date="2018-05-05T20:19:00Z">
            <w:r w:rsidRPr="00490E32">
              <w:rPr>
                <w:rStyle w:val="Hyperlink"/>
                <w:rPrChange w:id="35" w:author="d" w:date="2018-05-05T20:20:00Z">
                  <w:rPr>
                    <w:rStyle w:val="Hyperlink"/>
                  </w:rPr>
                </w:rPrChange>
              </w:rPr>
              <w:fldChar w:fldCharType="begin"/>
            </w:r>
            <w:r w:rsidRPr="00490E32">
              <w:rPr>
                <w:rStyle w:val="Hyperlink"/>
                <w:rPrChange w:id="36" w:author="d" w:date="2018-05-05T20:20:00Z">
                  <w:rPr>
                    <w:rStyle w:val="Hyperlink"/>
                  </w:rPr>
                </w:rPrChange>
              </w:rPr>
              <w:instrText xml:space="preserve"> </w:instrText>
            </w:r>
            <w:r w:rsidRPr="00490E32">
              <w:rPr>
                <w:rPrChange w:id="37" w:author="d" w:date="2018-05-05T20:20:00Z">
                  <w:rPr/>
                </w:rPrChange>
              </w:rPr>
              <w:instrText>HYPERLINK \l "_Toc513314896"</w:instrText>
            </w:r>
            <w:r w:rsidRPr="00490E32">
              <w:rPr>
                <w:rStyle w:val="Hyperlink"/>
                <w:rPrChange w:id="38" w:author="d" w:date="2018-05-05T20:20:00Z">
                  <w:rPr>
                    <w:rStyle w:val="Hyperlink"/>
                  </w:rPr>
                </w:rPrChange>
              </w:rPr>
              <w:instrText xml:space="preserve"> </w:instrText>
            </w:r>
            <w:r w:rsidRPr="00490E32">
              <w:rPr>
                <w:rStyle w:val="Hyperlink"/>
                <w:rPrChange w:id="39" w:author="d" w:date="2018-05-05T20:20:00Z">
                  <w:rPr>
                    <w:rStyle w:val="Hyperlink"/>
                  </w:rPr>
                </w:rPrChange>
              </w:rPr>
            </w:r>
            <w:r w:rsidRPr="00490E32">
              <w:rPr>
                <w:rStyle w:val="Hyperlink"/>
                <w:rPrChange w:id="40" w:author="d" w:date="2018-05-05T20:20:00Z">
                  <w:rPr>
                    <w:rStyle w:val="Hyperlink"/>
                  </w:rPr>
                </w:rPrChange>
              </w:rPr>
              <w:fldChar w:fldCharType="separate"/>
            </w:r>
            <w:r w:rsidRPr="00490E32">
              <w:rPr>
                <w:rStyle w:val="Hyperlink"/>
                <w:rPrChange w:id="41" w:author="d" w:date="2018-05-05T20:20:00Z">
                  <w:rPr>
                    <w:rStyle w:val="Hyperlink"/>
                  </w:rPr>
                </w:rPrChange>
              </w:rPr>
              <w:t>CHƯƠNG 1: CƠ SỞ LÝ THUYẾT</w:t>
            </w:r>
            <w:r w:rsidRPr="00490E32">
              <w:rPr>
                <w:webHidden/>
                <w:rPrChange w:id="42" w:author="d" w:date="2018-05-05T20:20:00Z">
                  <w:rPr>
                    <w:webHidden/>
                  </w:rPr>
                </w:rPrChange>
              </w:rPr>
              <w:tab/>
            </w:r>
            <w:r w:rsidRPr="00490E32">
              <w:rPr>
                <w:webHidden/>
                <w:rPrChange w:id="43" w:author="d" w:date="2018-05-05T20:20:00Z">
                  <w:rPr>
                    <w:webHidden/>
                  </w:rPr>
                </w:rPrChange>
              </w:rPr>
              <w:fldChar w:fldCharType="begin"/>
            </w:r>
            <w:r w:rsidRPr="00490E32">
              <w:rPr>
                <w:webHidden/>
                <w:rPrChange w:id="44" w:author="d" w:date="2018-05-05T20:20:00Z">
                  <w:rPr>
                    <w:webHidden/>
                  </w:rPr>
                </w:rPrChange>
              </w:rPr>
              <w:instrText xml:space="preserve"> PAGEREF _Toc513314896 \h </w:instrText>
            </w:r>
            <w:r w:rsidRPr="00490E32">
              <w:rPr>
                <w:webHidden/>
                <w:rPrChange w:id="45" w:author="d" w:date="2018-05-05T20:20:00Z">
                  <w:rPr>
                    <w:webHidden/>
                  </w:rPr>
                </w:rPrChange>
              </w:rPr>
            </w:r>
          </w:ins>
          <w:r w:rsidRPr="00490E32">
            <w:rPr>
              <w:webHidden/>
              <w:rPrChange w:id="46" w:author="d" w:date="2018-05-05T20:20:00Z">
                <w:rPr>
                  <w:webHidden/>
                </w:rPr>
              </w:rPrChange>
            </w:rPr>
            <w:fldChar w:fldCharType="separate"/>
          </w:r>
          <w:ins w:id="47" w:author="d" w:date="2018-05-05T20:43:00Z">
            <w:r w:rsidR="00687D9D">
              <w:rPr>
                <w:webHidden/>
              </w:rPr>
              <w:t>2</w:t>
            </w:r>
          </w:ins>
          <w:ins w:id="48" w:author="d" w:date="2018-05-05T20:19:00Z">
            <w:r w:rsidRPr="00490E32">
              <w:rPr>
                <w:webHidden/>
                <w:rPrChange w:id="49" w:author="d" w:date="2018-05-05T20:20:00Z">
                  <w:rPr>
                    <w:webHidden/>
                  </w:rPr>
                </w:rPrChange>
              </w:rPr>
              <w:fldChar w:fldCharType="end"/>
            </w:r>
            <w:r w:rsidRPr="00490E32">
              <w:rPr>
                <w:rStyle w:val="Hyperlink"/>
                <w:rPrChange w:id="50" w:author="d" w:date="2018-05-05T20:20:00Z">
                  <w:rPr>
                    <w:rStyle w:val="Hyperlink"/>
                  </w:rPr>
                </w:rPrChange>
              </w:rPr>
              <w:fldChar w:fldCharType="end"/>
            </w:r>
          </w:ins>
        </w:p>
        <w:p w:rsidR="00D702D0" w:rsidRPr="00490E32" w:rsidRDefault="00D702D0" w:rsidP="00A914AB">
          <w:pPr>
            <w:pStyle w:val="TOC2"/>
            <w:spacing w:after="60"/>
            <w:rPr>
              <w:ins w:id="51" w:author="d" w:date="2018-05-05T20:19:00Z"/>
              <w:rFonts w:asciiTheme="minorHAnsi" w:hAnsiTheme="minorHAnsi" w:cstheme="minorBidi"/>
              <w:b w:val="0"/>
              <w:sz w:val="22"/>
              <w:szCs w:val="22"/>
              <w:lang w:eastAsia="en-US"/>
              <w:rPrChange w:id="52" w:author="d" w:date="2018-05-05T20:20:00Z">
                <w:rPr>
                  <w:ins w:id="53" w:author="d" w:date="2018-05-05T20:19:00Z"/>
                  <w:rFonts w:asciiTheme="minorHAnsi" w:hAnsiTheme="minorHAnsi" w:cstheme="minorBidi"/>
                  <w:b w:val="0"/>
                  <w:sz w:val="22"/>
                  <w:szCs w:val="22"/>
                  <w:lang w:eastAsia="en-US"/>
                </w:rPr>
              </w:rPrChange>
            </w:rPr>
            <w:pPrChange w:id="54" w:author="d" w:date="2018-05-05T20:22:00Z">
              <w:pPr>
                <w:pStyle w:val="TOC2"/>
              </w:pPr>
            </w:pPrChange>
          </w:pPr>
          <w:ins w:id="55" w:author="d" w:date="2018-05-05T20:19:00Z">
            <w:r w:rsidRPr="00490E32">
              <w:rPr>
                <w:rStyle w:val="Hyperlink"/>
                <w:b w:val="0"/>
                <w:rPrChange w:id="56" w:author="d" w:date="2018-05-05T20:20:00Z">
                  <w:rPr>
                    <w:rStyle w:val="Hyperlink"/>
                  </w:rPr>
                </w:rPrChange>
              </w:rPr>
              <w:fldChar w:fldCharType="begin"/>
            </w:r>
            <w:r w:rsidRPr="00490E32">
              <w:rPr>
                <w:rStyle w:val="Hyperlink"/>
                <w:b w:val="0"/>
                <w:rPrChange w:id="57" w:author="d" w:date="2018-05-05T20:20:00Z">
                  <w:rPr>
                    <w:rStyle w:val="Hyperlink"/>
                  </w:rPr>
                </w:rPrChange>
              </w:rPr>
              <w:instrText xml:space="preserve"> </w:instrText>
            </w:r>
            <w:r w:rsidRPr="00490E32">
              <w:rPr>
                <w:b w:val="0"/>
                <w:rPrChange w:id="58" w:author="d" w:date="2018-05-05T20:20:00Z">
                  <w:rPr/>
                </w:rPrChange>
              </w:rPr>
              <w:instrText>HYPERLINK \l "_Toc513314897"</w:instrText>
            </w:r>
            <w:r w:rsidRPr="00490E32">
              <w:rPr>
                <w:rStyle w:val="Hyperlink"/>
                <w:b w:val="0"/>
                <w:rPrChange w:id="59" w:author="d" w:date="2018-05-05T20:20:00Z">
                  <w:rPr>
                    <w:rStyle w:val="Hyperlink"/>
                  </w:rPr>
                </w:rPrChange>
              </w:rPr>
              <w:instrText xml:space="preserve"> </w:instrText>
            </w:r>
            <w:r w:rsidRPr="00490E32">
              <w:rPr>
                <w:rStyle w:val="Hyperlink"/>
                <w:b w:val="0"/>
                <w:rPrChange w:id="60" w:author="d" w:date="2018-05-05T20:20:00Z">
                  <w:rPr>
                    <w:rStyle w:val="Hyperlink"/>
                  </w:rPr>
                </w:rPrChange>
              </w:rPr>
            </w:r>
            <w:r w:rsidRPr="00490E32">
              <w:rPr>
                <w:rStyle w:val="Hyperlink"/>
                <w:b w:val="0"/>
                <w:rPrChange w:id="61" w:author="d" w:date="2018-05-05T20:20:00Z">
                  <w:rPr>
                    <w:rStyle w:val="Hyperlink"/>
                  </w:rPr>
                </w:rPrChange>
              </w:rPr>
              <w:fldChar w:fldCharType="separate"/>
            </w:r>
            <w:r w:rsidRPr="00490E32">
              <w:rPr>
                <w:rStyle w:val="Hyperlink"/>
                <w:b w:val="0"/>
                <w:rPrChange w:id="62" w:author="d" w:date="2018-05-05T20:20:00Z">
                  <w:rPr>
                    <w:rStyle w:val="Hyperlink"/>
                  </w:rPr>
                </w:rPrChange>
              </w:rPr>
              <w:t>1.1 Cơ sở dữ liệu</w:t>
            </w:r>
            <w:r w:rsidRPr="00490E32">
              <w:rPr>
                <w:b w:val="0"/>
                <w:webHidden/>
                <w:rPrChange w:id="63" w:author="d" w:date="2018-05-05T20:20:00Z">
                  <w:rPr>
                    <w:webHidden/>
                  </w:rPr>
                </w:rPrChange>
              </w:rPr>
              <w:tab/>
            </w:r>
            <w:r w:rsidRPr="00490E32">
              <w:rPr>
                <w:b w:val="0"/>
                <w:webHidden/>
                <w:rPrChange w:id="64" w:author="d" w:date="2018-05-05T20:20:00Z">
                  <w:rPr>
                    <w:webHidden/>
                  </w:rPr>
                </w:rPrChange>
              </w:rPr>
              <w:fldChar w:fldCharType="begin"/>
            </w:r>
            <w:r w:rsidRPr="00490E32">
              <w:rPr>
                <w:b w:val="0"/>
                <w:webHidden/>
                <w:rPrChange w:id="65" w:author="d" w:date="2018-05-05T20:20:00Z">
                  <w:rPr>
                    <w:webHidden/>
                  </w:rPr>
                </w:rPrChange>
              </w:rPr>
              <w:instrText xml:space="preserve"> PAGEREF _Toc513314897 \h </w:instrText>
            </w:r>
            <w:r w:rsidRPr="00490E32">
              <w:rPr>
                <w:b w:val="0"/>
                <w:webHidden/>
                <w:rPrChange w:id="66" w:author="d" w:date="2018-05-05T20:20:00Z">
                  <w:rPr>
                    <w:webHidden/>
                  </w:rPr>
                </w:rPrChange>
              </w:rPr>
            </w:r>
          </w:ins>
          <w:r w:rsidRPr="00490E32">
            <w:rPr>
              <w:b w:val="0"/>
              <w:webHidden/>
              <w:rPrChange w:id="67" w:author="d" w:date="2018-05-05T20:20:00Z">
                <w:rPr>
                  <w:webHidden/>
                </w:rPr>
              </w:rPrChange>
            </w:rPr>
            <w:fldChar w:fldCharType="separate"/>
          </w:r>
          <w:ins w:id="68" w:author="d" w:date="2018-05-05T20:43:00Z">
            <w:r w:rsidR="00687D9D">
              <w:rPr>
                <w:b w:val="0"/>
                <w:webHidden/>
              </w:rPr>
              <w:t>2</w:t>
            </w:r>
          </w:ins>
          <w:ins w:id="69" w:author="d" w:date="2018-05-05T20:19:00Z">
            <w:r w:rsidRPr="00490E32">
              <w:rPr>
                <w:b w:val="0"/>
                <w:webHidden/>
                <w:rPrChange w:id="70" w:author="d" w:date="2018-05-05T20:20:00Z">
                  <w:rPr>
                    <w:webHidden/>
                  </w:rPr>
                </w:rPrChange>
              </w:rPr>
              <w:fldChar w:fldCharType="end"/>
            </w:r>
            <w:r w:rsidRPr="00490E32">
              <w:rPr>
                <w:rStyle w:val="Hyperlink"/>
                <w:b w:val="0"/>
                <w:rPrChange w:id="71" w:author="d" w:date="2018-05-05T20:20:00Z">
                  <w:rPr>
                    <w:rStyle w:val="Hyperlink"/>
                  </w:rPr>
                </w:rPrChange>
              </w:rPr>
              <w:fldChar w:fldCharType="end"/>
            </w:r>
          </w:ins>
        </w:p>
        <w:p w:rsidR="00D702D0" w:rsidRPr="00490E32" w:rsidRDefault="00D702D0" w:rsidP="00A914AB">
          <w:pPr>
            <w:pStyle w:val="TOC3"/>
            <w:spacing w:after="60"/>
            <w:rPr>
              <w:ins w:id="72" w:author="d" w:date="2018-05-05T20:19:00Z"/>
              <w:rFonts w:asciiTheme="minorHAnsi" w:hAnsiTheme="minorHAnsi" w:cstheme="minorBidi"/>
              <w:b w:val="0"/>
              <w:sz w:val="22"/>
              <w:szCs w:val="22"/>
              <w:lang w:eastAsia="en-US"/>
              <w:rPrChange w:id="73" w:author="d" w:date="2018-05-05T20:20:00Z">
                <w:rPr>
                  <w:ins w:id="74" w:author="d" w:date="2018-05-05T20:19:00Z"/>
                  <w:rFonts w:asciiTheme="minorHAnsi" w:hAnsiTheme="minorHAnsi" w:cstheme="minorBidi"/>
                  <w:b w:val="0"/>
                  <w:sz w:val="22"/>
                  <w:szCs w:val="22"/>
                  <w:lang w:eastAsia="en-US"/>
                </w:rPr>
              </w:rPrChange>
            </w:rPr>
            <w:pPrChange w:id="75" w:author="d" w:date="2018-05-05T20:22:00Z">
              <w:pPr>
                <w:pStyle w:val="TOC3"/>
              </w:pPr>
            </w:pPrChange>
          </w:pPr>
          <w:ins w:id="76" w:author="d" w:date="2018-05-05T20:19:00Z">
            <w:r w:rsidRPr="00490E32">
              <w:rPr>
                <w:rStyle w:val="Hyperlink"/>
                <w:b w:val="0"/>
                <w:rPrChange w:id="77" w:author="d" w:date="2018-05-05T20:20:00Z">
                  <w:rPr>
                    <w:rStyle w:val="Hyperlink"/>
                  </w:rPr>
                </w:rPrChange>
              </w:rPr>
              <w:fldChar w:fldCharType="begin"/>
            </w:r>
            <w:r w:rsidRPr="00490E32">
              <w:rPr>
                <w:rStyle w:val="Hyperlink"/>
                <w:b w:val="0"/>
                <w:rPrChange w:id="78" w:author="d" w:date="2018-05-05T20:20:00Z">
                  <w:rPr>
                    <w:rStyle w:val="Hyperlink"/>
                  </w:rPr>
                </w:rPrChange>
              </w:rPr>
              <w:instrText xml:space="preserve"> </w:instrText>
            </w:r>
            <w:r w:rsidRPr="00490E32">
              <w:rPr>
                <w:b w:val="0"/>
                <w:rPrChange w:id="79" w:author="d" w:date="2018-05-05T20:20:00Z">
                  <w:rPr/>
                </w:rPrChange>
              </w:rPr>
              <w:instrText>HYPERLINK \l "_Toc513314898"</w:instrText>
            </w:r>
            <w:r w:rsidRPr="00490E32">
              <w:rPr>
                <w:rStyle w:val="Hyperlink"/>
                <w:b w:val="0"/>
                <w:rPrChange w:id="80" w:author="d" w:date="2018-05-05T20:20:00Z">
                  <w:rPr>
                    <w:rStyle w:val="Hyperlink"/>
                  </w:rPr>
                </w:rPrChange>
              </w:rPr>
              <w:instrText xml:space="preserve"> </w:instrText>
            </w:r>
            <w:r w:rsidRPr="00490E32">
              <w:rPr>
                <w:rStyle w:val="Hyperlink"/>
                <w:b w:val="0"/>
                <w:rPrChange w:id="81" w:author="d" w:date="2018-05-05T20:20:00Z">
                  <w:rPr>
                    <w:rStyle w:val="Hyperlink"/>
                  </w:rPr>
                </w:rPrChange>
              </w:rPr>
            </w:r>
            <w:r w:rsidRPr="00490E32">
              <w:rPr>
                <w:rStyle w:val="Hyperlink"/>
                <w:b w:val="0"/>
                <w:rPrChange w:id="82" w:author="d" w:date="2018-05-05T20:20:00Z">
                  <w:rPr>
                    <w:rStyle w:val="Hyperlink"/>
                  </w:rPr>
                </w:rPrChange>
              </w:rPr>
              <w:fldChar w:fldCharType="separate"/>
            </w:r>
            <w:r w:rsidRPr="00490E32">
              <w:rPr>
                <w:rStyle w:val="Hyperlink"/>
                <w:b w:val="0"/>
                <w:rPrChange w:id="83" w:author="d" w:date="2018-05-05T20:20:00Z">
                  <w:rPr>
                    <w:rStyle w:val="Hyperlink"/>
                  </w:rPr>
                </w:rPrChange>
              </w:rPr>
              <w:t>1.1.1 Định nghĩa</w:t>
            </w:r>
            <w:r w:rsidRPr="00490E32">
              <w:rPr>
                <w:b w:val="0"/>
                <w:webHidden/>
                <w:rPrChange w:id="84" w:author="d" w:date="2018-05-05T20:20:00Z">
                  <w:rPr>
                    <w:webHidden/>
                  </w:rPr>
                </w:rPrChange>
              </w:rPr>
              <w:tab/>
            </w:r>
            <w:r w:rsidRPr="00490E32">
              <w:rPr>
                <w:b w:val="0"/>
                <w:webHidden/>
                <w:rPrChange w:id="85" w:author="d" w:date="2018-05-05T20:20:00Z">
                  <w:rPr>
                    <w:webHidden/>
                  </w:rPr>
                </w:rPrChange>
              </w:rPr>
              <w:fldChar w:fldCharType="begin"/>
            </w:r>
            <w:r w:rsidRPr="00490E32">
              <w:rPr>
                <w:b w:val="0"/>
                <w:webHidden/>
                <w:rPrChange w:id="86" w:author="d" w:date="2018-05-05T20:20:00Z">
                  <w:rPr>
                    <w:webHidden/>
                  </w:rPr>
                </w:rPrChange>
              </w:rPr>
              <w:instrText xml:space="preserve"> PAGEREF _Toc513314898 \h </w:instrText>
            </w:r>
            <w:r w:rsidRPr="00490E32">
              <w:rPr>
                <w:b w:val="0"/>
                <w:webHidden/>
                <w:rPrChange w:id="87" w:author="d" w:date="2018-05-05T20:20:00Z">
                  <w:rPr>
                    <w:webHidden/>
                  </w:rPr>
                </w:rPrChange>
              </w:rPr>
            </w:r>
          </w:ins>
          <w:r w:rsidRPr="00490E32">
            <w:rPr>
              <w:b w:val="0"/>
              <w:webHidden/>
              <w:rPrChange w:id="88" w:author="d" w:date="2018-05-05T20:20:00Z">
                <w:rPr>
                  <w:webHidden/>
                </w:rPr>
              </w:rPrChange>
            </w:rPr>
            <w:fldChar w:fldCharType="separate"/>
          </w:r>
          <w:ins w:id="89" w:author="d" w:date="2018-05-05T20:43:00Z">
            <w:r w:rsidR="00687D9D">
              <w:rPr>
                <w:b w:val="0"/>
                <w:webHidden/>
              </w:rPr>
              <w:t>2</w:t>
            </w:r>
          </w:ins>
          <w:ins w:id="90" w:author="d" w:date="2018-05-05T20:19:00Z">
            <w:r w:rsidRPr="00490E32">
              <w:rPr>
                <w:b w:val="0"/>
                <w:webHidden/>
                <w:rPrChange w:id="91" w:author="d" w:date="2018-05-05T20:20:00Z">
                  <w:rPr>
                    <w:webHidden/>
                  </w:rPr>
                </w:rPrChange>
              </w:rPr>
              <w:fldChar w:fldCharType="end"/>
            </w:r>
            <w:r w:rsidRPr="00490E32">
              <w:rPr>
                <w:rStyle w:val="Hyperlink"/>
                <w:b w:val="0"/>
                <w:rPrChange w:id="92" w:author="d" w:date="2018-05-05T20:20:00Z">
                  <w:rPr>
                    <w:rStyle w:val="Hyperlink"/>
                  </w:rPr>
                </w:rPrChange>
              </w:rPr>
              <w:fldChar w:fldCharType="end"/>
            </w:r>
          </w:ins>
        </w:p>
        <w:p w:rsidR="00D702D0" w:rsidRPr="00490E32" w:rsidRDefault="00D702D0" w:rsidP="00A914AB">
          <w:pPr>
            <w:pStyle w:val="TOC3"/>
            <w:spacing w:after="60"/>
            <w:rPr>
              <w:ins w:id="93" w:author="d" w:date="2018-05-05T20:19:00Z"/>
              <w:rFonts w:asciiTheme="minorHAnsi" w:hAnsiTheme="minorHAnsi" w:cstheme="minorBidi"/>
              <w:b w:val="0"/>
              <w:sz w:val="22"/>
              <w:szCs w:val="22"/>
              <w:lang w:eastAsia="en-US"/>
              <w:rPrChange w:id="94" w:author="d" w:date="2018-05-05T20:20:00Z">
                <w:rPr>
                  <w:ins w:id="95" w:author="d" w:date="2018-05-05T20:19:00Z"/>
                  <w:rFonts w:asciiTheme="minorHAnsi" w:hAnsiTheme="minorHAnsi" w:cstheme="minorBidi"/>
                  <w:b w:val="0"/>
                  <w:sz w:val="22"/>
                  <w:szCs w:val="22"/>
                  <w:lang w:eastAsia="en-US"/>
                </w:rPr>
              </w:rPrChange>
            </w:rPr>
            <w:pPrChange w:id="96" w:author="d" w:date="2018-05-05T20:22:00Z">
              <w:pPr>
                <w:pStyle w:val="TOC3"/>
              </w:pPr>
            </w:pPrChange>
          </w:pPr>
          <w:ins w:id="97" w:author="d" w:date="2018-05-05T20:19:00Z">
            <w:r w:rsidRPr="00490E32">
              <w:rPr>
                <w:rStyle w:val="Hyperlink"/>
                <w:b w:val="0"/>
                <w:rPrChange w:id="98" w:author="d" w:date="2018-05-05T20:20:00Z">
                  <w:rPr>
                    <w:rStyle w:val="Hyperlink"/>
                  </w:rPr>
                </w:rPrChange>
              </w:rPr>
              <w:fldChar w:fldCharType="begin"/>
            </w:r>
            <w:r w:rsidRPr="00490E32">
              <w:rPr>
                <w:rStyle w:val="Hyperlink"/>
                <w:b w:val="0"/>
                <w:rPrChange w:id="99" w:author="d" w:date="2018-05-05T20:20:00Z">
                  <w:rPr>
                    <w:rStyle w:val="Hyperlink"/>
                  </w:rPr>
                </w:rPrChange>
              </w:rPr>
              <w:instrText xml:space="preserve"> </w:instrText>
            </w:r>
            <w:r w:rsidRPr="00490E32">
              <w:rPr>
                <w:b w:val="0"/>
                <w:rPrChange w:id="100" w:author="d" w:date="2018-05-05T20:20:00Z">
                  <w:rPr/>
                </w:rPrChange>
              </w:rPr>
              <w:instrText>HYPERLINK \l "_Toc513314899"</w:instrText>
            </w:r>
            <w:r w:rsidRPr="00490E32">
              <w:rPr>
                <w:rStyle w:val="Hyperlink"/>
                <w:b w:val="0"/>
                <w:rPrChange w:id="101" w:author="d" w:date="2018-05-05T20:20:00Z">
                  <w:rPr>
                    <w:rStyle w:val="Hyperlink"/>
                  </w:rPr>
                </w:rPrChange>
              </w:rPr>
              <w:instrText xml:space="preserve"> </w:instrText>
            </w:r>
            <w:r w:rsidRPr="00490E32">
              <w:rPr>
                <w:rStyle w:val="Hyperlink"/>
                <w:b w:val="0"/>
                <w:rPrChange w:id="102" w:author="d" w:date="2018-05-05T20:20:00Z">
                  <w:rPr>
                    <w:rStyle w:val="Hyperlink"/>
                  </w:rPr>
                </w:rPrChange>
              </w:rPr>
            </w:r>
            <w:r w:rsidRPr="00490E32">
              <w:rPr>
                <w:rStyle w:val="Hyperlink"/>
                <w:b w:val="0"/>
                <w:rPrChange w:id="103" w:author="d" w:date="2018-05-05T20:20:00Z">
                  <w:rPr>
                    <w:rStyle w:val="Hyperlink"/>
                  </w:rPr>
                </w:rPrChange>
              </w:rPr>
              <w:fldChar w:fldCharType="separate"/>
            </w:r>
            <w:r w:rsidRPr="00490E32">
              <w:rPr>
                <w:rStyle w:val="Hyperlink"/>
                <w:b w:val="0"/>
                <w:shd w:val="clear" w:color="auto" w:fill="FFFFFF"/>
                <w:rPrChange w:id="104" w:author="d" w:date="2018-05-05T20:20:00Z">
                  <w:rPr>
                    <w:rStyle w:val="Hyperlink"/>
                    <w:shd w:val="clear" w:color="auto" w:fill="FFFFFF"/>
                  </w:rPr>
                </w:rPrChange>
              </w:rPr>
              <w:t>1.1.2</w:t>
            </w:r>
            <w:r w:rsidRPr="00490E32">
              <w:rPr>
                <w:rStyle w:val="Hyperlink"/>
                <w:b w:val="0"/>
                <w:rPrChange w:id="105" w:author="d" w:date="2018-05-05T20:20:00Z">
                  <w:rPr>
                    <w:rStyle w:val="Hyperlink"/>
                  </w:rPr>
                </w:rPrChange>
              </w:rPr>
              <w:t xml:space="preserve"> Ưu điểm:</w:t>
            </w:r>
            <w:r w:rsidRPr="00490E32">
              <w:rPr>
                <w:b w:val="0"/>
                <w:webHidden/>
                <w:rPrChange w:id="106" w:author="d" w:date="2018-05-05T20:20:00Z">
                  <w:rPr>
                    <w:webHidden/>
                  </w:rPr>
                </w:rPrChange>
              </w:rPr>
              <w:tab/>
            </w:r>
            <w:r w:rsidRPr="00490E32">
              <w:rPr>
                <w:b w:val="0"/>
                <w:webHidden/>
                <w:rPrChange w:id="107" w:author="d" w:date="2018-05-05T20:20:00Z">
                  <w:rPr>
                    <w:webHidden/>
                  </w:rPr>
                </w:rPrChange>
              </w:rPr>
              <w:fldChar w:fldCharType="begin"/>
            </w:r>
            <w:r w:rsidRPr="00490E32">
              <w:rPr>
                <w:b w:val="0"/>
                <w:webHidden/>
                <w:rPrChange w:id="108" w:author="d" w:date="2018-05-05T20:20:00Z">
                  <w:rPr>
                    <w:webHidden/>
                  </w:rPr>
                </w:rPrChange>
              </w:rPr>
              <w:instrText xml:space="preserve"> PAGEREF _Toc513314899 \h </w:instrText>
            </w:r>
            <w:r w:rsidRPr="00490E32">
              <w:rPr>
                <w:b w:val="0"/>
                <w:webHidden/>
                <w:rPrChange w:id="109" w:author="d" w:date="2018-05-05T20:20:00Z">
                  <w:rPr>
                    <w:webHidden/>
                  </w:rPr>
                </w:rPrChange>
              </w:rPr>
            </w:r>
          </w:ins>
          <w:r w:rsidRPr="00490E32">
            <w:rPr>
              <w:b w:val="0"/>
              <w:webHidden/>
              <w:rPrChange w:id="110" w:author="d" w:date="2018-05-05T20:20:00Z">
                <w:rPr>
                  <w:webHidden/>
                </w:rPr>
              </w:rPrChange>
            </w:rPr>
            <w:fldChar w:fldCharType="separate"/>
          </w:r>
          <w:ins w:id="111" w:author="d" w:date="2018-05-05T20:43:00Z">
            <w:r w:rsidR="00687D9D">
              <w:rPr>
                <w:b w:val="0"/>
                <w:webHidden/>
              </w:rPr>
              <w:t>2</w:t>
            </w:r>
          </w:ins>
          <w:ins w:id="112" w:author="d" w:date="2018-05-05T20:19:00Z">
            <w:r w:rsidRPr="00490E32">
              <w:rPr>
                <w:b w:val="0"/>
                <w:webHidden/>
                <w:rPrChange w:id="113" w:author="d" w:date="2018-05-05T20:20:00Z">
                  <w:rPr>
                    <w:webHidden/>
                  </w:rPr>
                </w:rPrChange>
              </w:rPr>
              <w:fldChar w:fldCharType="end"/>
            </w:r>
            <w:r w:rsidRPr="00490E32">
              <w:rPr>
                <w:rStyle w:val="Hyperlink"/>
                <w:b w:val="0"/>
                <w:rPrChange w:id="114" w:author="d" w:date="2018-05-05T20:20:00Z">
                  <w:rPr>
                    <w:rStyle w:val="Hyperlink"/>
                  </w:rPr>
                </w:rPrChange>
              </w:rPr>
              <w:fldChar w:fldCharType="end"/>
            </w:r>
          </w:ins>
        </w:p>
        <w:p w:rsidR="00D702D0" w:rsidRPr="00490E32" w:rsidRDefault="00D702D0" w:rsidP="00A914AB">
          <w:pPr>
            <w:pStyle w:val="TOC3"/>
            <w:spacing w:after="60"/>
            <w:rPr>
              <w:ins w:id="115" w:author="d" w:date="2018-05-05T20:19:00Z"/>
              <w:rFonts w:asciiTheme="minorHAnsi" w:hAnsiTheme="minorHAnsi" w:cstheme="minorBidi"/>
              <w:b w:val="0"/>
              <w:sz w:val="22"/>
              <w:szCs w:val="22"/>
              <w:lang w:eastAsia="en-US"/>
              <w:rPrChange w:id="116" w:author="d" w:date="2018-05-05T20:20:00Z">
                <w:rPr>
                  <w:ins w:id="117" w:author="d" w:date="2018-05-05T20:19:00Z"/>
                  <w:rFonts w:asciiTheme="minorHAnsi" w:hAnsiTheme="minorHAnsi" w:cstheme="minorBidi"/>
                  <w:b w:val="0"/>
                  <w:sz w:val="22"/>
                  <w:szCs w:val="22"/>
                  <w:lang w:eastAsia="en-US"/>
                </w:rPr>
              </w:rPrChange>
            </w:rPr>
            <w:pPrChange w:id="118" w:author="d" w:date="2018-05-05T20:22:00Z">
              <w:pPr>
                <w:pStyle w:val="TOC3"/>
              </w:pPr>
            </w:pPrChange>
          </w:pPr>
          <w:ins w:id="119" w:author="d" w:date="2018-05-05T20:19:00Z">
            <w:r w:rsidRPr="00490E32">
              <w:rPr>
                <w:rStyle w:val="Hyperlink"/>
                <w:b w:val="0"/>
                <w:rPrChange w:id="120" w:author="d" w:date="2018-05-05T20:20:00Z">
                  <w:rPr>
                    <w:rStyle w:val="Hyperlink"/>
                  </w:rPr>
                </w:rPrChange>
              </w:rPr>
              <w:fldChar w:fldCharType="begin"/>
            </w:r>
            <w:r w:rsidRPr="00490E32">
              <w:rPr>
                <w:rStyle w:val="Hyperlink"/>
                <w:b w:val="0"/>
                <w:rPrChange w:id="121" w:author="d" w:date="2018-05-05T20:20:00Z">
                  <w:rPr>
                    <w:rStyle w:val="Hyperlink"/>
                  </w:rPr>
                </w:rPrChange>
              </w:rPr>
              <w:instrText xml:space="preserve"> </w:instrText>
            </w:r>
            <w:r w:rsidRPr="00490E32">
              <w:rPr>
                <w:b w:val="0"/>
                <w:rPrChange w:id="122" w:author="d" w:date="2018-05-05T20:20:00Z">
                  <w:rPr/>
                </w:rPrChange>
              </w:rPr>
              <w:instrText>HYPERLINK \l "_Toc513314900"</w:instrText>
            </w:r>
            <w:r w:rsidRPr="00490E32">
              <w:rPr>
                <w:rStyle w:val="Hyperlink"/>
                <w:b w:val="0"/>
                <w:rPrChange w:id="123" w:author="d" w:date="2018-05-05T20:20:00Z">
                  <w:rPr>
                    <w:rStyle w:val="Hyperlink"/>
                  </w:rPr>
                </w:rPrChange>
              </w:rPr>
              <w:instrText xml:space="preserve"> </w:instrText>
            </w:r>
            <w:r w:rsidRPr="00490E32">
              <w:rPr>
                <w:rStyle w:val="Hyperlink"/>
                <w:b w:val="0"/>
                <w:rPrChange w:id="124" w:author="d" w:date="2018-05-05T20:20:00Z">
                  <w:rPr>
                    <w:rStyle w:val="Hyperlink"/>
                  </w:rPr>
                </w:rPrChange>
              </w:rPr>
            </w:r>
            <w:r w:rsidRPr="00490E32">
              <w:rPr>
                <w:rStyle w:val="Hyperlink"/>
                <w:b w:val="0"/>
                <w:rPrChange w:id="125" w:author="d" w:date="2018-05-05T20:20:00Z">
                  <w:rPr>
                    <w:rStyle w:val="Hyperlink"/>
                  </w:rPr>
                </w:rPrChange>
              </w:rPr>
              <w:fldChar w:fldCharType="separate"/>
            </w:r>
            <w:r w:rsidRPr="00490E32">
              <w:rPr>
                <w:rStyle w:val="Hyperlink"/>
                <w:b w:val="0"/>
                <w:rPrChange w:id="126" w:author="d" w:date="2018-05-05T20:20:00Z">
                  <w:rPr>
                    <w:rStyle w:val="Hyperlink"/>
                  </w:rPr>
                </w:rPrChange>
              </w:rPr>
              <w:t>1.1.3 Nhược điểm:</w:t>
            </w:r>
            <w:r w:rsidRPr="00490E32">
              <w:rPr>
                <w:b w:val="0"/>
                <w:webHidden/>
                <w:rPrChange w:id="127" w:author="d" w:date="2018-05-05T20:20:00Z">
                  <w:rPr>
                    <w:webHidden/>
                  </w:rPr>
                </w:rPrChange>
              </w:rPr>
              <w:tab/>
            </w:r>
            <w:r w:rsidRPr="00490E32">
              <w:rPr>
                <w:b w:val="0"/>
                <w:webHidden/>
                <w:rPrChange w:id="128" w:author="d" w:date="2018-05-05T20:20:00Z">
                  <w:rPr>
                    <w:webHidden/>
                  </w:rPr>
                </w:rPrChange>
              </w:rPr>
              <w:fldChar w:fldCharType="begin"/>
            </w:r>
            <w:r w:rsidRPr="00490E32">
              <w:rPr>
                <w:b w:val="0"/>
                <w:webHidden/>
                <w:rPrChange w:id="129" w:author="d" w:date="2018-05-05T20:20:00Z">
                  <w:rPr>
                    <w:webHidden/>
                  </w:rPr>
                </w:rPrChange>
              </w:rPr>
              <w:instrText xml:space="preserve"> PAGEREF _Toc513314900 \h </w:instrText>
            </w:r>
            <w:r w:rsidRPr="00490E32">
              <w:rPr>
                <w:b w:val="0"/>
                <w:webHidden/>
                <w:rPrChange w:id="130" w:author="d" w:date="2018-05-05T20:20:00Z">
                  <w:rPr>
                    <w:webHidden/>
                  </w:rPr>
                </w:rPrChange>
              </w:rPr>
            </w:r>
          </w:ins>
          <w:r w:rsidRPr="00490E32">
            <w:rPr>
              <w:b w:val="0"/>
              <w:webHidden/>
              <w:rPrChange w:id="131" w:author="d" w:date="2018-05-05T20:20:00Z">
                <w:rPr>
                  <w:webHidden/>
                </w:rPr>
              </w:rPrChange>
            </w:rPr>
            <w:fldChar w:fldCharType="separate"/>
          </w:r>
          <w:ins w:id="132" w:author="d" w:date="2018-05-05T20:43:00Z">
            <w:r w:rsidR="00687D9D">
              <w:rPr>
                <w:b w:val="0"/>
                <w:webHidden/>
              </w:rPr>
              <w:t>2</w:t>
            </w:r>
          </w:ins>
          <w:ins w:id="133" w:author="d" w:date="2018-05-05T20:19:00Z">
            <w:r w:rsidRPr="00490E32">
              <w:rPr>
                <w:b w:val="0"/>
                <w:webHidden/>
                <w:rPrChange w:id="134" w:author="d" w:date="2018-05-05T20:20:00Z">
                  <w:rPr>
                    <w:webHidden/>
                  </w:rPr>
                </w:rPrChange>
              </w:rPr>
              <w:fldChar w:fldCharType="end"/>
            </w:r>
            <w:r w:rsidRPr="00490E32">
              <w:rPr>
                <w:rStyle w:val="Hyperlink"/>
                <w:b w:val="0"/>
                <w:rPrChange w:id="135" w:author="d" w:date="2018-05-05T20:20:00Z">
                  <w:rPr>
                    <w:rStyle w:val="Hyperlink"/>
                  </w:rPr>
                </w:rPrChange>
              </w:rPr>
              <w:fldChar w:fldCharType="end"/>
            </w:r>
          </w:ins>
        </w:p>
        <w:p w:rsidR="00D702D0" w:rsidRPr="00490E32" w:rsidRDefault="00D702D0" w:rsidP="00A914AB">
          <w:pPr>
            <w:pStyle w:val="TOC3"/>
            <w:spacing w:after="60"/>
            <w:rPr>
              <w:ins w:id="136" w:author="d" w:date="2018-05-05T20:19:00Z"/>
              <w:rFonts w:asciiTheme="minorHAnsi" w:hAnsiTheme="minorHAnsi" w:cstheme="minorBidi"/>
              <w:b w:val="0"/>
              <w:sz w:val="22"/>
              <w:szCs w:val="22"/>
              <w:lang w:eastAsia="en-US"/>
              <w:rPrChange w:id="137" w:author="d" w:date="2018-05-05T20:20:00Z">
                <w:rPr>
                  <w:ins w:id="138" w:author="d" w:date="2018-05-05T20:19:00Z"/>
                  <w:rFonts w:asciiTheme="minorHAnsi" w:hAnsiTheme="minorHAnsi" w:cstheme="minorBidi"/>
                  <w:b w:val="0"/>
                  <w:sz w:val="22"/>
                  <w:szCs w:val="22"/>
                  <w:lang w:eastAsia="en-US"/>
                </w:rPr>
              </w:rPrChange>
            </w:rPr>
            <w:pPrChange w:id="139" w:author="d" w:date="2018-05-05T20:22:00Z">
              <w:pPr>
                <w:pStyle w:val="TOC3"/>
              </w:pPr>
            </w:pPrChange>
          </w:pPr>
          <w:ins w:id="140" w:author="d" w:date="2018-05-05T20:19:00Z">
            <w:r w:rsidRPr="00490E32">
              <w:rPr>
                <w:rStyle w:val="Hyperlink"/>
                <w:b w:val="0"/>
                <w:rPrChange w:id="141" w:author="d" w:date="2018-05-05T20:20:00Z">
                  <w:rPr>
                    <w:rStyle w:val="Hyperlink"/>
                  </w:rPr>
                </w:rPrChange>
              </w:rPr>
              <w:fldChar w:fldCharType="begin"/>
            </w:r>
            <w:r w:rsidRPr="00490E32">
              <w:rPr>
                <w:rStyle w:val="Hyperlink"/>
                <w:b w:val="0"/>
                <w:rPrChange w:id="142" w:author="d" w:date="2018-05-05T20:20:00Z">
                  <w:rPr>
                    <w:rStyle w:val="Hyperlink"/>
                  </w:rPr>
                </w:rPrChange>
              </w:rPr>
              <w:instrText xml:space="preserve"> </w:instrText>
            </w:r>
            <w:r w:rsidRPr="00490E32">
              <w:rPr>
                <w:b w:val="0"/>
                <w:rPrChange w:id="143" w:author="d" w:date="2018-05-05T20:20:00Z">
                  <w:rPr/>
                </w:rPrChange>
              </w:rPr>
              <w:instrText>HYPERLINK \l "_Toc513314901"</w:instrText>
            </w:r>
            <w:r w:rsidRPr="00490E32">
              <w:rPr>
                <w:rStyle w:val="Hyperlink"/>
                <w:b w:val="0"/>
                <w:rPrChange w:id="144" w:author="d" w:date="2018-05-05T20:20:00Z">
                  <w:rPr>
                    <w:rStyle w:val="Hyperlink"/>
                  </w:rPr>
                </w:rPrChange>
              </w:rPr>
              <w:instrText xml:space="preserve"> </w:instrText>
            </w:r>
            <w:r w:rsidRPr="00490E32">
              <w:rPr>
                <w:rStyle w:val="Hyperlink"/>
                <w:b w:val="0"/>
                <w:rPrChange w:id="145" w:author="d" w:date="2018-05-05T20:20:00Z">
                  <w:rPr>
                    <w:rStyle w:val="Hyperlink"/>
                  </w:rPr>
                </w:rPrChange>
              </w:rPr>
            </w:r>
            <w:r w:rsidRPr="00490E32">
              <w:rPr>
                <w:rStyle w:val="Hyperlink"/>
                <w:b w:val="0"/>
                <w:rPrChange w:id="146" w:author="d" w:date="2018-05-05T20:20:00Z">
                  <w:rPr>
                    <w:rStyle w:val="Hyperlink"/>
                  </w:rPr>
                </w:rPrChange>
              </w:rPr>
              <w:fldChar w:fldCharType="separate"/>
            </w:r>
            <w:r w:rsidRPr="00490E32">
              <w:rPr>
                <w:rStyle w:val="Hyperlink"/>
                <w:b w:val="0"/>
                <w:rPrChange w:id="147" w:author="d" w:date="2018-05-05T20:20:00Z">
                  <w:rPr>
                    <w:rStyle w:val="Hyperlink"/>
                  </w:rPr>
                </w:rPrChange>
              </w:rPr>
              <w:t>1.1.4 Tính chất:</w:t>
            </w:r>
            <w:r w:rsidRPr="00490E32">
              <w:rPr>
                <w:b w:val="0"/>
                <w:webHidden/>
                <w:rPrChange w:id="148" w:author="d" w:date="2018-05-05T20:20:00Z">
                  <w:rPr>
                    <w:webHidden/>
                  </w:rPr>
                </w:rPrChange>
              </w:rPr>
              <w:tab/>
            </w:r>
            <w:r w:rsidRPr="00490E32">
              <w:rPr>
                <w:b w:val="0"/>
                <w:webHidden/>
                <w:rPrChange w:id="149" w:author="d" w:date="2018-05-05T20:20:00Z">
                  <w:rPr>
                    <w:webHidden/>
                  </w:rPr>
                </w:rPrChange>
              </w:rPr>
              <w:fldChar w:fldCharType="begin"/>
            </w:r>
            <w:r w:rsidRPr="00490E32">
              <w:rPr>
                <w:b w:val="0"/>
                <w:webHidden/>
                <w:rPrChange w:id="150" w:author="d" w:date="2018-05-05T20:20:00Z">
                  <w:rPr>
                    <w:webHidden/>
                  </w:rPr>
                </w:rPrChange>
              </w:rPr>
              <w:instrText xml:space="preserve"> PAGEREF _Toc513314901 \h </w:instrText>
            </w:r>
            <w:r w:rsidRPr="00490E32">
              <w:rPr>
                <w:b w:val="0"/>
                <w:webHidden/>
                <w:rPrChange w:id="151" w:author="d" w:date="2018-05-05T20:20:00Z">
                  <w:rPr>
                    <w:webHidden/>
                  </w:rPr>
                </w:rPrChange>
              </w:rPr>
            </w:r>
          </w:ins>
          <w:r w:rsidRPr="00490E32">
            <w:rPr>
              <w:b w:val="0"/>
              <w:webHidden/>
              <w:rPrChange w:id="152" w:author="d" w:date="2018-05-05T20:20:00Z">
                <w:rPr>
                  <w:webHidden/>
                </w:rPr>
              </w:rPrChange>
            </w:rPr>
            <w:fldChar w:fldCharType="separate"/>
          </w:r>
          <w:ins w:id="153" w:author="d" w:date="2018-05-05T20:43:00Z">
            <w:r w:rsidR="00687D9D">
              <w:rPr>
                <w:b w:val="0"/>
                <w:webHidden/>
              </w:rPr>
              <w:t>3</w:t>
            </w:r>
          </w:ins>
          <w:ins w:id="154" w:author="d" w:date="2018-05-05T20:19:00Z">
            <w:r w:rsidRPr="00490E32">
              <w:rPr>
                <w:b w:val="0"/>
                <w:webHidden/>
                <w:rPrChange w:id="155" w:author="d" w:date="2018-05-05T20:20:00Z">
                  <w:rPr>
                    <w:webHidden/>
                  </w:rPr>
                </w:rPrChange>
              </w:rPr>
              <w:fldChar w:fldCharType="end"/>
            </w:r>
            <w:r w:rsidRPr="00490E32">
              <w:rPr>
                <w:rStyle w:val="Hyperlink"/>
                <w:b w:val="0"/>
                <w:rPrChange w:id="156" w:author="d" w:date="2018-05-05T20:20:00Z">
                  <w:rPr>
                    <w:rStyle w:val="Hyperlink"/>
                  </w:rPr>
                </w:rPrChange>
              </w:rPr>
              <w:fldChar w:fldCharType="end"/>
            </w:r>
          </w:ins>
        </w:p>
        <w:p w:rsidR="00D702D0" w:rsidRPr="00490E32" w:rsidRDefault="00D702D0" w:rsidP="00A914AB">
          <w:pPr>
            <w:pStyle w:val="TOC3"/>
            <w:spacing w:after="60"/>
            <w:rPr>
              <w:ins w:id="157" w:author="d" w:date="2018-05-05T20:19:00Z"/>
              <w:rFonts w:asciiTheme="minorHAnsi" w:hAnsiTheme="minorHAnsi" w:cstheme="minorBidi"/>
              <w:b w:val="0"/>
              <w:sz w:val="22"/>
              <w:szCs w:val="22"/>
              <w:lang w:eastAsia="en-US"/>
              <w:rPrChange w:id="158" w:author="d" w:date="2018-05-05T20:20:00Z">
                <w:rPr>
                  <w:ins w:id="159" w:author="d" w:date="2018-05-05T20:19:00Z"/>
                  <w:rFonts w:asciiTheme="minorHAnsi" w:hAnsiTheme="minorHAnsi" w:cstheme="minorBidi"/>
                  <w:b w:val="0"/>
                  <w:sz w:val="22"/>
                  <w:szCs w:val="22"/>
                  <w:lang w:eastAsia="en-US"/>
                </w:rPr>
              </w:rPrChange>
            </w:rPr>
            <w:pPrChange w:id="160" w:author="d" w:date="2018-05-05T20:22:00Z">
              <w:pPr>
                <w:pStyle w:val="TOC3"/>
              </w:pPr>
            </w:pPrChange>
          </w:pPr>
          <w:ins w:id="161" w:author="d" w:date="2018-05-05T20:19:00Z">
            <w:r w:rsidRPr="00490E32">
              <w:rPr>
                <w:rStyle w:val="Hyperlink"/>
                <w:b w:val="0"/>
                <w:rPrChange w:id="162" w:author="d" w:date="2018-05-05T20:20:00Z">
                  <w:rPr>
                    <w:rStyle w:val="Hyperlink"/>
                  </w:rPr>
                </w:rPrChange>
              </w:rPr>
              <w:fldChar w:fldCharType="begin"/>
            </w:r>
            <w:r w:rsidRPr="00490E32">
              <w:rPr>
                <w:rStyle w:val="Hyperlink"/>
                <w:b w:val="0"/>
                <w:rPrChange w:id="163" w:author="d" w:date="2018-05-05T20:20:00Z">
                  <w:rPr>
                    <w:rStyle w:val="Hyperlink"/>
                  </w:rPr>
                </w:rPrChange>
              </w:rPr>
              <w:instrText xml:space="preserve"> </w:instrText>
            </w:r>
            <w:r w:rsidRPr="00490E32">
              <w:rPr>
                <w:b w:val="0"/>
                <w:rPrChange w:id="164" w:author="d" w:date="2018-05-05T20:20:00Z">
                  <w:rPr/>
                </w:rPrChange>
              </w:rPr>
              <w:instrText>HYPERLINK \l "_Toc513314902"</w:instrText>
            </w:r>
            <w:r w:rsidRPr="00490E32">
              <w:rPr>
                <w:rStyle w:val="Hyperlink"/>
                <w:b w:val="0"/>
                <w:rPrChange w:id="165" w:author="d" w:date="2018-05-05T20:20:00Z">
                  <w:rPr>
                    <w:rStyle w:val="Hyperlink"/>
                  </w:rPr>
                </w:rPrChange>
              </w:rPr>
              <w:instrText xml:space="preserve"> </w:instrText>
            </w:r>
            <w:r w:rsidRPr="00490E32">
              <w:rPr>
                <w:rStyle w:val="Hyperlink"/>
                <w:b w:val="0"/>
                <w:rPrChange w:id="166" w:author="d" w:date="2018-05-05T20:20:00Z">
                  <w:rPr>
                    <w:rStyle w:val="Hyperlink"/>
                  </w:rPr>
                </w:rPrChange>
              </w:rPr>
            </w:r>
            <w:r w:rsidRPr="00490E32">
              <w:rPr>
                <w:rStyle w:val="Hyperlink"/>
                <w:b w:val="0"/>
                <w:rPrChange w:id="167" w:author="d" w:date="2018-05-05T20:20:00Z">
                  <w:rPr>
                    <w:rStyle w:val="Hyperlink"/>
                  </w:rPr>
                </w:rPrChange>
              </w:rPr>
              <w:fldChar w:fldCharType="separate"/>
            </w:r>
            <w:r w:rsidRPr="00490E32">
              <w:rPr>
                <w:rStyle w:val="Hyperlink"/>
                <w:b w:val="0"/>
                <w:rPrChange w:id="168" w:author="d" w:date="2018-05-05T20:20:00Z">
                  <w:rPr>
                    <w:rStyle w:val="Hyperlink"/>
                  </w:rPr>
                </w:rPrChange>
              </w:rPr>
              <w:t>1.1.5 Tổ chức cơ sở dữ liệu:</w:t>
            </w:r>
            <w:r w:rsidRPr="00490E32">
              <w:rPr>
                <w:b w:val="0"/>
                <w:webHidden/>
                <w:rPrChange w:id="169" w:author="d" w:date="2018-05-05T20:20:00Z">
                  <w:rPr>
                    <w:webHidden/>
                  </w:rPr>
                </w:rPrChange>
              </w:rPr>
              <w:tab/>
            </w:r>
            <w:r w:rsidRPr="00490E32">
              <w:rPr>
                <w:b w:val="0"/>
                <w:webHidden/>
                <w:rPrChange w:id="170" w:author="d" w:date="2018-05-05T20:20:00Z">
                  <w:rPr>
                    <w:webHidden/>
                  </w:rPr>
                </w:rPrChange>
              </w:rPr>
              <w:fldChar w:fldCharType="begin"/>
            </w:r>
            <w:r w:rsidRPr="00490E32">
              <w:rPr>
                <w:b w:val="0"/>
                <w:webHidden/>
                <w:rPrChange w:id="171" w:author="d" w:date="2018-05-05T20:20:00Z">
                  <w:rPr>
                    <w:webHidden/>
                  </w:rPr>
                </w:rPrChange>
              </w:rPr>
              <w:instrText xml:space="preserve"> PAGEREF _Toc513314902 \h </w:instrText>
            </w:r>
            <w:r w:rsidRPr="00490E32">
              <w:rPr>
                <w:b w:val="0"/>
                <w:webHidden/>
                <w:rPrChange w:id="172" w:author="d" w:date="2018-05-05T20:20:00Z">
                  <w:rPr>
                    <w:webHidden/>
                  </w:rPr>
                </w:rPrChange>
              </w:rPr>
            </w:r>
          </w:ins>
          <w:r w:rsidRPr="00490E32">
            <w:rPr>
              <w:b w:val="0"/>
              <w:webHidden/>
              <w:rPrChange w:id="173" w:author="d" w:date="2018-05-05T20:20:00Z">
                <w:rPr>
                  <w:webHidden/>
                </w:rPr>
              </w:rPrChange>
            </w:rPr>
            <w:fldChar w:fldCharType="separate"/>
          </w:r>
          <w:ins w:id="174" w:author="d" w:date="2018-05-05T20:43:00Z">
            <w:r w:rsidR="00687D9D">
              <w:rPr>
                <w:b w:val="0"/>
                <w:webHidden/>
              </w:rPr>
              <w:t>3</w:t>
            </w:r>
          </w:ins>
          <w:ins w:id="175" w:author="d" w:date="2018-05-05T20:19:00Z">
            <w:r w:rsidRPr="00490E32">
              <w:rPr>
                <w:b w:val="0"/>
                <w:webHidden/>
                <w:rPrChange w:id="176" w:author="d" w:date="2018-05-05T20:20:00Z">
                  <w:rPr>
                    <w:webHidden/>
                  </w:rPr>
                </w:rPrChange>
              </w:rPr>
              <w:fldChar w:fldCharType="end"/>
            </w:r>
            <w:r w:rsidRPr="00490E32">
              <w:rPr>
                <w:rStyle w:val="Hyperlink"/>
                <w:b w:val="0"/>
                <w:rPrChange w:id="177" w:author="d" w:date="2018-05-05T20:20:00Z">
                  <w:rPr>
                    <w:rStyle w:val="Hyperlink"/>
                  </w:rPr>
                </w:rPrChange>
              </w:rPr>
              <w:fldChar w:fldCharType="end"/>
            </w:r>
          </w:ins>
        </w:p>
        <w:p w:rsidR="00D702D0" w:rsidRPr="00490E32" w:rsidRDefault="00D702D0" w:rsidP="00A914AB">
          <w:pPr>
            <w:pStyle w:val="TOC3"/>
            <w:spacing w:after="60"/>
            <w:rPr>
              <w:ins w:id="178" w:author="d" w:date="2018-05-05T20:19:00Z"/>
              <w:rFonts w:asciiTheme="minorHAnsi" w:hAnsiTheme="minorHAnsi" w:cstheme="minorBidi"/>
              <w:b w:val="0"/>
              <w:sz w:val="22"/>
              <w:szCs w:val="22"/>
              <w:lang w:eastAsia="en-US"/>
              <w:rPrChange w:id="179" w:author="d" w:date="2018-05-05T20:20:00Z">
                <w:rPr>
                  <w:ins w:id="180" w:author="d" w:date="2018-05-05T20:19:00Z"/>
                  <w:rFonts w:asciiTheme="minorHAnsi" w:hAnsiTheme="minorHAnsi" w:cstheme="minorBidi"/>
                  <w:b w:val="0"/>
                  <w:sz w:val="22"/>
                  <w:szCs w:val="22"/>
                  <w:lang w:eastAsia="en-US"/>
                </w:rPr>
              </w:rPrChange>
            </w:rPr>
            <w:pPrChange w:id="181" w:author="d" w:date="2018-05-05T20:22:00Z">
              <w:pPr>
                <w:pStyle w:val="TOC3"/>
              </w:pPr>
            </w:pPrChange>
          </w:pPr>
          <w:ins w:id="182" w:author="d" w:date="2018-05-05T20:19:00Z">
            <w:r w:rsidRPr="00490E32">
              <w:rPr>
                <w:rStyle w:val="Hyperlink"/>
                <w:b w:val="0"/>
                <w:rPrChange w:id="183" w:author="d" w:date="2018-05-05T20:20:00Z">
                  <w:rPr>
                    <w:rStyle w:val="Hyperlink"/>
                  </w:rPr>
                </w:rPrChange>
              </w:rPr>
              <w:fldChar w:fldCharType="begin"/>
            </w:r>
            <w:r w:rsidRPr="00490E32">
              <w:rPr>
                <w:rStyle w:val="Hyperlink"/>
                <w:b w:val="0"/>
                <w:rPrChange w:id="184" w:author="d" w:date="2018-05-05T20:20:00Z">
                  <w:rPr>
                    <w:rStyle w:val="Hyperlink"/>
                  </w:rPr>
                </w:rPrChange>
              </w:rPr>
              <w:instrText xml:space="preserve"> </w:instrText>
            </w:r>
            <w:r w:rsidRPr="00490E32">
              <w:rPr>
                <w:b w:val="0"/>
                <w:rPrChange w:id="185" w:author="d" w:date="2018-05-05T20:20:00Z">
                  <w:rPr/>
                </w:rPrChange>
              </w:rPr>
              <w:instrText>HYPERLINK \l "_Toc513314903"</w:instrText>
            </w:r>
            <w:r w:rsidRPr="00490E32">
              <w:rPr>
                <w:rStyle w:val="Hyperlink"/>
                <w:b w:val="0"/>
                <w:rPrChange w:id="186" w:author="d" w:date="2018-05-05T20:20:00Z">
                  <w:rPr>
                    <w:rStyle w:val="Hyperlink"/>
                  </w:rPr>
                </w:rPrChange>
              </w:rPr>
              <w:instrText xml:space="preserve"> </w:instrText>
            </w:r>
            <w:r w:rsidRPr="00490E32">
              <w:rPr>
                <w:rStyle w:val="Hyperlink"/>
                <w:b w:val="0"/>
                <w:rPrChange w:id="187" w:author="d" w:date="2018-05-05T20:20:00Z">
                  <w:rPr>
                    <w:rStyle w:val="Hyperlink"/>
                  </w:rPr>
                </w:rPrChange>
              </w:rPr>
            </w:r>
            <w:r w:rsidRPr="00490E32">
              <w:rPr>
                <w:rStyle w:val="Hyperlink"/>
                <w:b w:val="0"/>
                <w:rPrChange w:id="188" w:author="d" w:date="2018-05-05T20:20:00Z">
                  <w:rPr>
                    <w:rStyle w:val="Hyperlink"/>
                  </w:rPr>
                </w:rPrChange>
              </w:rPr>
              <w:fldChar w:fldCharType="separate"/>
            </w:r>
            <w:r w:rsidRPr="00490E32">
              <w:rPr>
                <w:rStyle w:val="Hyperlink"/>
                <w:rFonts w:eastAsia="Times New Roman"/>
                <w:b w:val="0"/>
                <w:rPrChange w:id="189" w:author="d" w:date="2018-05-05T20:20:00Z">
                  <w:rPr>
                    <w:rStyle w:val="Hyperlink"/>
                    <w:rFonts w:eastAsia="Times New Roman"/>
                  </w:rPr>
                </w:rPrChange>
              </w:rPr>
              <w:t>1.1.6 Phân loại:</w:t>
            </w:r>
            <w:r w:rsidRPr="00490E32">
              <w:rPr>
                <w:b w:val="0"/>
                <w:webHidden/>
                <w:rPrChange w:id="190" w:author="d" w:date="2018-05-05T20:20:00Z">
                  <w:rPr>
                    <w:webHidden/>
                  </w:rPr>
                </w:rPrChange>
              </w:rPr>
              <w:tab/>
            </w:r>
            <w:r w:rsidRPr="00490E32">
              <w:rPr>
                <w:b w:val="0"/>
                <w:webHidden/>
                <w:rPrChange w:id="191" w:author="d" w:date="2018-05-05T20:20:00Z">
                  <w:rPr>
                    <w:webHidden/>
                  </w:rPr>
                </w:rPrChange>
              </w:rPr>
              <w:fldChar w:fldCharType="begin"/>
            </w:r>
            <w:r w:rsidRPr="00490E32">
              <w:rPr>
                <w:b w:val="0"/>
                <w:webHidden/>
                <w:rPrChange w:id="192" w:author="d" w:date="2018-05-05T20:20:00Z">
                  <w:rPr>
                    <w:webHidden/>
                  </w:rPr>
                </w:rPrChange>
              </w:rPr>
              <w:instrText xml:space="preserve"> PAGEREF _Toc513314903 \h </w:instrText>
            </w:r>
            <w:r w:rsidRPr="00490E32">
              <w:rPr>
                <w:b w:val="0"/>
                <w:webHidden/>
                <w:rPrChange w:id="193" w:author="d" w:date="2018-05-05T20:20:00Z">
                  <w:rPr>
                    <w:webHidden/>
                  </w:rPr>
                </w:rPrChange>
              </w:rPr>
            </w:r>
          </w:ins>
          <w:r w:rsidRPr="00490E32">
            <w:rPr>
              <w:b w:val="0"/>
              <w:webHidden/>
              <w:rPrChange w:id="194" w:author="d" w:date="2018-05-05T20:20:00Z">
                <w:rPr>
                  <w:webHidden/>
                </w:rPr>
              </w:rPrChange>
            </w:rPr>
            <w:fldChar w:fldCharType="separate"/>
          </w:r>
          <w:ins w:id="195" w:author="d" w:date="2018-05-05T20:43:00Z">
            <w:r w:rsidR="00687D9D">
              <w:rPr>
                <w:b w:val="0"/>
                <w:webHidden/>
              </w:rPr>
              <w:t>3</w:t>
            </w:r>
          </w:ins>
          <w:ins w:id="196" w:author="d" w:date="2018-05-05T20:19:00Z">
            <w:r w:rsidRPr="00490E32">
              <w:rPr>
                <w:b w:val="0"/>
                <w:webHidden/>
                <w:rPrChange w:id="197" w:author="d" w:date="2018-05-05T20:20:00Z">
                  <w:rPr>
                    <w:webHidden/>
                  </w:rPr>
                </w:rPrChange>
              </w:rPr>
              <w:fldChar w:fldCharType="end"/>
            </w:r>
            <w:r w:rsidRPr="00490E32">
              <w:rPr>
                <w:rStyle w:val="Hyperlink"/>
                <w:b w:val="0"/>
                <w:rPrChange w:id="198" w:author="d" w:date="2018-05-05T20:20:00Z">
                  <w:rPr>
                    <w:rStyle w:val="Hyperlink"/>
                  </w:rPr>
                </w:rPrChange>
              </w:rPr>
              <w:fldChar w:fldCharType="end"/>
            </w:r>
          </w:ins>
        </w:p>
        <w:p w:rsidR="00D702D0" w:rsidRPr="00490E32" w:rsidRDefault="00D702D0" w:rsidP="00A914AB">
          <w:pPr>
            <w:pStyle w:val="TOC2"/>
            <w:spacing w:after="60"/>
            <w:rPr>
              <w:ins w:id="199" w:author="d" w:date="2018-05-05T20:19:00Z"/>
              <w:rFonts w:asciiTheme="minorHAnsi" w:hAnsiTheme="minorHAnsi" w:cstheme="minorBidi"/>
              <w:b w:val="0"/>
              <w:sz w:val="22"/>
              <w:szCs w:val="22"/>
              <w:lang w:eastAsia="en-US"/>
              <w:rPrChange w:id="200" w:author="d" w:date="2018-05-05T20:20:00Z">
                <w:rPr>
                  <w:ins w:id="201" w:author="d" w:date="2018-05-05T20:19:00Z"/>
                  <w:rFonts w:asciiTheme="minorHAnsi" w:hAnsiTheme="minorHAnsi" w:cstheme="minorBidi"/>
                  <w:b w:val="0"/>
                  <w:sz w:val="22"/>
                  <w:szCs w:val="22"/>
                  <w:lang w:eastAsia="en-US"/>
                </w:rPr>
              </w:rPrChange>
            </w:rPr>
            <w:pPrChange w:id="202" w:author="d" w:date="2018-05-05T20:22:00Z">
              <w:pPr>
                <w:pStyle w:val="TOC2"/>
              </w:pPr>
            </w:pPrChange>
          </w:pPr>
          <w:ins w:id="203" w:author="d" w:date="2018-05-05T20:19:00Z">
            <w:r w:rsidRPr="00490E32">
              <w:rPr>
                <w:rStyle w:val="Hyperlink"/>
                <w:b w:val="0"/>
                <w:rPrChange w:id="204" w:author="d" w:date="2018-05-05T20:20:00Z">
                  <w:rPr>
                    <w:rStyle w:val="Hyperlink"/>
                  </w:rPr>
                </w:rPrChange>
              </w:rPr>
              <w:fldChar w:fldCharType="begin"/>
            </w:r>
            <w:r w:rsidRPr="00490E32">
              <w:rPr>
                <w:rStyle w:val="Hyperlink"/>
                <w:b w:val="0"/>
                <w:rPrChange w:id="205" w:author="d" w:date="2018-05-05T20:20:00Z">
                  <w:rPr>
                    <w:rStyle w:val="Hyperlink"/>
                  </w:rPr>
                </w:rPrChange>
              </w:rPr>
              <w:instrText xml:space="preserve"> </w:instrText>
            </w:r>
            <w:r w:rsidRPr="00490E32">
              <w:rPr>
                <w:b w:val="0"/>
                <w:rPrChange w:id="206" w:author="d" w:date="2018-05-05T20:20:00Z">
                  <w:rPr/>
                </w:rPrChange>
              </w:rPr>
              <w:instrText>HYPERLINK \l "_Toc513314904"</w:instrText>
            </w:r>
            <w:r w:rsidRPr="00490E32">
              <w:rPr>
                <w:rStyle w:val="Hyperlink"/>
                <w:b w:val="0"/>
                <w:rPrChange w:id="207" w:author="d" w:date="2018-05-05T20:20:00Z">
                  <w:rPr>
                    <w:rStyle w:val="Hyperlink"/>
                  </w:rPr>
                </w:rPrChange>
              </w:rPr>
              <w:instrText xml:space="preserve"> </w:instrText>
            </w:r>
            <w:r w:rsidRPr="00490E32">
              <w:rPr>
                <w:rStyle w:val="Hyperlink"/>
                <w:b w:val="0"/>
                <w:rPrChange w:id="208" w:author="d" w:date="2018-05-05T20:20:00Z">
                  <w:rPr>
                    <w:rStyle w:val="Hyperlink"/>
                  </w:rPr>
                </w:rPrChange>
              </w:rPr>
            </w:r>
            <w:r w:rsidRPr="00490E32">
              <w:rPr>
                <w:rStyle w:val="Hyperlink"/>
                <w:b w:val="0"/>
                <w:rPrChange w:id="209" w:author="d" w:date="2018-05-05T20:20:00Z">
                  <w:rPr>
                    <w:rStyle w:val="Hyperlink"/>
                  </w:rPr>
                </w:rPrChange>
              </w:rPr>
              <w:fldChar w:fldCharType="separate"/>
            </w:r>
            <w:r w:rsidRPr="00490E32">
              <w:rPr>
                <w:rStyle w:val="Hyperlink"/>
                <w:b w:val="0"/>
                <w:rPrChange w:id="210" w:author="d" w:date="2018-05-05T20:20:00Z">
                  <w:rPr>
                    <w:rStyle w:val="Hyperlink"/>
                  </w:rPr>
                </w:rPrChange>
              </w:rPr>
              <w:t>1.2 Hệ quản trị cơ sở dữ liệu</w:t>
            </w:r>
            <w:r w:rsidRPr="00490E32">
              <w:rPr>
                <w:b w:val="0"/>
                <w:webHidden/>
                <w:rPrChange w:id="211" w:author="d" w:date="2018-05-05T20:20:00Z">
                  <w:rPr>
                    <w:webHidden/>
                  </w:rPr>
                </w:rPrChange>
              </w:rPr>
              <w:tab/>
            </w:r>
            <w:r w:rsidRPr="00490E32">
              <w:rPr>
                <w:b w:val="0"/>
                <w:webHidden/>
                <w:rPrChange w:id="212" w:author="d" w:date="2018-05-05T20:20:00Z">
                  <w:rPr>
                    <w:webHidden/>
                  </w:rPr>
                </w:rPrChange>
              </w:rPr>
              <w:fldChar w:fldCharType="begin"/>
            </w:r>
            <w:r w:rsidRPr="00490E32">
              <w:rPr>
                <w:b w:val="0"/>
                <w:webHidden/>
                <w:rPrChange w:id="213" w:author="d" w:date="2018-05-05T20:20:00Z">
                  <w:rPr>
                    <w:webHidden/>
                  </w:rPr>
                </w:rPrChange>
              </w:rPr>
              <w:instrText xml:space="preserve"> PAGEREF _Toc513314904 \h </w:instrText>
            </w:r>
            <w:r w:rsidRPr="00490E32">
              <w:rPr>
                <w:b w:val="0"/>
                <w:webHidden/>
                <w:rPrChange w:id="214" w:author="d" w:date="2018-05-05T20:20:00Z">
                  <w:rPr>
                    <w:webHidden/>
                  </w:rPr>
                </w:rPrChange>
              </w:rPr>
            </w:r>
          </w:ins>
          <w:r w:rsidRPr="00490E32">
            <w:rPr>
              <w:b w:val="0"/>
              <w:webHidden/>
              <w:rPrChange w:id="215" w:author="d" w:date="2018-05-05T20:20:00Z">
                <w:rPr>
                  <w:webHidden/>
                </w:rPr>
              </w:rPrChange>
            </w:rPr>
            <w:fldChar w:fldCharType="separate"/>
          </w:r>
          <w:ins w:id="216" w:author="d" w:date="2018-05-05T20:43:00Z">
            <w:r w:rsidR="00687D9D">
              <w:rPr>
                <w:b w:val="0"/>
                <w:webHidden/>
              </w:rPr>
              <w:t>3</w:t>
            </w:r>
          </w:ins>
          <w:ins w:id="217" w:author="d" w:date="2018-05-05T20:19:00Z">
            <w:r w:rsidRPr="00490E32">
              <w:rPr>
                <w:b w:val="0"/>
                <w:webHidden/>
                <w:rPrChange w:id="218" w:author="d" w:date="2018-05-05T20:20:00Z">
                  <w:rPr>
                    <w:webHidden/>
                  </w:rPr>
                </w:rPrChange>
              </w:rPr>
              <w:fldChar w:fldCharType="end"/>
            </w:r>
            <w:r w:rsidRPr="00490E32">
              <w:rPr>
                <w:rStyle w:val="Hyperlink"/>
                <w:b w:val="0"/>
                <w:rPrChange w:id="219" w:author="d" w:date="2018-05-05T20:20:00Z">
                  <w:rPr>
                    <w:rStyle w:val="Hyperlink"/>
                  </w:rPr>
                </w:rPrChange>
              </w:rPr>
              <w:fldChar w:fldCharType="end"/>
            </w:r>
          </w:ins>
        </w:p>
        <w:p w:rsidR="00D702D0" w:rsidRPr="00490E32" w:rsidRDefault="00D702D0" w:rsidP="00A914AB">
          <w:pPr>
            <w:pStyle w:val="TOC3"/>
            <w:spacing w:after="60"/>
            <w:rPr>
              <w:ins w:id="220" w:author="d" w:date="2018-05-05T20:19:00Z"/>
              <w:rFonts w:asciiTheme="minorHAnsi" w:hAnsiTheme="minorHAnsi" w:cstheme="minorBidi"/>
              <w:b w:val="0"/>
              <w:sz w:val="22"/>
              <w:szCs w:val="22"/>
              <w:lang w:eastAsia="en-US"/>
              <w:rPrChange w:id="221" w:author="d" w:date="2018-05-05T20:20:00Z">
                <w:rPr>
                  <w:ins w:id="222" w:author="d" w:date="2018-05-05T20:19:00Z"/>
                  <w:rFonts w:asciiTheme="minorHAnsi" w:hAnsiTheme="minorHAnsi" w:cstheme="minorBidi"/>
                  <w:b w:val="0"/>
                  <w:sz w:val="22"/>
                  <w:szCs w:val="22"/>
                  <w:lang w:eastAsia="en-US"/>
                </w:rPr>
              </w:rPrChange>
            </w:rPr>
            <w:pPrChange w:id="223" w:author="d" w:date="2018-05-05T20:22:00Z">
              <w:pPr>
                <w:pStyle w:val="TOC3"/>
              </w:pPr>
            </w:pPrChange>
          </w:pPr>
          <w:ins w:id="224" w:author="d" w:date="2018-05-05T20:19:00Z">
            <w:r w:rsidRPr="00490E32">
              <w:rPr>
                <w:rStyle w:val="Hyperlink"/>
                <w:b w:val="0"/>
                <w:rPrChange w:id="225" w:author="d" w:date="2018-05-05T20:20:00Z">
                  <w:rPr>
                    <w:rStyle w:val="Hyperlink"/>
                  </w:rPr>
                </w:rPrChange>
              </w:rPr>
              <w:fldChar w:fldCharType="begin"/>
            </w:r>
            <w:r w:rsidRPr="00490E32">
              <w:rPr>
                <w:rStyle w:val="Hyperlink"/>
                <w:b w:val="0"/>
                <w:rPrChange w:id="226" w:author="d" w:date="2018-05-05T20:20:00Z">
                  <w:rPr>
                    <w:rStyle w:val="Hyperlink"/>
                  </w:rPr>
                </w:rPrChange>
              </w:rPr>
              <w:instrText xml:space="preserve"> </w:instrText>
            </w:r>
            <w:r w:rsidRPr="00490E32">
              <w:rPr>
                <w:b w:val="0"/>
                <w:rPrChange w:id="227" w:author="d" w:date="2018-05-05T20:20:00Z">
                  <w:rPr/>
                </w:rPrChange>
              </w:rPr>
              <w:instrText>HYPERLINK \l "_Toc513314905"</w:instrText>
            </w:r>
            <w:r w:rsidRPr="00490E32">
              <w:rPr>
                <w:rStyle w:val="Hyperlink"/>
                <w:b w:val="0"/>
                <w:rPrChange w:id="228" w:author="d" w:date="2018-05-05T20:20:00Z">
                  <w:rPr>
                    <w:rStyle w:val="Hyperlink"/>
                  </w:rPr>
                </w:rPrChange>
              </w:rPr>
              <w:instrText xml:space="preserve"> </w:instrText>
            </w:r>
            <w:r w:rsidRPr="00490E32">
              <w:rPr>
                <w:rStyle w:val="Hyperlink"/>
                <w:b w:val="0"/>
                <w:rPrChange w:id="229" w:author="d" w:date="2018-05-05T20:20:00Z">
                  <w:rPr>
                    <w:rStyle w:val="Hyperlink"/>
                  </w:rPr>
                </w:rPrChange>
              </w:rPr>
            </w:r>
            <w:r w:rsidRPr="00490E32">
              <w:rPr>
                <w:rStyle w:val="Hyperlink"/>
                <w:b w:val="0"/>
                <w:rPrChange w:id="230" w:author="d" w:date="2018-05-05T20:20:00Z">
                  <w:rPr>
                    <w:rStyle w:val="Hyperlink"/>
                  </w:rPr>
                </w:rPrChange>
              </w:rPr>
              <w:fldChar w:fldCharType="separate"/>
            </w:r>
            <w:r w:rsidRPr="00490E32">
              <w:rPr>
                <w:rStyle w:val="Hyperlink"/>
                <w:b w:val="0"/>
                <w:rPrChange w:id="231" w:author="d" w:date="2018-05-05T20:20:00Z">
                  <w:rPr>
                    <w:rStyle w:val="Hyperlink"/>
                  </w:rPr>
                </w:rPrChange>
              </w:rPr>
              <w:t>1.2.1 Định nghĩa</w:t>
            </w:r>
            <w:r w:rsidRPr="00490E32">
              <w:rPr>
                <w:b w:val="0"/>
                <w:webHidden/>
                <w:rPrChange w:id="232" w:author="d" w:date="2018-05-05T20:20:00Z">
                  <w:rPr>
                    <w:webHidden/>
                  </w:rPr>
                </w:rPrChange>
              </w:rPr>
              <w:tab/>
            </w:r>
            <w:r w:rsidRPr="00490E32">
              <w:rPr>
                <w:b w:val="0"/>
                <w:webHidden/>
                <w:rPrChange w:id="233" w:author="d" w:date="2018-05-05T20:20:00Z">
                  <w:rPr>
                    <w:webHidden/>
                  </w:rPr>
                </w:rPrChange>
              </w:rPr>
              <w:fldChar w:fldCharType="begin"/>
            </w:r>
            <w:r w:rsidRPr="00490E32">
              <w:rPr>
                <w:b w:val="0"/>
                <w:webHidden/>
                <w:rPrChange w:id="234" w:author="d" w:date="2018-05-05T20:20:00Z">
                  <w:rPr>
                    <w:webHidden/>
                  </w:rPr>
                </w:rPrChange>
              </w:rPr>
              <w:instrText xml:space="preserve"> PAGEREF _Toc513314905 \h </w:instrText>
            </w:r>
            <w:r w:rsidRPr="00490E32">
              <w:rPr>
                <w:b w:val="0"/>
                <w:webHidden/>
                <w:rPrChange w:id="235" w:author="d" w:date="2018-05-05T20:20:00Z">
                  <w:rPr>
                    <w:webHidden/>
                  </w:rPr>
                </w:rPrChange>
              </w:rPr>
            </w:r>
          </w:ins>
          <w:r w:rsidRPr="00490E32">
            <w:rPr>
              <w:b w:val="0"/>
              <w:webHidden/>
              <w:rPrChange w:id="236" w:author="d" w:date="2018-05-05T20:20:00Z">
                <w:rPr>
                  <w:webHidden/>
                </w:rPr>
              </w:rPrChange>
            </w:rPr>
            <w:fldChar w:fldCharType="separate"/>
          </w:r>
          <w:ins w:id="237" w:author="d" w:date="2018-05-05T20:43:00Z">
            <w:r w:rsidR="00687D9D">
              <w:rPr>
                <w:b w:val="0"/>
                <w:webHidden/>
              </w:rPr>
              <w:t>3</w:t>
            </w:r>
          </w:ins>
          <w:ins w:id="238" w:author="d" w:date="2018-05-05T20:19:00Z">
            <w:r w:rsidRPr="00490E32">
              <w:rPr>
                <w:b w:val="0"/>
                <w:webHidden/>
                <w:rPrChange w:id="239" w:author="d" w:date="2018-05-05T20:20:00Z">
                  <w:rPr>
                    <w:webHidden/>
                  </w:rPr>
                </w:rPrChange>
              </w:rPr>
              <w:fldChar w:fldCharType="end"/>
            </w:r>
            <w:r w:rsidRPr="00490E32">
              <w:rPr>
                <w:rStyle w:val="Hyperlink"/>
                <w:b w:val="0"/>
                <w:rPrChange w:id="240" w:author="d" w:date="2018-05-05T20:20:00Z">
                  <w:rPr>
                    <w:rStyle w:val="Hyperlink"/>
                  </w:rPr>
                </w:rPrChange>
              </w:rPr>
              <w:fldChar w:fldCharType="end"/>
            </w:r>
          </w:ins>
        </w:p>
        <w:p w:rsidR="00D702D0" w:rsidRPr="00490E32" w:rsidRDefault="00D702D0" w:rsidP="00A914AB">
          <w:pPr>
            <w:pStyle w:val="TOC3"/>
            <w:spacing w:after="60"/>
            <w:rPr>
              <w:ins w:id="241" w:author="d" w:date="2018-05-05T20:19:00Z"/>
              <w:rFonts w:asciiTheme="minorHAnsi" w:hAnsiTheme="minorHAnsi" w:cstheme="minorBidi"/>
              <w:b w:val="0"/>
              <w:sz w:val="22"/>
              <w:szCs w:val="22"/>
              <w:lang w:eastAsia="en-US"/>
              <w:rPrChange w:id="242" w:author="d" w:date="2018-05-05T20:20:00Z">
                <w:rPr>
                  <w:ins w:id="243" w:author="d" w:date="2018-05-05T20:19:00Z"/>
                  <w:rFonts w:asciiTheme="minorHAnsi" w:hAnsiTheme="minorHAnsi" w:cstheme="minorBidi"/>
                  <w:b w:val="0"/>
                  <w:sz w:val="22"/>
                  <w:szCs w:val="22"/>
                  <w:lang w:eastAsia="en-US"/>
                </w:rPr>
              </w:rPrChange>
            </w:rPr>
            <w:pPrChange w:id="244" w:author="d" w:date="2018-05-05T20:22:00Z">
              <w:pPr>
                <w:pStyle w:val="TOC3"/>
              </w:pPr>
            </w:pPrChange>
          </w:pPr>
          <w:ins w:id="245" w:author="d" w:date="2018-05-05T20:19:00Z">
            <w:r w:rsidRPr="00490E32">
              <w:rPr>
                <w:rStyle w:val="Hyperlink"/>
                <w:b w:val="0"/>
                <w:rPrChange w:id="246" w:author="d" w:date="2018-05-05T20:20:00Z">
                  <w:rPr>
                    <w:rStyle w:val="Hyperlink"/>
                  </w:rPr>
                </w:rPrChange>
              </w:rPr>
              <w:fldChar w:fldCharType="begin"/>
            </w:r>
            <w:r w:rsidRPr="00490E32">
              <w:rPr>
                <w:rStyle w:val="Hyperlink"/>
                <w:b w:val="0"/>
                <w:rPrChange w:id="247" w:author="d" w:date="2018-05-05T20:20:00Z">
                  <w:rPr>
                    <w:rStyle w:val="Hyperlink"/>
                  </w:rPr>
                </w:rPrChange>
              </w:rPr>
              <w:instrText xml:space="preserve"> </w:instrText>
            </w:r>
            <w:r w:rsidRPr="00490E32">
              <w:rPr>
                <w:b w:val="0"/>
                <w:rPrChange w:id="248" w:author="d" w:date="2018-05-05T20:20:00Z">
                  <w:rPr/>
                </w:rPrChange>
              </w:rPr>
              <w:instrText>HYPERLINK \l "_Toc513314906"</w:instrText>
            </w:r>
            <w:r w:rsidRPr="00490E32">
              <w:rPr>
                <w:rStyle w:val="Hyperlink"/>
                <w:b w:val="0"/>
                <w:rPrChange w:id="249" w:author="d" w:date="2018-05-05T20:20:00Z">
                  <w:rPr>
                    <w:rStyle w:val="Hyperlink"/>
                  </w:rPr>
                </w:rPrChange>
              </w:rPr>
              <w:instrText xml:space="preserve"> </w:instrText>
            </w:r>
            <w:r w:rsidRPr="00490E32">
              <w:rPr>
                <w:rStyle w:val="Hyperlink"/>
                <w:b w:val="0"/>
                <w:rPrChange w:id="250" w:author="d" w:date="2018-05-05T20:20:00Z">
                  <w:rPr>
                    <w:rStyle w:val="Hyperlink"/>
                  </w:rPr>
                </w:rPrChange>
              </w:rPr>
            </w:r>
            <w:r w:rsidRPr="00490E32">
              <w:rPr>
                <w:rStyle w:val="Hyperlink"/>
                <w:b w:val="0"/>
                <w:rPrChange w:id="251" w:author="d" w:date="2018-05-05T20:20:00Z">
                  <w:rPr>
                    <w:rStyle w:val="Hyperlink"/>
                  </w:rPr>
                </w:rPrChange>
              </w:rPr>
              <w:fldChar w:fldCharType="separate"/>
            </w:r>
            <w:r w:rsidRPr="00490E32">
              <w:rPr>
                <w:rStyle w:val="Hyperlink"/>
                <w:rFonts w:eastAsia="Times New Roman"/>
                <w:b w:val="0"/>
                <w:rPrChange w:id="252" w:author="d" w:date="2018-05-05T20:20:00Z">
                  <w:rPr>
                    <w:rStyle w:val="Hyperlink"/>
                    <w:rFonts w:eastAsia="Times New Roman"/>
                  </w:rPr>
                </w:rPrChange>
              </w:rPr>
              <w:t>1.</w:t>
            </w:r>
            <w:r w:rsidRPr="00490E32">
              <w:rPr>
                <w:rStyle w:val="Hyperlink"/>
                <w:b w:val="0"/>
                <w:rPrChange w:id="253" w:author="d" w:date="2018-05-05T20:20:00Z">
                  <w:rPr>
                    <w:rStyle w:val="Hyperlink"/>
                  </w:rPr>
                </w:rPrChange>
              </w:rPr>
              <w:t>2.</w:t>
            </w:r>
            <w:r w:rsidRPr="00490E32">
              <w:rPr>
                <w:rStyle w:val="Hyperlink"/>
                <w:rFonts w:eastAsia="Times New Roman"/>
                <w:b w:val="0"/>
                <w:rPrChange w:id="254" w:author="d" w:date="2018-05-05T20:20:00Z">
                  <w:rPr>
                    <w:rStyle w:val="Hyperlink"/>
                    <w:rFonts w:eastAsia="Times New Roman"/>
                  </w:rPr>
                </w:rPrChange>
              </w:rPr>
              <w:t>2 Ưu điểm của Hệ quản trị cơ sở dữ liệu:</w:t>
            </w:r>
            <w:r w:rsidRPr="00490E32">
              <w:rPr>
                <w:b w:val="0"/>
                <w:webHidden/>
                <w:rPrChange w:id="255" w:author="d" w:date="2018-05-05T20:20:00Z">
                  <w:rPr>
                    <w:webHidden/>
                  </w:rPr>
                </w:rPrChange>
              </w:rPr>
              <w:tab/>
            </w:r>
            <w:r w:rsidRPr="00490E32">
              <w:rPr>
                <w:b w:val="0"/>
                <w:webHidden/>
                <w:rPrChange w:id="256" w:author="d" w:date="2018-05-05T20:20:00Z">
                  <w:rPr>
                    <w:webHidden/>
                  </w:rPr>
                </w:rPrChange>
              </w:rPr>
              <w:fldChar w:fldCharType="begin"/>
            </w:r>
            <w:r w:rsidRPr="00490E32">
              <w:rPr>
                <w:b w:val="0"/>
                <w:webHidden/>
                <w:rPrChange w:id="257" w:author="d" w:date="2018-05-05T20:20:00Z">
                  <w:rPr>
                    <w:webHidden/>
                  </w:rPr>
                </w:rPrChange>
              </w:rPr>
              <w:instrText xml:space="preserve"> PAGEREF _Toc513314906 \h </w:instrText>
            </w:r>
            <w:r w:rsidRPr="00490E32">
              <w:rPr>
                <w:b w:val="0"/>
                <w:webHidden/>
                <w:rPrChange w:id="258" w:author="d" w:date="2018-05-05T20:20:00Z">
                  <w:rPr>
                    <w:webHidden/>
                  </w:rPr>
                </w:rPrChange>
              </w:rPr>
            </w:r>
          </w:ins>
          <w:r w:rsidRPr="00490E32">
            <w:rPr>
              <w:b w:val="0"/>
              <w:webHidden/>
              <w:rPrChange w:id="259" w:author="d" w:date="2018-05-05T20:20:00Z">
                <w:rPr>
                  <w:webHidden/>
                </w:rPr>
              </w:rPrChange>
            </w:rPr>
            <w:fldChar w:fldCharType="separate"/>
          </w:r>
          <w:ins w:id="260" w:author="d" w:date="2018-05-05T20:43:00Z">
            <w:r w:rsidR="00687D9D">
              <w:rPr>
                <w:b w:val="0"/>
                <w:webHidden/>
              </w:rPr>
              <w:t>3</w:t>
            </w:r>
          </w:ins>
          <w:ins w:id="261" w:author="d" w:date="2018-05-05T20:19:00Z">
            <w:r w:rsidRPr="00490E32">
              <w:rPr>
                <w:b w:val="0"/>
                <w:webHidden/>
                <w:rPrChange w:id="262" w:author="d" w:date="2018-05-05T20:20:00Z">
                  <w:rPr>
                    <w:webHidden/>
                  </w:rPr>
                </w:rPrChange>
              </w:rPr>
              <w:fldChar w:fldCharType="end"/>
            </w:r>
            <w:r w:rsidRPr="00490E32">
              <w:rPr>
                <w:rStyle w:val="Hyperlink"/>
                <w:b w:val="0"/>
                <w:rPrChange w:id="263" w:author="d" w:date="2018-05-05T20:20:00Z">
                  <w:rPr>
                    <w:rStyle w:val="Hyperlink"/>
                  </w:rPr>
                </w:rPrChange>
              </w:rPr>
              <w:fldChar w:fldCharType="end"/>
            </w:r>
          </w:ins>
        </w:p>
        <w:p w:rsidR="00D702D0" w:rsidRPr="00490E32" w:rsidRDefault="00D702D0" w:rsidP="00A914AB">
          <w:pPr>
            <w:pStyle w:val="TOC3"/>
            <w:spacing w:after="60"/>
            <w:rPr>
              <w:ins w:id="264" w:author="d" w:date="2018-05-05T20:19:00Z"/>
              <w:rFonts w:asciiTheme="minorHAnsi" w:hAnsiTheme="minorHAnsi" w:cstheme="minorBidi"/>
              <w:b w:val="0"/>
              <w:sz w:val="22"/>
              <w:szCs w:val="22"/>
              <w:lang w:eastAsia="en-US"/>
              <w:rPrChange w:id="265" w:author="d" w:date="2018-05-05T20:20:00Z">
                <w:rPr>
                  <w:ins w:id="266" w:author="d" w:date="2018-05-05T20:19:00Z"/>
                  <w:rFonts w:asciiTheme="minorHAnsi" w:hAnsiTheme="minorHAnsi" w:cstheme="minorBidi"/>
                  <w:b w:val="0"/>
                  <w:sz w:val="22"/>
                  <w:szCs w:val="22"/>
                  <w:lang w:eastAsia="en-US"/>
                </w:rPr>
              </w:rPrChange>
            </w:rPr>
            <w:pPrChange w:id="267" w:author="d" w:date="2018-05-05T20:22:00Z">
              <w:pPr>
                <w:pStyle w:val="TOC3"/>
              </w:pPr>
            </w:pPrChange>
          </w:pPr>
          <w:ins w:id="268" w:author="d" w:date="2018-05-05T20:19:00Z">
            <w:r w:rsidRPr="00490E32">
              <w:rPr>
                <w:rStyle w:val="Hyperlink"/>
                <w:b w:val="0"/>
                <w:rPrChange w:id="269" w:author="d" w:date="2018-05-05T20:20:00Z">
                  <w:rPr>
                    <w:rStyle w:val="Hyperlink"/>
                  </w:rPr>
                </w:rPrChange>
              </w:rPr>
              <w:fldChar w:fldCharType="begin"/>
            </w:r>
            <w:r w:rsidRPr="00490E32">
              <w:rPr>
                <w:rStyle w:val="Hyperlink"/>
                <w:b w:val="0"/>
                <w:rPrChange w:id="270" w:author="d" w:date="2018-05-05T20:20:00Z">
                  <w:rPr>
                    <w:rStyle w:val="Hyperlink"/>
                  </w:rPr>
                </w:rPrChange>
              </w:rPr>
              <w:instrText xml:space="preserve"> </w:instrText>
            </w:r>
            <w:r w:rsidRPr="00490E32">
              <w:rPr>
                <w:b w:val="0"/>
                <w:rPrChange w:id="271" w:author="d" w:date="2018-05-05T20:20:00Z">
                  <w:rPr/>
                </w:rPrChange>
              </w:rPr>
              <w:instrText>HYPERLINK \l "_Toc513314907"</w:instrText>
            </w:r>
            <w:r w:rsidRPr="00490E32">
              <w:rPr>
                <w:rStyle w:val="Hyperlink"/>
                <w:b w:val="0"/>
                <w:rPrChange w:id="272" w:author="d" w:date="2018-05-05T20:20:00Z">
                  <w:rPr>
                    <w:rStyle w:val="Hyperlink"/>
                  </w:rPr>
                </w:rPrChange>
              </w:rPr>
              <w:instrText xml:space="preserve"> </w:instrText>
            </w:r>
            <w:r w:rsidRPr="00490E32">
              <w:rPr>
                <w:rStyle w:val="Hyperlink"/>
                <w:b w:val="0"/>
                <w:rPrChange w:id="273" w:author="d" w:date="2018-05-05T20:20:00Z">
                  <w:rPr>
                    <w:rStyle w:val="Hyperlink"/>
                  </w:rPr>
                </w:rPrChange>
              </w:rPr>
            </w:r>
            <w:r w:rsidRPr="00490E32">
              <w:rPr>
                <w:rStyle w:val="Hyperlink"/>
                <w:b w:val="0"/>
                <w:rPrChange w:id="274" w:author="d" w:date="2018-05-05T20:20:00Z">
                  <w:rPr>
                    <w:rStyle w:val="Hyperlink"/>
                  </w:rPr>
                </w:rPrChange>
              </w:rPr>
              <w:fldChar w:fldCharType="separate"/>
            </w:r>
            <w:r w:rsidRPr="00490E32">
              <w:rPr>
                <w:rStyle w:val="Hyperlink"/>
                <w:rFonts w:eastAsia="Times New Roman"/>
                <w:b w:val="0"/>
                <w:rPrChange w:id="275" w:author="d" w:date="2018-05-05T20:20:00Z">
                  <w:rPr>
                    <w:rStyle w:val="Hyperlink"/>
                    <w:rFonts w:eastAsia="Times New Roman"/>
                  </w:rPr>
                </w:rPrChange>
              </w:rPr>
              <w:t>1.2.3 Nhược điểm:</w:t>
            </w:r>
            <w:r w:rsidRPr="00490E32">
              <w:rPr>
                <w:b w:val="0"/>
                <w:webHidden/>
                <w:rPrChange w:id="276" w:author="d" w:date="2018-05-05T20:20:00Z">
                  <w:rPr>
                    <w:webHidden/>
                  </w:rPr>
                </w:rPrChange>
              </w:rPr>
              <w:tab/>
            </w:r>
            <w:r w:rsidRPr="00490E32">
              <w:rPr>
                <w:b w:val="0"/>
                <w:webHidden/>
                <w:rPrChange w:id="277" w:author="d" w:date="2018-05-05T20:20:00Z">
                  <w:rPr>
                    <w:webHidden/>
                  </w:rPr>
                </w:rPrChange>
              </w:rPr>
              <w:fldChar w:fldCharType="begin"/>
            </w:r>
            <w:r w:rsidRPr="00490E32">
              <w:rPr>
                <w:b w:val="0"/>
                <w:webHidden/>
                <w:rPrChange w:id="278" w:author="d" w:date="2018-05-05T20:20:00Z">
                  <w:rPr>
                    <w:webHidden/>
                  </w:rPr>
                </w:rPrChange>
              </w:rPr>
              <w:instrText xml:space="preserve"> PAGEREF _Toc513314907 \h </w:instrText>
            </w:r>
            <w:r w:rsidRPr="00490E32">
              <w:rPr>
                <w:b w:val="0"/>
                <w:webHidden/>
                <w:rPrChange w:id="279" w:author="d" w:date="2018-05-05T20:20:00Z">
                  <w:rPr>
                    <w:webHidden/>
                  </w:rPr>
                </w:rPrChange>
              </w:rPr>
            </w:r>
          </w:ins>
          <w:r w:rsidRPr="00490E32">
            <w:rPr>
              <w:b w:val="0"/>
              <w:webHidden/>
              <w:rPrChange w:id="280" w:author="d" w:date="2018-05-05T20:20:00Z">
                <w:rPr>
                  <w:webHidden/>
                </w:rPr>
              </w:rPrChange>
            </w:rPr>
            <w:fldChar w:fldCharType="separate"/>
          </w:r>
          <w:ins w:id="281" w:author="d" w:date="2018-05-05T20:43:00Z">
            <w:r w:rsidR="00687D9D">
              <w:rPr>
                <w:b w:val="0"/>
                <w:webHidden/>
              </w:rPr>
              <w:t>4</w:t>
            </w:r>
          </w:ins>
          <w:ins w:id="282" w:author="d" w:date="2018-05-05T20:19:00Z">
            <w:r w:rsidRPr="00490E32">
              <w:rPr>
                <w:b w:val="0"/>
                <w:webHidden/>
                <w:rPrChange w:id="283" w:author="d" w:date="2018-05-05T20:20:00Z">
                  <w:rPr>
                    <w:webHidden/>
                  </w:rPr>
                </w:rPrChange>
              </w:rPr>
              <w:fldChar w:fldCharType="end"/>
            </w:r>
            <w:r w:rsidRPr="00490E32">
              <w:rPr>
                <w:rStyle w:val="Hyperlink"/>
                <w:b w:val="0"/>
                <w:rPrChange w:id="284" w:author="d" w:date="2018-05-05T20:20:00Z">
                  <w:rPr>
                    <w:rStyle w:val="Hyperlink"/>
                  </w:rPr>
                </w:rPrChange>
              </w:rPr>
              <w:fldChar w:fldCharType="end"/>
            </w:r>
          </w:ins>
        </w:p>
        <w:p w:rsidR="00D702D0" w:rsidRPr="00490E32" w:rsidRDefault="00D702D0" w:rsidP="00A914AB">
          <w:pPr>
            <w:pStyle w:val="TOC3"/>
            <w:spacing w:after="60"/>
            <w:rPr>
              <w:ins w:id="285" w:author="d" w:date="2018-05-05T20:19:00Z"/>
              <w:rFonts w:asciiTheme="minorHAnsi" w:hAnsiTheme="minorHAnsi" w:cstheme="minorBidi"/>
              <w:b w:val="0"/>
              <w:sz w:val="22"/>
              <w:szCs w:val="22"/>
              <w:lang w:eastAsia="en-US"/>
              <w:rPrChange w:id="286" w:author="d" w:date="2018-05-05T20:20:00Z">
                <w:rPr>
                  <w:ins w:id="287" w:author="d" w:date="2018-05-05T20:19:00Z"/>
                  <w:rFonts w:asciiTheme="minorHAnsi" w:hAnsiTheme="minorHAnsi" w:cstheme="minorBidi"/>
                  <w:b w:val="0"/>
                  <w:sz w:val="22"/>
                  <w:szCs w:val="22"/>
                  <w:lang w:eastAsia="en-US"/>
                </w:rPr>
              </w:rPrChange>
            </w:rPr>
            <w:pPrChange w:id="288" w:author="d" w:date="2018-05-05T20:22:00Z">
              <w:pPr>
                <w:pStyle w:val="TOC3"/>
              </w:pPr>
            </w:pPrChange>
          </w:pPr>
          <w:ins w:id="289" w:author="d" w:date="2018-05-05T20:19:00Z">
            <w:r w:rsidRPr="00490E32">
              <w:rPr>
                <w:rStyle w:val="Hyperlink"/>
                <w:b w:val="0"/>
                <w:rPrChange w:id="290" w:author="d" w:date="2018-05-05T20:20:00Z">
                  <w:rPr>
                    <w:rStyle w:val="Hyperlink"/>
                  </w:rPr>
                </w:rPrChange>
              </w:rPr>
              <w:fldChar w:fldCharType="begin"/>
            </w:r>
            <w:r w:rsidRPr="00490E32">
              <w:rPr>
                <w:rStyle w:val="Hyperlink"/>
                <w:b w:val="0"/>
                <w:rPrChange w:id="291" w:author="d" w:date="2018-05-05T20:20:00Z">
                  <w:rPr>
                    <w:rStyle w:val="Hyperlink"/>
                  </w:rPr>
                </w:rPrChange>
              </w:rPr>
              <w:instrText xml:space="preserve"> </w:instrText>
            </w:r>
            <w:r w:rsidRPr="00490E32">
              <w:rPr>
                <w:b w:val="0"/>
                <w:rPrChange w:id="292" w:author="d" w:date="2018-05-05T20:20:00Z">
                  <w:rPr/>
                </w:rPrChange>
              </w:rPr>
              <w:instrText>HYPERLINK \l "_Toc513314908"</w:instrText>
            </w:r>
            <w:r w:rsidRPr="00490E32">
              <w:rPr>
                <w:rStyle w:val="Hyperlink"/>
                <w:b w:val="0"/>
                <w:rPrChange w:id="293" w:author="d" w:date="2018-05-05T20:20:00Z">
                  <w:rPr>
                    <w:rStyle w:val="Hyperlink"/>
                  </w:rPr>
                </w:rPrChange>
              </w:rPr>
              <w:instrText xml:space="preserve"> </w:instrText>
            </w:r>
            <w:r w:rsidRPr="00490E32">
              <w:rPr>
                <w:rStyle w:val="Hyperlink"/>
                <w:b w:val="0"/>
                <w:rPrChange w:id="294" w:author="d" w:date="2018-05-05T20:20:00Z">
                  <w:rPr>
                    <w:rStyle w:val="Hyperlink"/>
                  </w:rPr>
                </w:rPrChange>
              </w:rPr>
            </w:r>
            <w:r w:rsidRPr="00490E32">
              <w:rPr>
                <w:rStyle w:val="Hyperlink"/>
                <w:b w:val="0"/>
                <w:rPrChange w:id="295" w:author="d" w:date="2018-05-05T20:20:00Z">
                  <w:rPr>
                    <w:rStyle w:val="Hyperlink"/>
                  </w:rPr>
                </w:rPrChange>
              </w:rPr>
              <w:fldChar w:fldCharType="separate"/>
            </w:r>
            <w:r w:rsidRPr="00490E32">
              <w:rPr>
                <w:rStyle w:val="Hyperlink"/>
                <w:b w:val="0"/>
                <w:rPrChange w:id="296" w:author="d" w:date="2018-05-05T20:20:00Z">
                  <w:rPr>
                    <w:rStyle w:val="Hyperlink"/>
                  </w:rPr>
                </w:rPrChange>
              </w:rPr>
              <w:t>1.</w:t>
            </w:r>
            <w:r w:rsidRPr="00490E32">
              <w:rPr>
                <w:rStyle w:val="Hyperlink"/>
                <w:rFonts w:eastAsia="Times New Roman"/>
                <w:b w:val="0"/>
                <w:rPrChange w:id="297" w:author="d" w:date="2018-05-05T20:20:00Z">
                  <w:rPr>
                    <w:rStyle w:val="Hyperlink"/>
                    <w:rFonts w:eastAsia="Times New Roman"/>
                  </w:rPr>
                </w:rPrChange>
              </w:rPr>
              <w:t>2.</w:t>
            </w:r>
            <w:r w:rsidRPr="00490E32">
              <w:rPr>
                <w:rStyle w:val="Hyperlink"/>
                <w:b w:val="0"/>
                <w:rPrChange w:id="298" w:author="d" w:date="2018-05-05T20:20:00Z">
                  <w:rPr>
                    <w:rStyle w:val="Hyperlink"/>
                  </w:rPr>
                </w:rPrChange>
              </w:rPr>
              <w:t xml:space="preserve">4 Các khả năng của hệ quản trị </w:t>
            </w:r>
            <w:r w:rsidRPr="00490E32">
              <w:rPr>
                <w:rStyle w:val="Hyperlink"/>
                <w:rFonts w:eastAsia="Times New Roman"/>
                <w:b w:val="0"/>
                <w:rPrChange w:id="299" w:author="d" w:date="2018-05-05T20:20:00Z">
                  <w:rPr>
                    <w:rStyle w:val="Hyperlink"/>
                    <w:rFonts w:eastAsia="Times New Roman"/>
                  </w:rPr>
                </w:rPrChange>
              </w:rPr>
              <w:t>cơ sở dữ liệu</w:t>
            </w:r>
            <w:r w:rsidRPr="00490E32">
              <w:rPr>
                <w:b w:val="0"/>
                <w:webHidden/>
                <w:rPrChange w:id="300" w:author="d" w:date="2018-05-05T20:20:00Z">
                  <w:rPr>
                    <w:webHidden/>
                  </w:rPr>
                </w:rPrChange>
              </w:rPr>
              <w:tab/>
            </w:r>
            <w:r w:rsidRPr="00490E32">
              <w:rPr>
                <w:b w:val="0"/>
                <w:webHidden/>
                <w:rPrChange w:id="301" w:author="d" w:date="2018-05-05T20:20:00Z">
                  <w:rPr>
                    <w:webHidden/>
                  </w:rPr>
                </w:rPrChange>
              </w:rPr>
              <w:fldChar w:fldCharType="begin"/>
            </w:r>
            <w:r w:rsidRPr="00490E32">
              <w:rPr>
                <w:b w:val="0"/>
                <w:webHidden/>
                <w:rPrChange w:id="302" w:author="d" w:date="2018-05-05T20:20:00Z">
                  <w:rPr>
                    <w:webHidden/>
                  </w:rPr>
                </w:rPrChange>
              </w:rPr>
              <w:instrText xml:space="preserve"> PAGEREF _Toc513314908 \h </w:instrText>
            </w:r>
            <w:r w:rsidRPr="00490E32">
              <w:rPr>
                <w:b w:val="0"/>
                <w:webHidden/>
                <w:rPrChange w:id="303" w:author="d" w:date="2018-05-05T20:20:00Z">
                  <w:rPr>
                    <w:webHidden/>
                  </w:rPr>
                </w:rPrChange>
              </w:rPr>
            </w:r>
          </w:ins>
          <w:r w:rsidRPr="00490E32">
            <w:rPr>
              <w:b w:val="0"/>
              <w:webHidden/>
              <w:rPrChange w:id="304" w:author="d" w:date="2018-05-05T20:20:00Z">
                <w:rPr>
                  <w:webHidden/>
                </w:rPr>
              </w:rPrChange>
            </w:rPr>
            <w:fldChar w:fldCharType="separate"/>
          </w:r>
          <w:ins w:id="305" w:author="d" w:date="2018-05-05T20:43:00Z">
            <w:r w:rsidR="00687D9D">
              <w:rPr>
                <w:b w:val="0"/>
                <w:webHidden/>
              </w:rPr>
              <w:t>4</w:t>
            </w:r>
          </w:ins>
          <w:ins w:id="306" w:author="d" w:date="2018-05-05T20:19:00Z">
            <w:r w:rsidRPr="00490E32">
              <w:rPr>
                <w:b w:val="0"/>
                <w:webHidden/>
                <w:rPrChange w:id="307" w:author="d" w:date="2018-05-05T20:20:00Z">
                  <w:rPr>
                    <w:webHidden/>
                  </w:rPr>
                </w:rPrChange>
              </w:rPr>
              <w:fldChar w:fldCharType="end"/>
            </w:r>
            <w:r w:rsidRPr="00490E32">
              <w:rPr>
                <w:rStyle w:val="Hyperlink"/>
                <w:b w:val="0"/>
                <w:rPrChange w:id="308" w:author="d" w:date="2018-05-05T20:20:00Z">
                  <w:rPr>
                    <w:rStyle w:val="Hyperlink"/>
                  </w:rPr>
                </w:rPrChange>
              </w:rPr>
              <w:fldChar w:fldCharType="end"/>
            </w:r>
          </w:ins>
        </w:p>
        <w:p w:rsidR="00D702D0" w:rsidRPr="00490E32" w:rsidRDefault="00D702D0" w:rsidP="00A914AB">
          <w:pPr>
            <w:pStyle w:val="TOC3"/>
            <w:spacing w:after="60"/>
            <w:rPr>
              <w:ins w:id="309" w:author="d" w:date="2018-05-05T20:19:00Z"/>
              <w:rFonts w:asciiTheme="minorHAnsi" w:hAnsiTheme="minorHAnsi" w:cstheme="minorBidi"/>
              <w:b w:val="0"/>
              <w:sz w:val="22"/>
              <w:szCs w:val="22"/>
              <w:lang w:eastAsia="en-US"/>
              <w:rPrChange w:id="310" w:author="d" w:date="2018-05-05T20:20:00Z">
                <w:rPr>
                  <w:ins w:id="311" w:author="d" w:date="2018-05-05T20:19:00Z"/>
                  <w:rFonts w:asciiTheme="minorHAnsi" w:hAnsiTheme="minorHAnsi" w:cstheme="minorBidi"/>
                  <w:b w:val="0"/>
                  <w:sz w:val="22"/>
                  <w:szCs w:val="22"/>
                  <w:lang w:eastAsia="en-US"/>
                </w:rPr>
              </w:rPrChange>
            </w:rPr>
            <w:pPrChange w:id="312" w:author="d" w:date="2018-05-05T20:22:00Z">
              <w:pPr>
                <w:pStyle w:val="TOC3"/>
              </w:pPr>
            </w:pPrChange>
          </w:pPr>
          <w:ins w:id="313" w:author="d" w:date="2018-05-05T20:19:00Z">
            <w:r w:rsidRPr="00490E32">
              <w:rPr>
                <w:rStyle w:val="Hyperlink"/>
                <w:b w:val="0"/>
                <w:rPrChange w:id="314" w:author="d" w:date="2018-05-05T20:20:00Z">
                  <w:rPr>
                    <w:rStyle w:val="Hyperlink"/>
                  </w:rPr>
                </w:rPrChange>
              </w:rPr>
              <w:fldChar w:fldCharType="begin"/>
            </w:r>
            <w:r w:rsidRPr="00490E32">
              <w:rPr>
                <w:rStyle w:val="Hyperlink"/>
                <w:b w:val="0"/>
                <w:rPrChange w:id="315" w:author="d" w:date="2018-05-05T20:20:00Z">
                  <w:rPr>
                    <w:rStyle w:val="Hyperlink"/>
                  </w:rPr>
                </w:rPrChange>
              </w:rPr>
              <w:instrText xml:space="preserve"> </w:instrText>
            </w:r>
            <w:r w:rsidRPr="00490E32">
              <w:rPr>
                <w:b w:val="0"/>
                <w:rPrChange w:id="316" w:author="d" w:date="2018-05-05T20:20:00Z">
                  <w:rPr/>
                </w:rPrChange>
              </w:rPr>
              <w:instrText>HYPERLINK \l "_Toc513314909"</w:instrText>
            </w:r>
            <w:r w:rsidRPr="00490E32">
              <w:rPr>
                <w:rStyle w:val="Hyperlink"/>
                <w:b w:val="0"/>
                <w:rPrChange w:id="317" w:author="d" w:date="2018-05-05T20:20:00Z">
                  <w:rPr>
                    <w:rStyle w:val="Hyperlink"/>
                  </w:rPr>
                </w:rPrChange>
              </w:rPr>
              <w:instrText xml:space="preserve"> </w:instrText>
            </w:r>
            <w:r w:rsidRPr="00490E32">
              <w:rPr>
                <w:rStyle w:val="Hyperlink"/>
                <w:b w:val="0"/>
                <w:rPrChange w:id="318" w:author="d" w:date="2018-05-05T20:20:00Z">
                  <w:rPr>
                    <w:rStyle w:val="Hyperlink"/>
                  </w:rPr>
                </w:rPrChange>
              </w:rPr>
            </w:r>
            <w:r w:rsidRPr="00490E32">
              <w:rPr>
                <w:rStyle w:val="Hyperlink"/>
                <w:b w:val="0"/>
                <w:rPrChange w:id="319" w:author="d" w:date="2018-05-05T20:20:00Z">
                  <w:rPr>
                    <w:rStyle w:val="Hyperlink"/>
                  </w:rPr>
                </w:rPrChange>
              </w:rPr>
              <w:fldChar w:fldCharType="separate"/>
            </w:r>
            <w:r w:rsidRPr="00490E32">
              <w:rPr>
                <w:rStyle w:val="Hyperlink"/>
                <w:rFonts w:eastAsia="Times New Roman"/>
                <w:b w:val="0"/>
                <w:rPrChange w:id="320" w:author="d" w:date="2018-05-05T20:20:00Z">
                  <w:rPr>
                    <w:rStyle w:val="Hyperlink"/>
                    <w:rFonts w:eastAsia="Times New Roman"/>
                  </w:rPr>
                </w:rPrChange>
              </w:rPr>
              <w:t>1.2.5 Các hệ quản trị cơ sở dữ liệu đều thực hiện các chức năng sau :</w:t>
            </w:r>
            <w:r w:rsidRPr="00490E32">
              <w:rPr>
                <w:b w:val="0"/>
                <w:webHidden/>
                <w:rPrChange w:id="321" w:author="d" w:date="2018-05-05T20:20:00Z">
                  <w:rPr>
                    <w:webHidden/>
                  </w:rPr>
                </w:rPrChange>
              </w:rPr>
              <w:tab/>
            </w:r>
            <w:r w:rsidRPr="00490E32">
              <w:rPr>
                <w:b w:val="0"/>
                <w:webHidden/>
                <w:rPrChange w:id="322" w:author="d" w:date="2018-05-05T20:20:00Z">
                  <w:rPr>
                    <w:webHidden/>
                  </w:rPr>
                </w:rPrChange>
              </w:rPr>
              <w:fldChar w:fldCharType="begin"/>
            </w:r>
            <w:r w:rsidRPr="00490E32">
              <w:rPr>
                <w:b w:val="0"/>
                <w:webHidden/>
                <w:rPrChange w:id="323" w:author="d" w:date="2018-05-05T20:20:00Z">
                  <w:rPr>
                    <w:webHidden/>
                  </w:rPr>
                </w:rPrChange>
              </w:rPr>
              <w:instrText xml:space="preserve"> PAGEREF _Toc513314909 \h </w:instrText>
            </w:r>
            <w:r w:rsidRPr="00490E32">
              <w:rPr>
                <w:b w:val="0"/>
                <w:webHidden/>
                <w:rPrChange w:id="324" w:author="d" w:date="2018-05-05T20:20:00Z">
                  <w:rPr>
                    <w:webHidden/>
                  </w:rPr>
                </w:rPrChange>
              </w:rPr>
            </w:r>
          </w:ins>
          <w:r w:rsidRPr="00490E32">
            <w:rPr>
              <w:b w:val="0"/>
              <w:webHidden/>
              <w:rPrChange w:id="325" w:author="d" w:date="2018-05-05T20:20:00Z">
                <w:rPr>
                  <w:webHidden/>
                </w:rPr>
              </w:rPrChange>
            </w:rPr>
            <w:fldChar w:fldCharType="separate"/>
          </w:r>
          <w:ins w:id="326" w:author="d" w:date="2018-05-05T20:43:00Z">
            <w:r w:rsidR="00687D9D">
              <w:rPr>
                <w:b w:val="0"/>
                <w:webHidden/>
              </w:rPr>
              <w:t>4</w:t>
            </w:r>
          </w:ins>
          <w:ins w:id="327" w:author="d" w:date="2018-05-05T20:19:00Z">
            <w:r w:rsidRPr="00490E32">
              <w:rPr>
                <w:b w:val="0"/>
                <w:webHidden/>
                <w:rPrChange w:id="328" w:author="d" w:date="2018-05-05T20:20:00Z">
                  <w:rPr>
                    <w:webHidden/>
                  </w:rPr>
                </w:rPrChange>
              </w:rPr>
              <w:fldChar w:fldCharType="end"/>
            </w:r>
            <w:r w:rsidRPr="00490E32">
              <w:rPr>
                <w:rStyle w:val="Hyperlink"/>
                <w:b w:val="0"/>
                <w:rPrChange w:id="329" w:author="d" w:date="2018-05-05T20:20:00Z">
                  <w:rPr>
                    <w:rStyle w:val="Hyperlink"/>
                  </w:rPr>
                </w:rPrChange>
              </w:rPr>
              <w:fldChar w:fldCharType="end"/>
            </w:r>
          </w:ins>
        </w:p>
        <w:p w:rsidR="00D702D0" w:rsidRPr="00490E32" w:rsidRDefault="00D702D0" w:rsidP="00A914AB">
          <w:pPr>
            <w:pStyle w:val="TOC3"/>
            <w:spacing w:after="60"/>
            <w:rPr>
              <w:ins w:id="330" w:author="d" w:date="2018-05-05T20:19:00Z"/>
              <w:rFonts w:asciiTheme="minorHAnsi" w:hAnsiTheme="minorHAnsi" w:cstheme="minorBidi"/>
              <w:b w:val="0"/>
              <w:sz w:val="22"/>
              <w:szCs w:val="22"/>
              <w:lang w:eastAsia="en-US"/>
              <w:rPrChange w:id="331" w:author="d" w:date="2018-05-05T20:20:00Z">
                <w:rPr>
                  <w:ins w:id="332" w:author="d" w:date="2018-05-05T20:19:00Z"/>
                  <w:rFonts w:asciiTheme="minorHAnsi" w:hAnsiTheme="minorHAnsi" w:cstheme="minorBidi"/>
                  <w:b w:val="0"/>
                  <w:sz w:val="22"/>
                  <w:szCs w:val="22"/>
                  <w:lang w:eastAsia="en-US"/>
                </w:rPr>
              </w:rPrChange>
            </w:rPr>
            <w:pPrChange w:id="333" w:author="d" w:date="2018-05-05T20:22:00Z">
              <w:pPr>
                <w:pStyle w:val="TOC3"/>
              </w:pPr>
            </w:pPrChange>
          </w:pPr>
          <w:ins w:id="334" w:author="d" w:date="2018-05-05T20:19:00Z">
            <w:r w:rsidRPr="00490E32">
              <w:rPr>
                <w:rStyle w:val="Hyperlink"/>
                <w:b w:val="0"/>
                <w:rPrChange w:id="335" w:author="d" w:date="2018-05-05T20:20:00Z">
                  <w:rPr>
                    <w:rStyle w:val="Hyperlink"/>
                  </w:rPr>
                </w:rPrChange>
              </w:rPr>
              <w:fldChar w:fldCharType="begin"/>
            </w:r>
            <w:r w:rsidRPr="00490E32">
              <w:rPr>
                <w:rStyle w:val="Hyperlink"/>
                <w:b w:val="0"/>
                <w:rPrChange w:id="336" w:author="d" w:date="2018-05-05T20:20:00Z">
                  <w:rPr>
                    <w:rStyle w:val="Hyperlink"/>
                  </w:rPr>
                </w:rPrChange>
              </w:rPr>
              <w:instrText xml:space="preserve"> </w:instrText>
            </w:r>
            <w:r w:rsidRPr="00490E32">
              <w:rPr>
                <w:b w:val="0"/>
                <w:rPrChange w:id="337" w:author="d" w:date="2018-05-05T20:20:00Z">
                  <w:rPr/>
                </w:rPrChange>
              </w:rPr>
              <w:instrText>HYPERLINK \l "_Toc513314910"</w:instrText>
            </w:r>
            <w:r w:rsidRPr="00490E32">
              <w:rPr>
                <w:rStyle w:val="Hyperlink"/>
                <w:b w:val="0"/>
                <w:rPrChange w:id="338" w:author="d" w:date="2018-05-05T20:20:00Z">
                  <w:rPr>
                    <w:rStyle w:val="Hyperlink"/>
                  </w:rPr>
                </w:rPrChange>
              </w:rPr>
              <w:instrText xml:space="preserve"> </w:instrText>
            </w:r>
            <w:r w:rsidRPr="00490E32">
              <w:rPr>
                <w:rStyle w:val="Hyperlink"/>
                <w:b w:val="0"/>
                <w:rPrChange w:id="339" w:author="d" w:date="2018-05-05T20:20:00Z">
                  <w:rPr>
                    <w:rStyle w:val="Hyperlink"/>
                  </w:rPr>
                </w:rPrChange>
              </w:rPr>
            </w:r>
            <w:r w:rsidRPr="00490E32">
              <w:rPr>
                <w:rStyle w:val="Hyperlink"/>
                <w:b w:val="0"/>
                <w:rPrChange w:id="340" w:author="d" w:date="2018-05-05T20:20:00Z">
                  <w:rPr>
                    <w:rStyle w:val="Hyperlink"/>
                  </w:rPr>
                </w:rPrChange>
              </w:rPr>
              <w:fldChar w:fldCharType="separate"/>
            </w:r>
            <w:r w:rsidRPr="00490E32">
              <w:rPr>
                <w:rStyle w:val="Hyperlink"/>
                <w:rFonts w:eastAsia="Times New Roman"/>
                <w:b w:val="0"/>
                <w:rPrChange w:id="341" w:author="d" w:date="2018-05-05T20:20:00Z">
                  <w:rPr>
                    <w:rStyle w:val="Hyperlink"/>
                    <w:rFonts w:eastAsia="Times New Roman"/>
                  </w:rPr>
                </w:rPrChange>
              </w:rPr>
              <w:t>1.2.6 Giới thiệu về hệ quản trị cơ sở dữ liệu SQLite</w:t>
            </w:r>
            <w:r w:rsidRPr="00490E32">
              <w:rPr>
                <w:b w:val="0"/>
                <w:webHidden/>
                <w:rPrChange w:id="342" w:author="d" w:date="2018-05-05T20:20:00Z">
                  <w:rPr>
                    <w:webHidden/>
                  </w:rPr>
                </w:rPrChange>
              </w:rPr>
              <w:tab/>
            </w:r>
            <w:r w:rsidRPr="00490E32">
              <w:rPr>
                <w:b w:val="0"/>
                <w:webHidden/>
                <w:rPrChange w:id="343" w:author="d" w:date="2018-05-05T20:20:00Z">
                  <w:rPr>
                    <w:webHidden/>
                  </w:rPr>
                </w:rPrChange>
              </w:rPr>
              <w:fldChar w:fldCharType="begin"/>
            </w:r>
            <w:r w:rsidRPr="00490E32">
              <w:rPr>
                <w:b w:val="0"/>
                <w:webHidden/>
                <w:rPrChange w:id="344" w:author="d" w:date="2018-05-05T20:20:00Z">
                  <w:rPr>
                    <w:webHidden/>
                  </w:rPr>
                </w:rPrChange>
              </w:rPr>
              <w:instrText xml:space="preserve"> PAGEREF _Toc513314910 \h </w:instrText>
            </w:r>
            <w:r w:rsidRPr="00490E32">
              <w:rPr>
                <w:b w:val="0"/>
                <w:webHidden/>
                <w:rPrChange w:id="345" w:author="d" w:date="2018-05-05T20:20:00Z">
                  <w:rPr>
                    <w:webHidden/>
                  </w:rPr>
                </w:rPrChange>
              </w:rPr>
            </w:r>
          </w:ins>
          <w:r w:rsidRPr="00490E32">
            <w:rPr>
              <w:b w:val="0"/>
              <w:webHidden/>
              <w:rPrChange w:id="346" w:author="d" w:date="2018-05-05T20:20:00Z">
                <w:rPr>
                  <w:webHidden/>
                </w:rPr>
              </w:rPrChange>
            </w:rPr>
            <w:fldChar w:fldCharType="separate"/>
          </w:r>
          <w:ins w:id="347" w:author="d" w:date="2018-05-05T20:43:00Z">
            <w:r w:rsidR="00687D9D">
              <w:rPr>
                <w:b w:val="0"/>
                <w:webHidden/>
              </w:rPr>
              <w:t>5</w:t>
            </w:r>
          </w:ins>
          <w:ins w:id="348" w:author="d" w:date="2018-05-05T20:19:00Z">
            <w:r w:rsidRPr="00490E32">
              <w:rPr>
                <w:b w:val="0"/>
                <w:webHidden/>
                <w:rPrChange w:id="349" w:author="d" w:date="2018-05-05T20:20:00Z">
                  <w:rPr>
                    <w:webHidden/>
                  </w:rPr>
                </w:rPrChange>
              </w:rPr>
              <w:fldChar w:fldCharType="end"/>
            </w:r>
            <w:r w:rsidRPr="00490E32">
              <w:rPr>
                <w:rStyle w:val="Hyperlink"/>
                <w:b w:val="0"/>
                <w:rPrChange w:id="350" w:author="d" w:date="2018-05-05T20:20:00Z">
                  <w:rPr>
                    <w:rStyle w:val="Hyperlink"/>
                  </w:rPr>
                </w:rPrChange>
              </w:rPr>
              <w:fldChar w:fldCharType="end"/>
            </w:r>
          </w:ins>
        </w:p>
        <w:p w:rsidR="00D702D0" w:rsidRPr="00490E32" w:rsidRDefault="00D702D0" w:rsidP="00A914AB">
          <w:pPr>
            <w:pStyle w:val="TOC2"/>
            <w:spacing w:after="60"/>
            <w:rPr>
              <w:ins w:id="351" w:author="d" w:date="2018-05-05T20:19:00Z"/>
              <w:rFonts w:asciiTheme="minorHAnsi" w:hAnsiTheme="minorHAnsi" w:cstheme="minorBidi"/>
              <w:b w:val="0"/>
              <w:sz w:val="22"/>
              <w:szCs w:val="22"/>
              <w:lang w:eastAsia="en-US"/>
              <w:rPrChange w:id="352" w:author="d" w:date="2018-05-05T20:20:00Z">
                <w:rPr>
                  <w:ins w:id="353" w:author="d" w:date="2018-05-05T20:19:00Z"/>
                  <w:rFonts w:asciiTheme="minorHAnsi" w:hAnsiTheme="minorHAnsi" w:cstheme="minorBidi"/>
                  <w:b w:val="0"/>
                  <w:sz w:val="22"/>
                  <w:szCs w:val="22"/>
                  <w:lang w:eastAsia="en-US"/>
                </w:rPr>
              </w:rPrChange>
            </w:rPr>
            <w:pPrChange w:id="354" w:author="d" w:date="2018-05-05T20:22:00Z">
              <w:pPr>
                <w:pStyle w:val="TOC2"/>
              </w:pPr>
            </w:pPrChange>
          </w:pPr>
          <w:ins w:id="355" w:author="d" w:date="2018-05-05T20:19:00Z">
            <w:r w:rsidRPr="00490E32">
              <w:rPr>
                <w:rStyle w:val="Hyperlink"/>
                <w:b w:val="0"/>
                <w:rPrChange w:id="356" w:author="d" w:date="2018-05-05T20:20:00Z">
                  <w:rPr>
                    <w:rStyle w:val="Hyperlink"/>
                  </w:rPr>
                </w:rPrChange>
              </w:rPr>
              <w:fldChar w:fldCharType="begin"/>
            </w:r>
            <w:r w:rsidRPr="00490E32">
              <w:rPr>
                <w:rStyle w:val="Hyperlink"/>
                <w:b w:val="0"/>
                <w:rPrChange w:id="357" w:author="d" w:date="2018-05-05T20:20:00Z">
                  <w:rPr>
                    <w:rStyle w:val="Hyperlink"/>
                  </w:rPr>
                </w:rPrChange>
              </w:rPr>
              <w:instrText xml:space="preserve"> </w:instrText>
            </w:r>
            <w:r w:rsidRPr="00490E32">
              <w:rPr>
                <w:b w:val="0"/>
                <w:rPrChange w:id="358" w:author="d" w:date="2018-05-05T20:20:00Z">
                  <w:rPr/>
                </w:rPrChange>
              </w:rPr>
              <w:instrText>HYPERLINK \l "_Toc513314911"</w:instrText>
            </w:r>
            <w:r w:rsidRPr="00490E32">
              <w:rPr>
                <w:rStyle w:val="Hyperlink"/>
                <w:b w:val="0"/>
                <w:rPrChange w:id="359" w:author="d" w:date="2018-05-05T20:20:00Z">
                  <w:rPr>
                    <w:rStyle w:val="Hyperlink"/>
                  </w:rPr>
                </w:rPrChange>
              </w:rPr>
              <w:instrText xml:space="preserve"> </w:instrText>
            </w:r>
            <w:r w:rsidRPr="00490E32">
              <w:rPr>
                <w:rStyle w:val="Hyperlink"/>
                <w:b w:val="0"/>
                <w:rPrChange w:id="360" w:author="d" w:date="2018-05-05T20:20:00Z">
                  <w:rPr>
                    <w:rStyle w:val="Hyperlink"/>
                  </w:rPr>
                </w:rPrChange>
              </w:rPr>
            </w:r>
            <w:r w:rsidRPr="00490E32">
              <w:rPr>
                <w:rStyle w:val="Hyperlink"/>
                <w:b w:val="0"/>
                <w:rPrChange w:id="361" w:author="d" w:date="2018-05-05T20:20:00Z">
                  <w:rPr>
                    <w:rStyle w:val="Hyperlink"/>
                  </w:rPr>
                </w:rPrChange>
              </w:rPr>
              <w:fldChar w:fldCharType="separate"/>
            </w:r>
            <w:r w:rsidRPr="00490E32">
              <w:rPr>
                <w:rStyle w:val="Hyperlink"/>
                <w:b w:val="0"/>
                <w:rPrChange w:id="362" w:author="d" w:date="2018-05-05T20:20:00Z">
                  <w:rPr>
                    <w:rStyle w:val="Hyperlink"/>
                  </w:rPr>
                </w:rPrChange>
              </w:rPr>
              <w:t>1.3 Phân tích thiết kế hệ thống</w:t>
            </w:r>
            <w:r w:rsidRPr="00490E32">
              <w:rPr>
                <w:b w:val="0"/>
                <w:webHidden/>
                <w:rPrChange w:id="363" w:author="d" w:date="2018-05-05T20:20:00Z">
                  <w:rPr>
                    <w:webHidden/>
                  </w:rPr>
                </w:rPrChange>
              </w:rPr>
              <w:tab/>
            </w:r>
            <w:r w:rsidRPr="00490E32">
              <w:rPr>
                <w:b w:val="0"/>
                <w:webHidden/>
                <w:rPrChange w:id="364" w:author="d" w:date="2018-05-05T20:20:00Z">
                  <w:rPr>
                    <w:webHidden/>
                  </w:rPr>
                </w:rPrChange>
              </w:rPr>
              <w:fldChar w:fldCharType="begin"/>
            </w:r>
            <w:r w:rsidRPr="00490E32">
              <w:rPr>
                <w:b w:val="0"/>
                <w:webHidden/>
                <w:rPrChange w:id="365" w:author="d" w:date="2018-05-05T20:20:00Z">
                  <w:rPr>
                    <w:webHidden/>
                  </w:rPr>
                </w:rPrChange>
              </w:rPr>
              <w:instrText xml:space="preserve"> PAGEREF _Toc513314911 \h </w:instrText>
            </w:r>
            <w:r w:rsidRPr="00490E32">
              <w:rPr>
                <w:b w:val="0"/>
                <w:webHidden/>
                <w:rPrChange w:id="366" w:author="d" w:date="2018-05-05T20:20:00Z">
                  <w:rPr>
                    <w:webHidden/>
                  </w:rPr>
                </w:rPrChange>
              </w:rPr>
            </w:r>
          </w:ins>
          <w:r w:rsidRPr="00490E32">
            <w:rPr>
              <w:b w:val="0"/>
              <w:webHidden/>
              <w:rPrChange w:id="367" w:author="d" w:date="2018-05-05T20:20:00Z">
                <w:rPr>
                  <w:webHidden/>
                </w:rPr>
              </w:rPrChange>
            </w:rPr>
            <w:fldChar w:fldCharType="separate"/>
          </w:r>
          <w:ins w:id="368" w:author="d" w:date="2018-05-05T20:43:00Z">
            <w:r w:rsidR="00687D9D">
              <w:rPr>
                <w:b w:val="0"/>
                <w:webHidden/>
              </w:rPr>
              <w:t>5</w:t>
            </w:r>
          </w:ins>
          <w:ins w:id="369" w:author="d" w:date="2018-05-05T20:19:00Z">
            <w:r w:rsidRPr="00490E32">
              <w:rPr>
                <w:b w:val="0"/>
                <w:webHidden/>
                <w:rPrChange w:id="370" w:author="d" w:date="2018-05-05T20:20:00Z">
                  <w:rPr>
                    <w:webHidden/>
                  </w:rPr>
                </w:rPrChange>
              </w:rPr>
              <w:fldChar w:fldCharType="end"/>
            </w:r>
            <w:r w:rsidRPr="00490E32">
              <w:rPr>
                <w:rStyle w:val="Hyperlink"/>
                <w:b w:val="0"/>
                <w:rPrChange w:id="371" w:author="d" w:date="2018-05-05T20:20:00Z">
                  <w:rPr>
                    <w:rStyle w:val="Hyperlink"/>
                  </w:rPr>
                </w:rPrChange>
              </w:rPr>
              <w:fldChar w:fldCharType="end"/>
            </w:r>
          </w:ins>
        </w:p>
        <w:p w:rsidR="00D702D0" w:rsidRPr="00490E32" w:rsidRDefault="00D702D0" w:rsidP="00A914AB">
          <w:pPr>
            <w:pStyle w:val="TOC3"/>
            <w:spacing w:after="60"/>
            <w:rPr>
              <w:ins w:id="372" w:author="d" w:date="2018-05-05T20:19:00Z"/>
              <w:rFonts w:asciiTheme="minorHAnsi" w:hAnsiTheme="minorHAnsi" w:cstheme="minorBidi"/>
              <w:b w:val="0"/>
              <w:sz w:val="22"/>
              <w:szCs w:val="22"/>
              <w:lang w:eastAsia="en-US"/>
              <w:rPrChange w:id="373" w:author="d" w:date="2018-05-05T20:20:00Z">
                <w:rPr>
                  <w:ins w:id="374" w:author="d" w:date="2018-05-05T20:19:00Z"/>
                  <w:rFonts w:asciiTheme="minorHAnsi" w:hAnsiTheme="minorHAnsi" w:cstheme="minorBidi"/>
                  <w:b w:val="0"/>
                  <w:sz w:val="22"/>
                  <w:szCs w:val="22"/>
                  <w:lang w:eastAsia="en-US"/>
                </w:rPr>
              </w:rPrChange>
            </w:rPr>
            <w:pPrChange w:id="375" w:author="d" w:date="2018-05-05T20:22:00Z">
              <w:pPr>
                <w:pStyle w:val="TOC3"/>
              </w:pPr>
            </w:pPrChange>
          </w:pPr>
          <w:ins w:id="376" w:author="d" w:date="2018-05-05T20:19:00Z">
            <w:r w:rsidRPr="00490E32">
              <w:rPr>
                <w:rStyle w:val="Hyperlink"/>
                <w:b w:val="0"/>
                <w:rPrChange w:id="377" w:author="d" w:date="2018-05-05T20:20:00Z">
                  <w:rPr>
                    <w:rStyle w:val="Hyperlink"/>
                  </w:rPr>
                </w:rPrChange>
              </w:rPr>
              <w:fldChar w:fldCharType="begin"/>
            </w:r>
            <w:r w:rsidRPr="00490E32">
              <w:rPr>
                <w:rStyle w:val="Hyperlink"/>
                <w:b w:val="0"/>
                <w:rPrChange w:id="378" w:author="d" w:date="2018-05-05T20:20:00Z">
                  <w:rPr>
                    <w:rStyle w:val="Hyperlink"/>
                  </w:rPr>
                </w:rPrChange>
              </w:rPr>
              <w:instrText xml:space="preserve"> </w:instrText>
            </w:r>
            <w:r w:rsidRPr="00490E32">
              <w:rPr>
                <w:b w:val="0"/>
                <w:rPrChange w:id="379" w:author="d" w:date="2018-05-05T20:20:00Z">
                  <w:rPr/>
                </w:rPrChange>
              </w:rPr>
              <w:instrText>HYPERLINK \l "_Toc513314912"</w:instrText>
            </w:r>
            <w:r w:rsidRPr="00490E32">
              <w:rPr>
                <w:rStyle w:val="Hyperlink"/>
                <w:b w:val="0"/>
                <w:rPrChange w:id="380" w:author="d" w:date="2018-05-05T20:20:00Z">
                  <w:rPr>
                    <w:rStyle w:val="Hyperlink"/>
                  </w:rPr>
                </w:rPrChange>
              </w:rPr>
              <w:instrText xml:space="preserve"> </w:instrText>
            </w:r>
            <w:r w:rsidRPr="00490E32">
              <w:rPr>
                <w:rStyle w:val="Hyperlink"/>
                <w:b w:val="0"/>
                <w:rPrChange w:id="381" w:author="d" w:date="2018-05-05T20:20:00Z">
                  <w:rPr>
                    <w:rStyle w:val="Hyperlink"/>
                  </w:rPr>
                </w:rPrChange>
              </w:rPr>
            </w:r>
            <w:r w:rsidRPr="00490E32">
              <w:rPr>
                <w:rStyle w:val="Hyperlink"/>
                <w:b w:val="0"/>
                <w:rPrChange w:id="382" w:author="d" w:date="2018-05-05T20:20:00Z">
                  <w:rPr>
                    <w:rStyle w:val="Hyperlink"/>
                  </w:rPr>
                </w:rPrChange>
              </w:rPr>
              <w:fldChar w:fldCharType="separate"/>
            </w:r>
            <w:r w:rsidRPr="00490E32">
              <w:rPr>
                <w:rStyle w:val="Hyperlink"/>
                <w:b w:val="0"/>
                <w:rPrChange w:id="383" w:author="d" w:date="2018-05-05T20:20:00Z">
                  <w:rPr>
                    <w:rStyle w:val="Hyperlink"/>
                  </w:rPr>
                </w:rPrChange>
              </w:rPr>
              <w:t>1.3.1 Các khái niệm</w:t>
            </w:r>
            <w:r w:rsidRPr="00490E32">
              <w:rPr>
                <w:b w:val="0"/>
                <w:webHidden/>
                <w:rPrChange w:id="384" w:author="d" w:date="2018-05-05T20:20:00Z">
                  <w:rPr>
                    <w:webHidden/>
                  </w:rPr>
                </w:rPrChange>
              </w:rPr>
              <w:tab/>
            </w:r>
            <w:r w:rsidRPr="00490E32">
              <w:rPr>
                <w:b w:val="0"/>
                <w:webHidden/>
                <w:rPrChange w:id="385" w:author="d" w:date="2018-05-05T20:20:00Z">
                  <w:rPr>
                    <w:webHidden/>
                  </w:rPr>
                </w:rPrChange>
              </w:rPr>
              <w:fldChar w:fldCharType="begin"/>
            </w:r>
            <w:r w:rsidRPr="00490E32">
              <w:rPr>
                <w:b w:val="0"/>
                <w:webHidden/>
                <w:rPrChange w:id="386" w:author="d" w:date="2018-05-05T20:20:00Z">
                  <w:rPr>
                    <w:webHidden/>
                  </w:rPr>
                </w:rPrChange>
              </w:rPr>
              <w:instrText xml:space="preserve"> PAGEREF _Toc513314912 \h </w:instrText>
            </w:r>
            <w:r w:rsidRPr="00490E32">
              <w:rPr>
                <w:b w:val="0"/>
                <w:webHidden/>
                <w:rPrChange w:id="387" w:author="d" w:date="2018-05-05T20:20:00Z">
                  <w:rPr>
                    <w:webHidden/>
                  </w:rPr>
                </w:rPrChange>
              </w:rPr>
            </w:r>
          </w:ins>
          <w:r w:rsidRPr="00490E32">
            <w:rPr>
              <w:b w:val="0"/>
              <w:webHidden/>
              <w:rPrChange w:id="388" w:author="d" w:date="2018-05-05T20:20:00Z">
                <w:rPr>
                  <w:webHidden/>
                </w:rPr>
              </w:rPrChange>
            </w:rPr>
            <w:fldChar w:fldCharType="separate"/>
          </w:r>
          <w:ins w:id="389" w:author="d" w:date="2018-05-05T20:43:00Z">
            <w:r w:rsidR="00687D9D">
              <w:rPr>
                <w:b w:val="0"/>
                <w:webHidden/>
              </w:rPr>
              <w:t>5</w:t>
            </w:r>
          </w:ins>
          <w:ins w:id="390" w:author="d" w:date="2018-05-05T20:19:00Z">
            <w:r w:rsidRPr="00490E32">
              <w:rPr>
                <w:b w:val="0"/>
                <w:webHidden/>
                <w:rPrChange w:id="391" w:author="d" w:date="2018-05-05T20:20:00Z">
                  <w:rPr>
                    <w:webHidden/>
                  </w:rPr>
                </w:rPrChange>
              </w:rPr>
              <w:fldChar w:fldCharType="end"/>
            </w:r>
            <w:r w:rsidRPr="00490E32">
              <w:rPr>
                <w:rStyle w:val="Hyperlink"/>
                <w:b w:val="0"/>
                <w:rPrChange w:id="392" w:author="d" w:date="2018-05-05T20:20:00Z">
                  <w:rPr>
                    <w:rStyle w:val="Hyperlink"/>
                  </w:rPr>
                </w:rPrChange>
              </w:rPr>
              <w:fldChar w:fldCharType="end"/>
            </w:r>
          </w:ins>
        </w:p>
        <w:p w:rsidR="00D702D0" w:rsidRPr="00490E32" w:rsidRDefault="00D702D0" w:rsidP="00A914AB">
          <w:pPr>
            <w:pStyle w:val="TOC3"/>
            <w:spacing w:after="60"/>
            <w:rPr>
              <w:ins w:id="393" w:author="d" w:date="2018-05-05T20:19:00Z"/>
              <w:rFonts w:asciiTheme="minorHAnsi" w:hAnsiTheme="minorHAnsi" w:cstheme="minorBidi"/>
              <w:b w:val="0"/>
              <w:sz w:val="22"/>
              <w:szCs w:val="22"/>
              <w:lang w:eastAsia="en-US"/>
              <w:rPrChange w:id="394" w:author="d" w:date="2018-05-05T20:20:00Z">
                <w:rPr>
                  <w:ins w:id="395" w:author="d" w:date="2018-05-05T20:19:00Z"/>
                  <w:rFonts w:asciiTheme="minorHAnsi" w:hAnsiTheme="minorHAnsi" w:cstheme="minorBidi"/>
                  <w:b w:val="0"/>
                  <w:sz w:val="22"/>
                  <w:szCs w:val="22"/>
                  <w:lang w:eastAsia="en-US"/>
                </w:rPr>
              </w:rPrChange>
            </w:rPr>
            <w:pPrChange w:id="396" w:author="d" w:date="2018-05-05T20:22:00Z">
              <w:pPr>
                <w:pStyle w:val="TOC3"/>
              </w:pPr>
            </w:pPrChange>
          </w:pPr>
          <w:ins w:id="397" w:author="d" w:date="2018-05-05T20:19:00Z">
            <w:r w:rsidRPr="00490E32">
              <w:rPr>
                <w:rStyle w:val="Hyperlink"/>
                <w:b w:val="0"/>
                <w:rPrChange w:id="398" w:author="d" w:date="2018-05-05T20:20:00Z">
                  <w:rPr>
                    <w:rStyle w:val="Hyperlink"/>
                  </w:rPr>
                </w:rPrChange>
              </w:rPr>
              <w:fldChar w:fldCharType="begin"/>
            </w:r>
            <w:r w:rsidRPr="00490E32">
              <w:rPr>
                <w:rStyle w:val="Hyperlink"/>
                <w:b w:val="0"/>
                <w:rPrChange w:id="399" w:author="d" w:date="2018-05-05T20:20:00Z">
                  <w:rPr>
                    <w:rStyle w:val="Hyperlink"/>
                  </w:rPr>
                </w:rPrChange>
              </w:rPr>
              <w:instrText xml:space="preserve"> </w:instrText>
            </w:r>
            <w:r w:rsidRPr="00490E32">
              <w:rPr>
                <w:b w:val="0"/>
                <w:rPrChange w:id="400" w:author="d" w:date="2018-05-05T20:20:00Z">
                  <w:rPr/>
                </w:rPrChange>
              </w:rPr>
              <w:instrText>HYPERLINK \l "_Toc513314913"</w:instrText>
            </w:r>
            <w:r w:rsidRPr="00490E32">
              <w:rPr>
                <w:rStyle w:val="Hyperlink"/>
                <w:b w:val="0"/>
                <w:rPrChange w:id="401" w:author="d" w:date="2018-05-05T20:20:00Z">
                  <w:rPr>
                    <w:rStyle w:val="Hyperlink"/>
                  </w:rPr>
                </w:rPrChange>
              </w:rPr>
              <w:instrText xml:space="preserve"> </w:instrText>
            </w:r>
            <w:r w:rsidRPr="00490E32">
              <w:rPr>
                <w:rStyle w:val="Hyperlink"/>
                <w:b w:val="0"/>
                <w:rPrChange w:id="402" w:author="d" w:date="2018-05-05T20:20:00Z">
                  <w:rPr>
                    <w:rStyle w:val="Hyperlink"/>
                  </w:rPr>
                </w:rPrChange>
              </w:rPr>
            </w:r>
            <w:r w:rsidRPr="00490E32">
              <w:rPr>
                <w:rStyle w:val="Hyperlink"/>
                <w:b w:val="0"/>
                <w:rPrChange w:id="403" w:author="d" w:date="2018-05-05T20:20:00Z">
                  <w:rPr>
                    <w:rStyle w:val="Hyperlink"/>
                  </w:rPr>
                </w:rPrChange>
              </w:rPr>
              <w:fldChar w:fldCharType="separate"/>
            </w:r>
            <w:r w:rsidRPr="00490E32">
              <w:rPr>
                <w:rStyle w:val="Hyperlink"/>
                <w:b w:val="0"/>
                <w:rPrChange w:id="404" w:author="d" w:date="2018-05-05T20:20:00Z">
                  <w:rPr>
                    <w:rStyle w:val="Hyperlink"/>
                  </w:rPr>
                </w:rPrChange>
              </w:rPr>
              <w:t>1.3.2 Vai trò</w:t>
            </w:r>
            <w:r w:rsidRPr="00490E32">
              <w:rPr>
                <w:b w:val="0"/>
                <w:webHidden/>
                <w:rPrChange w:id="405" w:author="d" w:date="2018-05-05T20:20:00Z">
                  <w:rPr>
                    <w:webHidden/>
                  </w:rPr>
                </w:rPrChange>
              </w:rPr>
              <w:tab/>
            </w:r>
            <w:r w:rsidRPr="00490E32">
              <w:rPr>
                <w:b w:val="0"/>
                <w:webHidden/>
                <w:rPrChange w:id="406" w:author="d" w:date="2018-05-05T20:20:00Z">
                  <w:rPr>
                    <w:webHidden/>
                  </w:rPr>
                </w:rPrChange>
              </w:rPr>
              <w:fldChar w:fldCharType="begin"/>
            </w:r>
            <w:r w:rsidRPr="00490E32">
              <w:rPr>
                <w:b w:val="0"/>
                <w:webHidden/>
                <w:rPrChange w:id="407" w:author="d" w:date="2018-05-05T20:20:00Z">
                  <w:rPr>
                    <w:webHidden/>
                  </w:rPr>
                </w:rPrChange>
              </w:rPr>
              <w:instrText xml:space="preserve"> PAGEREF _Toc513314913 \h </w:instrText>
            </w:r>
            <w:r w:rsidRPr="00490E32">
              <w:rPr>
                <w:b w:val="0"/>
                <w:webHidden/>
                <w:rPrChange w:id="408" w:author="d" w:date="2018-05-05T20:20:00Z">
                  <w:rPr>
                    <w:webHidden/>
                  </w:rPr>
                </w:rPrChange>
              </w:rPr>
            </w:r>
          </w:ins>
          <w:r w:rsidRPr="00490E32">
            <w:rPr>
              <w:b w:val="0"/>
              <w:webHidden/>
              <w:rPrChange w:id="409" w:author="d" w:date="2018-05-05T20:20:00Z">
                <w:rPr>
                  <w:webHidden/>
                </w:rPr>
              </w:rPrChange>
            </w:rPr>
            <w:fldChar w:fldCharType="separate"/>
          </w:r>
          <w:ins w:id="410" w:author="d" w:date="2018-05-05T20:43:00Z">
            <w:r w:rsidR="00687D9D">
              <w:rPr>
                <w:b w:val="0"/>
                <w:webHidden/>
              </w:rPr>
              <w:t>6</w:t>
            </w:r>
          </w:ins>
          <w:ins w:id="411" w:author="d" w:date="2018-05-05T20:19:00Z">
            <w:r w:rsidRPr="00490E32">
              <w:rPr>
                <w:b w:val="0"/>
                <w:webHidden/>
                <w:rPrChange w:id="412" w:author="d" w:date="2018-05-05T20:20:00Z">
                  <w:rPr>
                    <w:webHidden/>
                  </w:rPr>
                </w:rPrChange>
              </w:rPr>
              <w:fldChar w:fldCharType="end"/>
            </w:r>
            <w:r w:rsidRPr="00490E32">
              <w:rPr>
                <w:rStyle w:val="Hyperlink"/>
                <w:b w:val="0"/>
                <w:rPrChange w:id="413" w:author="d" w:date="2018-05-05T20:20:00Z">
                  <w:rPr>
                    <w:rStyle w:val="Hyperlink"/>
                  </w:rPr>
                </w:rPrChange>
              </w:rPr>
              <w:fldChar w:fldCharType="end"/>
            </w:r>
          </w:ins>
        </w:p>
        <w:p w:rsidR="00D702D0" w:rsidRPr="00490E32" w:rsidRDefault="00D702D0" w:rsidP="00A914AB">
          <w:pPr>
            <w:pStyle w:val="TOC3"/>
            <w:spacing w:after="60"/>
            <w:rPr>
              <w:ins w:id="414" w:author="d" w:date="2018-05-05T20:19:00Z"/>
              <w:rFonts w:asciiTheme="minorHAnsi" w:hAnsiTheme="minorHAnsi" w:cstheme="minorBidi"/>
              <w:b w:val="0"/>
              <w:sz w:val="22"/>
              <w:szCs w:val="22"/>
              <w:lang w:eastAsia="en-US"/>
              <w:rPrChange w:id="415" w:author="d" w:date="2018-05-05T20:20:00Z">
                <w:rPr>
                  <w:ins w:id="416" w:author="d" w:date="2018-05-05T20:19:00Z"/>
                  <w:rFonts w:asciiTheme="minorHAnsi" w:hAnsiTheme="minorHAnsi" w:cstheme="minorBidi"/>
                  <w:b w:val="0"/>
                  <w:sz w:val="22"/>
                  <w:szCs w:val="22"/>
                  <w:lang w:eastAsia="en-US"/>
                </w:rPr>
              </w:rPrChange>
            </w:rPr>
            <w:pPrChange w:id="417" w:author="d" w:date="2018-05-05T20:22:00Z">
              <w:pPr>
                <w:pStyle w:val="TOC3"/>
              </w:pPr>
            </w:pPrChange>
          </w:pPr>
          <w:ins w:id="418" w:author="d" w:date="2018-05-05T20:19:00Z">
            <w:r w:rsidRPr="00490E32">
              <w:rPr>
                <w:rStyle w:val="Hyperlink"/>
                <w:b w:val="0"/>
                <w:rPrChange w:id="419" w:author="d" w:date="2018-05-05T20:20:00Z">
                  <w:rPr>
                    <w:rStyle w:val="Hyperlink"/>
                  </w:rPr>
                </w:rPrChange>
              </w:rPr>
              <w:fldChar w:fldCharType="begin"/>
            </w:r>
            <w:r w:rsidRPr="00490E32">
              <w:rPr>
                <w:rStyle w:val="Hyperlink"/>
                <w:b w:val="0"/>
                <w:rPrChange w:id="420" w:author="d" w:date="2018-05-05T20:20:00Z">
                  <w:rPr>
                    <w:rStyle w:val="Hyperlink"/>
                  </w:rPr>
                </w:rPrChange>
              </w:rPr>
              <w:instrText xml:space="preserve"> </w:instrText>
            </w:r>
            <w:r w:rsidRPr="00490E32">
              <w:rPr>
                <w:b w:val="0"/>
                <w:rPrChange w:id="421" w:author="d" w:date="2018-05-05T20:20:00Z">
                  <w:rPr/>
                </w:rPrChange>
              </w:rPr>
              <w:instrText>HYPERLINK \l "_Toc513314914"</w:instrText>
            </w:r>
            <w:r w:rsidRPr="00490E32">
              <w:rPr>
                <w:rStyle w:val="Hyperlink"/>
                <w:b w:val="0"/>
                <w:rPrChange w:id="422" w:author="d" w:date="2018-05-05T20:20:00Z">
                  <w:rPr>
                    <w:rStyle w:val="Hyperlink"/>
                  </w:rPr>
                </w:rPrChange>
              </w:rPr>
              <w:instrText xml:space="preserve"> </w:instrText>
            </w:r>
            <w:r w:rsidRPr="00490E32">
              <w:rPr>
                <w:rStyle w:val="Hyperlink"/>
                <w:b w:val="0"/>
                <w:rPrChange w:id="423" w:author="d" w:date="2018-05-05T20:20:00Z">
                  <w:rPr>
                    <w:rStyle w:val="Hyperlink"/>
                  </w:rPr>
                </w:rPrChange>
              </w:rPr>
            </w:r>
            <w:r w:rsidRPr="00490E32">
              <w:rPr>
                <w:rStyle w:val="Hyperlink"/>
                <w:b w:val="0"/>
                <w:rPrChange w:id="424" w:author="d" w:date="2018-05-05T20:20:00Z">
                  <w:rPr>
                    <w:rStyle w:val="Hyperlink"/>
                  </w:rPr>
                </w:rPrChange>
              </w:rPr>
              <w:fldChar w:fldCharType="separate"/>
            </w:r>
            <w:r w:rsidRPr="00490E32">
              <w:rPr>
                <w:rStyle w:val="Hyperlink"/>
                <w:b w:val="0"/>
                <w:rPrChange w:id="425" w:author="d" w:date="2018-05-05T20:20:00Z">
                  <w:rPr>
                    <w:rStyle w:val="Hyperlink"/>
                  </w:rPr>
                </w:rPrChange>
              </w:rPr>
              <w:t>1.3.3 Nhiệm vụ</w:t>
            </w:r>
            <w:r w:rsidRPr="00490E32">
              <w:rPr>
                <w:b w:val="0"/>
                <w:webHidden/>
                <w:rPrChange w:id="426" w:author="d" w:date="2018-05-05T20:20:00Z">
                  <w:rPr>
                    <w:webHidden/>
                  </w:rPr>
                </w:rPrChange>
              </w:rPr>
              <w:tab/>
            </w:r>
            <w:r w:rsidRPr="00490E32">
              <w:rPr>
                <w:b w:val="0"/>
                <w:webHidden/>
                <w:rPrChange w:id="427" w:author="d" w:date="2018-05-05T20:20:00Z">
                  <w:rPr>
                    <w:webHidden/>
                  </w:rPr>
                </w:rPrChange>
              </w:rPr>
              <w:fldChar w:fldCharType="begin"/>
            </w:r>
            <w:r w:rsidRPr="00490E32">
              <w:rPr>
                <w:b w:val="0"/>
                <w:webHidden/>
                <w:rPrChange w:id="428" w:author="d" w:date="2018-05-05T20:20:00Z">
                  <w:rPr>
                    <w:webHidden/>
                  </w:rPr>
                </w:rPrChange>
              </w:rPr>
              <w:instrText xml:space="preserve"> PAGEREF _Toc513314914 \h </w:instrText>
            </w:r>
            <w:r w:rsidRPr="00490E32">
              <w:rPr>
                <w:b w:val="0"/>
                <w:webHidden/>
                <w:rPrChange w:id="429" w:author="d" w:date="2018-05-05T20:20:00Z">
                  <w:rPr>
                    <w:webHidden/>
                  </w:rPr>
                </w:rPrChange>
              </w:rPr>
            </w:r>
          </w:ins>
          <w:r w:rsidRPr="00490E32">
            <w:rPr>
              <w:b w:val="0"/>
              <w:webHidden/>
              <w:rPrChange w:id="430" w:author="d" w:date="2018-05-05T20:20:00Z">
                <w:rPr>
                  <w:webHidden/>
                </w:rPr>
              </w:rPrChange>
            </w:rPr>
            <w:fldChar w:fldCharType="separate"/>
          </w:r>
          <w:ins w:id="431" w:author="d" w:date="2018-05-05T20:43:00Z">
            <w:r w:rsidR="00687D9D">
              <w:rPr>
                <w:b w:val="0"/>
                <w:webHidden/>
              </w:rPr>
              <w:t>6</w:t>
            </w:r>
          </w:ins>
          <w:ins w:id="432" w:author="d" w:date="2018-05-05T20:19:00Z">
            <w:r w:rsidRPr="00490E32">
              <w:rPr>
                <w:b w:val="0"/>
                <w:webHidden/>
                <w:rPrChange w:id="433" w:author="d" w:date="2018-05-05T20:20:00Z">
                  <w:rPr>
                    <w:webHidden/>
                  </w:rPr>
                </w:rPrChange>
              </w:rPr>
              <w:fldChar w:fldCharType="end"/>
            </w:r>
            <w:r w:rsidRPr="00490E32">
              <w:rPr>
                <w:rStyle w:val="Hyperlink"/>
                <w:b w:val="0"/>
                <w:rPrChange w:id="434" w:author="d" w:date="2018-05-05T20:20:00Z">
                  <w:rPr>
                    <w:rStyle w:val="Hyperlink"/>
                  </w:rPr>
                </w:rPrChange>
              </w:rPr>
              <w:fldChar w:fldCharType="end"/>
            </w:r>
          </w:ins>
        </w:p>
        <w:p w:rsidR="00D702D0" w:rsidRPr="00490E32" w:rsidRDefault="00D702D0" w:rsidP="00A914AB">
          <w:pPr>
            <w:pStyle w:val="TOC3"/>
            <w:spacing w:after="60"/>
            <w:rPr>
              <w:ins w:id="435" w:author="d" w:date="2018-05-05T20:19:00Z"/>
              <w:rFonts w:asciiTheme="minorHAnsi" w:hAnsiTheme="minorHAnsi" w:cstheme="minorBidi"/>
              <w:b w:val="0"/>
              <w:sz w:val="22"/>
              <w:szCs w:val="22"/>
              <w:lang w:eastAsia="en-US"/>
              <w:rPrChange w:id="436" w:author="d" w:date="2018-05-05T20:20:00Z">
                <w:rPr>
                  <w:ins w:id="437" w:author="d" w:date="2018-05-05T20:19:00Z"/>
                  <w:rFonts w:asciiTheme="minorHAnsi" w:hAnsiTheme="minorHAnsi" w:cstheme="minorBidi"/>
                  <w:b w:val="0"/>
                  <w:sz w:val="22"/>
                  <w:szCs w:val="22"/>
                  <w:lang w:eastAsia="en-US"/>
                </w:rPr>
              </w:rPrChange>
            </w:rPr>
            <w:pPrChange w:id="438" w:author="d" w:date="2018-05-05T20:22:00Z">
              <w:pPr>
                <w:pStyle w:val="TOC3"/>
              </w:pPr>
            </w:pPrChange>
          </w:pPr>
          <w:ins w:id="439" w:author="d" w:date="2018-05-05T20:19:00Z">
            <w:r w:rsidRPr="00490E32">
              <w:rPr>
                <w:rStyle w:val="Hyperlink"/>
                <w:b w:val="0"/>
                <w:rPrChange w:id="440" w:author="d" w:date="2018-05-05T20:20:00Z">
                  <w:rPr>
                    <w:rStyle w:val="Hyperlink"/>
                  </w:rPr>
                </w:rPrChange>
              </w:rPr>
              <w:fldChar w:fldCharType="begin"/>
            </w:r>
            <w:r w:rsidRPr="00490E32">
              <w:rPr>
                <w:rStyle w:val="Hyperlink"/>
                <w:b w:val="0"/>
                <w:rPrChange w:id="441" w:author="d" w:date="2018-05-05T20:20:00Z">
                  <w:rPr>
                    <w:rStyle w:val="Hyperlink"/>
                  </w:rPr>
                </w:rPrChange>
              </w:rPr>
              <w:instrText xml:space="preserve"> </w:instrText>
            </w:r>
            <w:r w:rsidRPr="00490E32">
              <w:rPr>
                <w:b w:val="0"/>
                <w:rPrChange w:id="442" w:author="d" w:date="2018-05-05T20:20:00Z">
                  <w:rPr/>
                </w:rPrChange>
              </w:rPr>
              <w:instrText>HYPERLINK \l "_Toc513314915"</w:instrText>
            </w:r>
            <w:r w:rsidRPr="00490E32">
              <w:rPr>
                <w:rStyle w:val="Hyperlink"/>
                <w:b w:val="0"/>
                <w:rPrChange w:id="443" w:author="d" w:date="2018-05-05T20:20:00Z">
                  <w:rPr>
                    <w:rStyle w:val="Hyperlink"/>
                  </w:rPr>
                </w:rPrChange>
              </w:rPr>
              <w:instrText xml:space="preserve"> </w:instrText>
            </w:r>
            <w:r w:rsidRPr="00490E32">
              <w:rPr>
                <w:rStyle w:val="Hyperlink"/>
                <w:b w:val="0"/>
                <w:rPrChange w:id="444" w:author="d" w:date="2018-05-05T20:20:00Z">
                  <w:rPr>
                    <w:rStyle w:val="Hyperlink"/>
                  </w:rPr>
                </w:rPrChange>
              </w:rPr>
            </w:r>
            <w:r w:rsidRPr="00490E32">
              <w:rPr>
                <w:rStyle w:val="Hyperlink"/>
                <w:b w:val="0"/>
                <w:rPrChange w:id="445" w:author="d" w:date="2018-05-05T20:20:00Z">
                  <w:rPr>
                    <w:rStyle w:val="Hyperlink"/>
                  </w:rPr>
                </w:rPrChange>
              </w:rPr>
              <w:fldChar w:fldCharType="separate"/>
            </w:r>
            <w:r w:rsidRPr="00490E32">
              <w:rPr>
                <w:rStyle w:val="Hyperlink"/>
                <w:b w:val="0"/>
                <w:rPrChange w:id="446" w:author="d" w:date="2018-05-05T20:20:00Z">
                  <w:rPr>
                    <w:rStyle w:val="Hyperlink"/>
                  </w:rPr>
                </w:rPrChange>
              </w:rPr>
              <w:t>1.3.4 Các phương pháp phân tích thiết kế hệ thống</w:t>
            </w:r>
            <w:r w:rsidRPr="00490E32">
              <w:rPr>
                <w:b w:val="0"/>
                <w:webHidden/>
                <w:rPrChange w:id="447" w:author="d" w:date="2018-05-05T20:20:00Z">
                  <w:rPr>
                    <w:webHidden/>
                  </w:rPr>
                </w:rPrChange>
              </w:rPr>
              <w:tab/>
            </w:r>
            <w:r w:rsidRPr="00490E32">
              <w:rPr>
                <w:b w:val="0"/>
                <w:webHidden/>
                <w:rPrChange w:id="448" w:author="d" w:date="2018-05-05T20:20:00Z">
                  <w:rPr>
                    <w:webHidden/>
                  </w:rPr>
                </w:rPrChange>
              </w:rPr>
              <w:fldChar w:fldCharType="begin"/>
            </w:r>
            <w:r w:rsidRPr="00490E32">
              <w:rPr>
                <w:b w:val="0"/>
                <w:webHidden/>
                <w:rPrChange w:id="449" w:author="d" w:date="2018-05-05T20:20:00Z">
                  <w:rPr>
                    <w:webHidden/>
                  </w:rPr>
                </w:rPrChange>
              </w:rPr>
              <w:instrText xml:space="preserve"> PAGEREF _Toc513314915 \h </w:instrText>
            </w:r>
            <w:r w:rsidRPr="00490E32">
              <w:rPr>
                <w:b w:val="0"/>
                <w:webHidden/>
                <w:rPrChange w:id="450" w:author="d" w:date="2018-05-05T20:20:00Z">
                  <w:rPr>
                    <w:webHidden/>
                  </w:rPr>
                </w:rPrChange>
              </w:rPr>
            </w:r>
          </w:ins>
          <w:r w:rsidRPr="00490E32">
            <w:rPr>
              <w:b w:val="0"/>
              <w:webHidden/>
              <w:rPrChange w:id="451" w:author="d" w:date="2018-05-05T20:20:00Z">
                <w:rPr>
                  <w:webHidden/>
                </w:rPr>
              </w:rPrChange>
            </w:rPr>
            <w:fldChar w:fldCharType="separate"/>
          </w:r>
          <w:ins w:id="452" w:author="d" w:date="2018-05-05T20:43:00Z">
            <w:r w:rsidR="00687D9D">
              <w:rPr>
                <w:b w:val="0"/>
                <w:webHidden/>
              </w:rPr>
              <w:t>6</w:t>
            </w:r>
          </w:ins>
          <w:ins w:id="453" w:author="d" w:date="2018-05-05T20:19:00Z">
            <w:r w:rsidRPr="00490E32">
              <w:rPr>
                <w:b w:val="0"/>
                <w:webHidden/>
                <w:rPrChange w:id="454" w:author="d" w:date="2018-05-05T20:20:00Z">
                  <w:rPr>
                    <w:webHidden/>
                  </w:rPr>
                </w:rPrChange>
              </w:rPr>
              <w:fldChar w:fldCharType="end"/>
            </w:r>
            <w:r w:rsidRPr="00490E32">
              <w:rPr>
                <w:rStyle w:val="Hyperlink"/>
                <w:b w:val="0"/>
                <w:rPrChange w:id="455" w:author="d" w:date="2018-05-05T20:20:00Z">
                  <w:rPr>
                    <w:rStyle w:val="Hyperlink"/>
                  </w:rPr>
                </w:rPrChange>
              </w:rPr>
              <w:fldChar w:fldCharType="end"/>
            </w:r>
          </w:ins>
        </w:p>
        <w:p w:rsidR="00D702D0" w:rsidRPr="00490E32" w:rsidRDefault="00D702D0" w:rsidP="00A914AB">
          <w:pPr>
            <w:pStyle w:val="TOC3"/>
            <w:spacing w:after="60"/>
            <w:rPr>
              <w:ins w:id="456" w:author="d" w:date="2018-05-05T20:19:00Z"/>
              <w:rFonts w:asciiTheme="minorHAnsi" w:hAnsiTheme="minorHAnsi" w:cstheme="minorBidi"/>
              <w:b w:val="0"/>
              <w:sz w:val="22"/>
              <w:szCs w:val="22"/>
              <w:lang w:eastAsia="en-US"/>
              <w:rPrChange w:id="457" w:author="d" w:date="2018-05-05T20:20:00Z">
                <w:rPr>
                  <w:ins w:id="458" w:author="d" w:date="2018-05-05T20:19:00Z"/>
                  <w:rFonts w:asciiTheme="minorHAnsi" w:hAnsiTheme="minorHAnsi" w:cstheme="minorBidi"/>
                  <w:b w:val="0"/>
                  <w:sz w:val="22"/>
                  <w:szCs w:val="22"/>
                  <w:lang w:eastAsia="en-US"/>
                </w:rPr>
              </w:rPrChange>
            </w:rPr>
            <w:pPrChange w:id="459" w:author="d" w:date="2018-05-05T20:22:00Z">
              <w:pPr>
                <w:pStyle w:val="TOC3"/>
              </w:pPr>
            </w:pPrChange>
          </w:pPr>
          <w:ins w:id="460" w:author="d" w:date="2018-05-05T20:19:00Z">
            <w:r w:rsidRPr="00490E32">
              <w:rPr>
                <w:rStyle w:val="Hyperlink"/>
                <w:b w:val="0"/>
                <w:rPrChange w:id="461" w:author="d" w:date="2018-05-05T20:20:00Z">
                  <w:rPr>
                    <w:rStyle w:val="Hyperlink"/>
                  </w:rPr>
                </w:rPrChange>
              </w:rPr>
              <w:fldChar w:fldCharType="begin"/>
            </w:r>
            <w:r w:rsidRPr="00490E32">
              <w:rPr>
                <w:rStyle w:val="Hyperlink"/>
                <w:b w:val="0"/>
                <w:rPrChange w:id="462" w:author="d" w:date="2018-05-05T20:20:00Z">
                  <w:rPr>
                    <w:rStyle w:val="Hyperlink"/>
                  </w:rPr>
                </w:rPrChange>
              </w:rPr>
              <w:instrText xml:space="preserve"> </w:instrText>
            </w:r>
            <w:r w:rsidRPr="00490E32">
              <w:rPr>
                <w:b w:val="0"/>
                <w:rPrChange w:id="463" w:author="d" w:date="2018-05-05T20:20:00Z">
                  <w:rPr/>
                </w:rPrChange>
              </w:rPr>
              <w:instrText>HYPERLINK \l "_Toc513314916"</w:instrText>
            </w:r>
            <w:r w:rsidRPr="00490E32">
              <w:rPr>
                <w:rStyle w:val="Hyperlink"/>
                <w:b w:val="0"/>
                <w:rPrChange w:id="464" w:author="d" w:date="2018-05-05T20:20:00Z">
                  <w:rPr>
                    <w:rStyle w:val="Hyperlink"/>
                  </w:rPr>
                </w:rPrChange>
              </w:rPr>
              <w:instrText xml:space="preserve"> </w:instrText>
            </w:r>
            <w:r w:rsidRPr="00490E32">
              <w:rPr>
                <w:rStyle w:val="Hyperlink"/>
                <w:b w:val="0"/>
                <w:rPrChange w:id="465" w:author="d" w:date="2018-05-05T20:20:00Z">
                  <w:rPr>
                    <w:rStyle w:val="Hyperlink"/>
                  </w:rPr>
                </w:rPrChange>
              </w:rPr>
            </w:r>
            <w:r w:rsidRPr="00490E32">
              <w:rPr>
                <w:rStyle w:val="Hyperlink"/>
                <w:b w:val="0"/>
                <w:rPrChange w:id="466" w:author="d" w:date="2018-05-05T20:20:00Z">
                  <w:rPr>
                    <w:rStyle w:val="Hyperlink"/>
                  </w:rPr>
                </w:rPrChange>
              </w:rPr>
              <w:fldChar w:fldCharType="separate"/>
            </w:r>
            <w:r w:rsidRPr="00490E32">
              <w:rPr>
                <w:rStyle w:val="Hyperlink"/>
                <w:b w:val="0"/>
                <w:rPrChange w:id="467" w:author="d" w:date="2018-05-05T20:20:00Z">
                  <w:rPr>
                    <w:rStyle w:val="Hyperlink"/>
                  </w:rPr>
                </w:rPrChange>
              </w:rPr>
              <w:t>1.3.5 Các giai đoạn phân tích thiết kế hệ thống</w:t>
            </w:r>
            <w:r w:rsidRPr="00490E32">
              <w:rPr>
                <w:b w:val="0"/>
                <w:webHidden/>
                <w:rPrChange w:id="468" w:author="d" w:date="2018-05-05T20:20:00Z">
                  <w:rPr>
                    <w:webHidden/>
                  </w:rPr>
                </w:rPrChange>
              </w:rPr>
              <w:tab/>
            </w:r>
            <w:r w:rsidRPr="00490E32">
              <w:rPr>
                <w:b w:val="0"/>
                <w:webHidden/>
                <w:rPrChange w:id="469" w:author="d" w:date="2018-05-05T20:20:00Z">
                  <w:rPr>
                    <w:webHidden/>
                  </w:rPr>
                </w:rPrChange>
              </w:rPr>
              <w:fldChar w:fldCharType="begin"/>
            </w:r>
            <w:r w:rsidRPr="00490E32">
              <w:rPr>
                <w:b w:val="0"/>
                <w:webHidden/>
                <w:rPrChange w:id="470" w:author="d" w:date="2018-05-05T20:20:00Z">
                  <w:rPr>
                    <w:webHidden/>
                  </w:rPr>
                </w:rPrChange>
              </w:rPr>
              <w:instrText xml:space="preserve"> PAGEREF _Toc513314916 \h </w:instrText>
            </w:r>
            <w:r w:rsidRPr="00490E32">
              <w:rPr>
                <w:b w:val="0"/>
                <w:webHidden/>
                <w:rPrChange w:id="471" w:author="d" w:date="2018-05-05T20:20:00Z">
                  <w:rPr>
                    <w:webHidden/>
                  </w:rPr>
                </w:rPrChange>
              </w:rPr>
            </w:r>
          </w:ins>
          <w:r w:rsidRPr="00490E32">
            <w:rPr>
              <w:b w:val="0"/>
              <w:webHidden/>
              <w:rPrChange w:id="472" w:author="d" w:date="2018-05-05T20:20:00Z">
                <w:rPr>
                  <w:webHidden/>
                </w:rPr>
              </w:rPrChange>
            </w:rPr>
            <w:fldChar w:fldCharType="separate"/>
          </w:r>
          <w:ins w:id="473" w:author="d" w:date="2018-05-05T20:43:00Z">
            <w:r w:rsidR="00687D9D">
              <w:rPr>
                <w:b w:val="0"/>
                <w:webHidden/>
              </w:rPr>
              <w:t>6</w:t>
            </w:r>
          </w:ins>
          <w:ins w:id="474" w:author="d" w:date="2018-05-05T20:19:00Z">
            <w:r w:rsidRPr="00490E32">
              <w:rPr>
                <w:b w:val="0"/>
                <w:webHidden/>
                <w:rPrChange w:id="475" w:author="d" w:date="2018-05-05T20:20:00Z">
                  <w:rPr>
                    <w:webHidden/>
                  </w:rPr>
                </w:rPrChange>
              </w:rPr>
              <w:fldChar w:fldCharType="end"/>
            </w:r>
            <w:r w:rsidRPr="00490E32">
              <w:rPr>
                <w:rStyle w:val="Hyperlink"/>
                <w:b w:val="0"/>
                <w:rPrChange w:id="476" w:author="d" w:date="2018-05-05T20:20:00Z">
                  <w:rPr>
                    <w:rStyle w:val="Hyperlink"/>
                  </w:rPr>
                </w:rPrChange>
              </w:rPr>
              <w:fldChar w:fldCharType="end"/>
            </w:r>
          </w:ins>
        </w:p>
        <w:p w:rsidR="00D702D0" w:rsidRPr="00490E32" w:rsidRDefault="00D702D0" w:rsidP="00A914AB">
          <w:pPr>
            <w:pStyle w:val="TOC2"/>
            <w:spacing w:after="60"/>
            <w:rPr>
              <w:ins w:id="477" w:author="d" w:date="2018-05-05T20:19:00Z"/>
              <w:rFonts w:asciiTheme="minorHAnsi" w:hAnsiTheme="minorHAnsi" w:cstheme="minorBidi"/>
              <w:b w:val="0"/>
              <w:sz w:val="22"/>
              <w:szCs w:val="22"/>
              <w:lang w:eastAsia="en-US"/>
              <w:rPrChange w:id="478" w:author="d" w:date="2018-05-05T20:20:00Z">
                <w:rPr>
                  <w:ins w:id="479" w:author="d" w:date="2018-05-05T20:19:00Z"/>
                  <w:rFonts w:asciiTheme="minorHAnsi" w:hAnsiTheme="minorHAnsi" w:cstheme="minorBidi"/>
                  <w:b w:val="0"/>
                  <w:sz w:val="22"/>
                  <w:szCs w:val="22"/>
                  <w:lang w:eastAsia="en-US"/>
                </w:rPr>
              </w:rPrChange>
            </w:rPr>
            <w:pPrChange w:id="480" w:author="d" w:date="2018-05-05T20:22:00Z">
              <w:pPr>
                <w:pStyle w:val="TOC2"/>
              </w:pPr>
            </w:pPrChange>
          </w:pPr>
          <w:ins w:id="481" w:author="d" w:date="2018-05-05T20:19:00Z">
            <w:r w:rsidRPr="00490E32">
              <w:rPr>
                <w:rStyle w:val="Hyperlink"/>
                <w:b w:val="0"/>
                <w:rPrChange w:id="482" w:author="d" w:date="2018-05-05T20:20:00Z">
                  <w:rPr>
                    <w:rStyle w:val="Hyperlink"/>
                  </w:rPr>
                </w:rPrChange>
              </w:rPr>
              <w:fldChar w:fldCharType="begin"/>
            </w:r>
            <w:r w:rsidRPr="00490E32">
              <w:rPr>
                <w:rStyle w:val="Hyperlink"/>
                <w:b w:val="0"/>
                <w:rPrChange w:id="483" w:author="d" w:date="2018-05-05T20:20:00Z">
                  <w:rPr>
                    <w:rStyle w:val="Hyperlink"/>
                  </w:rPr>
                </w:rPrChange>
              </w:rPr>
              <w:instrText xml:space="preserve"> </w:instrText>
            </w:r>
            <w:r w:rsidRPr="00490E32">
              <w:rPr>
                <w:b w:val="0"/>
                <w:rPrChange w:id="484" w:author="d" w:date="2018-05-05T20:20:00Z">
                  <w:rPr/>
                </w:rPrChange>
              </w:rPr>
              <w:instrText>HYPERLINK \l "_Toc513314917"</w:instrText>
            </w:r>
            <w:r w:rsidRPr="00490E32">
              <w:rPr>
                <w:rStyle w:val="Hyperlink"/>
                <w:b w:val="0"/>
                <w:rPrChange w:id="485" w:author="d" w:date="2018-05-05T20:20:00Z">
                  <w:rPr>
                    <w:rStyle w:val="Hyperlink"/>
                  </w:rPr>
                </w:rPrChange>
              </w:rPr>
              <w:instrText xml:space="preserve"> </w:instrText>
            </w:r>
            <w:r w:rsidRPr="00490E32">
              <w:rPr>
                <w:rStyle w:val="Hyperlink"/>
                <w:b w:val="0"/>
                <w:rPrChange w:id="486" w:author="d" w:date="2018-05-05T20:20:00Z">
                  <w:rPr>
                    <w:rStyle w:val="Hyperlink"/>
                  </w:rPr>
                </w:rPrChange>
              </w:rPr>
            </w:r>
            <w:r w:rsidRPr="00490E32">
              <w:rPr>
                <w:rStyle w:val="Hyperlink"/>
                <w:b w:val="0"/>
                <w:rPrChange w:id="487" w:author="d" w:date="2018-05-05T20:20:00Z">
                  <w:rPr>
                    <w:rStyle w:val="Hyperlink"/>
                  </w:rPr>
                </w:rPrChange>
              </w:rPr>
              <w:fldChar w:fldCharType="separate"/>
            </w:r>
            <w:r w:rsidRPr="00490E32">
              <w:rPr>
                <w:rStyle w:val="Hyperlink"/>
                <w:b w:val="0"/>
                <w:rPrChange w:id="488" w:author="d" w:date="2018-05-05T20:20:00Z">
                  <w:rPr>
                    <w:rStyle w:val="Hyperlink"/>
                  </w:rPr>
                </w:rPrChange>
              </w:rPr>
              <w:t>1.4 Công nghệ Java</w:t>
            </w:r>
            <w:r w:rsidRPr="00490E32">
              <w:rPr>
                <w:b w:val="0"/>
                <w:webHidden/>
                <w:rPrChange w:id="489" w:author="d" w:date="2018-05-05T20:20:00Z">
                  <w:rPr>
                    <w:webHidden/>
                  </w:rPr>
                </w:rPrChange>
              </w:rPr>
              <w:tab/>
            </w:r>
            <w:r w:rsidRPr="00490E32">
              <w:rPr>
                <w:b w:val="0"/>
                <w:webHidden/>
                <w:rPrChange w:id="490" w:author="d" w:date="2018-05-05T20:20:00Z">
                  <w:rPr>
                    <w:webHidden/>
                  </w:rPr>
                </w:rPrChange>
              </w:rPr>
              <w:fldChar w:fldCharType="begin"/>
            </w:r>
            <w:r w:rsidRPr="00490E32">
              <w:rPr>
                <w:b w:val="0"/>
                <w:webHidden/>
                <w:rPrChange w:id="491" w:author="d" w:date="2018-05-05T20:20:00Z">
                  <w:rPr>
                    <w:webHidden/>
                  </w:rPr>
                </w:rPrChange>
              </w:rPr>
              <w:instrText xml:space="preserve"> PAGEREF _Toc513314917 \h </w:instrText>
            </w:r>
            <w:r w:rsidRPr="00490E32">
              <w:rPr>
                <w:b w:val="0"/>
                <w:webHidden/>
                <w:rPrChange w:id="492" w:author="d" w:date="2018-05-05T20:20:00Z">
                  <w:rPr>
                    <w:webHidden/>
                  </w:rPr>
                </w:rPrChange>
              </w:rPr>
            </w:r>
          </w:ins>
          <w:r w:rsidRPr="00490E32">
            <w:rPr>
              <w:b w:val="0"/>
              <w:webHidden/>
              <w:rPrChange w:id="493" w:author="d" w:date="2018-05-05T20:20:00Z">
                <w:rPr>
                  <w:webHidden/>
                </w:rPr>
              </w:rPrChange>
            </w:rPr>
            <w:fldChar w:fldCharType="separate"/>
          </w:r>
          <w:ins w:id="494" w:author="d" w:date="2018-05-05T20:43:00Z">
            <w:r w:rsidR="00687D9D">
              <w:rPr>
                <w:b w:val="0"/>
                <w:webHidden/>
              </w:rPr>
              <w:t>7</w:t>
            </w:r>
          </w:ins>
          <w:ins w:id="495" w:author="d" w:date="2018-05-05T20:19:00Z">
            <w:r w:rsidRPr="00490E32">
              <w:rPr>
                <w:b w:val="0"/>
                <w:webHidden/>
                <w:rPrChange w:id="496" w:author="d" w:date="2018-05-05T20:20:00Z">
                  <w:rPr>
                    <w:webHidden/>
                  </w:rPr>
                </w:rPrChange>
              </w:rPr>
              <w:fldChar w:fldCharType="end"/>
            </w:r>
            <w:r w:rsidRPr="00490E32">
              <w:rPr>
                <w:rStyle w:val="Hyperlink"/>
                <w:b w:val="0"/>
                <w:rPrChange w:id="497" w:author="d" w:date="2018-05-05T20:20:00Z">
                  <w:rPr>
                    <w:rStyle w:val="Hyperlink"/>
                  </w:rPr>
                </w:rPrChange>
              </w:rPr>
              <w:fldChar w:fldCharType="end"/>
            </w:r>
          </w:ins>
        </w:p>
        <w:p w:rsidR="00D702D0" w:rsidRPr="00490E32" w:rsidRDefault="00D702D0" w:rsidP="00A914AB">
          <w:pPr>
            <w:pStyle w:val="TOC3"/>
            <w:spacing w:after="60"/>
            <w:rPr>
              <w:ins w:id="498" w:author="d" w:date="2018-05-05T20:19:00Z"/>
              <w:rFonts w:asciiTheme="minorHAnsi" w:hAnsiTheme="minorHAnsi" w:cstheme="minorBidi"/>
              <w:b w:val="0"/>
              <w:sz w:val="22"/>
              <w:szCs w:val="22"/>
              <w:lang w:eastAsia="en-US"/>
              <w:rPrChange w:id="499" w:author="d" w:date="2018-05-05T20:20:00Z">
                <w:rPr>
                  <w:ins w:id="500" w:author="d" w:date="2018-05-05T20:19:00Z"/>
                  <w:rFonts w:asciiTheme="minorHAnsi" w:hAnsiTheme="minorHAnsi" w:cstheme="minorBidi"/>
                  <w:b w:val="0"/>
                  <w:sz w:val="22"/>
                  <w:szCs w:val="22"/>
                  <w:lang w:eastAsia="en-US"/>
                </w:rPr>
              </w:rPrChange>
            </w:rPr>
            <w:pPrChange w:id="501" w:author="d" w:date="2018-05-05T20:22:00Z">
              <w:pPr>
                <w:pStyle w:val="TOC3"/>
              </w:pPr>
            </w:pPrChange>
          </w:pPr>
          <w:ins w:id="502" w:author="d" w:date="2018-05-05T20:19:00Z">
            <w:r w:rsidRPr="00490E32">
              <w:rPr>
                <w:rStyle w:val="Hyperlink"/>
                <w:b w:val="0"/>
                <w:rPrChange w:id="503" w:author="d" w:date="2018-05-05T20:20:00Z">
                  <w:rPr>
                    <w:rStyle w:val="Hyperlink"/>
                  </w:rPr>
                </w:rPrChange>
              </w:rPr>
              <w:fldChar w:fldCharType="begin"/>
            </w:r>
            <w:r w:rsidRPr="00490E32">
              <w:rPr>
                <w:rStyle w:val="Hyperlink"/>
                <w:b w:val="0"/>
                <w:rPrChange w:id="504" w:author="d" w:date="2018-05-05T20:20:00Z">
                  <w:rPr>
                    <w:rStyle w:val="Hyperlink"/>
                  </w:rPr>
                </w:rPrChange>
              </w:rPr>
              <w:instrText xml:space="preserve"> </w:instrText>
            </w:r>
            <w:r w:rsidRPr="00490E32">
              <w:rPr>
                <w:b w:val="0"/>
                <w:rPrChange w:id="505" w:author="d" w:date="2018-05-05T20:20:00Z">
                  <w:rPr/>
                </w:rPrChange>
              </w:rPr>
              <w:instrText>HYPERLINK \l "_Toc513314918"</w:instrText>
            </w:r>
            <w:r w:rsidRPr="00490E32">
              <w:rPr>
                <w:rStyle w:val="Hyperlink"/>
                <w:b w:val="0"/>
                <w:rPrChange w:id="506" w:author="d" w:date="2018-05-05T20:20:00Z">
                  <w:rPr>
                    <w:rStyle w:val="Hyperlink"/>
                  </w:rPr>
                </w:rPrChange>
              </w:rPr>
              <w:instrText xml:space="preserve"> </w:instrText>
            </w:r>
            <w:r w:rsidRPr="00490E32">
              <w:rPr>
                <w:rStyle w:val="Hyperlink"/>
                <w:b w:val="0"/>
                <w:rPrChange w:id="507" w:author="d" w:date="2018-05-05T20:20:00Z">
                  <w:rPr>
                    <w:rStyle w:val="Hyperlink"/>
                  </w:rPr>
                </w:rPrChange>
              </w:rPr>
            </w:r>
            <w:r w:rsidRPr="00490E32">
              <w:rPr>
                <w:rStyle w:val="Hyperlink"/>
                <w:b w:val="0"/>
                <w:rPrChange w:id="508" w:author="d" w:date="2018-05-05T20:20:00Z">
                  <w:rPr>
                    <w:rStyle w:val="Hyperlink"/>
                  </w:rPr>
                </w:rPrChange>
              </w:rPr>
              <w:fldChar w:fldCharType="separate"/>
            </w:r>
            <w:r w:rsidRPr="00490E32">
              <w:rPr>
                <w:rStyle w:val="Hyperlink"/>
                <w:b w:val="0"/>
                <w:rPrChange w:id="509" w:author="d" w:date="2018-05-05T20:20:00Z">
                  <w:rPr>
                    <w:rStyle w:val="Hyperlink"/>
                  </w:rPr>
                </w:rPrChange>
              </w:rPr>
              <w:t>1.4.1 Lịch sử phát triển</w:t>
            </w:r>
            <w:r w:rsidRPr="00490E32">
              <w:rPr>
                <w:b w:val="0"/>
                <w:webHidden/>
                <w:rPrChange w:id="510" w:author="d" w:date="2018-05-05T20:20:00Z">
                  <w:rPr>
                    <w:webHidden/>
                  </w:rPr>
                </w:rPrChange>
              </w:rPr>
              <w:tab/>
            </w:r>
            <w:r w:rsidRPr="00490E32">
              <w:rPr>
                <w:b w:val="0"/>
                <w:webHidden/>
                <w:rPrChange w:id="511" w:author="d" w:date="2018-05-05T20:20:00Z">
                  <w:rPr>
                    <w:webHidden/>
                  </w:rPr>
                </w:rPrChange>
              </w:rPr>
              <w:fldChar w:fldCharType="begin"/>
            </w:r>
            <w:r w:rsidRPr="00490E32">
              <w:rPr>
                <w:b w:val="0"/>
                <w:webHidden/>
                <w:rPrChange w:id="512" w:author="d" w:date="2018-05-05T20:20:00Z">
                  <w:rPr>
                    <w:webHidden/>
                  </w:rPr>
                </w:rPrChange>
              </w:rPr>
              <w:instrText xml:space="preserve"> PAGEREF _Toc513314918 \h </w:instrText>
            </w:r>
            <w:r w:rsidRPr="00490E32">
              <w:rPr>
                <w:b w:val="0"/>
                <w:webHidden/>
                <w:rPrChange w:id="513" w:author="d" w:date="2018-05-05T20:20:00Z">
                  <w:rPr>
                    <w:webHidden/>
                  </w:rPr>
                </w:rPrChange>
              </w:rPr>
            </w:r>
          </w:ins>
          <w:r w:rsidRPr="00490E32">
            <w:rPr>
              <w:b w:val="0"/>
              <w:webHidden/>
              <w:rPrChange w:id="514" w:author="d" w:date="2018-05-05T20:20:00Z">
                <w:rPr>
                  <w:webHidden/>
                </w:rPr>
              </w:rPrChange>
            </w:rPr>
            <w:fldChar w:fldCharType="separate"/>
          </w:r>
          <w:ins w:id="515" w:author="d" w:date="2018-05-05T20:43:00Z">
            <w:r w:rsidR="00687D9D">
              <w:rPr>
                <w:b w:val="0"/>
                <w:webHidden/>
              </w:rPr>
              <w:t>7</w:t>
            </w:r>
          </w:ins>
          <w:ins w:id="516" w:author="d" w:date="2018-05-05T20:19:00Z">
            <w:r w:rsidRPr="00490E32">
              <w:rPr>
                <w:b w:val="0"/>
                <w:webHidden/>
                <w:rPrChange w:id="517" w:author="d" w:date="2018-05-05T20:20:00Z">
                  <w:rPr>
                    <w:webHidden/>
                  </w:rPr>
                </w:rPrChange>
              </w:rPr>
              <w:fldChar w:fldCharType="end"/>
            </w:r>
            <w:r w:rsidRPr="00490E32">
              <w:rPr>
                <w:rStyle w:val="Hyperlink"/>
                <w:b w:val="0"/>
                <w:rPrChange w:id="518" w:author="d" w:date="2018-05-05T20:20:00Z">
                  <w:rPr>
                    <w:rStyle w:val="Hyperlink"/>
                  </w:rPr>
                </w:rPrChange>
              </w:rPr>
              <w:fldChar w:fldCharType="end"/>
            </w:r>
          </w:ins>
        </w:p>
        <w:p w:rsidR="00D702D0" w:rsidRPr="00490E32" w:rsidRDefault="00D702D0" w:rsidP="00A914AB">
          <w:pPr>
            <w:pStyle w:val="TOC3"/>
            <w:tabs>
              <w:tab w:val="left" w:pos="1540"/>
            </w:tabs>
            <w:spacing w:after="60"/>
            <w:rPr>
              <w:ins w:id="519" w:author="d" w:date="2018-05-05T20:19:00Z"/>
              <w:rFonts w:asciiTheme="minorHAnsi" w:hAnsiTheme="minorHAnsi" w:cstheme="minorBidi"/>
              <w:b w:val="0"/>
              <w:sz w:val="22"/>
              <w:szCs w:val="22"/>
              <w:lang w:eastAsia="en-US"/>
              <w:rPrChange w:id="520" w:author="d" w:date="2018-05-05T20:20:00Z">
                <w:rPr>
                  <w:ins w:id="521" w:author="d" w:date="2018-05-05T20:19:00Z"/>
                  <w:rFonts w:asciiTheme="minorHAnsi" w:hAnsiTheme="minorHAnsi" w:cstheme="minorBidi"/>
                  <w:b w:val="0"/>
                  <w:sz w:val="22"/>
                  <w:szCs w:val="22"/>
                  <w:lang w:eastAsia="en-US"/>
                </w:rPr>
              </w:rPrChange>
            </w:rPr>
            <w:pPrChange w:id="522" w:author="d" w:date="2018-05-05T20:22:00Z">
              <w:pPr>
                <w:pStyle w:val="TOC3"/>
                <w:tabs>
                  <w:tab w:val="left" w:pos="1540"/>
                </w:tabs>
              </w:pPr>
            </w:pPrChange>
          </w:pPr>
          <w:ins w:id="523" w:author="d" w:date="2018-05-05T20:19:00Z">
            <w:r w:rsidRPr="00490E32">
              <w:rPr>
                <w:rStyle w:val="Hyperlink"/>
                <w:b w:val="0"/>
                <w:rPrChange w:id="524" w:author="d" w:date="2018-05-05T20:20:00Z">
                  <w:rPr>
                    <w:rStyle w:val="Hyperlink"/>
                  </w:rPr>
                </w:rPrChange>
              </w:rPr>
              <w:fldChar w:fldCharType="begin"/>
            </w:r>
            <w:r w:rsidRPr="00490E32">
              <w:rPr>
                <w:rStyle w:val="Hyperlink"/>
                <w:b w:val="0"/>
                <w:rPrChange w:id="525" w:author="d" w:date="2018-05-05T20:20:00Z">
                  <w:rPr>
                    <w:rStyle w:val="Hyperlink"/>
                  </w:rPr>
                </w:rPrChange>
              </w:rPr>
              <w:instrText xml:space="preserve"> </w:instrText>
            </w:r>
            <w:r w:rsidRPr="00490E32">
              <w:rPr>
                <w:b w:val="0"/>
                <w:rPrChange w:id="526" w:author="d" w:date="2018-05-05T20:20:00Z">
                  <w:rPr/>
                </w:rPrChange>
              </w:rPr>
              <w:instrText>HYPERLINK \l "_Toc513314919"</w:instrText>
            </w:r>
            <w:r w:rsidRPr="00490E32">
              <w:rPr>
                <w:rStyle w:val="Hyperlink"/>
                <w:b w:val="0"/>
                <w:rPrChange w:id="527" w:author="d" w:date="2018-05-05T20:20:00Z">
                  <w:rPr>
                    <w:rStyle w:val="Hyperlink"/>
                  </w:rPr>
                </w:rPrChange>
              </w:rPr>
              <w:instrText xml:space="preserve"> </w:instrText>
            </w:r>
            <w:r w:rsidRPr="00490E32">
              <w:rPr>
                <w:rStyle w:val="Hyperlink"/>
                <w:b w:val="0"/>
                <w:rPrChange w:id="528" w:author="d" w:date="2018-05-05T20:20:00Z">
                  <w:rPr>
                    <w:rStyle w:val="Hyperlink"/>
                  </w:rPr>
                </w:rPrChange>
              </w:rPr>
            </w:r>
            <w:r w:rsidRPr="00490E32">
              <w:rPr>
                <w:rStyle w:val="Hyperlink"/>
                <w:b w:val="0"/>
                <w:rPrChange w:id="529" w:author="d" w:date="2018-05-05T20:20:00Z">
                  <w:rPr>
                    <w:rStyle w:val="Hyperlink"/>
                  </w:rPr>
                </w:rPrChange>
              </w:rPr>
              <w:fldChar w:fldCharType="separate"/>
            </w:r>
            <w:r w:rsidRPr="00490E32">
              <w:rPr>
                <w:rStyle w:val="Hyperlink"/>
                <w:b w:val="0"/>
                <w:rPrChange w:id="530" w:author="d" w:date="2018-05-05T20:20:00Z">
                  <w:rPr>
                    <w:rStyle w:val="Hyperlink"/>
                  </w:rPr>
                </w:rPrChange>
              </w:rPr>
              <w:t>1.4.2</w:t>
            </w:r>
            <w:r w:rsidR="005A4F5C">
              <w:rPr>
                <w:rFonts w:asciiTheme="minorHAnsi" w:hAnsiTheme="minorHAnsi" w:cstheme="minorBidi"/>
                <w:b w:val="0"/>
                <w:sz w:val="22"/>
                <w:szCs w:val="22"/>
                <w:lang w:eastAsia="en-US"/>
                <w:rPrChange w:id="531" w:author="d" w:date="2018-05-05T20:20:00Z">
                  <w:rPr>
                    <w:rFonts w:asciiTheme="minorHAnsi" w:hAnsiTheme="minorHAnsi" w:cstheme="minorBidi"/>
                    <w:b w:val="0"/>
                    <w:sz w:val="22"/>
                    <w:szCs w:val="22"/>
                    <w:lang w:eastAsia="en-US"/>
                  </w:rPr>
                </w:rPrChange>
              </w:rPr>
              <w:t xml:space="preserve"> </w:t>
            </w:r>
            <w:r w:rsidRPr="00490E32">
              <w:rPr>
                <w:rStyle w:val="Hyperlink"/>
                <w:b w:val="0"/>
                <w:rPrChange w:id="532" w:author="d" w:date="2018-05-05T20:20:00Z">
                  <w:rPr>
                    <w:rStyle w:val="Hyperlink"/>
                  </w:rPr>
                </w:rPrChange>
              </w:rPr>
              <w:t>Phương châm</w:t>
            </w:r>
            <w:r w:rsidRPr="00490E32">
              <w:rPr>
                <w:b w:val="0"/>
                <w:webHidden/>
                <w:rPrChange w:id="533" w:author="d" w:date="2018-05-05T20:20:00Z">
                  <w:rPr>
                    <w:webHidden/>
                  </w:rPr>
                </w:rPrChange>
              </w:rPr>
              <w:tab/>
            </w:r>
            <w:r w:rsidRPr="00490E32">
              <w:rPr>
                <w:b w:val="0"/>
                <w:webHidden/>
                <w:rPrChange w:id="534" w:author="d" w:date="2018-05-05T20:20:00Z">
                  <w:rPr>
                    <w:webHidden/>
                  </w:rPr>
                </w:rPrChange>
              </w:rPr>
              <w:fldChar w:fldCharType="begin"/>
            </w:r>
            <w:r w:rsidRPr="00490E32">
              <w:rPr>
                <w:b w:val="0"/>
                <w:webHidden/>
                <w:rPrChange w:id="535" w:author="d" w:date="2018-05-05T20:20:00Z">
                  <w:rPr>
                    <w:webHidden/>
                  </w:rPr>
                </w:rPrChange>
              </w:rPr>
              <w:instrText xml:space="preserve"> PAGEREF _Toc513314919 \h </w:instrText>
            </w:r>
            <w:r w:rsidRPr="00490E32">
              <w:rPr>
                <w:b w:val="0"/>
                <w:webHidden/>
                <w:rPrChange w:id="536" w:author="d" w:date="2018-05-05T20:20:00Z">
                  <w:rPr>
                    <w:webHidden/>
                  </w:rPr>
                </w:rPrChange>
              </w:rPr>
            </w:r>
          </w:ins>
          <w:r w:rsidRPr="00490E32">
            <w:rPr>
              <w:b w:val="0"/>
              <w:webHidden/>
              <w:rPrChange w:id="537" w:author="d" w:date="2018-05-05T20:20:00Z">
                <w:rPr>
                  <w:webHidden/>
                </w:rPr>
              </w:rPrChange>
            </w:rPr>
            <w:fldChar w:fldCharType="separate"/>
          </w:r>
          <w:ins w:id="538" w:author="d" w:date="2018-05-05T20:43:00Z">
            <w:r w:rsidR="00687D9D">
              <w:rPr>
                <w:b w:val="0"/>
                <w:webHidden/>
              </w:rPr>
              <w:t>8</w:t>
            </w:r>
          </w:ins>
          <w:ins w:id="539" w:author="d" w:date="2018-05-05T20:19:00Z">
            <w:r w:rsidRPr="00490E32">
              <w:rPr>
                <w:b w:val="0"/>
                <w:webHidden/>
                <w:rPrChange w:id="540" w:author="d" w:date="2018-05-05T20:20:00Z">
                  <w:rPr>
                    <w:webHidden/>
                  </w:rPr>
                </w:rPrChange>
              </w:rPr>
              <w:fldChar w:fldCharType="end"/>
            </w:r>
            <w:r w:rsidRPr="00490E32">
              <w:rPr>
                <w:rStyle w:val="Hyperlink"/>
                <w:b w:val="0"/>
                <w:rPrChange w:id="541" w:author="d" w:date="2018-05-05T20:20:00Z">
                  <w:rPr>
                    <w:rStyle w:val="Hyperlink"/>
                  </w:rPr>
                </w:rPrChange>
              </w:rPr>
              <w:fldChar w:fldCharType="end"/>
            </w:r>
          </w:ins>
        </w:p>
        <w:p w:rsidR="00D702D0" w:rsidRPr="00490E32" w:rsidRDefault="00D702D0" w:rsidP="00A914AB">
          <w:pPr>
            <w:pStyle w:val="TOC3"/>
            <w:spacing w:after="60"/>
            <w:rPr>
              <w:ins w:id="542" w:author="d" w:date="2018-05-05T20:19:00Z"/>
              <w:rFonts w:asciiTheme="minorHAnsi" w:hAnsiTheme="minorHAnsi" w:cstheme="minorBidi"/>
              <w:b w:val="0"/>
              <w:sz w:val="22"/>
              <w:szCs w:val="22"/>
              <w:lang w:eastAsia="en-US"/>
              <w:rPrChange w:id="543" w:author="d" w:date="2018-05-05T20:20:00Z">
                <w:rPr>
                  <w:ins w:id="544" w:author="d" w:date="2018-05-05T20:19:00Z"/>
                  <w:rFonts w:asciiTheme="minorHAnsi" w:hAnsiTheme="minorHAnsi" w:cstheme="minorBidi"/>
                  <w:b w:val="0"/>
                  <w:sz w:val="22"/>
                  <w:szCs w:val="22"/>
                  <w:lang w:eastAsia="en-US"/>
                </w:rPr>
              </w:rPrChange>
            </w:rPr>
            <w:pPrChange w:id="545" w:author="d" w:date="2018-05-05T20:22:00Z">
              <w:pPr>
                <w:pStyle w:val="TOC3"/>
              </w:pPr>
            </w:pPrChange>
          </w:pPr>
          <w:ins w:id="546" w:author="d" w:date="2018-05-05T20:19:00Z">
            <w:r w:rsidRPr="00490E32">
              <w:rPr>
                <w:rStyle w:val="Hyperlink"/>
                <w:b w:val="0"/>
                <w:rPrChange w:id="547" w:author="d" w:date="2018-05-05T20:20:00Z">
                  <w:rPr>
                    <w:rStyle w:val="Hyperlink"/>
                  </w:rPr>
                </w:rPrChange>
              </w:rPr>
              <w:fldChar w:fldCharType="begin"/>
            </w:r>
            <w:r w:rsidRPr="00490E32">
              <w:rPr>
                <w:rStyle w:val="Hyperlink"/>
                <w:b w:val="0"/>
                <w:rPrChange w:id="548" w:author="d" w:date="2018-05-05T20:20:00Z">
                  <w:rPr>
                    <w:rStyle w:val="Hyperlink"/>
                  </w:rPr>
                </w:rPrChange>
              </w:rPr>
              <w:instrText xml:space="preserve"> </w:instrText>
            </w:r>
            <w:r w:rsidRPr="00490E32">
              <w:rPr>
                <w:b w:val="0"/>
                <w:rPrChange w:id="549" w:author="d" w:date="2018-05-05T20:20:00Z">
                  <w:rPr/>
                </w:rPrChange>
              </w:rPr>
              <w:instrText>HYPERLINK \l "_Toc513314920"</w:instrText>
            </w:r>
            <w:r w:rsidRPr="00490E32">
              <w:rPr>
                <w:rStyle w:val="Hyperlink"/>
                <w:b w:val="0"/>
                <w:rPrChange w:id="550" w:author="d" w:date="2018-05-05T20:20:00Z">
                  <w:rPr>
                    <w:rStyle w:val="Hyperlink"/>
                  </w:rPr>
                </w:rPrChange>
              </w:rPr>
              <w:instrText xml:space="preserve"> </w:instrText>
            </w:r>
            <w:r w:rsidRPr="00490E32">
              <w:rPr>
                <w:rStyle w:val="Hyperlink"/>
                <w:b w:val="0"/>
                <w:rPrChange w:id="551" w:author="d" w:date="2018-05-05T20:20:00Z">
                  <w:rPr>
                    <w:rStyle w:val="Hyperlink"/>
                  </w:rPr>
                </w:rPrChange>
              </w:rPr>
            </w:r>
            <w:r w:rsidRPr="00490E32">
              <w:rPr>
                <w:rStyle w:val="Hyperlink"/>
                <w:b w:val="0"/>
                <w:rPrChange w:id="552" w:author="d" w:date="2018-05-05T20:20:00Z">
                  <w:rPr>
                    <w:rStyle w:val="Hyperlink"/>
                  </w:rPr>
                </w:rPrChange>
              </w:rPr>
              <w:fldChar w:fldCharType="separate"/>
            </w:r>
            <w:r w:rsidRPr="00490E32">
              <w:rPr>
                <w:rStyle w:val="Hyperlink"/>
                <w:b w:val="0"/>
                <w:rPrChange w:id="553" w:author="d" w:date="2018-05-05T20:20:00Z">
                  <w:rPr>
                    <w:rStyle w:val="Hyperlink"/>
                  </w:rPr>
                </w:rPrChange>
              </w:rPr>
              <w:t>1.4.3 Khả năng của ngôn ngữ Java</w:t>
            </w:r>
            <w:r w:rsidRPr="00490E32">
              <w:rPr>
                <w:b w:val="0"/>
                <w:webHidden/>
                <w:rPrChange w:id="554" w:author="d" w:date="2018-05-05T20:20:00Z">
                  <w:rPr>
                    <w:webHidden/>
                  </w:rPr>
                </w:rPrChange>
              </w:rPr>
              <w:tab/>
            </w:r>
            <w:r w:rsidRPr="00490E32">
              <w:rPr>
                <w:b w:val="0"/>
                <w:webHidden/>
                <w:rPrChange w:id="555" w:author="d" w:date="2018-05-05T20:20:00Z">
                  <w:rPr>
                    <w:webHidden/>
                  </w:rPr>
                </w:rPrChange>
              </w:rPr>
              <w:fldChar w:fldCharType="begin"/>
            </w:r>
            <w:r w:rsidRPr="00490E32">
              <w:rPr>
                <w:b w:val="0"/>
                <w:webHidden/>
                <w:rPrChange w:id="556" w:author="d" w:date="2018-05-05T20:20:00Z">
                  <w:rPr>
                    <w:webHidden/>
                  </w:rPr>
                </w:rPrChange>
              </w:rPr>
              <w:instrText xml:space="preserve"> PAGEREF _Toc513314920 \h </w:instrText>
            </w:r>
            <w:r w:rsidRPr="00490E32">
              <w:rPr>
                <w:b w:val="0"/>
                <w:webHidden/>
                <w:rPrChange w:id="557" w:author="d" w:date="2018-05-05T20:20:00Z">
                  <w:rPr>
                    <w:webHidden/>
                  </w:rPr>
                </w:rPrChange>
              </w:rPr>
            </w:r>
          </w:ins>
          <w:r w:rsidRPr="00490E32">
            <w:rPr>
              <w:b w:val="0"/>
              <w:webHidden/>
              <w:rPrChange w:id="558" w:author="d" w:date="2018-05-05T20:20:00Z">
                <w:rPr>
                  <w:webHidden/>
                </w:rPr>
              </w:rPrChange>
            </w:rPr>
            <w:fldChar w:fldCharType="separate"/>
          </w:r>
          <w:ins w:id="559" w:author="d" w:date="2018-05-05T20:43:00Z">
            <w:r w:rsidR="00687D9D">
              <w:rPr>
                <w:b w:val="0"/>
                <w:webHidden/>
              </w:rPr>
              <w:t>8</w:t>
            </w:r>
          </w:ins>
          <w:ins w:id="560" w:author="d" w:date="2018-05-05T20:19:00Z">
            <w:r w:rsidRPr="00490E32">
              <w:rPr>
                <w:b w:val="0"/>
                <w:webHidden/>
                <w:rPrChange w:id="561" w:author="d" w:date="2018-05-05T20:20:00Z">
                  <w:rPr>
                    <w:webHidden/>
                  </w:rPr>
                </w:rPrChange>
              </w:rPr>
              <w:fldChar w:fldCharType="end"/>
            </w:r>
            <w:r w:rsidRPr="00490E32">
              <w:rPr>
                <w:rStyle w:val="Hyperlink"/>
                <w:b w:val="0"/>
                <w:rPrChange w:id="562" w:author="d" w:date="2018-05-05T20:20:00Z">
                  <w:rPr>
                    <w:rStyle w:val="Hyperlink"/>
                  </w:rPr>
                </w:rPrChange>
              </w:rPr>
              <w:fldChar w:fldCharType="end"/>
            </w:r>
          </w:ins>
        </w:p>
        <w:p w:rsidR="00D702D0" w:rsidRPr="00490E32" w:rsidRDefault="00D702D0" w:rsidP="00A914AB">
          <w:pPr>
            <w:pStyle w:val="TOC3"/>
            <w:spacing w:after="60"/>
            <w:rPr>
              <w:ins w:id="563" w:author="d" w:date="2018-05-05T20:19:00Z"/>
              <w:rFonts w:asciiTheme="minorHAnsi" w:hAnsiTheme="minorHAnsi" w:cstheme="minorBidi"/>
              <w:b w:val="0"/>
              <w:sz w:val="22"/>
              <w:szCs w:val="22"/>
              <w:lang w:eastAsia="en-US"/>
              <w:rPrChange w:id="564" w:author="d" w:date="2018-05-05T20:20:00Z">
                <w:rPr>
                  <w:ins w:id="565" w:author="d" w:date="2018-05-05T20:19:00Z"/>
                  <w:rFonts w:asciiTheme="minorHAnsi" w:hAnsiTheme="minorHAnsi" w:cstheme="minorBidi"/>
                  <w:b w:val="0"/>
                  <w:sz w:val="22"/>
                  <w:szCs w:val="22"/>
                  <w:lang w:eastAsia="en-US"/>
                </w:rPr>
              </w:rPrChange>
            </w:rPr>
            <w:pPrChange w:id="566" w:author="d" w:date="2018-05-05T20:22:00Z">
              <w:pPr>
                <w:pStyle w:val="TOC3"/>
              </w:pPr>
            </w:pPrChange>
          </w:pPr>
          <w:ins w:id="567" w:author="d" w:date="2018-05-05T20:19:00Z">
            <w:r w:rsidRPr="00490E32">
              <w:rPr>
                <w:rStyle w:val="Hyperlink"/>
                <w:b w:val="0"/>
                <w:rPrChange w:id="568" w:author="d" w:date="2018-05-05T20:20:00Z">
                  <w:rPr>
                    <w:rStyle w:val="Hyperlink"/>
                  </w:rPr>
                </w:rPrChange>
              </w:rPr>
              <w:fldChar w:fldCharType="begin"/>
            </w:r>
            <w:r w:rsidRPr="00490E32">
              <w:rPr>
                <w:rStyle w:val="Hyperlink"/>
                <w:b w:val="0"/>
                <w:rPrChange w:id="569" w:author="d" w:date="2018-05-05T20:20:00Z">
                  <w:rPr>
                    <w:rStyle w:val="Hyperlink"/>
                  </w:rPr>
                </w:rPrChange>
              </w:rPr>
              <w:instrText xml:space="preserve"> </w:instrText>
            </w:r>
            <w:r w:rsidRPr="00490E32">
              <w:rPr>
                <w:b w:val="0"/>
                <w:rPrChange w:id="570" w:author="d" w:date="2018-05-05T20:20:00Z">
                  <w:rPr/>
                </w:rPrChange>
              </w:rPr>
              <w:instrText>HYPERLINK \l "_Toc513314921"</w:instrText>
            </w:r>
            <w:r w:rsidRPr="00490E32">
              <w:rPr>
                <w:rStyle w:val="Hyperlink"/>
                <w:b w:val="0"/>
                <w:rPrChange w:id="571" w:author="d" w:date="2018-05-05T20:20:00Z">
                  <w:rPr>
                    <w:rStyle w:val="Hyperlink"/>
                  </w:rPr>
                </w:rPrChange>
              </w:rPr>
              <w:instrText xml:space="preserve"> </w:instrText>
            </w:r>
            <w:r w:rsidRPr="00490E32">
              <w:rPr>
                <w:rStyle w:val="Hyperlink"/>
                <w:b w:val="0"/>
                <w:rPrChange w:id="572" w:author="d" w:date="2018-05-05T20:20:00Z">
                  <w:rPr>
                    <w:rStyle w:val="Hyperlink"/>
                  </w:rPr>
                </w:rPrChange>
              </w:rPr>
            </w:r>
            <w:r w:rsidRPr="00490E32">
              <w:rPr>
                <w:rStyle w:val="Hyperlink"/>
                <w:b w:val="0"/>
                <w:rPrChange w:id="573" w:author="d" w:date="2018-05-05T20:20:00Z">
                  <w:rPr>
                    <w:rStyle w:val="Hyperlink"/>
                  </w:rPr>
                </w:rPrChange>
              </w:rPr>
              <w:fldChar w:fldCharType="separate"/>
            </w:r>
            <w:r w:rsidRPr="00490E32">
              <w:rPr>
                <w:rStyle w:val="Hyperlink"/>
                <w:b w:val="0"/>
                <w:rPrChange w:id="574" w:author="d" w:date="2018-05-05T20:20:00Z">
                  <w:rPr>
                    <w:rStyle w:val="Hyperlink"/>
                  </w:rPr>
                </w:rPrChange>
              </w:rPr>
              <w:t>1.4.4 Những đặc điểm của ngôn ngữ Java</w:t>
            </w:r>
            <w:r w:rsidRPr="00490E32">
              <w:rPr>
                <w:b w:val="0"/>
                <w:webHidden/>
                <w:rPrChange w:id="575" w:author="d" w:date="2018-05-05T20:20:00Z">
                  <w:rPr>
                    <w:webHidden/>
                  </w:rPr>
                </w:rPrChange>
              </w:rPr>
              <w:tab/>
            </w:r>
            <w:r w:rsidRPr="00490E32">
              <w:rPr>
                <w:b w:val="0"/>
                <w:webHidden/>
                <w:rPrChange w:id="576" w:author="d" w:date="2018-05-05T20:20:00Z">
                  <w:rPr>
                    <w:webHidden/>
                  </w:rPr>
                </w:rPrChange>
              </w:rPr>
              <w:fldChar w:fldCharType="begin"/>
            </w:r>
            <w:r w:rsidRPr="00490E32">
              <w:rPr>
                <w:b w:val="0"/>
                <w:webHidden/>
                <w:rPrChange w:id="577" w:author="d" w:date="2018-05-05T20:20:00Z">
                  <w:rPr>
                    <w:webHidden/>
                  </w:rPr>
                </w:rPrChange>
              </w:rPr>
              <w:instrText xml:space="preserve"> PAGEREF _Toc513314921 \h </w:instrText>
            </w:r>
            <w:r w:rsidRPr="00490E32">
              <w:rPr>
                <w:b w:val="0"/>
                <w:webHidden/>
                <w:rPrChange w:id="578" w:author="d" w:date="2018-05-05T20:20:00Z">
                  <w:rPr>
                    <w:webHidden/>
                  </w:rPr>
                </w:rPrChange>
              </w:rPr>
            </w:r>
          </w:ins>
          <w:r w:rsidRPr="00490E32">
            <w:rPr>
              <w:b w:val="0"/>
              <w:webHidden/>
              <w:rPrChange w:id="579" w:author="d" w:date="2018-05-05T20:20:00Z">
                <w:rPr>
                  <w:webHidden/>
                </w:rPr>
              </w:rPrChange>
            </w:rPr>
            <w:fldChar w:fldCharType="separate"/>
          </w:r>
          <w:ins w:id="580" w:author="d" w:date="2018-05-05T20:43:00Z">
            <w:r w:rsidR="00687D9D">
              <w:rPr>
                <w:b w:val="0"/>
                <w:webHidden/>
              </w:rPr>
              <w:t>8</w:t>
            </w:r>
          </w:ins>
          <w:ins w:id="581" w:author="d" w:date="2018-05-05T20:19:00Z">
            <w:r w:rsidRPr="00490E32">
              <w:rPr>
                <w:b w:val="0"/>
                <w:webHidden/>
                <w:rPrChange w:id="582" w:author="d" w:date="2018-05-05T20:20:00Z">
                  <w:rPr>
                    <w:webHidden/>
                  </w:rPr>
                </w:rPrChange>
              </w:rPr>
              <w:fldChar w:fldCharType="end"/>
            </w:r>
            <w:r w:rsidRPr="00490E32">
              <w:rPr>
                <w:rStyle w:val="Hyperlink"/>
                <w:b w:val="0"/>
                <w:rPrChange w:id="583" w:author="d" w:date="2018-05-05T20:20:00Z">
                  <w:rPr>
                    <w:rStyle w:val="Hyperlink"/>
                  </w:rPr>
                </w:rPrChange>
              </w:rPr>
              <w:fldChar w:fldCharType="end"/>
            </w:r>
          </w:ins>
        </w:p>
        <w:p w:rsidR="00D702D0" w:rsidRPr="00490E32" w:rsidRDefault="00D702D0" w:rsidP="00A914AB">
          <w:pPr>
            <w:pStyle w:val="TOC3"/>
            <w:spacing w:after="60"/>
            <w:rPr>
              <w:ins w:id="584" w:author="d" w:date="2018-05-05T20:19:00Z"/>
              <w:rFonts w:asciiTheme="minorHAnsi" w:hAnsiTheme="minorHAnsi" w:cstheme="minorBidi"/>
              <w:b w:val="0"/>
              <w:sz w:val="22"/>
              <w:szCs w:val="22"/>
              <w:lang w:eastAsia="en-US"/>
              <w:rPrChange w:id="585" w:author="d" w:date="2018-05-05T20:20:00Z">
                <w:rPr>
                  <w:ins w:id="586" w:author="d" w:date="2018-05-05T20:19:00Z"/>
                  <w:rFonts w:asciiTheme="minorHAnsi" w:hAnsiTheme="minorHAnsi" w:cstheme="minorBidi"/>
                  <w:b w:val="0"/>
                  <w:sz w:val="22"/>
                  <w:szCs w:val="22"/>
                  <w:lang w:eastAsia="en-US"/>
                </w:rPr>
              </w:rPrChange>
            </w:rPr>
            <w:pPrChange w:id="587" w:author="d" w:date="2018-05-05T20:22:00Z">
              <w:pPr>
                <w:pStyle w:val="TOC3"/>
              </w:pPr>
            </w:pPrChange>
          </w:pPr>
          <w:ins w:id="588" w:author="d" w:date="2018-05-05T20:19:00Z">
            <w:r w:rsidRPr="00490E32">
              <w:rPr>
                <w:rStyle w:val="Hyperlink"/>
                <w:b w:val="0"/>
                <w:rPrChange w:id="589" w:author="d" w:date="2018-05-05T20:20:00Z">
                  <w:rPr>
                    <w:rStyle w:val="Hyperlink"/>
                  </w:rPr>
                </w:rPrChange>
              </w:rPr>
              <w:fldChar w:fldCharType="begin"/>
            </w:r>
            <w:r w:rsidRPr="00490E32">
              <w:rPr>
                <w:rStyle w:val="Hyperlink"/>
                <w:b w:val="0"/>
                <w:rPrChange w:id="590" w:author="d" w:date="2018-05-05T20:20:00Z">
                  <w:rPr>
                    <w:rStyle w:val="Hyperlink"/>
                  </w:rPr>
                </w:rPrChange>
              </w:rPr>
              <w:instrText xml:space="preserve"> </w:instrText>
            </w:r>
            <w:r w:rsidRPr="00490E32">
              <w:rPr>
                <w:b w:val="0"/>
                <w:rPrChange w:id="591" w:author="d" w:date="2018-05-05T20:20:00Z">
                  <w:rPr/>
                </w:rPrChange>
              </w:rPr>
              <w:instrText>HYPERLINK \l "_Toc513314922"</w:instrText>
            </w:r>
            <w:r w:rsidRPr="00490E32">
              <w:rPr>
                <w:rStyle w:val="Hyperlink"/>
                <w:b w:val="0"/>
                <w:rPrChange w:id="592" w:author="d" w:date="2018-05-05T20:20:00Z">
                  <w:rPr>
                    <w:rStyle w:val="Hyperlink"/>
                  </w:rPr>
                </w:rPrChange>
              </w:rPr>
              <w:instrText xml:space="preserve"> </w:instrText>
            </w:r>
            <w:r w:rsidRPr="00490E32">
              <w:rPr>
                <w:rStyle w:val="Hyperlink"/>
                <w:b w:val="0"/>
                <w:rPrChange w:id="593" w:author="d" w:date="2018-05-05T20:20:00Z">
                  <w:rPr>
                    <w:rStyle w:val="Hyperlink"/>
                  </w:rPr>
                </w:rPrChange>
              </w:rPr>
            </w:r>
            <w:r w:rsidRPr="00490E32">
              <w:rPr>
                <w:rStyle w:val="Hyperlink"/>
                <w:b w:val="0"/>
                <w:rPrChange w:id="594" w:author="d" w:date="2018-05-05T20:20:00Z">
                  <w:rPr>
                    <w:rStyle w:val="Hyperlink"/>
                  </w:rPr>
                </w:rPrChange>
              </w:rPr>
              <w:fldChar w:fldCharType="separate"/>
            </w:r>
            <w:r w:rsidRPr="00490E32">
              <w:rPr>
                <w:rStyle w:val="Hyperlink"/>
                <w:b w:val="0"/>
                <w:rPrChange w:id="595" w:author="d" w:date="2018-05-05T20:20:00Z">
                  <w:rPr>
                    <w:rStyle w:val="Hyperlink"/>
                  </w:rPr>
                </w:rPrChange>
              </w:rPr>
              <w:t>1.4.5 Máy ảo Java (JMV - Java Virtual Machine)</w:t>
            </w:r>
            <w:r w:rsidRPr="00490E32">
              <w:rPr>
                <w:b w:val="0"/>
                <w:webHidden/>
                <w:rPrChange w:id="596" w:author="d" w:date="2018-05-05T20:20:00Z">
                  <w:rPr>
                    <w:webHidden/>
                  </w:rPr>
                </w:rPrChange>
              </w:rPr>
              <w:tab/>
            </w:r>
            <w:r w:rsidRPr="00490E32">
              <w:rPr>
                <w:b w:val="0"/>
                <w:webHidden/>
                <w:rPrChange w:id="597" w:author="d" w:date="2018-05-05T20:20:00Z">
                  <w:rPr>
                    <w:webHidden/>
                  </w:rPr>
                </w:rPrChange>
              </w:rPr>
              <w:fldChar w:fldCharType="begin"/>
            </w:r>
            <w:r w:rsidRPr="00490E32">
              <w:rPr>
                <w:b w:val="0"/>
                <w:webHidden/>
                <w:rPrChange w:id="598" w:author="d" w:date="2018-05-05T20:20:00Z">
                  <w:rPr>
                    <w:webHidden/>
                  </w:rPr>
                </w:rPrChange>
              </w:rPr>
              <w:instrText xml:space="preserve"> PAGEREF _Toc513314922 \h </w:instrText>
            </w:r>
            <w:r w:rsidRPr="00490E32">
              <w:rPr>
                <w:b w:val="0"/>
                <w:webHidden/>
                <w:rPrChange w:id="599" w:author="d" w:date="2018-05-05T20:20:00Z">
                  <w:rPr>
                    <w:webHidden/>
                  </w:rPr>
                </w:rPrChange>
              </w:rPr>
            </w:r>
          </w:ins>
          <w:r w:rsidRPr="00490E32">
            <w:rPr>
              <w:b w:val="0"/>
              <w:webHidden/>
              <w:rPrChange w:id="600" w:author="d" w:date="2018-05-05T20:20:00Z">
                <w:rPr>
                  <w:webHidden/>
                </w:rPr>
              </w:rPrChange>
            </w:rPr>
            <w:fldChar w:fldCharType="separate"/>
          </w:r>
          <w:ins w:id="601" w:author="d" w:date="2018-05-05T20:43:00Z">
            <w:r w:rsidR="00687D9D">
              <w:rPr>
                <w:b w:val="0"/>
                <w:webHidden/>
              </w:rPr>
              <w:t>9</w:t>
            </w:r>
          </w:ins>
          <w:ins w:id="602" w:author="d" w:date="2018-05-05T20:19:00Z">
            <w:r w:rsidRPr="00490E32">
              <w:rPr>
                <w:b w:val="0"/>
                <w:webHidden/>
                <w:rPrChange w:id="603" w:author="d" w:date="2018-05-05T20:20:00Z">
                  <w:rPr>
                    <w:webHidden/>
                  </w:rPr>
                </w:rPrChange>
              </w:rPr>
              <w:fldChar w:fldCharType="end"/>
            </w:r>
            <w:r w:rsidRPr="00490E32">
              <w:rPr>
                <w:rStyle w:val="Hyperlink"/>
                <w:b w:val="0"/>
                <w:rPrChange w:id="604" w:author="d" w:date="2018-05-05T20:20:00Z">
                  <w:rPr>
                    <w:rStyle w:val="Hyperlink"/>
                  </w:rPr>
                </w:rPrChange>
              </w:rPr>
              <w:fldChar w:fldCharType="end"/>
            </w:r>
          </w:ins>
        </w:p>
        <w:p w:rsidR="00D702D0" w:rsidRPr="00490E32" w:rsidRDefault="00D702D0" w:rsidP="00A914AB">
          <w:pPr>
            <w:pStyle w:val="TOC3"/>
            <w:spacing w:after="60"/>
            <w:rPr>
              <w:ins w:id="605" w:author="d" w:date="2018-05-05T20:19:00Z"/>
              <w:rFonts w:asciiTheme="minorHAnsi" w:hAnsiTheme="minorHAnsi" w:cstheme="minorBidi"/>
              <w:b w:val="0"/>
              <w:sz w:val="22"/>
              <w:szCs w:val="22"/>
              <w:lang w:eastAsia="en-US"/>
              <w:rPrChange w:id="606" w:author="d" w:date="2018-05-05T20:20:00Z">
                <w:rPr>
                  <w:ins w:id="607" w:author="d" w:date="2018-05-05T20:19:00Z"/>
                  <w:rFonts w:asciiTheme="minorHAnsi" w:hAnsiTheme="minorHAnsi" w:cstheme="minorBidi"/>
                  <w:b w:val="0"/>
                  <w:sz w:val="22"/>
                  <w:szCs w:val="22"/>
                  <w:lang w:eastAsia="en-US"/>
                </w:rPr>
              </w:rPrChange>
            </w:rPr>
            <w:pPrChange w:id="608" w:author="d" w:date="2018-05-05T20:22:00Z">
              <w:pPr>
                <w:pStyle w:val="TOC3"/>
              </w:pPr>
            </w:pPrChange>
          </w:pPr>
          <w:ins w:id="609" w:author="d" w:date="2018-05-05T20:19:00Z">
            <w:r w:rsidRPr="00490E32">
              <w:rPr>
                <w:rStyle w:val="Hyperlink"/>
                <w:b w:val="0"/>
                <w:rPrChange w:id="610" w:author="d" w:date="2018-05-05T20:20:00Z">
                  <w:rPr>
                    <w:rStyle w:val="Hyperlink"/>
                  </w:rPr>
                </w:rPrChange>
              </w:rPr>
              <w:fldChar w:fldCharType="begin"/>
            </w:r>
            <w:r w:rsidRPr="00490E32">
              <w:rPr>
                <w:rStyle w:val="Hyperlink"/>
                <w:b w:val="0"/>
                <w:rPrChange w:id="611" w:author="d" w:date="2018-05-05T20:20:00Z">
                  <w:rPr>
                    <w:rStyle w:val="Hyperlink"/>
                  </w:rPr>
                </w:rPrChange>
              </w:rPr>
              <w:instrText xml:space="preserve"> </w:instrText>
            </w:r>
            <w:r w:rsidRPr="00490E32">
              <w:rPr>
                <w:b w:val="0"/>
                <w:rPrChange w:id="612" w:author="d" w:date="2018-05-05T20:20:00Z">
                  <w:rPr/>
                </w:rPrChange>
              </w:rPr>
              <w:instrText>HYPERLINK \l "_Toc513314923"</w:instrText>
            </w:r>
            <w:r w:rsidRPr="00490E32">
              <w:rPr>
                <w:rStyle w:val="Hyperlink"/>
                <w:b w:val="0"/>
                <w:rPrChange w:id="613" w:author="d" w:date="2018-05-05T20:20:00Z">
                  <w:rPr>
                    <w:rStyle w:val="Hyperlink"/>
                  </w:rPr>
                </w:rPrChange>
              </w:rPr>
              <w:instrText xml:space="preserve"> </w:instrText>
            </w:r>
            <w:r w:rsidRPr="00490E32">
              <w:rPr>
                <w:rStyle w:val="Hyperlink"/>
                <w:b w:val="0"/>
                <w:rPrChange w:id="614" w:author="d" w:date="2018-05-05T20:20:00Z">
                  <w:rPr>
                    <w:rStyle w:val="Hyperlink"/>
                  </w:rPr>
                </w:rPrChange>
              </w:rPr>
            </w:r>
            <w:r w:rsidRPr="00490E32">
              <w:rPr>
                <w:rStyle w:val="Hyperlink"/>
                <w:b w:val="0"/>
                <w:rPrChange w:id="615" w:author="d" w:date="2018-05-05T20:20:00Z">
                  <w:rPr>
                    <w:rStyle w:val="Hyperlink"/>
                  </w:rPr>
                </w:rPrChange>
              </w:rPr>
              <w:fldChar w:fldCharType="separate"/>
            </w:r>
            <w:r w:rsidRPr="00490E32">
              <w:rPr>
                <w:rStyle w:val="Hyperlink"/>
                <w:b w:val="0"/>
                <w:rPrChange w:id="616" w:author="d" w:date="2018-05-05T20:20:00Z">
                  <w:rPr>
                    <w:rStyle w:val="Hyperlink"/>
                  </w:rPr>
                </w:rPrChange>
              </w:rPr>
              <w:t>1.4.6 Hai kiểu ứng dụng dưới ngôn ngữ java</w:t>
            </w:r>
            <w:r w:rsidRPr="00490E32">
              <w:rPr>
                <w:b w:val="0"/>
                <w:webHidden/>
                <w:rPrChange w:id="617" w:author="d" w:date="2018-05-05T20:20:00Z">
                  <w:rPr>
                    <w:webHidden/>
                  </w:rPr>
                </w:rPrChange>
              </w:rPr>
              <w:tab/>
            </w:r>
            <w:r w:rsidRPr="00490E32">
              <w:rPr>
                <w:b w:val="0"/>
                <w:webHidden/>
                <w:rPrChange w:id="618" w:author="d" w:date="2018-05-05T20:20:00Z">
                  <w:rPr>
                    <w:webHidden/>
                  </w:rPr>
                </w:rPrChange>
              </w:rPr>
              <w:fldChar w:fldCharType="begin"/>
            </w:r>
            <w:r w:rsidRPr="00490E32">
              <w:rPr>
                <w:b w:val="0"/>
                <w:webHidden/>
                <w:rPrChange w:id="619" w:author="d" w:date="2018-05-05T20:20:00Z">
                  <w:rPr>
                    <w:webHidden/>
                  </w:rPr>
                </w:rPrChange>
              </w:rPr>
              <w:instrText xml:space="preserve"> PAGEREF _Toc513314923 \h </w:instrText>
            </w:r>
            <w:r w:rsidRPr="00490E32">
              <w:rPr>
                <w:b w:val="0"/>
                <w:webHidden/>
                <w:rPrChange w:id="620" w:author="d" w:date="2018-05-05T20:20:00Z">
                  <w:rPr>
                    <w:webHidden/>
                  </w:rPr>
                </w:rPrChange>
              </w:rPr>
            </w:r>
          </w:ins>
          <w:r w:rsidRPr="00490E32">
            <w:rPr>
              <w:b w:val="0"/>
              <w:webHidden/>
              <w:rPrChange w:id="621" w:author="d" w:date="2018-05-05T20:20:00Z">
                <w:rPr>
                  <w:webHidden/>
                </w:rPr>
              </w:rPrChange>
            </w:rPr>
            <w:fldChar w:fldCharType="separate"/>
          </w:r>
          <w:ins w:id="622" w:author="d" w:date="2018-05-05T20:43:00Z">
            <w:r w:rsidR="00687D9D">
              <w:rPr>
                <w:b w:val="0"/>
                <w:webHidden/>
              </w:rPr>
              <w:t>9</w:t>
            </w:r>
          </w:ins>
          <w:ins w:id="623" w:author="d" w:date="2018-05-05T20:19:00Z">
            <w:r w:rsidRPr="00490E32">
              <w:rPr>
                <w:b w:val="0"/>
                <w:webHidden/>
                <w:rPrChange w:id="624" w:author="d" w:date="2018-05-05T20:20:00Z">
                  <w:rPr>
                    <w:webHidden/>
                  </w:rPr>
                </w:rPrChange>
              </w:rPr>
              <w:fldChar w:fldCharType="end"/>
            </w:r>
            <w:r w:rsidRPr="00490E32">
              <w:rPr>
                <w:rStyle w:val="Hyperlink"/>
                <w:b w:val="0"/>
                <w:rPrChange w:id="625" w:author="d" w:date="2018-05-05T20:20:00Z">
                  <w:rPr>
                    <w:rStyle w:val="Hyperlink"/>
                  </w:rPr>
                </w:rPrChange>
              </w:rPr>
              <w:fldChar w:fldCharType="end"/>
            </w:r>
          </w:ins>
        </w:p>
        <w:p w:rsidR="00D702D0" w:rsidRPr="00490E32" w:rsidRDefault="00D702D0" w:rsidP="00A914AB">
          <w:pPr>
            <w:pStyle w:val="TOC3"/>
            <w:spacing w:after="60"/>
            <w:rPr>
              <w:ins w:id="626" w:author="d" w:date="2018-05-05T20:19:00Z"/>
              <w:rFonts w:asciiTheme="minorHAnsi" w:hAnsiTheme="minorHAnsi" w:cstheme="minorBidi"/>
              <w:b w:val="0"/>
              <w:sz w:val="22"/>
              <w:szCs w:val="22"/>
              <w:lang w:eastAsia="en-US"/>
              <w:rPrChange w:id="627" w:author="d" w:date="2018-05-05T20:20:00Z">
                <w:rPr>
                  <w:ins w:id="628" w:author="d" w:date="2018-05-05T20:19:00Z"/>
                  <w:rFonts w:asciiTheme="minorHAnsi" w:hAnsiTheme="minorHAnsi" w:cstheme="minorBidi"/>
                  <w:b w:val="0"/>
                  <w:sz w:val="22"/>
                  <w:szCs w:val="22"/>
                  <w:lang w:eastAsia="en-US"/>
                </w:rPr>
              </w:rPrChange>
            </w:rPr>
            <w:pPrChange w:id="629" w:author="d" w:date="2018-05-05T20:22:00Z">
              <w:pPr>
                <w:pStyle w:val="TOC3"/>
              </w:pPr>
            </w:pPrChange>
          </w:pPr>
          <w:ins w:id="630" w:author="d" w:date="2018-05-05T20:19:00Z">
            <w:r w:rsidRPr="00490E32">
              <w:rPr>
                <w:rStyle w:val="Hyperlink"/>
                <w:b w:val="0"/>
                <w:rPrChange w:id="631" w:author="d" w:date="2018-05-05T20:20:00Z">
                  <w:rPr>
                    <w:rStyle w:val="Hyperlink"/>
                  </w:rPr>
                </w:rPrChange>
              </w:rPr>
              <w:lastRenderedPageBreak/>
              <w:fldChar w:fldCharType="begin"/>
            </w:r>
            <w:r w:rsidRPr="00490E32">
              <w:rPr>
                <w:rStyle w:val="Hyperlink"/>
                <w:b w:val="0"/>
                <w:rPrChange w:id="632" w:author="d" w:date="2018-05-05T20:20:00Z">
                  <w:rPr>
                    <w:rStyle w:val="Hyperlink"/>
                  </w:rPr>
                </w:rPrChange>
              </w:rPr>
              <w:instrText xml:space="preserve"> </w:instrText>
            </w:r>
            <w:r w:rsidRPr="00490E32">
              <w:rPr>
                <w:b w:val="0"/>
                <w:rPrChange w:id="633" w:author="d" w:date="2018-05-05T20:20:00Z">
                  <w:rPr/>
                </w:rPrChange>
              </w:rPr>
              <w:instrText>HYPERLINK \l "_Toc513314924"</w:instrText>
            </w:r>
            <w:r w:rsidRPr="00490E32">
              <w:rPr>
                <w:rStyle w:val="Hyperlink"/>
                <w:b w:val="0"/>
                <w:rPrChange w:id="634" w:author="d" w:date="2018-05-05T20:20:00Z">
                  <w:rPr>
                    <w:rStyle w:val="Hyperlink"/>
                  </w:rPr>
                </w:rPrChange>
              </w:rPr>
              <w:instrText xml:space="preserve"> </w:instrText>
            </w:r>
            <w:r w:rsidRPr="00490E32">
              <w:rPr>
                <w:rStyle w:val="Hyperlink"/>
                <w:b w:val="0"/>
                <w:rPrChange w:id="635" w:author="d" w:date="2018-05-05T20:20:00Z">
                  <w:rPr>
                    <w:rStyle w:val="Hyperlink"/>
                  </w:rPr>
                </w:rPrChange>
              </w:rPr>
            </w:r>
            <w:r w:rsidRPr="00490E32">
              <w:rPr>
                <w:rStyle w:val="Hyperlink"/>
                <w:b w:val="0"/>
                <w:rPrChange w:id="636" w:author="d" w:date="2018-05-05T20:20:00Z">
                  <w:rPr>
                    <w:rStyle w:val="Hyperlink"/>
                  </w:rPr>
                </w:rPrChange>
              </w:rPr>
              <w:fldChar w:fldCharType="separate"/>
            </w:r>
            <w:r w:rsidRPr="00490E32">
              <w:rPr>
                <w:rStyle w:val="Hyperlink"/>
                <w:b w:val="0"/>
                <w:rPrChange w:id="637" w:author="d" w:date="2018-05-05T20:20:00Z">
                  <w:rPr>
                    <w:rStyle w:val="Hyperlink"/>
                  </w:rPr>
                </w:rPrChange>
              </w:rPr>
              <w:t>1.4.7 Bộ phát triển ứng dụng Java (JDK- Java Development Kit)</w:t>
            </w:r>
            <w:r w:rsidRPr="00490E32">
              <w:rPr>
                <w:b w:val="0"/>
                <w:webHidden/>
                <w:rPrChange w:id="638" w:author="d" w:date="2018-05-05T20:20:00Z">
                  <w:rPr>
                    <w:webHidden/>
                  </w:rPr>
                </w:rPrChange>
              </w:rPr>
              <w:tab/>
            </w:r>
            <w:r w:rsidRPr="00490E32">
              <w:rPr>
                <w:b w:val="0"/>
                <w:webHidden/>
                <w:rPrChange w:id="639" w:author="d" w:date="2018-05-05T20:20:00Z">
                  <w:rPr>
                    <w:webHidden/>
                  </w:rPr>
                </w:rPrChange>
              </w:rPr>
              <w:fldChar w:fldCharType="begin"/>
            </w:r>
            <w:r w:rsidRPr="00490E32">
              <w:rPr>
                <w:b w:val="0"/>
                <w:webHidden/>
                <w:rPrChange w:id="640" w:author="d" w:date="2018-05-05T20:20:00Z">
                  <w:rPr>
                    <w:webHidden/>
                  </w:rPr>
                </w:rPrChange>
              </w:rPr>
              <w:instrText xml:space="preserve"> PAGEREF _Toc513314924 \h </w:instrText>
            </w:r>
            <w:r w:rsidRPr="00490E32">
              <w:rPr>
                <w:b w:val="0"/>
                <w:webHidden/>
                <w:rPrChange w:id="641" w:author="d" w:date="2018-05-05T20:20:00Z">
                  <w:rPr>
                    <w:webHidden/>
                  </w:rPr>
                </w:rPrChange>
              </w:rPr>
            </w:r>
          </w:ins>
          <w:r w:rsidRPr="00490E32">
            <w:rPr>
              <w:b w:val="0"/>
              <w:webHidden/>
              <w:rPrChange w:id="642" w:author="d" w:date="2018-05-05T20:20:00Z">
                <w:rPr>
                  <w:webHidden/>
                </w:rPr>
              </w:rPrChange>
            </w:rPr>
            <w:fldChar w:fldCharType="separate"/>
          </w:r>
          <w:ins w:id="643" w:author="d" w:date="2018-05-05T20:43:00Z">
            <w:r w:rsidR="00687D9D">
              <w:rPr>
                <w:b w:val="0"/>
                <w:webHidden/>
              </w:rPr>
              <w:t>9</w:t>
            </w:r>
          </w:ins>
          <w:ins w:id="644" w:author="d" w:date="2018-05-05T20:19:00Z">
            <w:r w:rsidRPr="00490E32">
              <w:rPr>
                <w:b w:val="0"/>
                <w:webHidden/>
                <w:rPrChange w:id="645" w:author="d" w:date="2018-05-05T20:20:00Z">
                  <w:rPr>
                    <w:webHidden/>
                  </w:rPr>
                </w:rPrChange>
              </w:rPr>
              <w:fldChar w:fldCharType="end"/>
            </w:r>
            <w:r w:rsidRPr="00490E32">
              <w:rPr>
                <w:rStyle w:val="Hyperlink"/>
                <w:b w:val="0"/>
                <w:rPrChange w:id="646" w:author="d" w:date="2018-05-05T20:20:00Z">
                  <w:rPr>
                    <w:rStyle w:val="Hyperlink"/>
                  </w:rPr>
                </w:rPrChange>
              </w:rPr>
              <w:fldChar w:fldCharType="end"/>
            </w:r>
          </w:ins>
        </w:p>
        <w:p w:rsidR="00D702D0" w:rsidRPr="00490E32" w:rsidRDefault="00D702D0" w:rsidP="00A914AB">
          <w:pPr>
            <w:pStyle w:val="TOC2"/>
            <w:spacing w:after="60"/>
            <w:rPr>
              <w:ins w:id="647" w:author="d" w:date="2018-05-05T20:19:00Z"/>
              <w:rFonts w:asciiTheme="minorHAnsi" w:hAnsiTheme="minorHAnsi" w:cstheme="minorBidi"/>
              <w:b w:val="0"/>
              <w:sz w:val="22"/>
              <w:szCs w:val="22"/>
              <w:lang w:eastAsia="en-US"/>
              <w:rPrChange w:id="648" w:author="d" w:date="2018-05-05T20:20:00Z">
                <w:rPr>
                  <w:ins w:id="649" w:author="d" w:date="2018-05-05T20:19:00Z"/>
                  <w:rFonts w:asciiTheme="minorHAnsi" w:hAnsiTheme="minorHAnsi" w:cstheme="minorBidi"/>
                  <w:b w:val="0"/>
                  <w:sz w:val="22"/>
                  <w:szCs w:val="22"/>
                  <w:lang w:eastAsia="en-US"/>
                </w:rPr>
              </w:rPrChange>
            </w:rPr>
            <w:pPrChange w:id="650" w:author="d" w:date="2018-05-05T20:22:00Z">
              <w:pPr>
                <w:pStyle w:val="TOC2"/>
              </w:pPr>
            </w:pPrChange>
          </w:pPr>
          <w:ins w:id="651" w:author="d" w:date="2018-05-05T20:19:00Z">
            <w:r w:rsidRPr="00490E32">
              <w:rPr>
                <w:rStyle w:val="Hyperlink"/>
                <w:b w:val="0"/>
                <w:rPrChange w:id="652" w:author="d" w:date="2018-05-05T20:20:00Z">
                  <w:rPr>
                    <w:rStyle w:val="Hyperlink"/>
                  </w:rPr>
                </w:rPrChange>
              </w:rPr>
              <w:fldChar w:fldCharType="begin"/>
            </w:r>
            <w:r w:rsidRPr="00490E32">
              <w:rPr>
                <w:rStyle w:val="Hyperlink"/>
                <w:b w:val="0"/>
                <w:rPrChange w:id="653" w:author="d" w:date="2018-05-05T20:20:00Z">
                  <w:rPr>
                    <w:rStyle w:val="Hyperlink"/>
                  </w:rPr>
                </w:rPrChange>
              </w:rPr>
              <w:instrText xml:space="preserve"> </w:instrText>
            </w:r>
            <w:r w:rsidRPr="00490E32">
              <w:rPr>
                <w:b w:val="0"/>
                <w:rPrChange w:id="654" w:author="d" w:date="2018-05-05T20:20:00Z">
                  <w:rPr/>
                </w:rPrChange>
              </w:rPr>
              <w:instrText>HYPERLINK \l "_Toc513314925"</w:instrText>
            </w:r>
            <w:r w:rsidRPr="00490E32">
              <w:rPr>
                <w:rStyle w:val="Hyperlink"/>
                <w:b w:val="0"/>
                <w:rPrChange w:id="655" w:author="d" w:date="2018-05-05T20:20:00Z">
                  <w:rPr>
                    <w:rStyle w:val="Hyperlink"/>
                  </w:rPr>
                </w:rPrChange>
              </w:rPr>
              <w:instrText xml:space="preserve"> </w:instrText>
            </w:r>
            <w:r w:rsidRPr="00490E32">
              <w:rPr>
                <w:rStyle w:val="Hyperlink"/>
                <w:b w:val="0"/>
                <w:rPrChange w:id="656" w:author="d" w:date="2018-05-05T20:20:00Z">
                  <w:rPr>
                    <w:rStyle w:val="Hyperlink"/>
                  </w:rPr>
                </w:rPrChange>
              </w:rPr>
            </w:r>
            <w:r w:rsidRPr="00490E32">
              <w:rPr>
                <w:rStyle w:val="Hyperlink"/>
                <w:b w:val="0"/>
                <w:rPrChange w:id="657" w:author="d" w:date="2018-05-05T20:20:00Z">
                  <w:rPr>
                    <w:rStyle w:val="Hyperlink"/>
                  </w:rPr>
                </w:rPrChange>
              </w:rPr>
              <w:fldChar w:fldCharType="separate"/>
            </w:r>
            <w:r w:rsidRPr="00490E32">
              <w:rPr>
                <w:rStyle w:val="Hyperlink"/>
                <w:b w:val="0"/>
                <w:rPrChange w:id="658" w:author="d" w:date="2018-05-05T20:20:00Z">
                  <w:rPr>
                    <w:rStyle w:val="Hyperlink"/>
                  </w:rPr>
                </w:rPrChange>
              </w:rPr>
              <w:t>1.5. Tìm hiểu về Hệ điều hành Android trên thiết bị di động</w:t>
            </w:r>
            <w:r w:rsidRPr="00490E32">
              <w:rPr>
                <w:b w:val="0"/>
                <w:webHidden/>
                <w:rPrChange w:id="659" w:author="d" w:date="2018-05-05T20:20:00Z">
                  <w:rPr>
                    <w:webHidden/>
                  </w:rPr>
                </w:rPrChange>
              </w:rPr>
              <w:tab/>
            </w:r>
            <w:r w:rsidRPr="00490E32">
              <w:rPr>
                <w:b w:val="0"/>
                <w:webHidden/>
                <w:rPrChange w:id="660" w:author="d" w:date="2018-05-05T20:20:00Z">
                  <w:rPr>
                    <w:webHidden/>
                  </w:rPr>
                </w:rPrChange>
              </w:rPr>
              <w:fldChar w:fldCharType="begin"/>
            </w:r>
            <w:r w:rsidRPr="00490E32">
              <w:rPr>
                <w:b w:val="0"/>
                <w:webHidden/>
                <w:rPrChange w:id="661" w:author="d" w:date="2018-05-05T20:20:00Z">
                  <w:rPr>
                    <w:webHidden/>
                  </w:rPr>
                </w:rPrChange>
              </w:rPr>
              <w:instrText xml:space="preserve"> PAGEREF _Toc513314925 \h </w:instrText>
            </w:r>
            <w:r w:rsidRPr="00490E32">
              <w:rPr>
                <w:b w:val="0"/>
                <w:webHidden/>
                <w:rPrChange w:id="662" w:author="d" w:date="2018-05-05T20:20:00Z">
                  <w:rPr>
                    <w:webHidden/>
                  </w:rPr>
                </w:rPrChange>
              </w:rPr>
            </w:r>
          </w:ins>
          <w:r w:rsidRPr="00490E32">
            <w:rPr>
              <w:b w:val="0"/>
              <w:webHidden/>
              <w:rPrChange w:id="663" w:author="d" w:date="2018-05-05T20:20:00Z">
                <w:rPr>
                  <w:webHidden/>
                </w:rPr>
              </w:rPrChange>
            </w:rPr>
            <w:fldChar w:fldCharType="separate"/>
          </w:r>
          <w:ins w:id="664" w:author="d" w:date="2018-05-05T20:43:00Z">
            <w:r w:rsidR="00687D9D">
              <w:rPr>
                <w:b w:val="0"/>
                <w:webHidden/>
              </w:rPr>
              <w:t>10</w:t>
            </w:r>
          </w:ins>
          <w:ins w:id="665" w:author="d" w:date="2018-05-05T20:19:00Z">
            <w:r w:rsidRPr="00490E32">
              <w:rPr>
                <w:b w:val="0"/>
                <w:webHidden/>
                <w:rPrChange w:id="666" w:author="d" w:date="2018-05-05T20:20:00Z">
                  <w:rPr>
                    <w:webHidden/>
                  </w:rPr>
                </w:rPrChange>
              </w:rPr>
              <w:fldChar w:fldCharType="end"/>
            </w:r>
            <w:r w:rsidRPr="00490E32">
              <w:rPr>
                <w:rStyle w:val="Hyperlink"/>
                <w:b w:val="0"/>
                <w:rPrChange w:id="667" w:author="d" w:date="2018-05-05T20:20:00Z">
                  <w:rPr>
                    <w:rStyle w:val="Hyperlink"/>
                  </w:rPr>
                </w:rPrChange>
              </w:rPr>
              <w:fldChar w:fldCharType="end"/>
            </w:r>
          </w:ins>
        </w:p>
        <w:p w:rsidR="00D702D0" w:rsidRPr="00490E32" w:rsidRDefault="00D702D0" w:rsidP="00A914AB">
          <w:pPr>
            <w:pStyle w:val="TOC3"/>
            <w:spacing w:after="60"/>
            <w:rPr>
              <w:ins w:id="668" w:author="d" w:date="2018-05-05T20:19:00Z"/>
              <w:rFonts w:asciiTheme="minorHAnsi" w:hAnsiTheme="minorHAnsi" w:cstheme="minorBidi"/>
              <w:b w:val="0"/>
              <w:sz w:val="22"/>
              <w:szCs w:val="22"/>
              <w:lang w:eastAsia="en-US"/>
              <w:rPrChange w:id="669" w:author="d" w:date="2018-05-05T20:20:00Z">
                <w:rPr>
                  <w:ins w:id="670" w:author="d" w:date="2018-05-05T20:19:00Z"/>
                  <w:rFonts w:asciiTheme="minorHAnsi" w:hAnsiTheme="minorHAnsi" w:cstheme="minorBidi"/>
                  <w:b w:val="0"/>
                  <w:sz w:val="22"/>
                  <w:szCs w:val="22"/>
                  <w:lang w:eastAsia="en-US"/>
                </w:rPr>
              </w:rPrChange>
            </w:rPr>
            <w:pPrChange w:id="671" w:author="d" w:date="2018-05-05T20:22:00Z">
              <w:pPr>
                <w:pStyle w:val="TOC3"/>
              </w:pPr>
            </w:pPrChange>
          </w:pPr>
          <w:ins w:id="672" w:author="d" w:date="2018-05-05T20:19:00Z">
            <w:r w:rsidRPr="00490E32">
              <w:rPr>
                <w:rStyle w:val="Hyperlink"/>
                <w:b w:val="0"/>
                <w:rPrChange w:id="673" w:author="d" w:date="2018-05-05T20:20:00Z">
                  <w:rPr>
                    <w:rStyle w:val="Hyperlink"/>
                  </w:rPr>
                </w:rPrChange>
              </w:rPr>
              <w:fldChar w:fldCharType="begin"/>
            </w:r>
            <w:r w:rsidRPr="00490E32">
              <w:rPr>
                <w:rStyle w:val="Hyperlink"/>
                <w:b w:val="0"/>
                <w:rPrChange w:id="674" w:author="d" w:date="2018-05-05T20:20:00Z">
                  <w:rPr>
                    <w:rStyle w:val="Hyperlink"/>
                  </w:rPr>
                </w:rPrChange>
              </w:rPr>
              <w:instrText xml:space="preserve"> </w:instrText>
            </w:r>
            <w:r w:rsidRPr="00490E32">
              <w:rPr>
                <w:b w:val="0"/>
                <w:rPrChange w:id="675" w:author="d" w:date="2018-05-05T20:20:00Z">
                  <w:rPr/>
                </w:rPrChange>
              </w:rPr>
              <w:instrText>HYPERLINK \l "_Toc513314926"</w:instrText>
            </w:r>
            <w:r w:rsidRPr="00490E32">
              <w:rPr>
                <w:rStyle w:val="Hyperlink"/>
                <w:b w:val="0"/>
                <w:rPrChange w:id="676" w:author="d" w:date="2018-05-05T20:20:00Z">
                  <w:rPr>
                    <w:rStyle w:val="Hyperlink"/>
                  </w:rPr>
                </w:rPrChange>
              </w:rPr>
              <w:instrText xml:space="preserve"> </w:instrText>
            </w:r>
            <w:r w:rsidRPr="00490E32">
              <w:rPr>
                <w:rStyle w:val="Hyperlink"/>
                <w:b w:val="0"/>
                <w:rPrChange w:id="677" w:author="d" w:date="2018-05-05T20:20:00Z">
                  <w:rPr>
                    <w:rStyle w:val="Hyperlink"/>
                  </w:rPr>
                </w:rPrChange>
              </w:rPr>
            </w:r>
            <w:r w:rsidRPr="00490E32">
              <w:rPr>
                <w:rStyle w:val="Hyperlink"/>
                <w:b w:val="0"/>
                <w:rPrChange w:id="678" w:author="d" w:date="2018-05-05T20:20:00Z">
                  <w:rPr>
                    <w:rStyle w:val="Hyperlink"/>
                  </w:rPr>
                </w:rPrChange>
              </w:rPr>
              <w:fldChar w:fldCharType="separate"/>
            </w:r>
            <w:r w:rsidRPr="00490E32">
              <w:rPr>
                <w:rStyle w:val="Hyperlink"/>
                <w:b w:val="0"/>
                <w:rPrChange w:id="679" w:author="d" w:date="2018-05-05T20:20:00Z">
                  <w:rPr>
                    <w:rStyle w:val="Hyperlink"/>
                  </w:rPr>
                </w:rPrChange>
              </w:rPr>
              <w:t>1.5.1 Giới thiệu</w:t>
            </w:r>
            <w:r w:rsidRPr="00490E32">
              <w:rPr>
                <w:b w:val="0"/>
                <w:webHidden/>
                <w:rPrChange w:id="680" w:author="d" w:date="2018-05-05T20:20:00Z">
                  <w:rPr>
                    <w:webHidden/>
                  </w:rPr>
                </w:rPrChange>
              </w:rPr>
              <w:tab/>
            </w:r>
            <w:r w:rsidRPr="00490E32">
              <w:rPr>
                <w:b w:val="0"/>
                <w:webHidden/>
                <w:rPrChange w:id="681" w:author="d" w:date="2018-05-05T20:20:00Z">
                  <w:rPr>
                    <w:webHidden/>
                  </w:rPr>
                </w:rPrChange>
              </w:rPr>
              <w:fldChar w:fldCharType="begin"/>
            </w:r>
            <w:r w:rsidRPr="00490E32">
              <w:rPr>
                <w:b w:val="0"/>
                <w:webHidden/>
                <w:rPrChange w:id="682" w:author="d" w:date="2018-05-05T20:20:00Z">
                  <w:rPr>
                    <w:webHidden/>
                  </w:rPr>
                </w:rPrChange>
              </w:rPr>
              <w:instrText xml:space="preserve"> PAGEREF _Toc513314926 \h </w:instrText>
            </w:r>
            <w:r w:rsidRPr="00490E32">
              <w:rPr>
                <w:b w:val="0"/>
                <w:webHidden/>
                <w:rPrChange w:id="683" w:author="d" w:date="2018-05-05T20:20:00Z">
                  <w:rPr>
                    <w:webHidden/>
                  </w:rPr>
                </w:rPrChange>
              </w:rPr>
            </w:r>
          </w:ins>
          <w:r w:rsidRPr="00490E32">
            <w:rPr>
              <w:b w:val="0"/>
              <w:webHidden/>
              <w:rPrChange w:id="684" w:author="d" w:date="2018-05-05T20:20:00Z">
                <w:rPr>
                  <w:webHidden/>
                </w:rPr>
              </w:rPrChange>
            </w:rPr>
            <w:fldChar w:fldCharType="separate"/>
          </w:r>
          <w:ins w:id="685" w:author="d" w:date="2018-05-05T20:43:00Z">
            <w:r w:rsidR="00687D9D">
              <w:rPr>
                <w:b w:val="0"/>
                <w:webHidden/>
              </w:rPr>
              <w:t>10</w:t>
            </w:r>
          </w:ins>
          <w:ins w:id="686" w:author="d" w:date="2018-05-05T20:19:00Z">
            <w:r w:rsidRPr="00490E32">
              <w:rPr>
                <w:b w:val="0"/>
                <w:webHidden/>
                <w:rPrChange w:id="687" w:author="d" w:date="2018-05-05T20:20:00Z">
                  <w:rPr>
                    <w:webHidden/>
                  </w:rPr>
                </w:rPrChange>
              </w:rPr>
              <w:fldChar w:fldCharType="end"/>
            </w:r>
            <w:r w:rsidRPr="00490E32">
              <w:rPr>
                <w:rStyle w:val="Hyperlink"/>
                <w:b w:val="0"/>
                <w:rPrChange w:id="688" w:author="d" w:date="2018-05-05T20:20:00Z">
                  <w:rPr>
                    <w:rStyle w:val="Hyperlink"/>
                  </w:rPr>
                </w:rPrChange>
              </w:rPr>
              <w:fldChar w:fldCharType="end"/>
            </w:r>
          </w:ins>
        </w:p>
        <w:p w:rsidR="00D702D0" w:rsidRPr="00490E32" w:rsidRDefault="00D702D0" w:rsidP="00A914AB">
          <w:pPr>
            <w:pStyle w:val="TOC3"/>
            <w:spacing w:after="60"/>
            <w:rPr>
              <w:ins w:id="689" w:author="d" w:date="2018-05-05T20:19:00Z"/>
              <w:rFonts w:asciiTheme="minorHAnsi" w:hAnsiTheme="minorHAnsi" w:cstheme="minorBidi"/>
              <w:b w:val="0"/>
              <w:sz w:val="22"/>
              <w:szCs w:val="22"/>
              <w:lang w:eastAsia="en-US"/>
              <w:rPrChange w:id="690" w:author="d" w:date="2018-05-05T20:20:00Z">
                <w:rPr>
                  <w:ins w:id="691" w:author="d" w:date="2018-05-05T20:19:00Z"/>
                  <w:rFonts w:asciiTheme="minorHAnsi" w:hAnsiTheme="minorHAnsi" w:cstheme="minorBidi"/>
                  <w:b w:val="0"/>
                  <w:sz w:val="22"/>
                  <w:szCs w:val="22"/>
                  <w:lang w:eastAsia="en-US"/>
                </w:rPr>
              </w:rPrChange>
            </w:rPr>
            <w:pPrChange w:id="692" w:author="d" w:date="2018-05-05T20:22:00Z">
              <w:pPr>
                <w:pStyle w:val="TOC3"/>
              </w:pPr>
            </w:pPrChange>
          </w:pPr>
          <w:ins w:id="693" w:author="d" w:date="2018-05-05T20:19:00Z">
            <w:r w:rsidRPr="00490E32">
              <w:rPr>
                <w:rStyle w:val="Hyperlink"/>
                <w:b w:val="0"/>
                <w:rPrChange w:id="694" w:author="d" w:date="2018-05-05T20:20:00Z">
                  <w:rPr>
                    <w:rStyle w:val="Hyperlink"/>
                  </w:rPr>
                </w:rPrChange>
              </w:rPr>
              <w:fldChar w:fldCharType="begin"/>
            </w:r>
            <w:r w:rsidRPr="00490E32">
              <w:rPr>
                <w:rStyle w:val="Hyperlink"/>
                <w:b w:val="0"/>
                <w:rPrChange w:id="695" w:author="d" w:date="2018-05-05T20:20:00Z">
                  <w:rPr>
                    <w:rStyle w:val="Hyperlink"/>
                  </w:rPr>
                </w:rPrChange>
              </w:rPr>
              <w:instrText xml:space="preserve"> </w:instrText>
            </w:r>
            <w:r w:rsidRPr="00490E32">
              <w:rPr>
                <w:b w:val="0"/>
                <w:rPrChange w:id="696" w:author="d" w:date="2018-05-05T20:20:00Z">
                  <w:rPr/>
                </w:rPrChange>
              </w:rPr>
              <w:instrText>HYPERLINK \l "_Toc513314927"</w:instrText>
            </w:r>
            <w:r w:rsidRPr="00490E32">
              <w:rPr>
                <w:rStyle w:val="Hyperlink"/>
                <w:b w:val="0"/>
                <w:rPrChange w:id="697" w:author="d" w:date="2018-05-05T20:20:00Z">
                  <w:rPr>
                    <w:rStyle w:val="Hyperlink"/>
                  </w:rPr>
                </w:rPrChange>
              </w:rPr>
              <w:instrText xml:space="preserve"> </w:instrText>
            </w:r>
            <w:r w:rsidRPr="00490E32">
              <w:rPr>
                <w:rStyle w:val="Hyperlink"/>
                <w:b w:val="0"/>
                <w:rPrChange w:id="698" w:author="d" w:date="2018-05-05T20:20:00Z">
                  <w:rPr>
                    <w:rStyle w:val="Hyperlink"/>
                  </w:rPr>
                </w:rPrChange>
              </w:rPr>
            </w:r>
            <w:r w:rsidRPr="00490E32">
              <w:rPr>
                <w:rStyle w:val="Hyperlink"/>
                <w:b w:val="0"/>
                <w:rPrChange w:id="699" w:author="d" w:date="2018-05-05T20:20:00Z">
                  <w:rPr>
                    <w:rStyle w:val="Hyperlink"/>
                  </w:rPr>
                </w:rPrChange>
              </w:rPr>
              <w:fldChar w:fldCharType="separate"/>
            </w:r>
            <w:r w:rsidRPr="00490E32">
              <w:rPr>
                <w:rStyle w:val="Hyperlink"/>
                <w:b w:val="0"/>
                <w:rPrChange w:id="700" w:author="d" w:date="2018-05-05T20:20:00Z">
                  <w:rPr>
                    <w:rStyle w:val="Hyperlink"/>
                  </w:rPr>
                </w:rPrChange>
              </w:rPr>
              <w:t>1.5.2 Cài đặt môi trường JDK và công cụ lập trình Android Studio</w:t>
            </w:r>
            <w:r w:rsidRPr="00490E32">
              <w:rPr>
                <w:b w:val="0"/>
                <w:webHidden/>
                <w:rPrChange w:id="701" w:author="d" w:date="2018-05-05T20:20:00Z">
                  <w:rPr>
                    <w:webHidden/>
                  </w:rPr>
                </w:rPrChange>
              </w:rPr>
              <w:tab/>
            </w:r>
            <w:r w:rsidRPr="00490E32">
              <w:rPr>
                <w:b w:val="0"/>
                <w:webHidden/>
                <w:rPrChange w:id="702" w:author="d" w:date="2018-05-05T20:20:00Z">
                  <w:rPr>
                    <w:webHidden/>
                  </w:rPr>
                </w:rPrChange>
              </w:rPr>
              <w:fldChar w:fldCharType="begin"/>
            </w:r>
            <w:r w:rsidRPr="00490E32">
              <w:rPr>
                <w:b w:val="0"/>
                <w:webHidden/>
                <w:rPrChange w:id="703" w:author="d" w:date="2018-05-05T20:20:00Z">
                  <w:rPr>
                    <w:webHidden/>
                  </w:rPr>
                </w:rPrChange>
              </w:rPr>
              <w:instrText xml:space="preserve"> PAGEREF _Toc513314927 \h </w:instrText>
            </w:r>
            <w:r w:rsidRPr="00490E32">
              <w:rPr>
                <w:b w:val="0"/>
                <w:webHidden/>
                <w:rPrChange w:id="704" w:author="d" w:date="2018-05-05T20:20:00Z">
                  <w:rPr>
                    <w:webHidden/>
                  </w:rPr>
                </w:rPrChange>
              </w:rPr>
            </w:r>
          </w:ins>
          <w:r w:rsidRPr="00490E32">
            <w:rPr>
              <w:b w:val="0"/>
              <w:webHidden/>
              <w:rPrChange w:id="705" w:author="d" w:date="2018-05-05T20:20:00Z">
                <w:rPr>
                  <w:webHidden/>
                </w:rPr>
              </w:rPrChange>
            </w:rPr>
            <w:fldChar w:fldCharType="separate"/>
          </w:r>
          <w:ins w:id="706" w:author="d" w:date="2018-05-05T20:43:00Z">
            <w:r w:rsidR="00687D9D">
              <w:rPr>
                <w:b w:val="0"/>
                <w:webHidden/>
              </w:rPr>
              <w:t>11</w:t>
            </w:r>
          </w:ins>
          <w:ins w:id="707" w:author="d" w:date="2018-05-05T20:19:00Z">
            <w:r w:rsidRPr="00490E32">
              <w:rPr>
                <w:b w:val="0"/>
                <w:webHidden/>
                <w:rPrChange w:id="708" w:author="d" w:date="2018-05-05T20:20:00Z">
                  <w:rPr>
                    <w:webHidden/>
                  </w:rPr>
                </w:rPrChange>
              </w:rPr>
              <w:fldChar w:fldCharType="end"/>
            </w:r>
            <w:r w:rsidRPr="00490E32">
              <w:rPr>
                <w:rStyle w:val="Hyperlink"/>
                <w:b w:val="0"/>
                <w:rPrChange w:id="709" w:author="d" w:date="2018-05-05T20:20:00Z">
                  <w:rPr>
                    <w:rStyle w:val="Hyperlink"/>
                  </w:rPr>
                </w:rPrChange>
              </w:rPr>
              <w:fldChar w:fldCharType="end"/>
            </w:r>
          </w:ins>
        </w:p>
        <w:p w:rsidR="00D702D0" w:rsidRPr="00490E32" w:rsidRDefault="00D702D0" w:rsidP="00A914AB">
          <w:pPr>
            <w:pStyle w:val="TOC3"/>
            <w:spacing w:after="60"/>
            <w:rPr>
              <w:ins w:id="710" w:author="d" w:date="2018-05-05T20:19:00Z"/>
              <w:rFonts w:asciiTheme="minorHAnsi" w:hAnsiTheme="minorHAnsi" w:cstheme="minorBidi"/>
              <w:b w:val="0"/>
              <w:sz w:val="22"/>
              <w:szCs w:val="22"/>
              <w:lang w:eastAsia="en-US"/>
              <w:rPrChange w:id="711" w:author="d" w:date="2018-05-05T20:20:00Z">
                <w:rPr>
                  <w:ins w:id="712" w:author="d" w:date="2018-05-05T20:19:00Z"/>
                  <w:rFonts w:asciiTheme="minorHAnsi" w:hAnsiTheme="minorHAnsi" w:cstheme="minorBidi"/>
                  <w:b w:val="0"/>
                  <w:sz w:val="22"/>
                  <w:szCs w:val="22"/>
                  <w:lang w:eastAsia="en-US"/>
                </w:rPr>
              </w:rPrChange>
            </w:rPr>
            <w:pPrChange w:id="713" w:author="d" w:date="2018-05-05T20:22:00Z">
              <w:pPr>
                <w:pStyle w:val="TOC3"/>
              </w:pPr>
            </w:pPrChange>
          </w:pPr>
          <w:ins w:id="714" w:author="d" w:date="2018-05-05T20:19:00Z">
            <w:r w:rsidRPr="00490E32">
              <w:rPr>
                <w:rStyle w:val="Hyperlink"/>
                <w:b w:val="0"/>
                <w:rPrChange w:id="715" w:author="d" w:date="2018-05-05T20:20:00Z">
                  <w:rPr>
                    <w:rStyle w:val="Hyperlink"/>
                  </w:rPr>
                </w:rPrChange>
              </w:rPr>
              <w:fldChar w:fldCharType="begin"/>
            </w:r>
            <w:r w:rsidRPr="00490E32">
              <w:rPr>
                <w:rStyle w:val="Hyperlink"/>
                <w:b w:val="0"/>
                <w:rPrChange w:id="716" w:author="d" w:date="2018-05-05T20:20:00Z">
                  <w:rPr>
                    <w:rStyle w:val="Hyperlink"/>
                  </w:rPr>
                </w:rPrChange>
              </w:rPr>
              <w:instrText xml:space="preserve"> </w:instrText>
            </w:r>
            <w:r w:rsidRPr="00490E32">
              <w:rPr>
                <w:b w:val="0"/>
                <w:rPrChange w:id="717" w:author="d" w:date="2018-05-05T20:20:00Z">
                  <w:rPr/>
                </w:rPrChange>
              </w:rPr>
              <w:instrText>HYPERLINK \l "_Toc513314928"</w:instrText>
            </w:r>
            <w:r w:rsidRPr="00490E32">
              <w:rPr>
                <w:rStyle w:val="Hyperlink"/>
                <w:b w:val="0"/>
                <w:rPrChange w:id="718" w:author="d" w:date="2018-05-05T20:20:00Z">
                  <w:rPr>
                    <w:rStyle w:val="Hyperlink"/>
                  </w:rPr>
                </w:rPrChange>
              </w:rPr>
              <w:instrText xml:space="preserve"> </w:instrText>
            </w:r>
            <w:r w:rsidRPr="00490E32">
              <w:rPr>
                <w:rStyle w:val="Hyperlink"/>
                <w:b w:val="0"/>
                <w:rPrChange w:id="719" w:author="d" w:date="2018-05-05T20:20:00Z">
                  <w:rPr>
                    <w:rStyle w:val="Hyperlink"/>
                  </w:rPr>
                </w:rPrChange>
              </w:rPr>
            </w:r>
            <w:r w:rsidRPr="00490E32">
              <w:rPr>
                <w:rStyle w:val="Hyperlink"/>
                <w:b w:val="0"/>
                <w:rPrChange w:id="720" w:author="d" w:date="2018-05-05T20:20:00Z">
                  <w:rPr>
                    <w:rStyle w:val="Hyperlink"/>
                  </w:rPr>
                </w:rPrChange>
              </w:rPr>
              <w:fldChar w:fldCharType="separate"/>
            </w:r>
            <w:r w:rsidRPr="00490E32">
              <w:rPr>
                <w:rStyle w:val="Hyperlink"/>
                <w:b w:val="0"/>
                <w:rPrChange w:id="721" w:author="d" w:date="2018-05-05T20:20:00Z">
                  <w:rPr>
                    <w:rStyle w:val="Hyperlink"/>
                  </w:rPr>
                </w:rPrChange>
              </w:rPr>
              <w:t>1.5.3 Vòng đời của một ứng dụng Android</w:t>
            </w:r>
            <w:r w:rsidRPr="00490E32">
              <w:rPr>
                <w:b w:val="0"/>
                <w:webHidden/>
                <w:rPrChange w:id="722" w:author="d" w:date="2018-05-05T20:20:00Z">
                  <w:rPr>
                    <w:webHidden/>
                  </w:rPr>
                </w:rPrChange>
              </w:rPr>
              <w:tab/>
            </w:r>
            <w:r w:rsidRPr="00490E32">
              <w:rPr>
                <w:b w:val="0"/>
                <w:webHidden/>
                <w:rPrChange w:id="723" w:author="d" w:date="2018-05-05T20:20:00Z">
                  <w:rPr>
                    <w:webHidden/>
                  </w:rPr>
                </w:rPrChange>
              </w:rPr>
              <w:fldChar w:fldCharType="begin"/>
            </w:r>
            <w:r w:rsidRPr="00490E32">
              <w:rPr>
                <w:b w:val="0"/>
                <w:webHidden/>
                <w:rPrChange w:id="724" w:author="d" w:date="2018-05-05T20:20:00Z">
                  <w:rPr>
                    <w:webHidden/>
                  </w:rPr>
                </w:rPrChange>
              </w:rPr>
              <w:instrText xml:space="preserve"> PAGEREF _Toc513314928 \h </w:instrText>
            </w:r>
            <w:r w:rsidRPr="00490E32">
              <w:rPr>
                <w:b w:val="0"/>
                <w:webHidden/>
                <w:rPrChange w:id="725" w:author="d" w:date="2018-05-05T20:20:00Z">
                  <w:rPr>
                    <w:webHidden/>
                  </w:rPr>
                </w:rPrChange>
              </w:rPr>
            </w:r>
          </w:ins>
          <w:r w:rsidRPr="00490E32">
            <w:rPr>
              <w:b w:val="0"/>
              <w:webHidden/>
              <w:rPrChange w:id="726" w:author="d" w:date="2018-05-05T20:20:00Z">
                <w:rPr>
                  <w:webHidden/>
                </w:rPr>
              </w:rPrChange>
            </w:rPr>
            <w:fldChar w:fldCharType="separate"/>
          </w:r>
          <w:ins w:id="727" w:author="d" w:date="2018-05-05T20:43:00Z">
            <w:r w:rsidR="00687D9D">
              <w:rPr>
                <w:b w:val="0"/>
                <w:webHidden/>
              </w:rPr>
              <w:t>12</w:t>
            </w:r>
          </w:ins>
          <w:ins w:id="728" w:author="d" w:date="2018-05-05T20:19:00Z">
            <w:r w:rsidRPr="00490E32">
              <w:rPr>
                <w:b w:val="0"/>
                <w:webHidden/>
                <w:rPrChange w:id="729" w:author="d" w:date="2018-05-05T20:20:00Z">
                  <w:rPr>
                    <w:webHidden/>
                  </w:rPr>
                </w:rPrChange>
              </w:rPr>
              <w:fldChar w:fldCharType="end"/>
            </w:r>
            <w:r w:rsidRPr="00490E32">
              <w:rPr>
                <w:rStyle w:val="Hyperlink"/>
                <w:b w:val="0"/>
                <w:rPrChange w:id="730" w:author="d" w:date="2018-05-05T20:20:00Z">
                  <w:rPr>
                    <w:rStyle w:val="Hyperlink"/>
                  </w:rPr>
                </w:rPrChange>
              </w:rPr>
              <w:fldChar w:fldCharType="end"/>
            </w:r>
          </w:ins>
        </w:p>
        <w:p w:rsidR="00D702D0" w:rsidRPr="00490E32" w:rsidRDefault="00D702D0" w:rsidP="00A914AB">
          <w:pPr>
            <w:pStyle w:val="TOC3"/>
            <w:spacing w:after="60"/>
            <w:rPr>
              <w:ins w:id="731" w:author="d" w:date="2018-05-05T20:19:00Z"/>
              <w:rFonts w:asciiTheme="minorHAnsi" w:hAnsiTheme="minorHAnsi" w:cstheme="minorBidi"/>
              <w:b w:val="0"/>
              <w:sz w:val="22"/>
              <w:szCs w:val="22"/>
              <w:lang w:eastAsia="en-US"/>
              <w:rPrChange w:id="732" w:author="d" w:date="2018-05-05T20:20:00Z">
                <w:rPr>
                  <w:ins w:id="733" w:author="d" w:date="2018-05-05T20:19:00Z"/>
                  <w:rFonts w:asciiTheme="minorHAnsi" w:hAnsiTheme="minorHAnsi" w:cstheme="minorBidi"/>
                  <w:b w:val="0"/>
                  <w:sz w:val="22"/>
                  <w:szCs w:val="22"/>
                  <w:lang w:eastAsia="en-US"/>
                </w:rPr>
              </w:rPrChange>
            </w:rPr>
            <w:pPrChange w:id="734" w:author="d" w:date="2018-05-05T20:22:00Z">
              <w:pPr>
                <w:pStyle w:val="TOC3"/>
              </w:pPr>
            </w:pPrChange>
          </w:pPr>
          <w:ins w:id="735" w:author="d" w:date="2018-05-05T20:19:00Z">
            <w:r w:rsidRPr="00490E32">
              <w:rPr>
                <w:rStyle w:val="Hyperlink"/>
                <w:b w:val="0"/>
                <w:rPrChange w:id="736" w:author="d" w:date="2018-05-05T20:20:00Z">
                  <w:rPr>
                    <w:rStyle w:val="Hyperlink"/>
                  </w:rPr>
                </w:rPrChange>
              </w:rPr>
              <w:fldChar w:fldCharType="begin"/>
            </w:r>
            <w:r w:rsidRPr="00490E32">
              <w:rPr>
                <w:rStyle w:val="Hyperlink"/>
                <w:b w:val="0"/>
                <w:rPrChange w:id="737" w:author="d" w:date="2018-05-05T20:20:00Z">
                  <w:rPr>
                    <w:rStyle w:val="Hyperlink"/>
                  </w:rPr>
                </w:rPrChange>
              </w:rPr>
              <w:instrText xml:space="preserve"> </w:instrText>
            </w:r>
            <w:r w:rsidRPr="00490E32">
              <w:rPr>
                <w:b w:val="0"/>
                <w:rPrChange w:id="738" w:author="d" w:date="2018-05-05T20:20:00Z">
                  <w:rPr/>
                </w:rPrChange>
              </w:rPr>
              <w:instrText>HYPERLINK \l "_Toc513314929"</w:instrText>
            </w:r>
            <w:r w:rsidRPr="00490E32">
              <w:rPr>
                <w:rStyle w:val="Hyperlink"/>
                <w:b w:val="0"/>
                <w:rPrChange w:id="739" w:author="d" w:date="2018-05-05T20:20:00Z">
                  <w:rPr>
                    <w:rStyle w:val="Hyperlink"/>
                  </w:rPr>
                </w:rPrChange>
              </w:rPr>
              <w:instrText xml:space="preserve"> </w:instrText>
            </w:r>
            <w:r w:rsidRPr="00490E32">
              <w:rPr>
                <w:rStyle w:val="Hyperlink"/>
                <w:b w:val="0"/>
                <w:rPrChange w:id="740" w:author="d" w:date="2018-05-05T20:20:00Z">
                  <w:rPr>
                    <w:rStyle w:val="Hyperlink"/>
                  </w:rPr>
                </w:rPrChange>
              </w:rPr>
            </w:r>
            <w:r w:rsidRPr="00490E32">
              <w:rPr>
                <w:rStyle w:val="Hyperlink"/>
                <w:b w:val="0"/>
                <w:rPrChange w:id="741" w:author="d" w:date="2018-05-05T20:20:00Z">
                  <w:rPr>
                    <w:rStyle w:val="Hyperlink"/>
                  </w:rPr>
                </w:rPrChange>
              </w:rPr>
              <w:fldChar w:fldCharType="separate"/>
            </w:r>
            <w:r w:rsidRPr="00490E32">
              <w:rPr>
                <w:rStyle w:val="Hyperlink"/>
                <w:b w:val="0"/>
                <w:rPrChange w:id="742" w:author="d" w:date="2018-05-05T20:20:00Z">
                  <w:rPr>
                    <w:rStyle w:val="Hyperlink"/>
                  </w:rPr>
                </w:rPrChange>
              </w:rPr>
              <w:t>1.5.4 Tính năng của Android</w:t>
            </w:r>
            <w:r w:rsidRPr="00490E32">
              <w:rPr>
                <w:b w:val="0"/>
                <w:webHidden/>
                <w:rPrChange w:id="743" w:author="d" w:date="2018-05-05T20:20:00Z">
                  <w:rPr>
                    <w:webHidden/>
                  </w:rPr>
                </w:rPrChange>
              </w:rPr>
              <w:tab/>
            </w:r>
            <w:r w:rsidRPr="00490E32">
              <w:rPr>
                <w:b w:val="0"/>
                <w:webHidden/>
                <w:rPrChange w:id="744" w:author="d" w:date="2018-05-05T20:20:00Z">
                  <w:rPr>
                    <w:webHidden/>
                  </w:rPr>
                </w:rPrChange>
              </w:rPr>
              <w:fldChar w:fldCharType="begin"/>
            </w:r>
            <w:r w:rsidRPr="00490E32">
              <w:rPr>
                <w:b w:val="0"/>
                <w:webHidden/>
                <w:rPrChange w:id="745" w:author="d" w:date="2018-05-05T20:20:00Z">
                  <w:rPr>
                    <w:webHidden/>
                  </w:rPr>
                </w:rPrChange>
              </w:rPr>
              <w:instrText xml:space="preserve"> PAGEREF _Toc513314929 \h </w:instrText>
            </w:r>
            <w:r w:rsidRPr="00490E32">
              <w:rPr>
                <w:b w:val="0"/>
                <w:webHidden/>
                <w:rPrChange w:id="746" w:author="d" w:date="2018-05-05T20:20:00Z">
                  <w:rPr>
                    <w:webHidden/>
                  </w:rPr>
                </w:rPrChange>
              </w:rPr>
            </w:r>
          </w:ins>
          <w:r w:rsidRPr="00490E32">
            <w:rPr>
              <w:b w:val="0"/>
              <w:webHidden/>
              <w:rPrChange w:id="747" w:author="d" w:date="2018-05-05T20:20:00Z">
                <w:rPr>
                  <w:webHidden/>
                </w:rPr>
              </w:rPrChange>
            </w:rPr>
            <w:fldChar w:fldCharType="separate"/>
          </w:r>
          <w:ins w:id="748" w:author="d" w:date="2018-05-05T20:43:00Z">
            <w:r w:rsidR="00687D9D">
              <w:rPr>
                <w:b w:val="0"/>
                <w:webHidden/>
              </w:rPr>
              <w:t>12</w:t>
            </w:r>
          </w:ins>
          <w:ins w:id="749" w:author="d" w:date="2018-05-05T20:19:00Z">
            <w:r w:rsidRPr="00490E32">
              <w:rPr>
                <w:b w:val="0"/>
                <w:webHidden/>
                <w:rPrChange w:id="750" w:author="d" w:date="2018-05-05T20:20:00Z">
                  <w:rPr>
                    <w:webHidden/>
                  </w:rPr>
                </w:rPrChange>
              </w:rPr>
              <w:fldChar w:fldCharType="end"/>
            </w:r>
            <w:r w:rsidRPr="00490E32">
              <w:rPr>
                <w:rStyle w:val="Hyperlink"/>
                <w:b w:val="0"/>
                <w:rPrChange w:id="751" w:author="d" w:date="2018-05-05T20:20:00Z">
                  <w:rPr>
                    <w:rStyle w:val="Hyperlink"/>
                  </w:rPr>
                </w:rPrChange>
              </w:rPr>
              <w:fldChar w:fldCharType="end"/>
            </w:r>
          </w:ins>
        </w:p>
        <w:p w:rsidR="00D702D0" w:rsidRPr="00490E32" w:rsidRDefault="00D702D0" w:rsidP="00A914AB">
          <w:pPr>
            <w:pStyle w:val="TOC3"/>
            <w:spacing w:after="60"/>
            <w:rPr>
              <w:ins w:id="752" w:author="d" w:date="2018-05-05T20:19:00Z"/>
              <w:rFonts w:asciiTheme="minorHAnsi" w:hAnsiTheme="minorHAnsi" w:cstheme="minorBidi"/>
              <w:b w:val="0"/>
              <w:sz w:val="22"/>
              <w:szCs w:val="22"/>
              <w:lang w:eastAsia="en-US"/>
              <w:rPrChange w:id="753" w:author="d" w:date="2018-05-05T20:20:00Z">
                <w:rPr>
                  <w:ins w:id="754" w:author="d" w:date="2018-05-05T20:19:00Z"/>
                  <w:rFonts w:asciiTheme="minorHAnsi" w:hAnsiTheme="minorHAnsi" w:cstheme="minorBidi"/>
                  <w:b w:val="0"/>
                  <w:sz w:val="22"/>
                  <w:szCs w:val="22"/>
                  <w:lang w:eastAsia="en-US"/>
                </w:rPr>
              </w:rPrChange>
            </w:rPr>
            <w:pPrChange w:id="755" w:author="d" w:date="2018-05-05T20:22:00Z">
              <w:pPr>
                <w:pStyle w:val="TOC3"/>
              </w:pPr>
            </w:pPrChange>
          </w:pPr>
          <w:ins w:id="756" w:author="d" w:date="2018-05-05T20:19:00Z">
            <w:r w:rsidRPr="00490E32">
              <w:rPr>
                <w:rStyle w:val="Hyperlink"/>
                <w:b w:val="0"/>
                <w:rPrChange w:id="757" w:author="d" w:date="2018-05-05T20:20:00Z">
                  <w:rPr>
                    <w:rStyle w:val="Hyperlink"/>
                  </w:rPr>
                </w:rPrChange>
              </w:rPr>
              <w:fldChar w:fldCharType="begin"/>
            </w:r>
            <w:r w:rsidRPr="00490E32">
              <w:rPr>
                <w:rStyle w:val="Hyperlink"/>
                <w:b w:val="0"/>
                <w:rPrChange w:id="758" w:author="d" w:date="2018-05-05T20:20:00Z">
                  <w:rPr>
                    <w:rStyle w:val="Hyperlink"/>
                  </w:rPr>
                </w:rPrChange>
              </w:rPr>
              <w:instrText xml:space="preserve"> </w:instrText>
            </w:r>
            <w:r w:rsidRPr="00490E32">
              <w:rPr>
                <w:b w:val="0"/>
                <w:rPrChange w:id="759" w:author="d" w:date="2018-05-05T20:20:00Z">
                  <w:rPr/>
                </w:rPrChange>
              </w:rPr>
              <w:instrText>HYPERLINK \l "_Toc513314930"</w:instrText>
            </w:r>
            <w:r w:rsidRPr="00490E32">
              <w:rPr>
                <w:rStyle w:val="Hyperlink"/>
                <w:b w:val="0"/>
                <w:rPrChange w:id="760" w:author="d" w:date="2018-05-05T20:20:00Z">
                  <w:rPr>
                    <w:rStyle w:val="Hyperlink"/>
                  </w:rPr>
                </w:rPrChange>
              </w:rPr>
              <w:instrText xml:space="preserve"> </w:instrText>
            </w:r>
            <w:r w:rsidRPr="00490E32">
              <w:rPr>
                <w:rStyle w:val="Hyperlink"/>
                <w:b w:val="0"/>
                <w:rPrChange w:id="761" w:author="d" w:date="2018-05-05T20:20:00Z">
                  <w:rPr>
                    <w:rStyle w:val="Hyperlink"/>
                  </w:rPr>
                </w:rPrChange>
              </w:rPr>
            </w:r>
            <w:r w:rsidRPr="00490E32">
              <w:rPr>
                <w:rStyle w:val="Hyperlink"/>
                <w:b w:val="0"/>
                <w:rPrChange w:id="762" w:author="d" w:date="2018-05-05T20:20:00Z">
                  <w:rPr>
                    <w:rStyle w:val="Hyperlink"/>
                  </w:rPr>
                </w:rPrChange>
              </w:rPr>
              <w:fldChar w:fldCharType="separate"/>
            </w:r>
            <w:r w:rsidRPr="00490E32">
              <w:rPr>
                <w:rStyle w:val="Hyperlink"/>
                <w:b w:val="0"/>
                <w:rPrChange w:id="763" w:author="d" w:date="2018-05-05T20:20:00Z">
                  <w:rPr>
                    <w:rStyle w:val="Hyperlink"/>
                  </w:rPr>
                </w:rPrChange>
              </w:rPr>
              <w:t>1.5.5 Các ứng dụng Android</w:t>
            </w:r>
            <w:r w:rsidRPr="00490E32">
              <w:rPr>
                <w:b w:val="0"/>
                <w:webHidden/>
                <w:rPrChange w:id="764" w:author="d" w:date="2018-05-05T20:20:00Z">
                  <w:rPr>
                    <w:webHidden/>
                  </w:rPr>
                </w:rPrChange>
              </w:rPr>
              <w:tab/>
            </w:r>
            <w:r w:rsidRPr="00490E32">
              <w:rPr>
                <w:b w:val="0"/>
                <w:webHidden/>
                <w:rPrChange w:id="765" w:author="d" w:date="2018-05-05T20:20:00Z">
                  <w:rPr>
                    <w:webHidden/>
                  </w:rPr>
                </w:rPrChange>
              </w:rPr>
              <w:fldChar w:fldCharType="begin"/>
            </w:r>
            <w:r w:rsidRPr="00490E32">
              <w:rPr>
                <w:b w:val="0"/>
                <w:webHidden/>
                <w:rPrChange w:id="766" w:author="d" w:date="2018-05-05T20:20:00Z">
                  <w:rPr>
                    <w:webHidden/>
                  </w:rPr>
                </w:rPrChange>
              </w:rPr>
              <w:instrText xml:space="preserve"> PAGEREF _Toc513314930 \h </w:instrText>
            </w:r>
            <w:r w:rsidRPr="00490E32">
              <w:rPr>
                <w:b w:val="0"/>
                <w:webHidden/>
                <w:rPrChange w:id="767" w:author="d" w:date="2018-05-05T20:20:00Z">
                  <w:rPr>
                    <w:webHidden/>
                  </w:rPr>
                </w:rPrChange>
              </w:rPr>
            </w:r>
          </w:ins>
          <w:r w:rsidRPr="00490E32">
            <w:rPr>
              <w:b w:val="0"/>
              <w:webHidden/>
              <w:rPrChange w:id="768" w:author="d" w:date="2018-05-05T20:20:00Z">
                <w:rPr>
                  <w:webHidden/>
                </w:rPr>
              </w:rPrChange>
            </w:rPr>
            <w:fldChar w:fldCharType="separate"/>
          </w:r>
          <w:ins w:id="769" w:author="d" w:date="2018-05-05T20:43:00Z">
            <w:r w:rsidR="00687D9D">
              <w:rPr>
                <w:b w:val="0"/>
                <w:webHidden/>
              </w:rPr>
              <w:t>13</w:t>
            </w:r>
          </w:ins>
          <w:ins w:id="770" w:author="d" w:date="2018-05-05T20:19:00Z">
            <w:r w:rsidRPr="00490E32">
              <w:rPr>
                <w:b w:val="0"/>
                <w:webHidden/>
                <w:rPrChange w:id="771" w:author="d" w:date="2018-05-05T20:20:00Z">
                  <w:rPr>
                    <w:webHidden/>
                  </w:rPr>
                </w:rPrChange>
              </w:rPr>
              <w:fldChar w:fldCharType="end"/>
            </w:r>
            <w:r w:rsidRPr="00490E32">
              <w:rPr>
                <w:rStyle w:val="Hyperlink"/>
                <w:b w:val="0"/>
                <w:rPrChange w:id="772" w:author="d" w:date="2018-05-05T20:20:00Z">
                  <w:rPr>
                    <w:rStyle w:val="Hyperlink"/>
                  </w:rPr>
                </w:rPrChange>
              </w:rPr>
              <w:fldChar w:fldCharType="end"/>
            </w:r>
          </w:ins>
        </w:p>
        <w:p w:rsidR="00D702D0" w:rsidRPr="00490E32" w:rsidRDefault="00D702D0" w:rsidP="00A914AB">
          <w:pPr>
            <w:pStyle w:val="TOC3"/>
            <w:spacing w:after="60"/>
            <w:rPr>
              <w:ins w:id="773" w:author="d" w:date="2018-05-05T20:19:00Z"/>
              <w:rFonts w:asciiTheme="minorHAnsi" w:hAnsiTheme="minorHAnsi" w:cstheme="minorBidi"/>
              <w:b w:val="0"/>
              <w:sz w:val="22"/>
              <w:szCs w:val="22"/>
              <w:lang w:eastAsia="en-US"/>
              <w:rPrChange w:id="774" w:author="d" w:date="2018-05-05T20:20:00Z">
                <w:rPr>
                  <w:ins w:id="775" w:author="d" w:date="2018-05-05T20:19:00Z"/>
                  <w:rFonts w:asciiTheme="minorHAnsi" w:hAnsiTheme="minorHAnsi" w:cstheme="minorBidi"/>
                  <w:b w:val="0"/>
                  <w:sz w:val="22"/>
                  <w:szCs w:val="22"/>
                  <w:lang w:eastAsia="en-US"/>
                </w:rPr>
              </w:rPrChange>
            </w:rPr>
            <w:pPrChange w:id="776" w:author="d" w:date="2018-05-05T20:22:00Z">
              <w:pPr>
                <w:pStyle w:val="TOC3"/>
              </w:pPr>
            </w:pPrChange>
          </w:pPr>
          <w:ins w:id="777" w:author="d" w:date="2018-05-05T20:19:00Z">
            <w:r w:rsidRPr="00490E32">
              <w:rPr>
                <w:rStyle w:val="Hyperlink"/>
                <w:b w:val="0"/>
                <w:rPrChange w:id="778" w:author="d" w:date="2018-05-05T20:20:00Z">
                  <w:rPr>
                    <w:rStyle w:val="Hyperlink"/>
                  </w:rPr>
                </w:rPrChange>
              </w:rPr>
              <w:fldChar w:fldCharType="begin"/>
            </w:r>
            <w:r w:rsidRPr="00490E32">
              <w:rPr>
                <w:rStyle w:val="Hyperlink"/>
                <w:b w:val="0"/>
                <w:rPrChange w:id="779" w:author="d" w:date="2018-05-05T20:20:00Z">
                  <w:rPr>
                    <w:rStyle w:val="Hyperlink"/>
                  </w:rPr>
                </w:rPrChange>
              </w:rPr>
              <w:instrText xml:space="preserve"> </w:instrText>
            </w:r>
            <w:r w:rsidRPr="00490E32">
              <w:rPr>
                <w:b w:val="0"/>
                <w:rPrChange w:id="780" w:author="d" w:date="2018-05-05T20:20:00Z">
                  <w:rPr/>
                </w:rPrChange>
              </w:rPr>
              <w:instrText>HYPERLINK \l "_Toc513314931"</w:instrText>
            </w:r>
            <w:r w:rsidRPr="00490E32">
              <w:rPr>
                <w:rStyle w:val="Hyperlink"/>
                <w:b w:val="0"/>
                <w:rPrChange w:id="781" w:author="d" w:date="2018-05-05T20:20:00Z">
                  <w:rPr>
                    <w:rStyle w:val="Hyperlink"/>
                  </w:rPr>
                </w:rPrChange>
              </w:rPr>
              <w:instrText xml:space="preserve"> </w:instrText>
            </w:r>
            <w:r w:rsidRPr="00490E32">
              <w:rPr>
                <w:rStyle w:val="Hyperlink"/>
                <w:b w:val="0"/>
                <w:rPrChange w:id="782" w:author="d" w:date="2018-05-05T20:20:00Z">
                  <w:rPr>
                    <w:rStyle w:val="Hyperlink"/>
                  </w:rPr>
                </w:rPrChange>
              </w:rPr>
            </w:r>
            <w:r w:rsidRPr="00490E32">
              <w:rPr>
                <w:rStyle w:val="Hyperlink"/>
                <w:b w:val="0"/>
                <w:rPrChange w:id="783" w:author="d" w:date="2018-05-05T20:20:00Z">
                  <w:rPr>
                    <w:rStyle w:val="Hyperlink"/>
                  </w:rPr>
                </w:rPrChange>
              </w:rPr>
              <w:fldChar w:fldCharType="separate"/>
            </w:r>
            <w:r w:rsidRPr="00490E32">
              <w:rPr>
                <w:rStyle w:val="Hyperlink"/>
                <w:b w:val="0"/>
                <w:rPrChange w:id="784" w:author="d" w:date="2018-05-05T20:20:00Z">
                  <w:rPr>
                    <w:rStyle w:val="Hyperlink"/>
                  </w:rPr>
                </w:rPrChange>
              </w:rPr>
              <w:t>1.5.6 Kiến trúc của hệ điều hành Android</w:t>
            </w:r>
            <w:r w:rsidRPr="00490E32">
              <w:rPr>
                <w:b w:val="0"/>
                <w:webHidden/>
                <w:rPrChange w:id="785" w:author="d" w:date="2018-05-05T20:20:00Z">
                  <w:rPr>
                    <w:webHidden/>
                  </w:rPr>
                </w:rPrChange>
              </w:rPr>
              <w:tab/>
            </w:r>
            <w:r w:rsidRPr="00490E32">
              <w:rPr>
                <w:b w:val="0"/>
                <w:webHidden/>
                <w:rPrChange w:id="786" w:author="d" w:date="2018-05-05T20:20:00Z">
                  <w:rPr>
                    <w:webHidden/>
                  </w:rPr>
                </w:rPrChange>
              </w:rPr>
              <w:fldChar w:fldCharType="begin"/>
            </w:r>
            <w:r w:rsidRPr="00490E32">
              <w:rPr>
                <w:b w:val="0"/>
                <w:webHidden/>
                <w:rPrChange w:id="787" w:author="d" w:date="2018-05-05T20:20:00Z">
                  <w:rPr>
                    <w:webHidden/>
                  </w:rPr>
                </w:rPrChange>
              </w:rPr>
              <w:instrText xml:space="preserve"> PAGEREF _Toc513314931 \h </w:instrText>
            </w:r>
            <w:r w:rsidRPr="00490E32">
              <w:rPr>
                <w:b w:val="0"/>
                <w:webHidden/>
                <w:rPrChange w:id="788" w:author="d" w:date="2018-05-05T20:20:00Z">
                  <w:rPr>
                    <w:webHidden/>
                  </w:rPr>
                </w:rPrChange>
              </w:rPr>
            </w:r>
          </w:ins>
          <w:r w:rsidRPr="00490E32">
            <w:rPr>
              <w:b w:val="0"/>
              <w:webHidden/>
              <w:rPrChange w:id="789" w:author="d" w:date="2018-05-05T20:20:00Z">
                <w:rPr>
                  <w:webHidden/>
                </w:rPr>
              </w:rPrChange>
            </w:rPr>
            <w:fldChar w:fldCharType="separate"/>
          </w:r>
          <w:ins w:id="790" w:author="d" w:date="2018-05-05T20:43:00Z">
            <w:r w:rsidR="00687D9D">
              <w:rPr>
                <w:b w:val="0"/>
                <w:webHidden/>
              </w:rPr>
              <w:t>13</w:t>
            </w:r>
          </w:ins>
          <w:ins w:id="791" w:author="d" w:date="2018-05-05T20:19:00Z">
            <w:r w:rsidRPr="00490E32">
              <w:rPr>
                <w:b w:val="0"/>
                <w:webHidden/>
                <w:rPrChange w:id="792" w:author="d" w:date="2018-05-05T20:20:00Z">
                  <w:rPr>
                    <w:webHidden/>
                  </w:rPr>
                </w:rPrChange>
              </w:rPr>
              <w:fldChar w:fldCharType="end"/>
            </w:r>
            <w:r w:rsidRPr="00490E32">
              <w:rPr>
                <w:rStyle w:val="Hyperlink"/>
                <w:b w:val="0"/>
                <w:rPrChange w:id="793" w:author="d" w:date="2018-05-05T20:20:00Z">
                  <w:rPr>
                    <w:rStyle w:val="Hyperlink"/>
                  </w:rPr>
                </w:rPrChange>
              </w:rPr>
              <w:fldChar w:fldCharType="end"/>
            </w:r>
          </w:ins>
        </w:p>
        <w:p w:rsidR="00D702D0" w:rsidRPr="00490E32" w:rsidRDefault="00D702D0" w:rsidP="00A914AB">
          <w:pPr>
            <w:pStyle w:val="TOC3"/>
            <w:tabs>
              <w:tab w:val="left" w:pos="1540"/>
            </w:tabs>
            <w:spacing w:after="60"/>
            <w:rPr>
              <w:ins w:id="794" w:author="d" w:date="2018-05-05T20:19:00Z"/>
              <w:rFonts w:asciiTheme="minorHAnsi" w:hAnsiTheme="minorHAnsi" w:cstheme="minorBidi"/>
              <w:b w:val="0"/>
              <w:sz w:val="22"/>
              <w:szCs w:val="22"/>
              <w:lang w:eastAsia="en-US"/>
              <w:rPrChange w:id="795" w:author="d" w:date="2018-05-05T20:20:00Z">
                <w:rPr>
                  <w:ins w:id="796" w:author="d" w:date="2018-05-05T20:19:00Z"/>
                  <w:rFonts w:asciiTheme="minorHAnsi" w:hAnsiTheme="minorHAnsi" w:cstheme="minorBidi"/>
                  <w:b w:val="0"/>
                  <w:sz w:val="22"/>
                  <w:szCs w:val="22"/>
                  <w:lang w:eastAsia="en-US"/>
                </w:rPr>
              </w:rPrChange>
            </w:rPr>
            <w:pPrChange w:id="797" w:author="d" w:date="2018-05-05T20:22:00Z">
              <w:pPr>
                <w:pStyle w:val="TOC3"/>
                <w:tabs>
                  <w:tab w:val="left" w:pos="1540"/>
                </w:tabs>
              </w:pPr>
            </w:pPrChange>
          </w:pPr>
          <w:ins w:id="798" w:author="d" w:date="2018-05-05T20:19:00Z">
            <w:r w:rsidRPr="00490E32">
              <w:rPr>
                <w:rStyle w:val="Hyperlink"/>
                <w:b w:val="0"/>
                <w:rPrChange w:id="799" w:author="d" w:date="2018-05-05T20:20:00Z">
                  <w:rPr>
                    <w:rStyle w:val="Hyperlink"/>
                  </w:rPr>
                </w:rPrChange>
              </w:rPr>
              <w:fldChar w:fldCharType="begin"/>
            </w:r>
            <w:r w:rsidRPr="00490E32">
              <w:rPr>
                <w:rStyle w:val="Hyperlink"/>
                <w:b w:val="0"/>
                <w:rPrChange w:id="800" w:author="d" w:date="2018-05-05T20:20:00Z">
                  <w:rPr>
                    <w:rStyle w:val="Hyperlink"/>
                  </w:rPr>
                </w:rPrChange>
              </w:rPr>
              <w:instrText xml:space="preserve"> </w:instrText>
            </w:r>
            <w:r w:rsidRPr="00490E32">
              <w:rPr>
                <w:b w:val="0"/>
                <w:rPrChange w:id="801" w:author="d" w:date="2018-05-05T20:20:00Z">
                  <w:rPr/>
                </w:rPrChange>
              </w:rPr>
              <w:instrText>HYPERLINK \l "_Toc513314932"</w:instrText>
            </w:r>
            <w:r w:rsidRPr="00490E32">
              <w:rPr>
                <w:rStyle w:val="Hyperlink"/>
                <w:b w:val="0"/>
                <w:rPrChange w:id="802" w:author="d" w:date="2018-05-05T20:20:00Z">
                  <w:rPr>
                    <w:rStyle w:val="Hyperlink"/>
                  </w:rPr>
                </w:rPrChange>
              </w:rPr>
              <w:instrText xml:space="preserve"> </w:instrText>
            </w:r>
            <w:r w:rsidRPr="00490E32">
              <w:rPr>
                <w:rStyle w:val="Hyperlink"/>
                <w:b w:val="0"/>
                <w:rPrChange w:id="803" w:author="d" w:date="2018-05-05T20:20:00Z">
                  <w:rPr>
                    <w:rStyle w:val="Hyperlink"/>
                  </w:rPr>
                </w:rPrChange>
              </w:rPr>
            </w:r>
            <w:r w:rsidRPr="00490E32">
              <w:rPr>
                <w:rStyle w:val="Hyperlink"/>
                <w:b w:val="0"/>
                <w:rPrChange w:id="804" w:author="d" w:date="2018-05-05T20:20:00Z">
                  <w:rPr>
                    <w:rStyle w:val="Hyperlink"/>
                  </w:rPr>
                </w:rPrChange>
              </w:rPr>
              <w:fldChar w:fldCharType="separate"/>
            </w:r>
            <w:r w:rsidRPr="00490E32">
              <w:rPr>
                <w:rStyle w:val="Hyperlink"/>
                <w:b w:val="0"/>
                <w:rPrChange w:id="805" w:author="d" w:date="2018-05-05T20:20:00Z">
                  <w:rPr>
                    <w:rStyle w:val="Hyperlink"/>
                  </w:rPr>
                </w:rPrChange>
              </w:rPr>
              <w:t>1.5.7</w:t>
            </w:r>
            <w:r w:rsidR="00DA5773" w:rsidRPr="00490E32">
              <w:rPr>
                <w:rFonts w:asciiTheme="minorHAnsi" w:hAnsiTheme="minorHAnsi" w:cstheme="minorBidi"/>
                <w:b w:val="0"/>
                <w:sz w:val="22"/>
                <w:szCs w:val="22"/>
                <w:lang w:eastAsia="en-US"/>
                <w:rPrChange w:id="806" w:author="d" w:date="2018-05-05T20:20:00Z">
                  <w:rPr>
                    <w:rFonts w:asciiTheme="minorHAnsi" w:hAnsiTheme="minorHAnsi" w:cstheme="minorBidi"/>
                    <w:b w:val="0"/>
                    <w:sz w:val="22"/>
                    <w:szCs w:val="22"/>
                    <w:lang w:eastAsia="en-US"/>
                  </w:rPr>
                </w:rPrChange>
              </w:rPr>
              <w:t xml:space="preserve"> </w:t>
            </w:r>
            <w:r w:rsidRPr="00490E32">
              <w:rPr>
                <w:rStyle w:val="Hyperlink"/>
                <w:b w:val="0"/>
                <w:rPrChange w:id="807" w:author="d" w:date="2018-05-05T20:20:00Z">
                  <w:rPr>
                    <w:rStyle w:val="Hyperlink"/>
                  </w:rPr>
                </w:rPrChange>
              </w:rPr>
              <w:t>Các thành phần cơ bản của một ứng dụng android</w:t>
            </w:r>
            <w:r w:rsidRPr="00490E32">
              <w:rPr>
                <w:b w:val="0"/>
                <w:webHidden/>
                <w:rPrChange w:id="808" w:author="d" w:date="2018-05-05T20:20:00Z">
                  <w:rPr>
                    <w:webHidden/>
                  </w:rPr>
                </w:rPrChange>
              </w:rPr>
              <w:tab/>
            </w:r>
            <w:r w:rsidRPr="00490E32">
              <w:rPr>
                <w:b w:val="0"/>
                <w:webHidden/>
                <w:rPrChange w:id="809" w:author="d" w:date="2018-05-05T20:20:00Z">
                  <w:rPr>
                    <w:webHidden/>
                  </w:rPr>
                </w:rPrChange>
              </w:rPr>
              <w:fldChar w:fldCharType="begin"/>
            </w:r>
            <w:r w:rsidRPr="00490E32">
              <w:rPr>
                <w:b w:val="0"/>
                <w:webHidden/>
                <w:rPrChange w:id="810" w:author="d" w:date="2018-05-05T20:20:00Z">
                  <w:rPr>
                    <w:webHidden/>
                  </w:rPr>
                </w:rPrChange>
              </w:rPr>
              <w:instrText xml:space="preserve"> PAGEREF _Toc513314932 \h </w:instrText>
            </w:r>
            <w:r w:rsidRPr="00490E32">
              <w:rPr>
                <w:b w:val="0"/>
                <w:webHidden/>
                <w:rPrChange w:id="811" w:author="d" w:date="2018-05-05T20:20:00Z">
                  <w:rPr>
                    <w:webHidden/>
                  </w:rPr>
                </w:rPrChange>
              </w:rPr>
            </w:r>
          </w:ins>
          <w:r w:rsidRPr="00490E32">
            <w:rPr>
              <w:b w:val="0"/>
              <w:webHidden/>
              <w:rPrChange w:id="812" w:author="d" w:date="2018-05-05T20:20:00Z">
                <w:rPr>
                  <w:webHidden/>
                </w:rPr>
              </w:rPrChange>
            </w:rPr>
            <w:fldChar w:fldCharType="separate"/>
          </w:r>
          <w:ins w:id="813" w:author="d" w:date="2018-05-05T20:43:00Z">
            <w:r w:rsidR="00687D9D">
              <w:rPr>
                <w:b w:val="0"/>
                <w:webHidden/>
              </w:rPr>
              <w:t>15</w:t>
            </w:r>
          </w:ins>
          <w:ins w:id="814" w:author="d" w:date="2018-05-05T20:19:00Z">
            <w:r w:rsidRPr="00490E32">
              <w:rPr>
                <w:b w:val="0"/>
                <w:webHidden/>
                <w:rPrChange w:id="815" w:author="d" w:date="2018-05-05T20:20:00Z">
                  <w:rPr>
                    <w:webHidden/>
                  </w:rPr>
                </w:rPrChange>
              </w:rPr>
              <w:fldChar w:fldCharType="end"/>
            </w:r>
            <w:r w:rsidRPr="00490E32">
              <w:rPr>
                <w:rStyle w:val="Hyperlink"/>
                <w:b w:val="0"/>
                <w:rPrChange w:id="816" w:author="d" w:date="2018-05-05T20:20:00Z">
                  <w:rPr>
                    <w:rStyle w:val="Hyperlink"/>
                  </w:rPr>
                </w:rPrChange>
              </w:rPr>
              <w:fldChar w:fldCharType="end"/>
            </w:r>
          </w:ins>
        </w:p>
        <w:p w:rsidR="00D702D0" w:rsidRPr="00490E32" w:rsidRDefault="00D702D0" w:rsidP="00A914AB">
          <w:pPr>
            <w:pStyle w:val="TOC3"/>
            <w:spacing w:after="60"/>
            <w:rPr>
              <w:ins w:id="817" w:author="d" w:date="2018-05-05T20:19:00Z"/>
              <w:rFonts w:asciiTheme="minorHAnsi" w:hAnsiTheme="minorHAnsi" w:cstheme="minorBidi"/>
              <w:b w:val="0"/>
              <w:sz w:val="22"/>
              <w:szCs w:val="22"/>
              <w:lang w:eastAsia="en-US"/>
              <w:rPrChange w:id="818" w:author="d" w:date="2018-05-05T20:20:00Z">
                <w:rPr>
                  <w:ins w:id="819" w:author="d" w:date="2018-05-05T20:19:00Z"/>
                  <w:rFonts w:asciiTheme="minorHAnsi" w:hAnsiTheme="minorHAnsi" w:cstheme="minorBidi"/>
                  <w:b w:val="0"/>
                  <w:sz w:val="22"/>
                  <w:szCs w:val="22"/>
                  <w:lang w:eastAsia="en-US"/>
                </w:rPr>
              </w:rPrChange>
            </w:rPr>
            <w:pPrChange w:id="820" w:author="d" w:date="2018-05-05T20:22:00Z">
              <w:pPr>
                <w:pStyle w:val="TOC3"/>
              </w:pPr>
            </w:pPrChange>
          </w:pPr>
          <w:ins w:id="821" w:author="d" w:date="2018-05-05T20:19:00Z">
            <w:r w:rsidRPr="00490E32">
              <w:rPr>
                <w:rStyle w:val="Hyperlink"/>
                <w:b w:val="0"/>
                <w:rPrChange w:id="822" w:author="d" w:date="2018-05-05T20:20:00Z">
                  <w:rPr>
                    <w:rStyle w:val="Hyperlink"/>
                  </w:rPr>
                </w:rPrChange>
              </w:rPr>
              <w:fldChar w:fldCharType="begin"/>
            </w:r>
            <w:r w:rsidRPr="00490E32">
              <w:rPr>
                <w:rStyle w:val="Hyperlink"/>
                <w:b w:val="0"/>
                <w:rPrChange w:id="823" w:author="d" w:date="2018-05-05T20:20:00Z">
                  <w:rPr>
                    <w:rStyle w:val="Hyperlink"/>
                  </w:rPr>
                </w:rPrChange>
              </w:rPr>
              <w:instrText xml:space="preserve"> </w:instrText>
            </w:r>
            <w:r w:rsidRPr="00490E32">
              <w:rPr>
                <w:b w:val="0"/>
                <w:rPrChange w:id="824" w:author="d" w:date="2018-05-05T20:20:00Z">
                  <w:rPr/>
                </w:rPrChange>
              </w:rPr>
              <w:instrText>HYPERLINK \l "_Toc513314933"</w:instrText>
            </w:r>
            <w:r w:rsidRPr="00490E32">
              <w:rPr>
                <w:rStyle w:val="Hyperlink"/>
                <w:b w:val="0"/>
                <w:rPrChange w:id="825" w:author="d" w:date="2018-05-05T20:20:00Z">
                  <w:rPr>
                    <w:rStyle w:val="Hyperlink"/>
                  </w:rPr>
                </w:rPrChange>
              </w:rPr>
              <w:instrText xml:space="preserve"> </w:instrText>
            </w:r>
            <w:r w:rsidRPr="00490E32">
              <w:rPr>
                <w:rStyle w:val="Hyperlink"/>
                <w:b w:val="0"/>
                <w:rPrChange w:id="826" w:author="d" w:date="2018-05-05T20:20:00Z">
                  <w:rPr>
                    <w:rStyle w:val="Hyperlink"/>
                  </w:rPr>
                </w:rPrChange>
              </w:rPr>
            </w:r>
            <w:r w:rsidRPr="00490E32">
              <w:rPr>
                <w:rStyle w:val="Hyperlink"/>
                <w:b w:val="0"/>
                <w:rPrChange w:id="827" w:author="d" w:date="2018-05-05T20:20:00Z">
                  <w:rPr>
                    <w:rStyle w:val="Hyperlink"/>
                  </w:rPr>
                </w:rPrChange>
              </w:rPr>
              <w:fldChar w:fldCharType="separate"/>
            </w:r>
            <w:r w:rsidRPr="00490E32">
              <w:rPr>
                <w:rStyle w:val="Hyperlink"/>
                <w:b w:val="0"/>
                <w:rPrChange w:id="828" w:author="d" w:date="2018-05-05T20:20:00Z">
                  <w:rPr>
                    <w:rStyle w:val="Hyperlink"/>
                  </w:rPr>
                </w:rPrChange>
              </w:rPr>
              <w:t>1.5.8 Các tệp tin quan trọng trong Android</w:t>
            </w:r>
            <w:r w:rsidRPr="00490E32">
              <w:rPr>
                <w:b w:val="0"/>
                <w:webHidden/>
                <w:rPrChange w:id="829" w:author="d" w:date="2018-05-05T20:20:00Z">
                  <w:rPr>
                    <w:webHidden/>
                  </w:rPr>
                </w:rPrChange>
              </w:rPr>
              <w:tab/>
            </w:r>
            <w:r w:rsidRPr="00490E32">
              <w:rPr>
                <w:b w:val="0"/>
                <w:webHidden/>
                <w:rPrChange w:id="830" w:author="d" w:date="2018-05-05T20:20:00Z">
                  <w:rPr>
                    <w:webHidden/>
                  </w:rPr>
                </w:rPrChange>
              </w:rPr>
              <w:fldChar w:fldCharType="begin"/>
            </w:r>
            <w:r w:rsidRPr="00490E32">
              <w:rPr>
                <w:b w:val="0"/>
                <w:webHidden/>
                <w:rPrChange w:id="831" w:author="d" w:date="2018-05-05T20:20:00Z">
                  <w:rPr>
                    <w:webHidden/>
                  </w:rPr>
                </w:rPrChange>
              </w:rPr>
              <w:instrText xml:space="preserve"> PAGEREF _Toc513314933 \h </w:instrText>
            </w:r>
            <w:r w:rsidRPr="00490E32">
              <w:rPr>
                <w:b w:val="0"/>
                <w:webHidden/>
                <w:rPrChange w:id="832" w:author="d" w:date="2018-05-05T20:20:00Z">
                  <w:rPr>
                    <w:webHidden/>
                  </w:rPr>
                </w:rPrChange>
              </w:rPr>
            </w:r>
          </w:ins>
          <w:r w:rsidRPr="00490E32">
            <w:rPr>
              <w:b w:val="0"/>
              <w:webHidden/>
              <w:rPrChange w:id="833" w:author="d" w:date="2018-05-05T20:20:00Z">
                <w:rPr>
                  <w:webHidden/>
                </w:rPr>
              </w:rPrChange>
            </w:rPr>
            <w:fldChar w:fldCharType="separate"/>
          </w:r>
          <w:ins w:id="834" w:author="d" w:date="2018-05-05T20:43:00Z">
            <w:r w:rsidR="00687D9D">
              <w:rPr>
                <w:b w:val="0"/>
                <w:webHidden/>
              </w:rPr>
              <w:t>17</w:t>
            </w:r>
          </w:ins>
          <w:ins w:id="835" w:author="d" w:date="2018-05-05T20:19:00Z">
            <w:r w:rsidRPr="00490E32">
              <w:rPr>
                <w:b w:val="0"/>
                <w:webHidden/>
                <w:rPrChange w:id="836" w:author="d" w:date="2018-05-05T20:20:00Z">
                  <w:rPr>
                    <w:webHidden/>
                  </w:rPr>
                </w:rPrChange>
              </w:rPr>
              <w:fldChar w:fldCharType="end"/>
            </w:r>
            <w:r w:rsidRPr="00490E32">
              <w:rPr>
                <w:rStyle w:val="Hyperlink"/>
                <w:b w:val="0"/>
                <w:rPrChange w:id="837" w:author="d" w:date="2018-05-05T20:20:00Z">
                  <w:rPr>
                    <w:rStyle w:val="Hyperlink"/>
                  </w:rPr>
                </w:rPrChange>
              </w:rPr>
              <w:fldChar w:fldCharType="end"/>
            </w:r>
          </w:ins>
        </w:p>
        <w:p w:rsidR="00D702D0" w:rsidRPr="00490E32" w:rsidRDefault="00D702D0" w:rsidP="00A914AB">
          <w:pPr>
            <w:pStyle w:val="TOC3"/>
            <w:spacing w:after="60"/>
            <w:rPr>
              <w:ins w:id="838" w:author="d" w:date="2018-05-05T20:19:00Z"/>
              <w:rFonts w:asciiTheme="minorHAnsi" w:hAnsiTheme="minorHAnsi" w:cstheme="minorBidi"/>
              <w:b w:val="0"/>
              <w:sz w:val="22"/>
              <w:szCs w:val="22"/>
              <w:lang w:eastAsia="en-US"/>
              <w:rPrChange w:id="839" w:author="d" w:date="2018-05-05T20:20:00Z">
                <w:rPr>
                  <w:ins w:id="840" w:author="d" w:date="2018-05-05T20:19:00Z"/>
                  <w:rFonts w:asciiTheme="minorHAnsi" w:hAnsiTheme="minorHAnsi" w:cstheme="minorBidi"/>
                  <w:b w:val="0"/>
                  <w:sz w:val="22"/>
                  <w:szCs w:val="22"/>
                  <w:lang w:eastAsia="en-US"/>
                </w:rPr>
              </w:rPrChange>
            </w:rPr>
            <w:pPrChange w:id="841" w:author="d" w:date="2018-05-05T20:22:00Z">
              <w:pPr>
                <w:pStyle w:val="TOC3"/>
              </w:pPr>
            </w:pPrChange>
          </w:pPr>
          <w:ins w:id="842" w:author="d" w:date="2018-05-05T20:19:00Z">
            <w:r w:rsidRPr="00490E32">
              <w:rPr>
                <w:rStyle w:val="Hyperlink"/>
                <w:b w:val="0"/>
                <w:rPrChange w:id="843" w:author="d" w:date="2018-05-05T20:20:00Z">
                  <w:rPr>
                    <w:rStyle w:val="Hyperlink"/>
                  </w:rPr>
                </w:rPrChange>
              </w:rPr>
              <w:fldChar w:fldCharType="begin"/>
            </w:r>
            <w:r w:rsidRPr="00490E32">
              <w:rPr>
                <w:rStyle w:val="Hyperlink"/>
                <w:b w:val="0"/>
                <w:rPrChange w:id="844" w:author="d" w:date="2018-05-05T20:20:00Z">
                  <w:rPr>
                    <w:rStyle w:val="Hyperlink"/>
                  </w:rPr>
                </w:rPrChange>
              </w:rPr>
              <w:instrText xml:space="preserve"> </w:instrText>
            </w:r>
            <w:r w:rsidRPr="00490E32">
              <w:rPr>
                <w:b w:val="0"/>
                <w:rPrChange w:id="845" w:author="d" w:date="2018-05-05T20:20:00Z">
                  <w:rPr/>
                </w:rPrChange>
              </w:rPr>
              <w:instrText>HYPERLINK \l "_Toc513314934"</w:instrText>
            </w:r>
            <w:r w:rsidRPr="00490E32">
              <w:rPr>
                <w:rStyle w:val="Hyperlink"/>
                <w:b w:val="0"/>
                <w:rPrChange w:id="846" w:author="d" w:date="2018-05-05T20:20:00Z">
                  <w:rPr>
                    <w:rStyle w:val="Hyperlink"/>
                  </w:rPr>
                </w:rPrChange>
              </w:rPr>
              <w:instrText xml:space="preserve"> </w:instrText>
            </w:r>
            <w:r w:rsidRPr="00490E32">
              <w:rPr>
                <w:rStyle w:val="Hyperlink"/>
                <w:b w:val="0"/>
                <w:rPrChange w:id="847" w:author="d" w:date="2018-05-05T20:20:00Z">
                  <w:rPr>
                    <w:rStyle w:val="Hyperlink"/>
                  </w:rPr>
                </w:rPrChange>
              </w:rPr>
            </w:r>
            <w:r w:rsidRPr="00490E32">
              <w:rPr>
                <w:rStyle w:val="Hyperlink"/>
                <w:b w:val="0"/>
                <w:rPrChange w:id="848" w:author="d" w:date="2018-05-05T20:20:00Z">
                  <w:rPr>
                    <w:rStyle w:val="Hyperlink"/>
                  </w:rPr>
                </w:rPrChange>
              </w:rPr>
              <w:fldChar w:fldCharType="separate"/>
            </w:r>
            <w:r w:rsidRPr="00490E32">
              <w:rPr>
                <w:rStyle w:val="Hyperlink"/>
                <w:b w:val="0"/>
                <w:rPrChange w:id="849" w:author="d" w:date="2018-05-05T20:20:00Z">
                  <w:rPr>
                    <w:rStyle w:val="Hyperlink"/>
                  </w:rPr>
                </w:rPrChange>
              </w:rPr>
              <w:t>1.5.9 Các giao diện cơ bản trong Android</w:t>
            </w:r>
            <w:r w:rsidRPr="00490E32">
              <w:rPr>
                <w:b w:val="0"/>
                <w:webHidden/>
                <w:rPrChange w:id="850" w:author="d" w:date="2018-05-05T20:20:00Z">
                  <w:rPr>
                    <w:webHidden/>
                  </w:rPr>
                </w:rPrChange>
              </w:rPr>
              <w:tab/>
            </w:r>
            <w:r w:rsidRPr="00490E32">
              <w:rPr>
                <w:b w:val="0"/>
                <w:webHidden/>
                <w:rPrChange w:id="851" w:author="d" w:date="2018-05-05T20:20:00Z">
                  <w:rPr>
                    <w:webHidden/>
                  </w:rPr>
                </w:rPrChange>
              </w:rPr>
              <w:fldChar w:fldCharType="begin"/>
            </w:r>
            <w:r w:rsidRPr="00490E32">
              <w:rPr>
                <w:b w:val="0"/>
                <w:webHidden/>
                <w:rPrChange w:id="852" w:author="d" w:date="2018-05-05T20:20:00Z">
                  <w:rPr>
                    <w:webHidden/>
                  </w:rPr>
                </w:rPrChange>
              </w:rPr>
              <w:instrText xml:space="preserve"> PAGEREF _Toc513314934 \h </w:instrText>
            </w:r>
            <w:r w:rsidRPr="00490E32">
              <w:rPr>
                <w:b w:val="0"/>
                <w:webHidden/>
                <w:rPrChange w:id="853" w:author="d" w:date="2018-05-05T20:20:00Z">
                  <w:rPr>
                    <w:webHidden/>
                  </w:rPr>
                </w:rPrChange>
              </w:rPr>
            </w:r>
          </w:ins>
          <w:r w:rsidRPr="00490E32">
            <w:rPr>
              <w:b w:val="0"/>
              <w:webHidden/>
              <w:rPrChange w:id="854" w:author="d" w:date="2018-05-05T20:20:00Z">
                <w:rPr>
                  <w:webHidden/>
                </w:rPr>
              </w:rPrChange>
            </w:rPr>
            <w:fldChar w:fldCharType="separate"/>
          </w:r>
          <w:ins w:id="855" w:author="d" w:date="2018-05-05T20:43:00Z">
            <w:r w:rsidR="00687D9D">
              <w:rPr>
                <w:b w:val="0"/>
                <w:webHidden/>
              </w:rPr>
              <w:t>20</w:t>
            </w:r>
          </w:ins>
          <w:ins w:id="856" w:author="d" w:date="2018-05-05T20:19:00Z">
            <w:r w:rsidRPr="00490E32">
              <w:rPr>
                <w:b w:val="0"/>
                <w:webHidden/>
                <w:rPrChange w:id="857" w:author="d" w:date="2018-05-05T20:20:00Z">
                  <w:rPr>
                    <w:webHidden/>
                  </w:rPr>
                </w:rPrChange>
              </w:rPr>
              <w:fldChar w:fldCharType="end"/>
            </w:r>
            <w:r w:rsidRPr="00490E32">
              <w:rPr>
                <w:rStyle w:val="Hyperlink"/>
                <w:b w:val="0"/>
                <w:rPrChange w:id="858" w:author="d" w:date="2018-05-05T20:20:00Z">
                  <w:rPr>
                    <w:rStyle w:val="Hyperlink"/>
                  </w:rPr>
                </w:rPrChange>
              </w:rPr>
              <w:fldChar w:fldCharType="end"/>
            </w:r>
          </w:ins>
        </w:p>
        <w:p w:rsidR="00D702D0" w:rsidRPr="00490E32" w:rsidRDefault="00D702D0" w:rsidP="00A914AB">
          <w:pPr>
            <w:pStyle w:val="TOC3"/>
            <w:tabs>
              <w:tab w:val="left" w:pos="1760"/>
            </w:tabs>
            <w:spacing w:after="60"/>
            <w:rPr>
              <w:ins w:id="859" w:author="d" w:date="2018-05-05T20:19:00Z"/>
              <w:rFonts w:asciiTheme="minorHAnsi" w:hAnsiTheme="minorHAnsi" w:cstheme="minorBidi"/>
              <w:b w:val="0"/>
              <w:sz w:val="22"/>
              <w:szCs w:val="22"/>
              <w:lang w:eastAsia="en-US"/>
              <w:rPrChange w:id="860" w:author="d" w:date="2018-05-05T20:20:00Z">
                <w:rPr>
                  <w:ins w:id="861" w:author="d" w:date="2018-05-05T20:19:00Z"/>
                  <w:rFonts w:asciiTheme="minorHAnsi" w:hAnsiTheme="minorHAnsi" w:cstheme="minorBidi"/>
                  <w:b w:val="0"/>
                  <w:sz w:val="22"/>
                  <w:szCs w:val="22"/>
                  <w:lang w:eastAsia="en-US"/>
                </w:rPr>
              </w:rPrChange>
            </w:rPr>
            <w:pPrChange w:id="862" w:author="d" w:date="2018-05-05T20:22:00Z">
              <w:pPr>
                <w:pStyle w:val="TOC3"/>
                <w:tabs>
                  <w:tab w:val="left" w:pos="1760"/>
                </w:tabs>
              </w:pPr>
            </w:pPrChange>
          </w:pPr>
          <w:ins w:id="863" w:author="d" w:date="2018-05-05T20:19:00Z">
            <w:r w:rsidRPr="00490E32">
              <w:rPr>
                <w:rStyle w:val="Hyperlink"/>
                <w:b w:val="0"/>
                <w:rPrChange w:id="864" w:author="d" w:date="2018-05-05T20:20:00Z">
                  <w:rPr>
                    <w:rStyle w:val="Hyperlink"/>
                  </w:rPr>
                </w:rPrChange>
              </w:rPr>
              <w:fldChar w:fldCharType="begin"/>
            </w:r>
            <w:r w:rsidRPr="00490E32">
              <w:rPr>
                <w:rStyle w:val="Hyperlink"/>
                <w:b w:val="0"/>
                <w:rPrChange w:id="865" w:author="d" w:date="2018-05-05T20:20:00Z">
                  <w:rPr>
                    <w:rStyle w:val="Hyperlink"/>
                  </w:rPr>
                </w:rPrChange>
              </w:rPr>
              <w:instrText xml:space="preserve"> </w:instrText>
            </w:r>
            <w:r w:rsidRPr="00490E32">
              <w:rPr>
                <w:b w:val="0"/>
                <w:rPrChange w:id="866" w:author="d" w:date="2018-05-05T20:20:00Z">
                  <w:rPr/>
                </w:rPrChange>
              </w:rPr>
              <w:instrText>HYPERLINK \l "_Toc513314936"</w:instrText>
            </w:r>
            <w:r w:rsidRPr="00490E32">
              <w:rPr>
                <w:rStyle w:val="Hyperlink"/>
                <w:b w:val="0"/>
                <w:rPrChange w:id="867" w:author="d" w:date="2018-05-05T20:20:00Z">
                  <w:rPr>
                    <w:rStyle w:val="Hyperlink"/>
                  </w:rPr>
                </w:rPrChange>
              </w:rPr>
              <w:instrText xml:space="preserve"> </w:instrText>
            </w:r>
            <w:r w:rsidRPr="00490E32">
              <w:rPr>
                <w:rStyle w:val="Hyperlink"/>
                <w:b w:val="0"/>
                <w:rPrChange w:id="868" w:author="d" w:date="2018-05-05T20:20:00Z">
                  <w:rPr>
                    <w:rStyle w:val="Hyperlink"/>
                  </w:rPr>
                </w:rPrChange>
              </w:rPr>
            </w:r>
            <w:r w:rsidRPr="00490E32">
              <w:rPr>
                <w:rStyle w:val="Hyperlink"/>
                <w:b w:val="0"/>
                <w:rPrChange w:id="869" w:author="d" w:date="2018-05-05T20:20:00Z">
                  <w:rPr>
                    <w:rStyle w:val="Hyperlink"/>
                  </w:rPr>
                </w:rPrChange>
              </w:rPr>
              <w:fldChar w:fldCharType="separate"/>
            </w:r>
            <w:r w:rsidRPr="00490E32">
              <w:rPr>
                <w:rStyle w:val="Hyperlink"/>
                <w:b w:val="0"/>
                <w:rPrChange w:id="870" w:author="d" w:date="2018-05-05T20:20:00Z">
                  <w:rPr>
                    <w:rStyle w:val="Hyperlink"/>
                  </w:rPr>
                </w:rPrChange>
              </w:rPr>
              <w:t>1.5.10</w:t>
            </w:r>
            <w:r w:rsidR="00DA5773" w:rsidRPr="00490E32">
              <w:rPr>
                <w:rFonts w:asciiTheme="minorHAnsi" w:hAnsiTheme="minorHAnsi" w:cstheme="minorBidi"/>
                <w:b w:val="0"/>
                <w:sz w:val="22"/>
                <w:szCs w:val="22"/>
                <w:lang w:eastAsia="en-US"/>
                <w:rPrChange w:id="871" w:author="d" w:date="2018-05-05T20:20:00Z">
                  <w:rPr>
                    <w:rFonts w:asciiTheme="minorHAnsi" w:hAnsiTheme="minorHAnsi" w:cstheme="minorBidi"/>
                    <w:b w:val="0"/>
                    <w:sz w:val="22"/>
                    <w:szCs w:val="22"/>
                    <w:lang w:eastAsia="en-US"/>
                  </w:rPr>
                </w:rPrChange>
              </w:rPr>
              <w:t xml:space="preserve"> </w:t>
            </w:r>
            <w:r w:rsidRPr="00490E32">
              <w:rPr>
                <w:rStyle w:val="Hyperlink"/>
                <w:b w:val="0"/>
                <w:rPrChange w:id="872" w:author="d" w:date="2018-05-05T20:20:00Z">
                  <w:rPr>
                    <w:rStyle w:val="Hyperlink"/>
                  </w:rPr>
                </w:rPrChange>
              </w:rPr>
              <w:t>Giới thiệu một số widget cơ bản trong lập trình android</w:t>
            </w:r>
            <w:r w:rsidRPr="00490E32">
              <w:rPr>
                <w:b w:val="0"/>
                <w:webHidden/>
                <w:rPrChange w:id="873" w:author="d" w:date="2018-05-05T20:20:00Z">
                  <w:rPr>
                    <w:webHidden/>
                  </w:rPr>
                </w:rPrChange>
              </w:rPr>
              <w:tab/>
            </w:r>
            <w:r w:rsidRPr="00490E32">
              <w:rPr>
                <w:b w:val="0"/>
                <w:webHidden/>
                <w:rPrChange w:id="874" w:author="d" w:date="2018-05-05T20:20:00Z">
                  <w:rPr>
                    <w:webHidden/>
                  </w:rPr>
                </w:rPrChange>
              </w:rPr>
              <w:fldChar w:fldCharType="begin"/>
            </w:r>
            <w:r w:rsidRPr="00490E32">
              <w:rPr>
                <w:b w:val="0"/>
                <w:webHidden/>
                <w:rPrChange w:id="875" w:author="d" w:date="2018-05-05T20:20:00Z">
                  <w:rPr>
                    <w:webHidden/>
                  </w:rPr>
                </w:rPrChange>
              </w:rPr>
              <w:instrText xml:space="preserve"> PAGEREF _Toc513314936 \h </w:instrText>
            </w:r>
            <w:r w:rsidRPr="00490E32">
              <w:rPr>
                <w:b w:val="0"/>
                <w:webHidden/>
                <w:rPrChange w:id="876" w:author="d" w:date="2018-05-05T20:20:00Z">
                  <w:rPr>
                    <w:webHidden/>
                  </w:rPr>
                </w:rPrChange>
              </w:rPr>
            </w:r>
          </w:ins>
          <w:r w:rsidRPr="00490E32">
            <w:rPr>
              <w:b w:val="0"/>
              <w:webHidden/>
              <w:rPrChange w:id="877" w:author="d" w:date="2018-05-05T20:20:00Z">
                <w:rPr>
                  <w:webHidden/>
                </w:rPr>
              </w:rPrChange>
            </w:rPr>
            <w:fldChar w:fldCharType="separate"/>
          </w:r>
          <w:ins w:id="878" w:author="d" w:date="2018-05-05T20:43:00Z">
            <w:r w:rsidR="00687D9D">
              <w:rPr>
                <w:b w:val="0"/>
                <w:webHidden/>
              </w:rPr>
              <w:t>28</w:t>
            </w:r>
          </w:ins>
          <w:ins w:id="879" w:author="d" w:date="2018-05-05T20:19:00Z">
            <w:r w:rsidRPr="00490E32">
              <w:rPr>
                <w:b w:val="0"/>
                <w:webHidden/>
                <w:rPrChange w:id="880" w:author="d" w:date="2018-05-05T20:20:00Z">
                  <w:rPr>
                    <w:webHidden/>
                  </w:rPr>
                </w:rPrChange>
              </w:rPr>
              <w:fldChar w:fldCharType="end"/>
            </w:r>
            <w:r w:rsidRPr="00490E32">
              <w:rPr>
                <w:rStyle w:val="Hyperlink"/>
                <w:b w:val="0"/>
                <w:rPrChange w:id="881" w:author="d" w:date="2018-05-05T20:20:00Z">
                  <w:rPr>
                    <w:rStyle w:val="Hyperlink"/>
                  </w:rPr>
                </w:rPrChange>
              </w:rPr>
              <w:fldChar w:fldCharType="end"/>
            </w:r>
          </w:ins>
        </w:p>
        <w:p w:rsidR="00D702D0" w:rsidRPr="00490E32" w:rsidRDefault="00D702D0" w:rsidP="00A914AB">
          <w:pPr>
            <w:pStyle w:val="TOC3"/>
            <w:spacing w:after="60"/>
            <w:rPr>
              <w:ins w:id="882" w:author="d" w:date="2018-05-05T20:19:00Z"/>
              <w:rFonts w:asciiTheme="minorHAnsi" w:hAnsiTheme="minorHAnsi" w:cstheme="minorBidi"/>
              <w:b w:val="0"/>
              <w:sz w:val="22"/>
              <w:szCs w:val="22"/>
              <w:lang w:eastAsia="en-US"/>
              <w:rPrChange w:id="883" w:author="d" w:date="2018-05-05T20:20:00Z">
                <w:rPr>
                  <w:ins w:id="884" w:author="d" w:date="2018-05-05T20:19:00Z"/>
                  <w:rFonts w:asciiTheme="minorHAnsi" w:hAnsiTheme="minorHAnsi" w:cstheme="minorBidi"/>
                  <w:b w:val="0"/>
                  <w:sz w:val="22"/>
                  <w:szCs w:val="22"/>
                  <w:lang w:eastAsia="en-US"/>
                </w:rPr>
              </w:rPrChange>
            </w:rPr>
            <w:pPrChange w:id="885" w:author="d" w:date="2018-05-05T20:22:00Z">
              <w:pPr>
                <w:pStyle w:val="TOC3"/>
              </w:pPr>
            </w:pPrChange>
          </w:pPr>
          <w:ins w:id="886" w:author="d" w:date="2018-05-05T20:19:00Z">
            <w:r w:rsidRPr="00490E32">
              <w:rPr>
                <w:rStyle w:val="Hyperlink"/>
                <w:b w:val="0"/>
                <w:rPrChange w:id="887" w:author="d" w:date="2018-05-05T20:20:00Z">
                  <w:rPr>
                    <w:rStyle w:val="Hyperlink"/>
                  </w:rPr>
                </w:rPrChange>
              </w:rPr>
              <w:fldChar w:fldCharType="begin"/>
            </w:r>
            <w:r w:rsidRPr="00490E32">
              <w:rPr>
                <w:rStyle w:val="Hyperlink"/>
                <w:b w:val="0"/>
                <w:rPrChange w:id="888" w:author="d" w:date="2018-05-05T20:20:00Z">
                  <w:rPr>
                    <w:rStyle w:val="Hyperlink"/>
                  </w:rPr>
                </w:rPrChange>
              </w:rPr>
              <w:instrText xml:space="preserve"> </w:instrText>
            </w:r>
            <w:r w:rsidRPr="00490E32">
              <w:rPr>
                <w:b w:val="0"/>
                <w:rPrChange w:id="889" w:author="d" w:date="2018-05-05T20:20:00Z">
                  <w:rPr/>
                </w:rPrChange>
              </w:rPr>
              <w:instrText>HYPERLINK \l "_Toc513314937"</w:instrText>
            </w:r>
            <w:r w:rsidRPr="00490E32">
              <w:rPr>
                <w:rStyle w:val="Hyperlink"/>
                <w:b w:val="0"/>
                <w:rPrChange w:id="890" w:author="d" w:date="2018-05-05T20:20:00Z">
                  <w:rPr>
                    <w:rStyle w:val="Hyperlink"/>
                  </w:rPr>
                </w:rPrChange>
              </w:rPr>
              <w:instrText xml:space="preserve"> </w:instrText>
            </w:r>
            <w:r w:rsidRPr="00490E32">
              <w:rPr>
                <w:rStyle w:val="Hyperlink"/>
                <w:b w:val="0"/>
                <w:rPrChange w:id="891" w:author="d" w:date="2018-05-05T20:20:00Z">
                  <w:rPr>
                    <w:rStyle w:val="Hyperlink"/>
                  </w:rPr>
                </w:rPrChange>
              </w:rPr>
            </w:r>
            <w:r w:rsidRPr="00490E32">
              <w:rPr>
                <w:rStyle w:val="Hyperlink"/>
                <w:b w:val="0"/>
                <w:rPrChange w:id="892" w:author="d" w:date="2018-05-05T20:20:00Z">
                  <w:rPr>
                    <w:rStyle w:val="Hyperlink"/>
                  </w:rPr>
                </w:rPrChange>
              </w:rPr>
              <w:fldChar w:fldCharType="separate"/>
            </w:r>
            <w:r w:rsidRPr="00490E32">
              <w:rPr>
                <w:rStyle w:val="Hyperlink"/>
                <w:b w:val="0"/>
                <w:rPrChange w:id="893" w:author="d" w:date="2018-05-05T20:20:00Z">
                  <w:rPr>
                    <w:rStyle w:val="Hyperlink"/>
                  </w:rPr>
                </w:rPrChange>
              </w:rPr>
              <w:t>1.5.11 Các thành phần được thiết kế trong Material Design</w:t>
            </w:r>
            <w:r w:rsidRPr="00490E32">
              <w:rPr>
                <w:b w:val="0"/>
                <w:webHidden/>
                <w:rPrChange w:id="894" w:author="d" w:date="2018-05-05T20:20:00Z">
                  <w:rPr>
                    <w:webHidden/>
                  </w:rPr>
                </w:rPrChange>
              </w:rPr>
              <w:tab/>
            </w:r>
            <w:r w:rsidRPr="00490E32">
              <w:rPr>
                <w:b w:val="0"/>
                <w:webHidden/>
                <w:rPrChange w:id="895" w:author="d" w:date="2018-05-05T20:20:00Z">
                  <w:rPr>
                    <w:webHidden/>
                  </w:rPr>
                </w:rPrChange>
              </w:rPr>
              <w:fldChar w:fldCharType="begin"/>
            </w:r>
            <w:r w:rsidRPr="00490E32">
              <w:rPr>
                <w:b w:val="0"/>
                <w:webHidden/>
                <w:rPrChange w:id="896" w:author="d" w:date="2018-05-05T20:20:00Z">
                  <w:rPr>
                    <w:webHidden/>
                  </w:rPr>
                </w:rPrChange>
              </w:rPr>
              <w:instrText xml:space="preserve"> PAGEREF _Toc513314937 \h </w:instrText>
            </w:r>
            <w:r w:rsidRPr="00490E32">
              <w:rPr>
                <w:b w:val="0"/>
                <w:webHidden/>
                <w:rPrChange w:id="897" w:author="d" w:date="2018-05-05T20:20:00Z">
                  <w:rPr>
                    <w:webHidden/>
                  </w:rPr>
                </w:rPrChange>
              </w:rPr>
            </w:r>
          </w:ins>
          <w:r w:rsidRPr="00490E32">
            <w:rPr>
              <w:b w:val="0"/>
              <w:webHidden/>
              <w:rPrChange w:id="898" w:author="d" w:date="2018-05-05T20:20:00Z">
                <w:rPr>
                  <w:webHidden/>
                </w:rPr>
              </w:rPrChange>
            </w:rPr>
            <w:fldChar w:fldCharType="separate"/>
          </w:r>
          <w:ins w:id="899" w:author="d" w:date="2018-05-05T20:43:00Z">
            <w:r w:rsidR="00687D9D">
              <w:rPr>
                <w:b w:val="0"/>
                <w:webHidden/>
              </w:rPr>
              <w:t>38</w:t>
            </w:r>
          </w:ins>
          <w:ins w:id="900" w:author="d" w:date="2018-05-05T20:19:00Z">
            <w:r w:rsidRPr="00490E32">
              <w:rPr>
                <w:b w:val="0"/>
                <w:webHidden/>
                <w:rPrChange w:id="901" w:author="d" w:date="2018-05-05T20:20:00Z">
                  <w:rPr>
                    <w:webHidden/>
                  </w:rPr>
                </w:rPrChange>
              </w:rPr>
              <w:fldChar w:fldCharType="end"/>
            </w:r>
            <w:r w:rsidRPr="00490E32">
              <w:rPr>
                <w:rStyle w:val="Hyperlink"/>
                <w:b w:val="0"/>
                <w:rPrChange w:id="902" w:author="d" w:date="2018-05-05T20:20:00Z">
                  <w:rPr>
                    <w:rStyle w:val="Hyperlink"/>
                  </w:rPr>
                </w:rPrChange>
              </w:rPr>
              <w:fldChar w:fldCharType="end"/>
            </w:r>
          </w:ins>
        </w:p>
        <w:p w:rsidR="00D702D0" w:rsidRPr="00490E32" w:rsidRDefault="00D702D0" w:rsidP="00A914AB">
          <w:pPr>
            <w:pStyle w:val="TOC3"/>
            <w:spacing w:after="60"/>
            <w:rPr>
              <w:ins w:id="903" w:author="d" w:date="2018-05-05T20:19:00Z"/>
              <w:rFonts w:asciiTheme="minorHAnsi" w:hAnsiTheme="minorHAnsi" w:cstheme="minorBidi"/>
              <w:b w:val="0"/>
              <w:sz w:val="22"/>
              <w:szCs w:val="22"/>
              <w:lang w:eastAsia="en-US"/>
              <w:rPrChange w:id="904" w:author="d" w:date="2018-05-05T20:20:00Z">
                <w:rPr>
                  <w:ins w:id="905" w:author="d" w:date="2018-05-05T20:19:00Z"/>
                  <w:rFonts w:asciiTheme="minorHAnsi" w:hAnsiTheme="minorHAnsi" w:cstheme="minorBidi"/>
                  <w:b w:val="0"/>
                  <w:sz w:val="22"/>
                  <w:szCs w:val="22"/>
                  <w:lang w:eastAsia="en-US"/>
                </w:rPr>
              </w:rPrChange>
            </w:rPr>
            <w:pPrChange w:id="906" w:author="d" w:date="2018-05-05T20:22:00Z">
              <w:pPr>
                <w:pStyle w:val="TOC3"/>
              </w:pPr>
            </w:pPrChange>
          </w:pPr>
          <w:ins w:id="907" w:author="d" w:date="2018-05-05T20:19:00Z">
            <w:r w:rsidRPr="00490E32">
              <w:rPr>
                <w:rStyle w:val="Hyperlink"/>
                <w:b w:val="0"/>
                <w:rPrChange w:id="908" w:author="d" w:date="2018-05-05T20:20:00Z">
                  <w:rPr>
                    <w:rStyle w:val="Hyperlink"/>
                  </w:rPr>
                </w:rPrChange>
              </w:rPr>
              <w:fldChar w:fldCharType="begin"/>
            </w:r>
            <w:r w:rsidRPr="00490E32">
              <w:rPr>
                <w:rStyle w:val="Hyperlink"/>
                <w:b w:val="0"/>
                <w:rPrChange w:id="909" w:author="d" w:date="2018-05-05T20:20:00Z">
                  <w:rPr>
                    <w:rStyle w:val="Hyperlink"/>
                  </w:rPr>
                </w:rPrChange>
              </w:rPr>
              <w:instrText xml:space="preserve"> </w:instrText>
            </w:r>
            <w:r w:rsidRPr="00490E32">
              <w:rPr>
                <w:b w:val="0"/>
                <w:rPrChange w:id="910" w:author="d" w:date="2018-05-05T20:20:00Z">
                  <w:rPr/>
                </w:rPrChange>
              </w:rPr>
              <w:instrText>HYPERLINK \l "_Toc513314938"</w:instrText>
            </w:r>
            <w:r w:rsidRPr="00490E32">
              <w:rPr>
                <w:rStyle w:val="Hyperlink"/>
                <w:b w:val="0"/>
                <w:rPrChange w:id="911" w:author="d" w:date="2018-05-05T20:20:00Z">
                  <w:rPr>
                    <w:rStyle w:val="Hyperlink"/>
                  </w:rPr>
                </w:rPrChange>
              </w:rPr>
              <w:instrText xml:space="preserve"> </w:instrText>
            </w:r>
            <w:r w:rsidRPr="00490E32">
              <w:rPr>
                <w:rStyle w:val="Hyperlink"/>
                <w:b w:val="0"/>
                <w:rPrChange w:id="912" w:author="d" w:date="2018-05-05T20:20:00Z">
                  <w:rPr>
                    <w:rStyle w:val="Hyperlink"/>
                  </w:rPr>
                </w:rPrChange>
              </w:rPr>
            </w:r>
            <w:r w:rsidRPr="00490E32">
              <w:rPr>
                <w:rStyle w:val="Hyperlink"/>
                <w:b w:val="0"/>
                <w:rPrChange w:id="913" w:author="d" w:date="2018-05-05T20:20:00Z">
                  <w:rPr>
                    <w:rStyle w:val="Hyperlink"/>
                  </w:rPr>
                </w:rPrChange>
              </w:rPr>
              <w:fldChar w:fldCharType="separate"/>
            </w:r>
            <w:r w:rsidRPr="00490E32">
              <w:rPr>
                <w:rStyle w:val="Hyperlink"/>
                <w:b w:val="0"/>
                <w:rPrChange w:id="914" w:author="d" w:date="2018-05-05T20:20:00Z">
                  <w:rPr>
                    <w:rStyle w:val="Hyperlink"/>
                  </w:rPr>
                </w:rPrChange>
              </w:rPr>
              <w:t>1.5.12 Lưu trữ dữ liệu trong Android</w:t>
            </w:r>
            <w:r w:rsidRPr="00490E32">
              <w:rPr>
                <w:b w:val="0"/>
                <w:webHidden/>
                <w:rPrChange w:id="915" w:author="d" w:date="2018-05-05T20:20:00Z">
                  <w:rPr>
                    <w:webHidden/>
                  </w:rPr>
                </w:rPrChange>
              </w:rPr>
              <w:tab/>
            </w:r>
            <w:r w:rsidRPr="00490E32">
              <w:rPr>
                <w:b w:val="0"/>
                <w:webHidden/>
                <w:rPrChange w:id="916" w:author="d" w:date="2018-05-05T20:20:00Z">
                  <w:rPr>
                    <w:webHidden/>
                  </w:rPr>
                </w:rPrChange>
              </w:rPr>
              <w:fldChar w:fldCharType="begin"/>
            </w:r>
            <w:r w:rsidRPr="00490E32">
              <w:rPr>
                <w:b w:val="0"/>
                <w:webHidden/>
                <w:rPrChange w:id="917" w:author="d" w:date="2018-05-05T20:20:00Z">
                  <w:rPr>
                    <w:webHidden/>
                  </w:rPr>
                </w:rPrChange>
              </w:rPr>
              <w:instrText xml:space="preserve"> PAGEREF _Toc513314938 \h </w:instrText>
            </w:r>
            <w:r w:rsidRPr="00490E32">
              <w:rPr>
                <w:b w:val="0"/>
                <w:webHidden/>
                <w:rPrChange w:id="918" w:author="d" w:date="2018-05-05T20:20:00Z">
                  <w:rPr>
                    <w:webHidden/>
                  </w:rPr>
                </w:rPrChange>
              </w:rPr>
            </w:r>
          </w:ins>
          <w:r w:rsidRPr="00490E32">
            <w:rPr>
              <w:b w:val="0"/>
              <w:webHidden/>
              <w:rPrChange w:id="919" w:author="d" w:date="2018-05-05T20:20:00Z">
                <w:rPr>
                  <w:webHidden/>
                </w:rPr>
              </w:rPrChange>
            </w:rPr>
            <w:fldChar w:fldCharType="separate"/>
          </w:r>
          <w:ins w:id="920" w:author="d" w:date="2018-05-05T20:43:00Z">
            <w:r w:rsidR="00687D9D">
              <w:rPr>
                <w:b w:val="0"/>
                <w:webHidden/>
              </w:rPr>
              <w:t>39</w:t>
            </w:r>
          </w:ins>
          <w:ins w:id="921" w:author="d" w:date="2018-05-05T20:19:00Z">
            <w:r w:rsidRPr="00490E32">
              <w:rPr>
                <w:b w:val="0"/>
                <w:webHidden/>
                <w:rPrChange w:id="922" w:author="d" w:date="2018-05-05T20:20:00Z">
                  <w:rPr>
                    <w:webHidden/>
                  </w:rPr>
                </w:rPrChange>
              </w:rPr>
              <w:fldChar w:fldCharType="end"/>
            </w:r>
            <w:r w:rsidRPr="00490E32">
              <w:rPr>
                <w:rStyle w:val="Hyperlink"/>
                <w:b w:val="0"/>
                <w:rPrChange w:id="923" w:author="d" w:date="2018-05-05T20:20:00Z">
                  <w:rPr>
                    <w:rStyle w:val="Hyperlink"/>
                  </w:rPr>
                </w:rPrChange>
              </w:rPr>
              <w:fldChar w:fldCharType="end"/>
            </w:r>
          </w:ins>
        </w:p>
        <w:p w:rsidR="00D702D0" w:rsidRPr="00490E32" w:rsidRDefault="00D702D0" w:rsidP="00A914AB">
          <w:pPr>
            <w:pStyle w:val="TOC2"/>
            <w:spacing w:after="60"/>
            <w:rPr>
              <w:ins w:id="924" w:author="d" w:date="2018-05-05T20:19:00Z"/>
              <w:rFonts w:asciiTheme="minorHAnsi" w:hAnsiTheme="minorHAnsi" w:cstheme="minorBidi"/>
              <w:b w:val="0"/>
              <w:sz w:val="22"/>
              <w:szCs w:val="22"/>
              <w:lang w:eastAsia="en-US"/>
              <w:rPrChange w:id="925" w:author="d" w:date="2018-05-05T20:20:00Z">
                <w:rPr>
                  <w:ins w:id="926" w:author="d" w:date="2018-05-05T20:19:00Z"/>
                  <w:rFonts w:asciiTheme="minorHAnsi" w:hAnsiTheme="minorHAnsi" w:cstheme="minorBidi"/>
                  <w:b w:val="0"/>
                  <w:sz w:val="22"/>
                  <w:szCs w:val="22"/>
                  <w:lang w:eastAsia="en-US"/>
                </w:rPr>
              </w:rPrChange>
            </w:rPr>
            <w:pPrChange w:id="927" w:author="d" w:date="2018-05-05T20:22:00Z">
              <w:pPr>
                <w:pStyle w:val="TOC2"/>
              </w:pPr>
            </w:pPrChange>
          </w:pPr>
          <w:ins w:id="928" w:author="d" w:date="2018-05-05T20:19:00Z">
            <w:r w:rsidRPr="00490E32">
              <w:rPr>
                <w:rStyle w:val="Hyperlink"/>
                <w:b w:val="0"/>
                <w:rPrChange w:id="929" w:author="d" w:date="2018-05-05T20:20:00Z">
                  <w:rPr>
                    <w:rStyle w:val="Hyperlink"/>
                  </w:rPr>
                </w:rPrChange>
              </w:rPr>
              <w:fldChar w:fldCharType="begin"/>
            </w:r>
            <w:r w:rsidRPr="00490E32">
              <w:rPr>
                <w:rStyle w:val="Hyperlink"/>
                <w:b w:val="0"/>
                <w:rPrChange w:id="930" w:author="d" w:date="2018-05-05T20:20:00Z">
                  <w:rPr>
                    <w:rStyle w:val="Hyperlink"/>
                  </w:rPr>
                </w:rPrChange>
              </w:rPr>
              <w:instrText xml:space="preserve"> </w:instrText>
            </w:r>
            <w:r w:rsidRPr="00490E32">
              <w:rPr>
                <w:b w:val="0"/>
                <w:rPrChange w:id="931" w:author="d" w:date="2018-05-05T20:20:00Z">
                  <w:rPr/>
                </w:rPrChange>
              </w:rPr>
              <w:instrText>HYPERLINK \l "_Toc513314939"</w:instrText>
            </w:r>
            <w:r w:rsidRPr="00490E32">
              <w:rPr>
                <w:rStyle w:val="Hyperlink"/>
                <w:b w:val="0"/>
                <w:rPrChange w:id="932" w:author="d" w:date="2018-05-05T20:20:00Z">
                  <w:rPr>
                    <w:rStyle w:val="Hyperlink"/>
                  </w:rPr>
                </w:rPrChange>
              </w:rPr>
              <w:instrText xml:space="preserve"> </w:instrText>
            </w:r>
            <w:r w:rsidRPr="00490E32">
              <w:rPr>
                <w:rStyle w:val="Hyperlink"/>
                <w:b w:val="0"/>
                <w:rPrChange w:id="933" w:author="d" w:date="2018-05-05T20:20:00Z">
                  <w:rPr>
                    <w:rStyle w:val="Hyperlink"/>
                  </w:rPr>
                </w:rPrChange>
              </w:rPr>
            </w:r>
            <w:r w:rsidRPr="00490E32">
              <w:rPr>
                <w:rStyle w:val="Hyperlink"/>
                <w:b w:val="0"/>
                <w:rPrChange w:id="934" w:author="d" w:date="2018-05-05T20:20:00Z">
                  <w:rPr>
                    <w:rStyle w:val="Hyperlink"/>
                  </w:rPr>
                </w:rPrChange>
              </w:rPr>
              <w:fldChar w:fldCharType="separate"/>
            </w:r>
            <w:r w:rsidRPr="00490E32">
              <w:rPr>
                <w:rStyle w:val="Hyperlink"/>
                <w:b w:val="0"/>
                <w:rPrChange w:id="935" w:author="d" w:date="2018-05-05T20:20:00Z">
                  <w:rPr>
                    <w:rStyle w:val="Hyperlink"/>
                  </w:rPr>
                </w:rPrChange>
              </w:rPr>
              <w:t xml:space="preserve">1.6 </w:t>
            </w:r>
            <w:r w:rsidRPr="00490E32">
              <w:rPr>
                <w:rStyle w:val="Hyperlink"/>
                <w:b w:val="0"/>
                <w:lang w:val="de-DE"/>
                <w:rPrChange w:id="936" w:author="d" w:date="2018-05-05T20:20:00Z">
                  <w:rPr>
                    <w:rStyle w:val="Hyperlink"/>
                    <w:lang w:val="de-DE"/>
                  </w:rPr>
                </w:rPrChange>
              </w:rPr>
              <w:t>Google Map API trên Hệ điều hành Android</w:t>
            </w:r>
            <w:r w:rsidRPr="00490E32">
              <w:rPr>
                <w:b w:val="0"/>
                <w:webHidden/>
                <w:rPrChange w:id="937" w:author="d" w:date="2018-05-05T20:20:00Z">
                  <w:rPr>
                    <w:webHidden/>
                  </w:rPr>
                </w:rPrChange>
              </w:rPr>
              <w:tab/>
            </w:r>
            <w:r w:rsidRPr="00490E32">
              <w:rPr>
                <w:b w:val="0"/>
                <w:webHidden/>
                <w:rPrChange w:id="938" w:author="d" w:date="2018-05-05T20:20:00Z">
                  <w:rPr>
                    <w:webHidden/>
                  </w:rPr>
                </w:rPrChange>
              </w:rPr>
              <w:fldChar w:fldCharType="begin"/>
            </w:r>
            <w:r w:rsidRPr="00490E32">
              <w:rPr>
                <w:b w:val="0"/>
                <w:webHidden/>
                <w:rPrChange w:id="939" w:author="d" w:date="2018-05-05T20:20:00Z">
                  <w:rPr>
                    <w:webHidden/>
                  </w:rPr>
                </w:rPrChange>
              </w:rPr>
              <w:instrText xml:space="preserve"> PAGEREF _Toc513314939 \h </w:instrText>
            </w:r>
            <w:r w:rsidRPr="00490E32">
              <w:rPr>
                <w:b w:val="0"/>
                <w:webHidden/>
                <w:rPrChange w:id="940" w:author="d" w:date="2018-05-05T20:20:00Z">
                  <w:rPr>
                    <w:webHidden/>
                  </w:rPr>
                </w:rPrChange>
              </w:rPr>
            </w:r>
          </w:ins>
          <w:r w:rsidRPr="00490E32">
            <w:rPr>
              <w:b w:val="0"/>
              <w:webHidden/>
              <w:rPrChange w:id="941" w:author="d" w:date="2018-05-05T20:20:00Z">
                <w:rPr>
                  <w:webHidden/>
                </w:rPr>
              </w:rPrChange>
            </w:rPr>
            <w:fldChar w:fldCharType="separate"/>
          </w:r>
          <w:ins w:id="942" w:author="d" w:date="2018-05-05T20:43:00Z">
            <w:r w:rsidR="00687D9D">
              <w:rPr>
                <w:b w:val="0"/>
                <w:webHidden/>
              </w:rPr>
              <w:t>40</w:t>
            </w:r>
          </w:ins>
          <w:ins w:id="943" w:author="d" w:date="2018-05-05T20:19:00Z">
            <w:r w:rsidRPr="00490E32">
              <w:rPr>
                <w:b w:val="0"/>
                <w:webHidden/>
                <w:rPrChange w:id="944" w:author="d" w:date="2018-05-05T20:20:00Z">
                  <w:rPr>
                    <w:webHidden/>
                  </w:rPr>
                </w:rPrChange>
              </w:rPr>
              <w:fldChar w:fldCharType="end"/>
            </w:r>
            <w:r w:rsidRPr="00490E32">
              <w:rPr>
                <w:rStyle w:val="Hyperlink"/>
                <w:b w:val="0"/>
                <w:rPrChange w:id="945" w:author="d" w:date="2018-05-05T20:20:00Z">
                  <w:rPr>
                    <w:rStyle w:val="Hyperlink"/>
                  </w:rPr>
                </w:rPrChange>
              </w:rPr>
              <w:fldChar w:fldCharType="end"/>
            </w:r>
          </w:ins>
        </w:p>
        <w:p w:rsidR="00D702D0" w:rsidRPr="00490E32" w:rsidRDefault="00D702D0" w:rsidP="00A914AB">
          <w:pPr>
            <w:pStyle w:val="TOC3"/>
            <w:spacing w:after="60"/>
            <w:rPr>
              <w:ins w:id="946" w:author="d" w:date="2018-05-05T20:19:00Z"/>
              <w:rFonts w:asciiTheme="minorHAnsi" w:hAnsiTheme="minorHAnsi" w:cstheme="minorBidi"/>
              <w:b w:val="0"/>
              <w:sz w:val="22"/>
              <w:szCs w:val="22"/>
              <w:lang w:eastAsia="en-US"/>
              <w:rPrChange w:id="947" w:author="d" w:date="2018-05-05T20:20:00Z">
                <w:rPr>
                  <w:ins w:id="948" w:author="d" w:date="2018-05-05T20:19:00Z"/>
                  <w:rFonts w:asciiTheme="minorHAnsi" w:hAnsiTheme="minorHAnsi" w:cstheme="minorBidi"/>
                  <w:b w:val="0"/>
                  <w:sz w:val="22"/>
                  <w:szCs w:val="22"/>
                  <w:lang w:eastAsia="en-US"/>
                </w:rPr>
              </w:rPrChange>
            </w:rPr>
            <w:pPrChange w:id="949" w:author="d" w:date="2018-05-05T20:22:00Z">
              <w:pPr>
                <w:pStyle w:val="TOC3"/>
              </w:pPr>
            </w:pPrChange>
          </w:pPr>
          <w:ins w:id="950" w:author="d" w:date="2018-05-05T20:19:00Z">
            <w:r w:rsidRPr="00490E32">
              <w:rPr>
                <w:rStyle w:val="Hyperlink"/>
                <w:b w:val="0"/>
                <w:rPrChange w:id="951" w:author="d" w:date="2018-05-05T20:20:00Z">
                  <w:rPr>
                    <w:rStyle w:val="Hyperlink"/>
                  </w:rPr>
                </w:rPrChange>
              </w:rPr>
              <w:fldChar w:fldCharType="begin"/>
            </w:r>
            <w:r w:rsidRPr="00490E32">
              <w:rPr>
                <w:rStyle w:val="Hyperlink"/>
                <w:b w:val="0"/>
                <w:rPrChange w:id="952" w:author="d" w:date="2018-05-05T20:20:00Z">
                  <w:rPr>
                    <w:rStyle w:val="Hyperlink"/>
                  </w:rPr>
                </w:rPrChange>
              </w:rPr>
              <w:instrText xml:space="preserve"> </w:instrText>
            </w:r>
            <w:r w:rsidRPr="00490E32">
              <w:rPr>
                <w:b w:val="0"/>
                <w:rPrChange w:id="953" w:author="d" w:date="2018-05-05T20:20:00Z">
                  <w:rPr/>
                </w:rPrChange>
              </w:rPr>
              <w:instrText>HYPERLINK \l "_Toc513314940"</w:instrText>
            </w:r>
            <w:r w:rsidRPr="00490E32">
              <w:rPr>
                <w:rStyle w:val="Hyperlink"/>
                <w:b w:val="0"/>
                <w:rPrChange w:id="954" w:author="d" w:date="2018-05-05T20:20:00Z">
                  <w:rPr>
                    <w:rStyle w:val="Hyperlink"/>
                  </w:rPr>
                </w:rPrChange>
              </w:rPr>
              <w:instrText xml:space="preserve"> </w:instrText>
            </w:r>
            <w:r w:rsidRPr="00490E32">
              <w:rPr>
                <w:rStyle w:val="Hyperlink"/>
                <w:b w:val="0"/>
                <w:rPrChange w:id="955" w:author="d" w:date="2018-05-05T20:20:00Z">
                  <w:rPr>
                    <w:rStyle w:val="Hyperlink"/>
                  </w:rPr>
                </w:rPrChange>
              </w:rPr>
            </w:r>
            <w:r w:rsidRPr="00490E32">
              <w:rPr>
                <w:rStyle w:val="Hyperlink"/>
                <w:b w:val="0"/>
                <w:rPrChange w:id="956" w:author="d" w:date="2018-05-05T20:20:00Z">
                  <w:rPr>
                    <w:rStyle w:val="Hyperlink"/>
                  </w:rPr>
                </w:rPrChange>
              </w:rPr>
              <w:fldChar w:fldCharType="separate"/>
            </w:r>
            <w:r w:rsidRPr="00490E32">
              <w:rPr>
                <w:rStyle w:val="Hyperlink"/>
                <w:b w:val="0"/>
                <w:rPrChange w:id="957" w:author="d" w:date="2018-05-05T20:20:00Z">
                  <w:rPr>
                    <w:rStyle w:val="Hyperlink"/>
                  </w:rPr>
                </w:rPrChange>
              </w:rPr>
              <w:t>1.6.1 Google Maps</w:t>
            </w:r>
            <w:r w:rsidRPr="00490E32">
              <w:rPr>
                <w:b w:val="0"/>
                <w:webHidden/>
                <w:rPrChange w:id="958" w:author="d" w:date="2018-05-05T20:20:00Z">
                  <w:rPr>
                    <w:webHidden/>
                  </w:rPr>
                </w:rPrChange>
              </w:rPr>
              <w:tab/>
            </w:r>
            <w:r w:rsidRPr="00490E32">
              <w:rPr>
                <w:b w:val="0"/>
                <w:webHidden/>
                <w:rPrChange w:id="959" w:author="d" w:date="2018-05-05T20:20:00Z">
                  <w:rPr>
                    <w:webHidden/>
                  </w:rPr>
                </w:rPrChange>
              </w:rPr>
              <w:fldChar w:fldCharType="begin"/>
            </w:r>
            <w:r w:rsidRPr="00490E32">
              <w:rPr>
                <w:b w:val="0"/>
                <w:webHidden/>
                <w:rPrChange w:id="960" w:author="d" w:date="2018-05-05T20:20:00Z">
                  <w:rPr>
                    <w:webHidden/>
                  </w:rPr>
                </w:rPrChange>
              </w:rPr>
              <w:instrText xml:space="preserve"> PAGEREF _Toc513314940 \h </w:instrText>
            </w:r>
            <w:r w:rsidRPr="00490E32">
              <w:rPr>
                <w:b w:val="0"/>
                <w:webHidden/>
                <w:rPrChange w:id="961" w:author="d" w:date="2018-05-05T20:20:00Z">
                  <w:rPr>
                    <w:webHidden/>
                  </w:rPr>
                </w:rPrChange>
              </w:rPr>
            </w:r>
          </w:ins>
          <w:r w:rsidRPr="00490E32">
            <w:rPr>
              <w:b w:val="0"/>
              <w:webHidden/>
              <w:rPrChange w:id="962" w:author="d" w:date="2018-05-05T20:20:00Z">
                <w:rPr>
                  <w:webHidden/>
                </w:rPr>
              </w:rPrChange>
            </w:rPr>
            <w:fldChar w:fldCharType="separate"/>
          </w:r>
          <w:ins w:id="963" w:author="d" w:date="2018-05-05T20:43:00Z">
            <w:r w:rsidR="00687D9D">
              <w:rPr>
                <w:b w:val="0"/>
                <w:webHidden/>
              </w:rPr>
              <w:t>40</w:t>
            </w:r>
          </w:ins>
          <w:ins w:id="964" w:author="d" w:date="2018-05-05T20:19:00Z">
            <w:r w:rsidRPr="00490E32">
              <w:rPr>
                <w:b w:val="0"/>
                <w:webHidden/>
                <w:rPrChange w:id="965" w:author="d" w:date="2018-05-05T20:20:00Z">
                  <w:rPr>
                    <w:webHidden/>
                  </w:rPr>
                </w:rPrChange>
              </w:rPr>
              <w:fldChar w:fldCharType="end"/>
            </w:r>
            <w:r w:rsidRPr="00490E32">
              <w:rPr>
                <w:rStyle w:val="Hyperlink"/>
                <w:b w:val="0"/>
                <w:rPrChange w:id="966" w:author="d" w:date="2018-05-05T20:20:00Z">
                  <w:rPr>
                    <w:rStyle w:val="Hyperlink"/>
                  </w:rPr>
                </w:rPrChange>
              </w:rPr>
              <w:fldChar w:fldCharType="end"/>
            </w:r>
          </w:ins>
        </w:p>
        <w:p w:rsidR="00D702D0" w:rsidRPr="00490E32" w:rsidRDefault="00D702D0" w:rsidP="00A914AB">
          <w:pPr>
            <w:pStyle w:val="TOC3"/>
            <w:spacing w:after="60"/>
            <w:rPr>
              <w:ins w:id="967" w:author="d" w:date="2018-05-05T20:19:00Z"/>
              <w:rFonts w:asciiTheme="minorHAnsi" w:hAnsiTheme="minorHAnsi" w:cstheme="minorBidi"/>
              <w:b w:val="0"/>
              <w:sz w:val="22"/>
              <w:szCs w:val="22"/>
              <w:lang w:eastAsia="en-US"/>
              <w:rPrChange w:id="968" w:author="d" w:date="2018-05-05T20:20:00Z">
                <w:rPr>
                  <w:ins w:id="969" w:author="d" w:date="2018-05-05T20:19:00Z"/>
                  <w:rFonts w:asciiTheme="minorHAnsi" w:hAnsiTheme="minorHAnsi" w:cstheme="minorBidi"/>
                  <w:b w:val="0"/>
                  <w:sz w:val="22"/>
                  <w:szCs w:val="22"/>
                  <w:lang w:eastAsia="en-US"/>
                </w:rPr>
              </w:rPrChange>
            </w:rPr>
            <w:pPrChange w:id="970" w:author="d" w:date="2018-05-05T20:22:00Z">
              <w:pPr>
                <w:pStyle w:val="TOC3"/>
              </w:pPr>
            </w:pPrChange>
          </w:pPr>
          <w:ins w:id="971" w:author="d" w:date="2018-05-05T20:19:00Z">
            <w:r w:rsidRPr="00490E32">
              <w:rPr>
                <w:rStyle w:val="Hyperlink"/>
                <w:b w:val="0"/>
                <w:rPrChange w:id="972" w:author="d" w:date="2018-05-05T20:20:00Z">
                  <w:rPr>
                    <w:rStyle w:val="Hyperlink"/>
                  </w:rPr>
                </w:rPrChange>
              </w:rPr>
              <w:fldChar w:fldCharType="begin"/>
            </w:r>
            <w:r w:rsidRPr="00490E32">
              <w:rPr>
                <w:rStyle w:val="Hyperlink"/>
                <w:b w:val="0"/>
                <w:rPrChange w:id="973" w:author="d" w:date="2018-05-05T20:20:00Z">
                  <w:rPr>
                    <w:rStyle w:val="Hyperlink"/>
                  </w:rPr>
                </w:rPrChange>
              </w:rPr>
              <w:instrText xml:space="preserve"> </w:instrText>
            </w:r>
            <w:r w:rsidRPr="00490E32">
              <w:rPr>
                <w:b w:val="0"/>
                <w:rPrChange w:id="974" w:author="d" w:date="2018-05-05T20:20:00Z">
                  <w:rPr/>
                </w:rPrChange>
              </w:rPr>
              <w:instrText>HYPERLINK \l "_Toc513314941"</w:instrText>
            </w:r>
            <w:r w:rsidRPr="00490E32">
              <w:rPr>
                <w:rStyle w:val="Hyperlink"/>
                <w:b w:val="0"/>
                <w:rPrChange w:id="975" w:author="d" w:date="2018-05-05T20:20:00Z">
                  <w:rPr>
                    <w:rStyle w:val="Hyperlink"/>
                  </w:rPr>
                </w:rPrChange>
              </w:rPr>
              <w:instrText xml:space="preserve"> </w:instrText>
            </w:r>
            <w:r w:rsidRPr="00490E32">
              <w:rPr>
                <w:rStyle w:val="Hyperlink"/>
                <w:b w:val="0"/>
                <w:rPrChange w:id="976" w:author="d" w:date="2018-05-05T20:20:00Z">
                  <w:rPr>
                    <w:rStyle w:val="Hyperlink"/>
                  </w:rPr>
                </w:rPrChange>
              </w:rPr>
            </w:r>
            <w:r w:rsidRPr="00490E32">
              <w:rPr>
                <w:rStyle w:val="Hyperlink"/>
                <w:b w:val="0"/>
                <w:rPrChange w:id="977" w:author="d" w:date="2018-05-05T20:20:00Z">
                  <w:rPr>
                    <w:rStyle w:val="Hyperlink"/>
                  </w:rPr>
                </w:rPrChange>
              </w:rPr>
              <w:fldChar w:fldCharType="separate"/>
            </w:r>
            <w:r w:rsidRPr="00490E32">
              <w:rPr>
                <w:rStyle w:val="Hyperlink"/>
                <w:b w:val="0"/>
                <w:rPrChange w:id="978" w:author="d" w:date="2018-05-05T20:20:00Z">
                  <w:rPr>
                    <w:rStyle w:val="Hyperlink"/>
                  </w:rPr>
                </w:rPrChange>
              </w:rPr>
              <w:t>1.6.2 Các loại bản đồ Google Maps</w:t>
            </w:r>
            <w:r w:rsidRPr="00490E32">
              <w:rPr>
                <w:b w:val="0"/>
                <w:webHidden/>
                <w:rPrChange w:id="979" w:author="d" w:date="2018-05-05T20:20:00Z">
                  <w:rPr>
                    <w:webHidden/>
                  </w:rPr>
                </w:rPrChange>
              </w:rPr>
              <w:tab/>
            </w:r>
            <w:r w:rsidRPr="00490E32">
              <w:rPr>
                <w:b w:val="0"/>
                <w:webHidden/>
                <w:rPrChange w:id="980" w:author="d" w:date="2018-05-05T20:20:00Z">
                  <w:rPr>
                    <w:webHidden/>
                  </w:rPr>
                </w:rPrChange>
              </w:rPr>
              <w:fldChar w:fldCharType="begin"/>
            </w:r>
            <w:r w:rsidRPr="00490E32">
              <w:rPr>
                <w:b w:val="0"/>
                <w:webHidden/>
                <w:rPrChange w:id="981" w:author="d" w:date="2018-05-05T20:20:00Z">
                  <w:rPr>
                    <w:webHidden/>
                  </w:rPr>
                </w:rPrChange>
              </w:rPr>
              <w:instrText xml:space="preserve"> PAGEREF _Toc513314941 \h </w:instrText>
            </w:r>
            <w:r w:rsidRPr="00490E32">
              <w:rPr>
                <w:b w:val="0"/>
                <w:webHidden/>
                <w:rPrChange w:id="982" w:author="d" w:date="2018-05-05T20:20:00Z">
                  <w:rPr>
                    <w:webHidden/>
                  </w:rPr>
                </w:rPrChange>
              </w:rPr>
            </w:r>
          </w:ins>
          <w:r w:rsidRPr="00490E32">
            <w:rPr>
              <w:b w:val="0"/>
              <w:webHidden/>
              <w:rPrChange w:id="983" w:author="d" w:date="2018-05-05T20:20:00Z">
                <w:rPr>
                  <w:webHidden/>
                </w:rPr>
              </w:rPrChange>
            </w:rPr>
            <w:fldChar w:fldCharType="separate"/>
          </w:r>
          <w:ins w:id="984" w:author="d" w:date="2018-05-05T20:43:00Z">
            <w:r w:rsidR="00687D9D">
              <w:rPr>
                <w:b w:val="0"/>
                <w:webHidden/>
              </w:rPr>
              <w:t>40</w:t>
            </w:r>
          </w:ins>
          <w:ins w:id="985" w:author="d" w:date="2018-05-05T20:19:00Z">
            <w:r w:rsidRPr="00490E32">
              <w:rPr>
                <w:b w:val="0"/>
                <w:webHidden/>
                <w:rPrChange w:id="986" w:author="d" w:date="2018-05-05T20:20:00Z">
                  <w:rPr>
                    <w:webHidden/>
                  </w:rPr>
                </w:rPrChange>
              </w:rPr>
              <w:fldChar w:fldCharType="end"/>
            </w:r>
            <w:r w:rsidRPr="00490E32">
              <w:rPr>
                <w:rStyle w:val="Hyperlink"/>
                <w:b w:val="0"/>
                <w:rPrChange w:id="987" w:author="d" w:date="2018-05-05T20:20:00Z">
                  <w:rPr>
                    <w:rStyle w:val="Hyperlink"/>
                  </w:rPr>
                </w:rPrChange>
              </w:rPr>
              <w:fldChar w:fldCharType="end"/>
            </w:r>
          </w:ins>
        </w:p>
        <w:p w:rsidR="00D702D0" w:rsidRPr="00490E32" w:rsidRDefault="00D702D0" w:rsidP="00A914AB">
          <w:pPr>
            <w:pStyle w:val="TOC3"/>
            <w:spacing w:after="60"/>
            <w:rPr>
              <w:ins w:id="988" w:author="d" w:date="2018-05-05T20:19:00Z"/>
              <w:rFonts w:asciiTheme="minorHAnsi" w:hAnsiTheme="minorHAnsi" w:cstheme="minorBidi"/>
              <w:b w:val="0"/>
              <w:sz w:val="22"/>
              <w:szCs w:val="22"/>
              <w:lang w:eastAsia="en-US"/>
              <w:rPrChange w:id="989" w:author="d" w:date="2018-05-05T20:20:00Z">
                <w:rPr>
                  <w:ins w:id="990" w:author="d" w:date="2018-05-05T20:19:00Z"/>
                  <w:rFonts w:asciiTheme="minorHAnsi" w:hAnsiTheme="minorHAnsi" w:cstheme="minorBidi"/>
                  <w:b w:val="0"/>
                  <w:sz w:val="22"/>
                  <w:szCs w:val="22"/>
                  <w:lang w:eastAsia="en-US"/>
                </w:rPr>
              </w:rPrChange>
            </w:rPr>
            <w:pPrChange w:id="991" w:author="d" w:date="2018-05-05T20:22:00Z">
              <w:pPr>
                <w:pStyle w:val="TOC3"/>
              </w:pPr>
            </w:pPrChange>
          </w:pPr>
          <w:ins w:id="992" w:author="d" w:date="2018-05-05T20:19:00Z">
            <w:r w:rsidRPr="00490E32">
              <w:rPr>
                <w:rStyle w:val="Hyperlink"/>
                <w:b w:val="0"/>
                <w:rPrChange w:id="993" w:author="d" w:date="2018-05-05T20:20:00Z">
                  <w:rPr>
                    <w:rStyle w:val="Hyperlink"/>
                  </w:rPr>
                </w:rPrChange>
              </w:rPr>
              <w:fldChar w:fldCharType="begin"/>
            </w:r>
            <w:r w:rsidRPr="00490E32">
              <w:rPr>
                <w:rStyle w:val="Hyperlink"/>
                <w:b w:val="0"/>
                <w:rPrChange w:id="994" w:author="d" w:date="2018-05-05T20:20:00Z">
                  <w:rPr>
                    <w:rStyle w:val="Hyperlink"/>
                  </w:rPr>
                </w:rPrChange>
              </w:rPr>
              <w:instrText xml:space="preserve"> </w:instrText>
            </w:r>
            <w:r w:rsidRPr="00490E32">
              <w:rPr>
                <w:b w:val="0"/>
                <w:rPrChange w:id="995" w:author="d" w:date="2018-05-05T20:20:00Z">
                  <w:rPr/>
                </w:rPrChange>
              </w:rPr>
              <w:instrText>HYPERLINK \l "_Toc513314942"</w:instrText>
            </w:r>
            <w:r w:rsidRPr="00490E32">
              <w:rPr>
                <w:rStyle w:val="Hyperlink"/>
                <w:b w:val="0"/>
                <w:rPrChange w:id="996" w:author="d" w:date="2018-05-05T20:20:00Z">
                  <w:rPr>
                    <w:rStyle w:val="Hyperlink"/>
                  </w:rPr>
                </w:rPrChange>
              </w:rPr>
              <w:instrText xml:space="preserve"> </w:instrText>
            </w:r>
            <w:r w:rsidRPr="00490E32">
              <w:rPr>
                <w:rStyle w:val="Hyperlink"/>
                <w:b w:val="0"/>
                <w:rPrChange w:id="997" w:author="d" w:date="2018-05-05T20:20:00Z">
                  <w:rPr>
                    <w:rStyle w:val="Hyperlink"/>
                  </w:rPr>
                </w:rPrChange>
              </w:rPr>
            </w:r>
            <w:r w:rsidRPr="00490E32">
              <w:rPr>
                <w:rStyle w:val="Hyperlink"/>
                <w:b w:val="0"/>
                <w:rPrChange w:id="998" w:author="d" w:date="2018-05-05T20:20:00Z">
                  <w:rPr>
                    <w:rStyle w:val="Hyperlink"/>
                  </w:rPr>
                </w:rPrChange>
              </w:rPr>
              <w:fldChar w:fldCharType="separate"/>
            </w:r>
            <w:r w:rsidRPr="00490E32">
              <w:rPr>
                <w:rStyle w:val="Hyperlink"/>
                <w:b w:val="0"/>
                <w:rPrChange w:id="999" w:author="d" w:date="2018-05-05T20:20:00Z">
                  <w:rPr>
                    <w:rStyle w:val="Hyperlink"/>
                  </w:rPr>
                </w:rPrChange>
              </w:rPr>
              <w:t>1.6.3 Ứng dụng Google Maps trên nền tảng Andriod.</w:t>
            </w:r>
            <w:r w:rsidRPr="00490E32">
              <w:rPr>
                <w:b w:val="0"/>
                <w:webHidden/>
                <w:rPrChange w:id="1000" w:author="d" w:date="2018-05-05T20:20:00Z">
                  <w:rPr>
                    <w:webHidden/>
                  </w:rPr>
                </w:rPrChange>
              </w:rPr>
              <w:tab/>
            </w:r>
            <w:r w:rsidRPr="00490E32">
              <w:rPr>
                <w:b w:val="0"/>
                <w:webHidden/>
                <w:rPrChange w:id="1001" w:author="d" w:date="2018-05-05T20:20:00Z">
                  <w:rPr>
                    <w:webHidden/>
                  </w:rPr>
                </w:rPrChange>
              </w:rPr>
              <w:fldChar w:fldCharType="begin"/>
            </w:r>
            <w:r w:rsidRPr="00490E32">
              <w:rPr>
                <w:b w:val="0"/>
                <w:webHidden/>
                <w:rPrChange w:id="1002" w:author="d" w:date="2018-05-05T20:20:00Z">
                  <w:rPr>
                    <w:webHidden/>
                  </w:rPr>
                </w:rPrChange>
              </w:rPr>
              <w:instrText xml:space="preserve"> PAGEREF _Toc513314942 \h </w:instrText>
            </w:r>
            <w:r w:rsidRPr="00490E32">
              <w:rPr>
                <w:b w:val="0"/>
                <w:webHidden/>
                <w:rPrChange w:id="1003" w:author="d" w:date="2018-05-05T20:20:00Z">
                  <w:rPr>
                    <w:webHidden/>
                  </w:rPr>
                </w:rPrChange>
              </w:rPr>
            </w:r>
          </w:ins>
          <w:r w:rsidRPr="00490E32">
            <w:rPr>
              <w:b w:val="0"/>
              <w:webHidden/>
              <w:rPrChange w:id="1004" w:author="d" w:date="2018-05-05T20:20:00Z">
                <w:rPr>
                  <w:webHidden/>
                </w:rPr>
              </w:rPrChange>
            </w:rPr>
            <w:fldChar w:fldCharType="separate"/>
          </w:r>
          <w:ins w:id="1005" w:author="d" w:date="2018-05-05T20:43:00Z">
            <w:r w:rsidR="00687D9D">
              <w:rPr>
                <w:b w:val="0"/>
                <w:webHidden/>
              </w:rPr>
              <w:t>40</w:t>
            </w:r>
          </w:ins>
          <w:ins w:id="1006" w:author="d" w:date="2018-05-05T20:19:00Z">
            <w:r w:rsidRPr="00490E32">
              <w:rPr>
                <w:b w:val="0"/>
                <w:webHidden/>
                <w:rPrChange w:id="1007" w:author="d" w:date="2018-05-05T20:20:00Z">
                  <w:rPr>
                    <w:webHidden/>
                  </w:rPr>
                </w:rPrChange>
              </w:rPr>
              <w:fldChar w:fldCharType="end"/>
            </w:r>
            <w:r w:rsidRPr="00490E32">
              <w:rPr>
                <w:rStyle w:val="Hyperlink"/>
                <w:b w:val="0"/>
                <w:rPrChange w:id="1008" w:author="d" w:date="2018-05-05T20:20:00Z">
                  <w:rPr>
                    <w:rStyle w:val="Hyperlink"/>
                  </w:rPr>
                </w:rPrChange>
              </w:rPr>
              <w:fldChar w:fldCharType="end"/>
            </w:r>
          </w:ins>
        </w:p>
        <w:p w:rsidR="00D702D0" w:rsidRPr="00490E32" w:rsidRDefault="00D702D0" w:rsidP="00A914AB">
          <w:pPr>
            <w:pStyle w:val="TOC3"/>
            <w:spacing w:after="60"/>
            <w:rPr>
              <w:ins w:id="1009" w:author="d" w:date="2018-05-05T20:19:00Z"/>
              <w:rFonts w:asciiTheme="minorHAnsi" w:hAnsiTheme="minorHAnsi" w:cstheme="minorBidi"/>
              <w:b w:val="0"/>
              <w:sz w:val="22"/>
              <w:szCs w:val="22"/>
              <w:lang w:eastAsia="en-US"/>
              <w:rPrChange w:id="1010" w:author="d" w:date="2018-05-05T20:20:00Z">
                <w:rPr>
                  <w:ins w:id="1011" w:author="d" w:date="2018-05-05T20:19:00Z"/>
                  <w:rFonts w:asciiTheme="minorHAnsi" w:hAnsiTheme="minorHAnsi" w:cstheme="minorBidi"/>
                  <w:b w:val="0"/>
                  <w:sz w:val="22"/>
                  <w:szCs w:val="22"/>
                  <w:lang w:eastAsia="en-US"/>
                </w:rPr>
              </w:rPrChange>
            </w:rPr>
            <w:pPrChange w:id="1012" w:author="d" w:date="2018-05-05T20:22:00Z">
              <w:pPr>
                <w:pStyle w:val="TOC3"/>
              </w:pPr>
            </w:pPrChange>
          </w:pPr>
          <w:ins w:id="1013" w:author="d" w:date="2018-05-05T20:19:00Z">
            <w:r w:rsidRPr="00490E32">
              <w:rPr>
                <w:rStyle w:val="Hyperlink"/>
                <w:b w:val="0"/>
                <w:rPrChange w:id="1014" w:author="d" w:date="2018-05-05T20:20:00Z">
                  <w:rPr>
                    <w:rStyle w:val="Hyperlink"/>
                  </w:rPr>
                </w:rPrChange>
              </w:rPr>
              <w:fldChar w:fldCharType="begin"/>
            </w:r>
            <w:r w:rsidRPr="00490E32">
              <w:rPr>
                <w:rStyle w:val="Hyperlink"/>
                <w:b w:val="0"/>
                <w:rPrChange w:id="1015" w:author="d" w:date="2018-05-05T20:20:00Z">
                  <w:rPr>
                    <w:rStyle w:val="Hyperlink"/>
                  </w:rPr>
                </w:rPrChange>
              </w:rPr>
              <w:instrText xml:space="preserve"> </w:instrText>
            </w:r>
            <w:r w:rsidRPr="00490E32">
              <w:rPr>
                <w:b w:val="0"/>
                <w:rPrChange w:id="1016" w:author="d" w:date="2018-05-05T20:20:00Z">
                  <w:rPr/>
                </w:rPrChange>
              </w:rPr>
              <w:instrText>HYPERLINK \l "_Toc513314943"</w:instrText>
            </w:r>
            <w:r w:rsidRPr="00490E32">
              <w:rPr>
                <w:rStyle w:val="Hyperlink"/>
                <w:b w:val="0"/>
                <w:rPrChange w:id="1017" w:author="d" w:date="2018-05-05T20:20:00Z">
                  <w:rPr>
                    <w:rStyle w:val="Hyperlink"/>
                  </w:rPr>
                </w:rPrChange>
              </w:rPr>
              <w:instrText xml:space="preserve"> </w:instrText>
            </w:r>
            <w:r w:rsidRPr="00490E32">
              <w:rPr>
                <w:rStyle w:val="Hyperlink"/>
                <w:b w:val="0"/>
                <w:rPrChange w:id="1018" w:author="d" w:date="2018-05-05T20:20:00Z">
                  <w:rPr>
                    <w:rStyle w:val="Hyperlink"/>
                  </w:rPr>
                </w:rPrChange>
              </w:rPr>
            </w:r>
            <w:r w:rsidRPr="00490E32">
              <w:rPr>
                <w:rStyle w:val="Hyperlink"/>
                <w:b w:val="0"/>
                <w:rPrChange w:id="1019" w:author="d" w:date="2018-05-05T20:20:00Z">
                  <w:rPr>
                    <w:rStyle w:val="Hyperlink"/>
                  </w:rPr>
                </w:rPrChange>
              </w:rPr>
              <w:fldChar w:fldCharType="separate"/>
            </w:r>
            <w:r w:rsidRPr="00490E32">
              <w:rPr>
                <w:rStyle w:val="Hyperlink"/>
                <w:b w:val="0"/>
                <w:rPrChange w:id="1020" w:author="d" w:date="2018-05-05T20:20:00Z">
                  <w:rPr>
                    <w:rStyle w:val="Hyperlink"/>
                  </w:rPr>
                </w:rPrChange>
              </w:rPr>
              <w:t>1.6.4 Các phương thức của Google Maps</w:t>
            </w:r>
            <w:r w:rsidRPr="00490E32">
              <w:rPr>
                <w:b w:val="0"/>
                <w:webHidden/>
                <w:rPrChange w:id="1021" w:author="d" w:date="2018-05-05T20:20:00Z">
                  <w:rPr>
                    <w:webHidden/>
                  </w:rPr>
                </w:rPrChange>
              </w:rPr>
              <w:tab/>
            </w:r>
            <w:r w:rsidRPr="00490E32">
              <w:rPr>
                <w:b w:val="0"/>
                <w:webHidden/>
                <w:rPrChange w:id="1022" w:author="d" w:date="2018-05-05T20:20:00Z">
                  <w:rPr>
                    <w:webHidden/>
                  </w:rPr>
                </w:rPrChange>
              </w:rPr>
              <w:fldChar w:fldCharType="begin"/>
            </w:r>
            <w:r w:rsidRPr="00490E32">
              <w:rPr>
                <w:b w:val="0"/>
                <w:webHidden/>
                <w:rPrChange w:id="1023" w:author="d" w:date="2018-05-05T20:20:00Z">
                  <w:rPr>
                    <w:webHidden/>
                  </w:rPr>
                </w:rPrChange>
              </w:rPr>
              <w:instrText xml:space="preserve"> PAGEREF _Toc513314943 \h </w:instrText>
            </w:r>
            <w:r w:rsidRPr="00490E32">
              <w:rPr>
                <w:b w:val="0"/>
                <w:webHidden/>
                <w:rPrChange w:id="1024" w:author="d" w:date="2018-05-05T20:20:00Z">
                  <w:rPr>
                    <w:webHidden/>
                  </w:rPr>
                </w:rPrChange>
              </w:rPr>
            </w:r>
          </w:ins>
          <w:r w:rsidRPr="00490E32">
            <w:rPr>
              <w:b w:val="0"/>
              <w:webHidden/>
              <w:rPrChange w:id="1025" w:author="d" w:date="2018-05-05T20:20:00Z">
                <w:rPr>
                  <w:webHidden/>
                </w:rPr>
              </w:rPrChange>
            </w:rPr>
            <w:fldChar w:fldCharType="separate"/>
          </w:r>
          <w:ins w:id="1026" w:author="d" w:date="2018-05-05T20:43:00Z">
            <w:r w:rsidR="00687D9D">
              <w:rPr>
                <w:b w:val="0"/>
                <w:webHidden/>
              </w:rPr>
              <w:t>41</w:t>
            </w:r>
          </w:ins>
          <w:ins w:id="1027" w:author="d" w:date="2018-05-05T20:19:00Z">
            <w:r w:rsidRPr="00490E32">
              <w:rPr>
                <w:b w:val="0"/>
                <w:webHidden/>
                <w:rPrChange w:id="1028" w:author="d" w:date="2018-05-05T20:20:00Z">
                  <w:rPr>
                    <w:webHidden/>
                  </w:rPr>
                </w:rPrChange>
              </w:rPr>
              <w:fldChar w:fldCharType="end"/>
            </w:r>
            <w:r w:rsidRPr="00490E32">
              <w:rPr>
                <w:rStyle w:val="Hyperlink"/>
                <w:b w:val="0"/>
                <w:rPrChange w:id="1029" w:author="d" w:date="2018-05-05T20:20:00Z">
                  <w:rPr>
                    <w:rStyle w:val="Hyperlink"/>
                  </w:rPr>
                </w:rPrChange>
              </w:rPr>
              <w:fldChar w:fldCharType="end"/>
            </w:r>
          </w:ins>
        </w:p>
        <w:p w:rsidR="00D702D0" w:rsidRPr="00490E32" w:rsidRDefault="00D702D0" w:rsidP="00A914AB">
          <w:pPr>
            <w:pStyle w:val="TOC3"/>
            <w:spacing w:after="60"/>
            <w:rPr>
              <w:ins w:id="1030" w:author="d" w:date="2018-05-05T20:19:00Z"/>
              <w:rFonts w:asciiTheme="minorHAnsi" w:hAnsiTheme="minorHAnsi" w:cstheme="minorBidi"/>
              <w:b w:val="0"/>
              <w:sz w:val="22"/>
              <w:szCs w:val="22"/>
              <w:lang w:eastAsia="en-US"/>
              <w:rPrChange w:id="1031" w:author="d" w:date="2018-05-05T20:20:00Z">
                <w:rPr>
                  <w:ins w:id="1032" w:author="d" w:date="2018-05-05T20:19:00Z"/>
                  <w:rFonts w:asciiTheme="minorHAnsi" w:hAnsiTheme="minorHAnsi" w:cstheme="minorBidi"/>
                  <w:b w:val="0"/>
                  <w:sz w:val="22"/>
                  <w:szCs w:val="22"/>
                  <w:lang w:eastAsia="en-US"/>
                </w:rPr>
              </w:rPrChange>
            </w:rPr>
            <w:pPrChange w:id="1033" w:author="d" w:date="2018-05-05T20:22:00Z">
              <w:pPr>
                <w:pStyle w:val="TOC3"/>
              </w:pPr>
            </w:pPrChange>
          </w:pPr>
          <w:ins w:id="1034" w:author="d" w:date="2018-05-05T20:19:00Z">
            <w:r w:rsidRPr="00490E32">
              <w:rPr>
                <w:rStyle w:val="Hyperlink"/>
                <w:b w:val="0"/>
                <w:rPrChange w:id="1035" w:author="d" w:date="2018-05-05T20:20:00Z">
                  <w:rPr>
                    <w:rStyle w:val="Hyperlink"/>
                  </w:rPr>
                </w:rPrChange>
              </w:rPr>
              <w:fldChar w:fldCharType="begin"/>
            </w:r>
            <w:r w:rsidRPr="00490E32">
              <w:rPr>
                <w:rStyle w:val="Hyperlink"/>
                <w:b w:val="0"/>
                <w:rPrChange w:id="1036" w:author="d" w:date="2018-05-05T20:20:00Z">
                  <w:rPr>
                    <w:rStyle w:val="Hyperlink"/>
                  </w:rPr>
                </w:rPrChange>
              </w:rPr>
              <w:instrText xml:space="preserve"> </w:instrText>
            </w:r>
            <w:r w:rsidRPr="00490E32">
              <w:rPr>
                <w:b w:val="0"/>
                <w:rPrChange w:id="1037" w:author="d" w:date="2018-05-05T20:20:00Z">
                  <w:rPr/>
                </w:rPrChange>
              </w:rPr>
              <w:instrText>HYPERLINK \l "_Toc513314944"</w:instrText>
            </w:r>
            <w:r w:rsidRPr="00490E32">
              <w:rPr>
                <w:rStyle w:val="Hyperlink"/>
                <w:b w:val="0"/>
                <w:rPrChange w:id="1038" w:author="d" w:date="2018-05-05T20:20:00Z">
                  <w:rPr>
                    <w:rStyle w:val="Hyperlink"/>
                  </w:rPr>
                </w:rPrChange>
              </w:rPr>
              <w:instrText xml:space="preserve"> </w:instrText>
            </w:r>
            <w:r w:rsidRPr="00490E32">
              <w:rPr>
                <w:rStyle w:val="Hyperlink"/>
                <w:b w:val="0"/>
                <w:rPrChange w:id="1039" w:author="d" w:date="2018-05-05T20:20:00Z">
                  <w:rPr>
                    <w:rStyle w:val="Hyperlink"/>
                  </w:rPr>
                </w:rPrChange>
              </w:rPr>
            </w:r>
            <w:r w:rsidRPr="00490E32">
              <w:rPr>
                <w:rStyle w:val="Hyperlink"/>
                <w:b w:val="0"/>
                <w:rPrChange w:id="1040" w:author="d" w:date="2018-05-05T20:20:00Z">
                  <w:rPr>
                    <w:rStyle w:val="Hyperlink"/>
                  </w:rPr>
                </w:rPrChange>
              </w:rPr>
              <w:fldChar w:fldCharType="separate"/>
            </w:r>
            <w:r w:rsidRPr="00490E32">
              <w:rPr>
                <w:rStyle w:val="Hyperlink"/>
                <w:b w:val="0"/>
                <w:rPrChange w:id="1041" w:author="d" w:date="2018-05-05T20:20:00Z">
                  <w:rPr>
                    <w:rStyle w:val="Hyperlink"/>
                  </w:rPr>
                </w:rPrChange>
              </w:rPr>
              <w:t>1.6.5 Marker trong Google Maps.</w:t>
            </w:r>
            <w:r w:rsidRPr="00490E32">
              <w:rPr>
                <w:b w:val="0"/>
                <w:webHidden/>
                <w:rPrChange w:id="1042" w:author="d" w:date="2018-05-05T20:20:00Z">
                  <w:rPr>
                    <w:webHidden/>
                  </w:rPr>
                </w:rPrChange>
              </w:rPr>
              <w:tab/>
            </w:r>
            <w:r w:rsidRPr="00490E32">
              <w:rPr>
                <w:b w:val="0"/>
                <w:webHidden/>
                <w:rPrChange w:id="1043" w:author="d" w:date="2018-05-05T20:20:00Z">
                  <w:rPr>
                    <w:webHidden/>
                  </w:rPr>
                </w:rPrChange>
              </w:rPr>
              <w:fldChar w:fldCharType="begin"/>
            </w:r>
            <w:r w:rsidRPr="00490E32">
              <w:rPr>
                <w:b w:val="0"/>
                <w:webHidden/>
                <w:rPrChange w:id="1044" w:author="d" w:date="2018-05-05T20:20:00Z">
                  <w:rPr>
                    <w:webHidden/>
                  </w:rPr>
                </w:rPrChange>
              </w:rPr>
              <w:instrText xml:space="preserve"> PAGEREF _Toc513314944 \h </w:instrText>
            </w:r>
            <w:r w:rsidRPr="00490E32">
              <w:rPr>
                <w:b w:val="0"/>
                <w:webHidden/>
                <w:rPrChange w:id="1045" w:author="d" w:date="2018-05-05T20:20:00Z">
                  <w:rPr>
                    <w:webHidden/>
                  </w:rPr>
                </w:rPrChange>
              </w:rPr>
            </w:r>
          </w:ins>
          <w:r w:rsidRPr="00490E32">
            <w:rPr>
              <w:b w:val="0"/>
              <w:webHidden/>
              <w:rPrChange w:id="1046" w:author="d" w:date="2018-05-05T20:20:00Z">
                <w:rPr>
                  <w:webHidden/>
                </w:rPr>
              </w:rPrChange>
            </w:rPr>
            <w:fldChar w:fldCharType="separate"/>
          </w:r>
          <w:ins w:id="1047" w:author="d" w:date="2018-05-05T20:43:00Z">
            <w:r w:rsidR="00687D9D">
              <w:rPr>
                <w:b w:val="0"/>
                <w:webHidden/>
              </w:rPr>
              <w:t>41</w:t>
            </w:r>
          </w:ins>
          <w:ins w:id="1048" w:author="d" w:date="2018-05-05T20:19:00Z">
            <w:r w:rsidRPr="00490E32">
              <w:rPr>
                <w:b w:val="0"/>
                <w:webHidden/>
                <w:rPrChange w:id="1049" w:author="d" w:date="2018-05-05T20:20:00Z">
                  <w:rPr>
                    <w:webHidden/>
                  </w:rPr>
                </w:rPrChange>
              </w:rPr>
              <w:fldChar w:fldCharType="end"/>
            </w:r>
            <w:r w:rsidRPr="00490E32">
              <w:rPr>
                <w:rStyle w:val="Hyperlink"/>
                <w:b w:val="0"/>
                <w:rPrChange w:id="1050" w:author="d" w:date="2018-05-05T20:20:00Z">
                  <w:rPr>
                    <w:rStyle w:val="Hyperlink"/>
                  </w:rPr>
                </w:rPrChange>
              </w:rPr>
              <w:fldChar w:fldCharType="end"/>
            </w:r>
          </w:ins>
        </w:p>
        <w:p w:rsidR="00D702D0" w:rsidRPr="00490E32" w:rsidRDefault="00D702D0" w:rsidP="00A914AB">
          <w:pPr>
            <w:pStyle w:val="TOC2"/>
            <w:spacing w:after="60"/>
            <w:rPr>
              <w:ins w:id="1051" w:author="d" w:date="2018-05-05T20:19:00Z"/>
              <w:rFonts w:asciiTheme="minorHAnsi" w:hAnsiTheme="minorHAnsi" w:cstheme="minorBidi"/>
              <w:b w:val="0"/>
              <w:sz w:val="22"/>
              <w:szCs w:val="22"/>
              <w:lang w:eastAsia="en-US"/>
              <w:rPrChange w:id="1052" w:author="d" w:date="2018-05-05T20:20:00Z">
                <w:rPr>
                  <w:ins w:id="1053" w:author="d" w:date="2018-05-05T20:19:00Z"/>
                  <w:rFonts w:asciiTheme="minorHAnsi" w:hAnsiTheme="minorHAnsi" w:cstheme="minorBidi"/>
                  <w:b w:val="0"/>
                  <w:sz w:val="22"/>
                  <w:szCs w:val="22"/>
                  <w:lang w:eastAsia="en-US"/>
                </w:rPr>
              </w:rPrChange>
            </w:rPr>
            <w:pPrChange w:id="1054" w:author="d" w:date="2018-05-05T20:22:00Z">
              <w:pPr>
                <w:pStyle w:val="TOC2"/>
              </w:pPr>
            </w:pPrChange>
          </w:pPr>
          <w:ins w:id="1055" w:author="d" w:date="2018-05-05T20:19:00Z">
            <w:r w:rsidRPr="00490E32">
              <w:rPr>
                <w:rStyle w:val="Hyperlink"/>
                <w:b w:val="0"/>
                <w:rPrChange w:id="1056" w:author="d" w:date="2018-05-05T20:20:00Z">
                  <w:rPr>
                    <w:rStyle w:val="Hyperlink"/>
                  </w:rPr>
                </w:rPrChange>
              </w:rPr>
              <w:fldChar w:fldCharType="begin"/>
            </w:r>
            <w:r w:rsidRPr="00490E32">
              <w:rPr>
                <w:rStyle w:val="Hyperlink"/>
                <w:b w:val="0"/>
                <w:rPrChange w:id="1057" w:author="d" w:date="2018-05-05T20:20:00Z">
                  <w:rPr>
                    <w:rStyle w:val="Hyperlink"/>
                  </w:rPr>
                </w:rPrChange>
              </w:rPr>
              <w:instrText xml:space="preserve"> </w:instrText>
            </w:r>
            <w:r w:rsidRPr="00490E32">
              <w:rPr>
                <w:b w:val="0"/>
                <w:rPrChange w:id="1058" w:author="d" w:date="2018-05-05T20:20:00Z">
                  <w:rPr/>
                </w:rPrChange>
              </w:rPr>
              <w:instrText>HYPERLINK \l "_Toc513314945"</w:instrText>
            </w:r>
            <w:r w:rsidRPr="00490E32">
              <w:rPr>
                <w:rStyle w:val="Hyperlink"/>
                <w:b w:val="0"/>
                <w:rPrChange w:id="1059" w:author="d" w:date="2018-05-05T20:20:00Z">
                  <w:rPr>
                    <w:rStyle w:val="Hyperlink"/>
                  </w:rPr>
                </w:rPrChange>
              </w:rPr>
              <w:instrText xml:space="preserve"> </w:instrText>
            </w:r>
            <w:r w:rsidRPr="00490E32">
              <w:rPr>
                <w:rStyle w:val="Hyperlink"/>
                <w:b w:val="0"/>
                <w:rPrChange w:id="1060" w:author="d" w:date="2018-05-05T20:20:00Z">
                  <w:rPr>
                    <w:rStyle w:val="Hyperlink"/>
                  </w:rPr>
                </w:rPrChange>
              </w:rPr>
            </w:r>
            <w:r w:rsidRPr="00490E32">
              <w:rPr>
                <w:rStyle w:val="Hyperlink"/>
                <w:b w:val="0"/>
                <w:rPrChange w:id="1061" w:author="d" w:date="2018-05-05T20:20:00Z">
                  <w:rPr>
                    <w:rStyle w:val="Hyperlink"/>
                  </w:rPr>
                </w:rPrChange>
              </w:rPr>
              <w:fldChar w:fldCharType="separate"/>
            </w:r>
            <w:r w:rsidRPr="00490E32">
              <w:rPr>
                <w:rStyle w:val="Hyperlink"/>
                <w:b w:val="0"/>
                <w:rPrChange w:id="1062" w:author="d" w:date="2018-05-05T20:20:00Z">
                  <w:rPr>
                    <w:rStyle w:val="Hyperlink"/>
                  </w:rPr>
                </w:rPrChange>
              </w:rPr>
              <w:t>1.7  Công nghệ Nodejs</w:t>
            </w:r>
            <w:r w:rsidRPr="00490E32">
              <w:rPr>
                <w:b w:val="0"/>
                <w:webHidden/>
                <w:rPrChange w:id="1063" w:author="d" w:date="2018-05-05T20:20:00Z">
                  <w:rPr>
                    <w:webHidden/>
                  </w:rPr>
                </w:rPrChange>
              </w:rPr>
              <w:tab/>
            </w:r>
            <w:r w:rsidRPr="00490E32">
              <w:rPr>
                <w:b w:val="0"/>
                <w:webHidden/>
                <w:rPrChange w:id="1064" w:author="d" w:date="2018-05-05T20:20:00Z">
                  <w:rPr>
                    <w:webHidden/>
                  </w:rPr>
                </w:rPrChange>
              </w:rPr>
              <w:fldChar w:fldCharType="begin"/>
            </w:r>
            <w:r w:rsidRPr="00490E32">
              <w:rPr>
                <w:b w:val="0"/>
                <w:webHidden/>
                <w:rPrChange w:id="1065" w:author="d" w:date="2018-05-05T20:20:00Z">
                  <w:rPr>
                    <w:webHidden/>
                  </w:rPr>
                </w:rPrChange>
              </w:rPr>
              <w:instrText xml:space="preserve"> PAGEREF _Toc513314945 \h </w:instrText>
            </w:r>
            <w:r w:rsidRPr="00490E32">
              <w:rPr>
                <w:b w:val="0"/>
                <w:webHidden/>
                <w:rPrChange w:id="1066" w:author="d" w:date="2018-05-05T20:20:00Z">
                  <w:rPr>
                    <w:webHidden/>
                  </w:rPr>
                </w:rPrChange>
              </w:rPr>
            </w:r>
          </w:ins>
          <w:r w:rsidRPr="00490E32">
            <w:rPr>
              <w:b w:val="0"/>
              <w:webHidden/>
              <w:rPrChange w:id="1067" w:author="d" w:date="2018-05-05T20:20:00Z">
                <w:rPr>
                  <w:webHidden/>
                </w:rPr>
              </w:rPrChange>
            </w:rPr>
            <w:fldChar w:fldCharType="separate"/>
          </w:r>
          <w:ins w:id="1068" w:author="d" w:date="2018-05-05T20:43:00Z">
            <w:r w:rsidR="00687D9D">
              <w:rPr>
                <w:b w:val="0"/>
                <w:webHidden/>
              </w:rPr>
              <w:t>44</w:t>
            </w:r>
          </w:ins>
          <w:ins w:id="1069" w:author="d" w:date="2018-05-05T20:19:00Z">
            <w:r w:rsidRPr="00490E32">
              <w:rPr>
                <w:b w:val="0"/>
                <w:webHidden/>
                <w:rPrChange w:id="1070" w:author="d" w:date="2018-05-05T20:20:00Z">
                  <w:rPr>
                    <w:webHidden/>
                  </w:rPr>
                </w:rPrChange>
              </w:rPr>
              <w:fldChar w:fldCharType="end"/>
            </w:r>
            <w:r w:rsidRPr="00490E32">
              <w:rPr>
                <w:rStyle w:val="Hyperlink"/>
                <w:b w:val="0"/>
                <w:rPrChange w:id="1071" w:author="d" w:date="2018-05-05T20:20:00Z">
                  <w:rPr>
                    <w:rStyle w:val="Hyperlink"/>
                  </w:rPr>
                </w:rPrChange>
              </w:rPr>
              <w:fldChar w:fldCharType="end"/>
            </w:r>
          </w:ins>
        </w:p>
        <w:p w:rsidR="00D702D0" w:rsidRPr="00490E32" w:rsidRDefault="00D702D0" w:rsidP="00A914AB">
          <w:pPr>
            <w:pStyle w:val="TOC3"/>
            <w:spacing w:after="60"/>
            <w:rPr>
              <w:ins w:id="1072" w:author="d" w:date="2018-05-05T20:19:00Z"/>
              <w:rFonts w:asciiTheme="minorHAnsi" w:hAnsiTheme="minorHAnsi" w:cstheme="minorBidi"/>
              <w:b w:val="0"/>
              <w:sz w:val="22"/>
              <w:szCs w:val="22"/>
              <w:lang w:eastAsia="en-US"/>
              <w:rPrChange w:id="1073" w:author="d" w:date="2018-05-05T20:20:00Z">
                <w:rPr>
                  <w:ins w:id="1074" w:author="d" w:date="2018-05-05T20:19:00Z"/>
                  <w:rFonts w:asciiTheme="minorHAnsi" w:hAnsiTheme="minorHAnsi" w:cstheme="minorBidi"/>
                  <w:b w:val="0"/>
                  <w:sz w:val="22"/>
                  <w:szCs w:val="22"/>
                  <w:lang w:eastAsia="en-US"/>
                </w:rPr>
              </w:rPrChange>
            </w:rPr>
            <w:pPrChange w:id="1075" w:author="d" w:date="2018-05-05T20:22:00Z">
              <w:pPr>
                <w:pStyle w:val="TOC3"/>
              </w:pPr>
            </w:pPrChange>
          </w:pPr>
          <w:ins w:id="1076" w:author="d" w:date="2018-05-05T20:19:00Z">
            <w:r w:rsidRPr="00490E32">
              <w:rPr>
                <w:rStyle w:val="Hyperlink"/>
                <w:b w:val="0"/>
                <w:rPrChange w:id="1077" w:author="d" w:date="2018-05-05T20:20:00Z">
                  <w:rPr>
                    <w:rStyle w:val="Hyperlink"/>
                  </w:rPr>
                </w:rPrChange>
              </w:rPr>
              <w:fldChar w:fldCharType="begin"/>
            </w:r>
            <w:r w:rsidRPr="00490E32">
              <w:rPr>
                <w:rStyle w:val="Hyperlink"/>
                <w:b w:val="0"/>
                <w:rPrChange w:id="1078" w:author="d" w:date="2018-05-05T20:20:00Z">
                  <w:rPr>
                    <w:rStyle w:val="Hyperlink"/>
                  </w:rPr>
                </w:rPrChange>
              </w:rPr>
              <w:instrText xml:space="preserve"> </w:instrText>
            </w:r>
            <w:r w:rsidRPr="00490E32">
              <w:rPr>
                <w:b w:val="0"/>
                <w:rPrChange w:id="1079" w:author="d" w:date="2018-05-05T20:20:00Z">
                  <w:rPr/>
                </w:rPrChange>
              </w:rPr>
              <w:instrText>HYPERLINK \l "_Toc513314946"</w:instrText>
            </w:r>
            <w:r w:rsidRPr="00490E32">
              <w:rPr>
                <w:rStyle w:val="Hyperlink"/>
                <w:b w:val="0"/>
                <w:rPrChange w:id="1080" w:author="d" w:date="2018-05-05T20:20:00Z">
                  <w:rPr>
                    <w:rStyle w:val="Hyperlink"/>
                  </w:rPr>
                </w:rPrChange>
              </w:rPr>
              <w:instrText xml:space="preserve"> </w:instrText>
            </w:r>
            <w:r w:rsidRPr="00490E32">
              <w:rPr>
                <w:rStyle w:val="Hyperlink"/>
                <w:b w:val="0"/>
                <w:rPrChange w:id="1081" w:author="d" w:date="2018-05-05T20:20:00Z">
                  <w:rPr>
                    <w:rStyle w:val="Hyperlink"/>
                  </w:rPr>
                </w:rPrChange>
              </w:rPr>
            </w:r>
            <w:r w:rsidRPr="00490E32">
              <w:rPr>
                <w:rStyle w:val="Hyperlink"/>
                <w:b w:val="0"/>
                <w:rPrChange w:id="1082" w:author="d" w:date="2018-05-05T20:20:00Z">
                  <w:rPr>
                    <w:rStyle w:val="Hyperlink"/>
                  </w:rPr>
                </w:rPrChange>
              </w:rPr>
              <w:fldChar w:fldCharType="separate"/>
            </w:r>
            <w:r w:rsidRPr="00490E32">
              <w:rPr>
                <w:rStyle w:val="Hyperlink"/>
                <w:b w:val="0"/>
                <w:rPrChange w:id="1083" w:author="d" w:date="2018-05-05T20:20:00Z">
                  <w:rPr>
                    <w:rStyle w:val="Hyperlink"/>
                  </w:rPr>
                </w:rPrChange>
              </w:rPr>
              <w:t>1.7.1 Tổng quan</w:t>
            </w:r>
            <w:r w:rsidRPr="00490E32">
              <w:rPr>
                <w:b w:val="0"/>
                <w:webHidden/>
                <w:rPrChange w:id="1084" w:author="d" w:date="2018-05-05T20:20:00Z">
                  <w:rPr>
                    <w:webHidden/>
                  </w:rPr>
                </w:rPrChange>
              </w:rPr>
              <w:tab/>
            </w:r>
            <w:r w:rsidRPr="00490E32">
              <w:rPr>
                <w:b w:val="0"/>
                <w:webHidden/>
                <w:rPrChange w:id="1085" w:author="d" w:date="2018-05-05T20:20:00Z">
                  <w:rPr>
                    <w:webHidden/>
                  </w:rPr>
                </w:rPrChange>
              </w:rPr>
              <w:fldChar w:fldCharType="begin"/>
            </w:r>
            <w:r w:rsidRPr="00490E32">
              <w:rPr>
                <w:b w:val="0"/>
                <w:webHidden/>
                <w:rPrChange w:id="1086" w:author="d" w:date="2018-05-05T20:20:00Z">
                  <w:rPr>
                    <w:webHidden/>
                  </w:rPr>
                </w:rPrChange>
              </w:rPr>
              <w:instrText xml:space="preserve"> PAGEREF _Toc513314946 \h </w:instrText>
            </w:r>
            <w:r w:rsidRPr="00490E32">
              <w:rPr>
                <w:b w:val="0"/>
                <w:webHidden/>
                <w:rPrChange w:id="1087" w:author="d" w:date="2018-05-05T20:20:00Z">
                  <w:rPr>
                    <w:webHidden/>
                  </w:rPr>
                </w:rPrChange>
              </w:rPr>
            </w:r>
          </w:ins>
          <w:r w:rsidRPr="00490E32">
            <w:rPr>
              <w:b w:val="0"/>
              <w:webHidden/>
              <w:rPrChange w:id="1088" w:author="d" w:date="2018-05-05T20:20:00Z">
                <w:rPr>
                  <w:webHidden/>
                </w:rPr>
              </w:rPrChange>
            </w:rPr>
            <w:fldChar w:fldCharType="separate"/>
          </w:r>
          <w:ins w:id="1089" w:author="d" w:date="2018-05-05T20:43:00Z">
            <w:r w:rsidR="00687D9D">
              <w:rPr>
                <w:b w:val="0"/>
                <w:webHidden/>
              </w:rPr>
              <w:t>44</w:t>
            </w:r>
          </w:ins>
          <w:ins w:id="1090" w:author="d" w:date="2018-05-05T20:19:00Z">
            <w:r w:rsidRPr="00490E32">
              <w:rPr>
                <w:b w:val="0"/>
                <w:webHidden/>
                <w:rPrChange w:id="1091" w:author="d" w:date="2018-05-05T20:20:00Z">
                  <w:rPr>
                    <w:webHidden/>
                  </w:rPr>
                </w:rPrChange>
              </w:rPr>
              <w:fldChar w:fldCharType="end"/>
            </w:r>
            <w:r w:rsidRPr="00490E32">
              <w:rPr>
                <w:rStyle w:val="Hyperlink"/>
                <w:b w:val="0"/>
                <w:rPrChange w:id="1092" w:author="d" w:date="2018-05-05T20:20:00Z">
                  <w:rPr>
                    <w:rStyle w:val="Hyperlink"/>
                  </w:rPr>
                </w:rPrChange>
              </w:rPr>
              <w:fldChar w:fldCharType="end"/>
            </w:r>
          </w:ins>
        </w:p>
        <w:p w:rsidR="00D702D0" w:rsidRPr="00490E32" w:rsidRDefault="00D702D0" w:rsidP="00A914AB">
          <w:pPr>
            <w:pStyle w:val="TOC3"/>
            <w:spacing w:after="60"/>
            <w:rPr>
              <w:ins w:id="1093" w:author="d" w:date="2018-05-05T20:19:00Z"/>
              <w:rFonts w:asciiTheme="minorHAnsi" w:hAnsiTheme="minorHAnsi" w:cstheme="minorBidi"/>
              <w:b w:val="0"/>
              <w:sz w:val="22"/>
              <w:szCs w:val="22"/>
              <w:lang w:eastAsia="en-US"/>
              <w:rPrChange w:id="1094" w:author="d" w:date="2018-05-05T20:20:00Z">
                <w:rPr>
                  <w:ins w:id="1095" w:author="d" w:date="2018-05-05T20:19:00Z"/>
                  <w:rFonts w:asciiTheme="minorHAnsi" w:hAnsiTheme="minorHAnsi" w:cstheme="minorBidi"/>
                  <w:b w:val="0"/>
                  <w:sz w:val="22"/>
                  <w:szCs w:val="22"/>
                  <w:lang w:eastAsia="en-US"/>
                </w:rPr>
              </w:rPrChange>
            </w:rPr>
            <w:pPrChange w:id="1096" w:author="d" w:date="2018-05-05T20:22:00Z">
              <w:pPr>
                <w:pStyle w:val="TOC3"/>
              </w:pPr>
            </w:pPrChange>
          </w:pPr>
          <w:ins w:id="1097" w:author="d" w:date="2018-05-05T20:19:00Z">
            <w:r w:rsidRPr="00490E32">
              <w:rPr>
                <w:rStyle w:val="Hyperlink"/>
                <w:b w:val="0"/>
                <w:rPrChange w:id="1098" w:author="d" w:date="2018-05-05T20:20:00Z">
                  <w:rPr>
                    <w:rStyle w:val="Hyperlink"/>
                  </w:rPr>
                </w:rPrChange>
              </w:rPr>
              <w:fldChar w:fldCharType="begin"/>
            </w:r>
            <w:r w:rsidRPr="00490E32">
              <w:rPr>
                <w:rStyle w:val="Hyperlink"/>
                <w:b w:val="0"/>
                <w:rPrChange w:id="1099" w:author="d" w:date="2018-05-05T20:20:00Z">
                  <w:rPr>
                    <w:rStyle w:val="Hyperlink"/>
                  </w:rPr>
                </w:rPrChange>
              </w:rPr>
              <w:instrText xml:space="preserve"> </w:instrText>
            </w:r>
            <w:r w:rsidRPr="00490E32">
              <w:rPr>
                <w:b w:val="0"/>
                <w:rPrChange w:id="1100" w:author="d" w:date="2018-05-05T20:20:00Z">
                  <w:rPr/>
                </w:rPrChange>
              </w:rPr>
              <w:instrText>HYPERLINK \l "_Toc513314947"</w:instrText>
            </w:r>
            <w:r w:rsidRPr="00490E32">
              <w:rPr>
                <w:rStyle w:val="Hyperlink"/>
                <w:b w:val="0"/>
                <w:rPrChange w:id="1101" w:author="d" w:date="2018-05-05T20:20:00Z">
                  <w:rPr>
                    <w:rStyle w:val="Hyperlink"/>
                  </w:rPr>
                </w:rPrChange>
              </w:rPr>
              <w:instrText xml:space="preserve"> </w:instrText>
            </w:r>
            <w:r w:rsidRPr="00490E32">
              <w:rPr>
                <w:rStyle w:val="Hyperlink"/>
                <w:b w:val="0"/>
                <w:rPrChange w:id="1102" w:author="d" w:date="2018-05-05T20:20:00Z">
                  <w:rPr>
                    <w:rStyle w:val="Hyperlink"/>
                  </w:rPr>
                </w:rPrChange>
              </w:rPr>
            </w:r>
            <w:r w:rsidRPr="00490E32">
              <w:rPr>
                <w:rStyle w:val="Hyperlink"/>
                <w:b w:val="0"/>
                <w:rPrChange w:id="1103" w:author="d" w:date="2018-05-05T20:20:00Z">
                  <w:rPr>
                    <w:rStyle w:val="Hyperlink"/>
                  </w:rPr>
                </w:rPrChange>
              </w:rPr>
              <w:fldChar w:fldCharType="separate"/>
            </w:r>
            <w:r w:rsidRPr="00490E32">
              <w:rPr>
                <w:rStyle w:val="Hyperlink"/>
                <w:b w:val="0"/>
                <w:rPrChange w:id="1104" w:author="d" w:date="2018-05-05T20:20:00Z">
                  <w:rPr>
                    <w:rStyle w:val="Hyperlink"/>
                  </w:rPr>
                </w:rPrChange>
              </w:rPr>
              <w:t xml:space="preserve">1.7.2 </w:t>
            </w:r>
            <w:r w:rsidRPr="00490E32">
              <w:rPr>
                <w:rStyle w:val="Hyperlink"/>
                <w:b w:val="0"/>
                <w:shd w:val="clear" w:color="auto" w:fill="FFFFFF"/>
                <w:rPrChange w:id="1105" w:author="d" w:date="2018-05-05T20:20:00Z">
                  <w:rPr>
                    <w:rStyle w:val="Hyperlink"/>
                    <w:shd w:val="clear" w:color="auto" w:fill="FFFFFF"/>
                  </w:rPr>
                </w:rPrChange>
              </w:rPr>
              <w:t>Điểm nổi bật của NodeJS so với các ngôn ngữ lập trình khác</w:t>
            </w:r>
            <w:r w:rsidRPr="00490E32">
              <w:rPr>
                <w:b w:val="0"/>
                <w:webHidden/>
                <w:rPrChange w:id="1106" w:author="d" w:date="2018-05-05T20:20:00Z">
                  <w:rPr>
                    <w:webHidden/>
                  </w:rPr>
                </w:rPrChange>
              </w:rPr>
              <w:tab/>
            </w:r>
            <w:r w:rsidRPr="00490E32">
              <w:rPr>
                <w:b w:val="0"/>
                <w:webHidden/>
                <w:rPrChange w:id="1107" w:author="d" w:date="2018-05-05T20:20:00Z">
                  <w:rPr>
                    <w:webHidden/>
                  </w:rPr>
                </w:rPrChange>
              </w:rPr>
              <w:fldChar w:fldCharType="begin"/>
            </w:r>
            <w:r w:rsidRPr="00490E32">
              <w:rPr>
                <w:b w:val="0"/>
                <w:webHidden/>
                <w:rPrChange w:id="1108" w:author="d" w:date="2018-05-05T20:20:00Z">
                  <w:rPr>
                    <w:webHidden/>
                  </w:rPr>
                </w:rPrChange>
              </w:rPr>
              <w:instrText xml:space="preserve"> PAGEREF _Toc513314947 \h </w:instrText>
            </w:r>
            <w:r w:rsidRPr="00490E32">
              <w:rPr>
                <w:b w:val="0"/>
                <w:webHidden/>
                <w:rPrChange w:id="1109" w:author="d" w:date="2018-05-05T20:20:00Z">
                  <w:rPr>
                    <w:webHidden/>
                  </w:rPr>
                </w:rPrChange>
              </w:rPr>
            </w:r>
          </w:ins>
          <w:r w:rsidRPr="00490E32">
            <w:rPr>
              <w:b w:val="0"/>
              <w:webHidden/>
              <w:rPrChange w:id="1110" w:author="d" w:date="2018-05-05T20:20:00Z">
                <w:rPr>
                  <w:webHidden/>
                </w:rPr>
              </w:rPrChange>
            </w:rPr>
            <w:fldChar w:fldCharType="separate"/>
          </w:r>
          <w:ins w:id="1111" w:author="d" w:date="2018-05-05T20:43:00Z">
            <w:r w:rsidR="00687D9D">
              <w:rPr>
                <w:b w:val="0"/>
                <w:webHidden/>
              </w:rPr>
              <w:t>45</w:t>
            </w:r>
          </w:ins>
          <w:ins w:id="1112" w:author="d" w:date="2018-05-05T20:19:00Z">
            <w:r w:rsidRPr="00490E32">
              <w:rPr>
                <w:b w:val="0"/>
                <w:webHidden/>
                <w:rPrChange w:id="1113" w:author="d" w:date="2018-05-05T20:20:00Z">
                  <w:rPr>
                    <w:webHidden/>
                  </w:rPr>
                </w:rPrChange>
              </w:rPr>
              <w:fldChar w:fldCharType="end"/>
            </w:r>
            <w:r w:rsidRPr="00490E32">
              <w:rPr>
                <w:rStyle w:val="Hyperlink"/>
                <w:b w:val="0"/>
                <w:rPrChange w:id="1114" w:author="d" w:date="2018-05-05T20:20:00Z">
                  <w:rPr>
                    <w:rStyle w:val="Hyperlink"/>
                  </w:rPr>
                </w:rPrChange>
              </w:rPr>
              <w:fldChar w:fldCharType="end"/>
            </w:r>
          </w:ins>
        </w:p>
        <w:p w:rsidR="00D702D0" w:rsidRPr="00490E32" w:rsidRDefault="00D702D0" w:rsidP="00A914AB">
          <w:pPr>
            <w:pStyle w:val="TOC3"/>
            <w:spacing w:after="60"/>
            <w:rPr>
              <w:ins w:id="1115" w:author="d" w:date="2018-05-05T20:19:00Z"/>
              <w:rFonts w:asciiTheme="minorHAnsi" w:hAnsiTheme="minorHAnsi" w:cstheme="minorBidi"/>
              <w:b w:val="0"/>
              <w:sz w:val="22"/>
              <w:szCs w:val="22"/>
              <w:lang w:eastAsia="en-US"/>
              <w:rPrChange w:id="1116" w:author="d" w:date="2018-05-05T20:20:00Z">
                <w:rPr>
                  <w:ins w:id="1117" w:author="d" w:date="2018-05-05T20:19:00Z"/>
                  <w:rFonts w:asciiTheme="minorHAnsi" w:hAnsiTheme="minorHAnsi" w:cstheme="minorBidi"/>
                  <w:b w:val="0"/>
                  <w:sz w:val="22"/>
                  <w:szCs w:val="22"/>
                  <w:lang w:eastAsia="en-US"/>
                </w:rPr>
              </w:rPrChange>
            </w:rPr>
            <w:pPrChange w:id="1118" w:author="d" w:date="2018-05-05T20:22:00Z">
              <w:pPr>
                <w:pStyle w:val="TOC3"/>
              </w:pPr>
            </w:pPrChange>
          </w:pPr>
          <w:ins w:id="1119" w:author="d" w:date="2018-05-05T20:19:00Z">
            <w:r w:rsidRPr="00490E32">
              <w:rPr>
                <w:rStyle w:val="Hyperlink"/>
                <w:b w:val="0"/>
                <w:rPrChange w:id="1120" w:author="d" w:date="2018-05-05T20:20:00Z">
                  <w:rPr>
                    <w:rStyle w:val="Hyperlink"/>
                  </w:rPr>
                </w:rPrChange>
              </w:rPr>
              <w:fldChar w:fldCharType="begin"/>
            </w:r>
            <w:r w:rsidRPr="00490E32">
              <w:rPr>
                <w:rStyle w:val="Hyperlink"/>
                <w:b w:val="0"/>
                <w:rPrChange w:id="1121" w:author="d" w:date="2018-05-05T20:20:00Z">
                  <w:rPr>
                    <w:rStyle w:val="Hyperlink"/>
                  </w:rPr>
                </w:rPrChange>
              </w:rPr>
              <w:instrText xml:space="preserve"> </w:instrText>
            </w:r>
            <w:r w:rsidRPr="00490E32">
              <w:rPr>
                <w:b w:val="0"/>
                <w:rPrChange w:id="1122" w:author="d" w:date="2018-05-05T20:20:00Z">
                  <w:rPr/>
                </w:rPrChange>
              </w:rPr>
              <w:instrText>HYPERLINK \l "_Toc513314948"</w:instrText>
            </w:r>
            <w:r w:rsidRPr="00490E32">
              <w:rPr>
                <w:rStyle w:val="Hyperlink"/>
                <w:b w:val="0"/>
                <w:rPrChange w:id="1123" w:author="d" w:date="2018-05-05T20:20:00Z">
                  <w:rPr>
                    <w:rStyle w:val="Hyperlink"/>
                  </w:rPr>
                </w:rPrChange>
              </w:rPr>
              <w:instrText xml:space="preserve"> </w:instrText>
            </w:r>
            <w:r w:rsidRPr="00490E32">
              <w:rPr>
                <w:rStyle w:val="Hyperlink"/>
                <w:b w:val="0"/>
                <w:rPrChange w:id="1124" w:author="d" w:date="2018-05-05T20:20:00Z">
                  <w:rPr>
                    <w:rStyle w:val="Hyperlink"/>
                  </w:rPr>
                </w:rPrChange>
              </w:rPr>
            </w:r>
            <w:r w:rsidRPr="00490E32">
              <w:rPr>
                <w:rStyle w:val="Hyperlink"/>
                <w:b w:val="0"/>
                <w:rPrChange w:id="1125" w:author="d" w:date="2018-05-05T20:20:00Z">
                  <w:rPr>
                    <w:rStyle w:val="Hyperlink"/>
                  </w:rPr>
                </w:rPrChange>
              </w:rPr>
              <w:fldChar w:fldCharType="separate"/>
            </w:r>
            <w:r w:rsidRPr="00490E32">
              <w:rPr>
                <w:rStyle w:val="Hyperlink"/>
                <w:b w:val="0"/>
                <w:rPrChange w:id="1126" w:author="d" w:date="2018-05-05T20:20:00Z">
                  <w:rPr>
                    <w:rStyle w:val="Hyperlink"/>
                  </w:rPr>
                </w:rPrChange>
              </w:rPr>
              <w:t xml:space="preserve">1.7.3 </w:t>
            </w:r>
            <w:r w:rsidRPr="00490E32">
              <w:rPr>
                <w:rStyle w:val="Hyperlink"/>
                <w:b w:val="0"/>
                <w:shd w:val="clear" w:color="auto" w:fill="FFFFFF"/>
                <w:rPrChange w:id="1127" w:author="d" w:date="2018-05-05T20:20:00Z">
                  <w:rPr>
                    <w:rStyle w:val="Hyperlink"/>
                    <w:shd w:val="clear" w:color="auto" w:fill="FFFFFF"/>
                  </w:rPr>
                </w:rPrChange>
              </w:rPr>
              <w:t>Đặc điểm của Nodejs</w:t>
            </w:r>
            <w:r w:rsidRPr="00490E32">
              <w:rPr>
                <w:b w:val="0"/>
                <w:webHidden/>
                <w:rPrChange w:id="1128" w:author="d" w:date="2018-05-05T20:20:00Z">
                  <w:rPr>
                    <w:webHidden/>
                  </w:rPr>
                </w:rPrChange>
              </w:rPr>
              <w:tab/>
            </w:r>
            <w:r w:rsidRPr="00490E32">
              <w:rPr>
                <w:b w:val="0"/>
                <w:webHidden/>
                <w:rPrChange w:id="1129" w:author="d" w:date="2018-05-05T20:20:00Z">
                  <w:rPr>
                    <w:webHidden/>
                  </w:rPr>
                </w:rPrChange>
              </w:rPr>
              <w:fldChar w:fldCharType="begin"/>
            </w:r>
            <w:r w:rsidRPr="00490E32">
              <w:rPr>
                <w:b w:val="0"/>
                <w:webHidden/>
                <w:rPrChange w:id="1130" w:author="d" w:date="2018-05-05T20:20:00Z">
                  <w:rPr>
                    <w:webHidden/>
                  </w:rPr>
                </w:rPrChange>
              </w:rPr>
              <w:instrText xml:space="preserve"> PAGEREF _Toc513314948 \h </w:instrText>
            </w:r>
            <w:r w:rsidRPr="00490E32">
              <w:rPr>
                <w:b w:val="0"/>
                <w:webHidden/>
                <w:rPrChange w:id="1131" w:author="d" w:date="2018-05-05T20:20:00Z">
                  <w:rPr>
                    <w:webHidden/>
                  </w:rPr>
                </w:rPrChange>
              </w:rPr>
            </w:r>
          </w:ins>
          <w:r w:rsidRPr="00490E32">
            <w:rPr>
              <w:b w:val="0"/>
              <w:webHidden/>
              <w:rPrChange w:id="1132" w:author="d" w:date="2018-05-05T20:20:00Z">
                <w:rPr>
                  <w:webHidden/>
                </w:rPr>
              </w:rPrChange>
            </w:rPr>
            <w:fldChar w:fldCharType="separate"/>
          </w:r>
          <w:ins w:id="1133" w:author="d" w:date="2018-05-05T20:43:00Z">
            <w:r w:rsidR="00687D9D">
              <w:rPr>
                <w:b w:val="0"/>
                <w:webHidden/>
              </w:rPr>
              <w:t>45</w:t>
            </w:r>
          </w:ins>
          <w:ins w:id="1134" w:author="d" w:date="2018-05-05T20:19:00Z">
            <w:r w:rsidRPr="00490E32">
              <w:rPr>
                <w:b w:val="0"/>
                <w:webHidden/>
                <w:rPrChange w:id="1135" w:author="d" w:date="2018-05-05T20:20:00Z">
                  <w:rPr>
                    <w:webHidden/>
                  </w:rPr>
                </w:rPrChange>
              </w:rPr>
              <w:fldChar w:fldCharType="end"/>
            </w:r>
            <w:r w:rsidRPr="00490E32">
              <w:rPr>
                <w:rStyle w:val="Hyperlink"/>
                <w:b w:val="0"/>
                <w:rPrChange w:id="1136" w:author="d" w:date="2018-05-05T20:20:00Z">
                  <w:rPr>
                    <w:rStyle w:val="Hyperlink"/>
                  </w:rPr>
                </w:rPrChange>
              </w:rPr>
              <w:fldChar w:fldCharType="end"/>
            </w:r>
          </w:ins>
        </w:p>
        <w:p w:rsidR="00D702D0" w:rsidRPr="00490E32" w:rsidRDefault="00D702D0" w:rsidP="00A914AB">
          <w:pPr>
            <w:pStyle w:val="TOC3"/>
            <w:spacing w:after="60"/>
            <w:rPr>
              <w:ins w:id="1137" w:author="d" w:date="2018-05-05T20:19:00Z"/>
              <w:rFonts w:asciiTheme="minorHAnsi" w:hAnsiTheme="minorHAnsi" w:cstheme="minorBidi"/>
              <w:b w:val="0"/>
              <w:sz w:val="22"/>
              <w:szCs w:val="22"/>
              <w:lang w:eastAsia="en-US"/>
              <w:rPrChange w:id="1138" w:author="d" w:date="2018-05-05T20:20:00Z">
                <w:rPr>
                  <w:ins w:id="1139" w:author="d" w:date="2018-05-05T20:19:00Z"/>
                  <w:rFonts w:asciiTheme="minorHAnsi" w:hAnsiTheme="minorHAnsi" w:cstheme="minorBidi"/>
                  <w:b w:val="0"/>
                  <w:sz w:val="22"/>
                  <w:szCs w:val="22"/>
                  <w:lang w:eastAsia="en-US"/>
                </w:rPr>
              </w:rPrChange>
            </w:rPr>
            <w:pPrChange w:id="1140" w:author="d" w:date="2018-05-05T20:22:00Z">
              <w:pPr>
                <w:pStyle w:val="TOC3"/>
              </w:pPr>
            </w:pPrChange>
          </w:pPr>
          <w:ins w:id="1141" w:author="d" w:date="2018-05-05T20:19:00Z">
            <w:r w:rsidRPr="00490E32">
              <w:rPr>
                <w:rStyle w:val="Hyperlink"/>
                <w:b w:val="0"/>
                <w:rPrChange w:id="1142" w:author="d" w:date="2018-05-05T20:20:00Z">
                  <w:rPr>
                    <w:rStyle w:val="Hyperlink"/>
                  </w:rPr>
                </w:rPrChange>
              </w:rPr>
              <w:fldChar w:fldCharType="begin"/>
            </w:r>
            <w:r w:rsidRPr="00490E32">
              <w:rPr>
                <w:rStyle w:val="Hyperlink"/>
                <w:b w:val="0"/>
                <w:rPrChange w:id="1143" w:author="d" w:date="2018-05-05T20:20:00Z">
                  <w:rPr>
                    <w:rStyle w:val="Hyperlink"/>
                  </w:rPr>
                </w:rPrChange>
              </w:rPr>
              <w:instrText xml:space="preserve"> </w:instrText>
            </w:r>
            <w:r w:rsidRPr="00490E32">
              <w:rPr>
                <w:b w:val="0"/>
                <w:rPrChange w:id="1144" w:author="d" w:date="2018-05-05T20:20:00Z">
                  <w:rPr/>
                </w:rPrChange>
              </w:rPr>
              <w:instrText>HYPERLINK \l "_Toc513314949"</w:instrText>
            </w:r>
            <w:r w:rsidRPr="00490E32">
              <w:rPr>
                <w:rStyle w:val="Hyperlink"/>
                <w:b w:val="0"/>
                <w:rPrChange w:id="1145" w:author="d" w:date="2018-05-05T20:20:00Z">
                  <w:rPr>
                    <w:rStyle w:val="Hyperlink"/>
                  </w:rPr>
                </w:rPrChange>
              </w:rPr>
              <w:instrText xml:space="preserve"> </w:instrText>
            </w:r>
            <w:r w:rsidRPr="00490E32">
              <w:rPr>
                <w:rStyle w:val="Hyperlink"/>
                <w:b w:val="0"/>
                <w:rPrChange w:id="1146" w:author="d" w:date="2018-05-05T20:20:00Z">
                  <w:rPr>
                    <w:rStyle w:val="Hyperlink"/>
                  </w:rPr>
                </w:rPrChange>
              </w:rPr>
            </w:r>
            <w:r w:rsidRPr="00490E32">
              <w:rPr>
                <w:rStyle w:val="Hyperlink"/>
                <w:b w:val="0"/>
                <w:rPrChange w:id="1147" w:author="d" w:date="2018-05-05T20:20:00Z">
                  <w:rPr>
                    <w:rStyle w:val="Hyperlink"/>
                  </w:rPr>
                </w:rPrChange>
              </w:rPr>
              <w:fldChar w:fldCharType="separate"/>
            </w:r>
            <w:r w:rsidRPr="00490E32">
              <w:rPr>
                <w:rStyle w:val="Hyperlink"/>
                <w:b w:val="0"/>
                <w:rPrChange w:id="1148" w:author="d" w:date="2018-05-05T20:20:00Z">
                  <w:rPr>
                    <w:rStyle w:val="Hyperlink"/>
                  </w:rPr>
                </w:rPrChange>
              </w:rPr>
              <w:t>1.</w:t>
            </w:r>
            <w:r w:rsidRPr="00490E32">
              <w:rPr>
                <w:rStyle w:val="Hyperlink"/>
                <w:rFonts w:eastAsia="Times New Roman"/>
                <w:b w:val="0"/>
                <w:rPrChange w:id="1149" w:author="d" w:date="2018-05-05T20:20:00Z">
                  <w:rPr>
                    <w:rStyle w:val="Hyperlink"/>
                    <w:rFonts w:eastAsia="Times New Roman"/>
                  </w:rPr>
                </w:rPrChange>
              </w:rPr>
              <w:t>7.4 Ưu điểm</w:t>
            </w:r>
            <w:r w:rsidRPr="00490E32">
              <w:rPr>
                <w:b w:val="0"/>
                <w:webHidden/>
                <w:rPrChange w:id="1150" w:author="d" w:date="2018-05-05T20:20:00Z">
                  <w:rPr>
                    <w:webHidden/>
                  </w:rPr>
                </w:rPrChange>
              </w:rPr>
              <w:tab/>
            </w:r>
            <w:r w:rsidRPr="00490E32">
              <w:rPr>
                <w:b w:val="0"/>
                <w:webHidden/>
                <w:rPrChange w:id="1151" w:author="d" w:date="2018-05-05T20:20:00Z">
                  <w:rPr>
                    <w:webHidden/>
                  </w:rPr>
                </w:rPrChange>
              </w:rPr>
              <w:fldChar w:fldCharType="begin"/>
            </w:r>
            <w:r w:rsidRPr="00490E32">
              <w:rPr>
                <w:b w:val="0"/>
                <w:webHidden/>
                <w:rPrChange w:id="1152" w:author="d" w:date="2018-05-05T20:20:00Z">
                  <w:rPr>
                    <w:webHidden/>
                  </w:rPr>
                </w:rPrChange>
              </w:rPr>
              <w:instrText xml:space="preserve"> PAGEREF _Toc513314949 \h </w:instrText>
            </w:r>
            <w:r w:rsidRPr="00490E32">
              <w:rPr>
                <w:b w:val="0"/>
                <w:webHidden/>
                <w:rPrChange w:id="1153" w:author="d" w:date="2018-05-05T20:20:00Z">
                  <w:rPr>
                    <w:webHidden/>
                  </w:rPr>
                </w:rPrChange>
              </w:rPr>
            </w:r>
          </w:ins>
          <w:r w:rsidRPr="00490E32">
            <w:rPr>
              <w:b w:val="0"/>
              <w:webHidden/>
              <w:rPrChange w:id="1154" w:author="d" w:date="2018-05-05T20:20:00Z">
                <w:rPr>
                  <w:webHidden/>
                </w:rPr>
              </w:rPrChange>
            </w:rPr>
            <w:fldChar w:fldCharType="separate"/>
          </w:r>
          <w:ins w:id="1155" w:author="d" w:date="2018-05-05T20:43:00Z">
            <w:r w:rsidR="00687D9D">
              <w:rPr>
                <w:b w:val="0"/>
                <w:webHidden/>
              </w:rPr>
              <w:t>45</w:t>
            </w:r>
          </w:ins>
          <w:ins w:id="1156" w:author="d" w:date="2018-05-05T20:19:00Z">
            <w:r w:rsidRPr="00490E32">
              <w:rPr>
                <w:b w:val="0"/>
                <w:webHidden/>
                <w:rPrChange w:id="1157" w:author="d" w:date="2018-05-05T20:20:00Z">
                  <w:rPr>
                    <w:webHidden/>
                  </w:rPr>
                </w:rPrChange>
              </w:rPr>
              <w:fldChar w:fldCharType="end"/>
            </w:r>
            <w:r w:rsidRPr="00490E32">
              <w:rPr>
                <w:rStyle w:val="Hyperlink"/>
                <w:b w:val="0"/>
                <w:rPrChange w:id="1158" w:author="d" w:date="2018-05-05T20:20:00Z">
                  <w:rPr>
                    <w:rStyle w:val="Hyperlink"/>
                  </w:rPr>
                </w:rPrChange>
              </w:rPr>
              <w:fldChar w:fldCharType="end"/>
            </w:r>
          </w:ins>
        </w:p>
        <w:p w:rsidR="00902B15" w:rsidRPr="008D0220" w:rsidRDefault="00D702D0" w:rsidP="008D0220">
          <w:pPr>
            <w:pStyle w:val="TOC3"/>
            <w:spacing w:after="60"/>
            <w:rPr>
              <w:ins w:id="1159" w:author="d" w:date="2018-05-05T20:19:00Z"/>
              <w:b w:val="0"/>
              <w:color w:val="0563C1" w:themeColor="hyperlink"/>
              <w:u w:val="single"/>
              <w:rPrChange w:id="1160" w:author="d" w:date="2018-05-05T20:49:00Z">
                <w:rPr>
                  <w:ins w:id="1161" w:author="d" w:date="2018-05-05T20:19:00Z"/>
                  <w:rFonts w:asciiTheme="minorHAnsi" w:hAnsiTheme="minorHAnsi" w:cstheme="minorBidi"/>
                  <w:b w:val="0"/>
                  <w:sz w:val="22"/>
                  <w:szCs w:val="22"/>
                  <w:lang w:eastAsia="en-US"/>
                </w:rPr>
              </w:rPrChange>
            </w:rPr>
            <w:pPrChange w:id="1162" w:author="d" w:date="2018-05-05T20:49:00Z">
              <w:pPr>
                <w:pStyle w:val="TOC3"/>
              </w:pPr>
            </w:pPrChange>
          </w:pPr>
          <w:ins w:id="1163" w:author="d" w:date="2018-05-05T20:19:00Z">
            <w:r w:rsidRPr="00490E32">
              <w:rPr>
                <w:rStyle w:val="Hyperlink"/>
                <w:b w:val="0"/>
                <w:rPrChange w:id="1164" w:author="d" w:date="2018-05-05T20:20:00Z">
                  <w:rPr>
                    <w:rStyle w:val="Hyperlink"/>
                  </w:rPr>
                </w:rPrChange>
              </w:rPr>
              <w:fldChar w:fldCharType="begin"/>
            </w:r>
            <w:r w:rsidRPr="00490E32">
              <w:rPr>
                <w:rStyle w:val="Hyperlink"/>
                <w:b w:val="0"/>
                <w:rPrChange w:id="1165" w:author="d" w:date="2018-05-05T20:20:00Z">
                  <w:rPr>
                    <w:rStyle w:val="Hyperlink"/>
                  </w:rPr>
                </w:rPrChange>
              </w:rPr>
              <w:instrText xml:space="preserve"> </w:instrText>
            </w:r>
            <w:r w:rsidRPr="00490E32">
              <w:rPr>
                <w:b w:val="0"/>
                <w:rPrChange w:id="1166" w:author="d" w:date="2018-05-05T20:20:00Z">
                  <w:rPr/>
                </w:rPrChange>
              </w:rPr>
              <w:instrText>HYPERLINK \l "_Toc513314950"</w:instrText>
            </w:r>
            <w:r w:rsidRPr="00490E32">
              <w:rPr>
                <w:rStyle w:val="Hyperlink"/>
                <w:b w:val="0"/>
                <w:rPrChange w:id="1167" w:author="d" w:date="2018-05-05T20:20:00Z">
                  <w:rPr>
                    <w:rStyle w:val="Hyperlink"/>
                  </w:rPr>
                </w:rPrChange>
              </w:rPr>
              <w:instrText xml:space="preserve"> </w:instrText>
            </w:r>
            <w:r w:rsidRPr="00490E32">
              <w:rPr>
                <w:rStyle w:val="Hyperlink"/>
                <w:b w:val="0"/>
                <w:rPrChange w:id="1168" w:author="d" w:date="2018-05-05T20:20:00Z">
                  <w:rPr>
                    <w:rStyle w:val="Hyperlink"/>
                  </w:rPr>
                </w:rPrChange>
              </w:rPr>
            </w:r>
            <w:r w:rsidRPr="00490E32">
              <w:rPr>
                <w:rStyle w:val="Hyperlink"/>
                <w:b w:val="0"/>
                <w:rPrChange w:id="1169" w:author="d" w:date="2018-05-05T20:20:00Z">
                  <w:rPr>
                    <w:rStyle w:val="Hyperlink"/>
                  </w:rPr>
                </w:rPrChange>
              </w:rPr>
              <w:fldChar w:fldCharType="separate"/>
            </w:r>
            <w:r w:rsidRPr="00490E32">
              <w:rPr>
                <w:rStyle w:val="Hyperlink"/>
                <w:b w:val="0"/>
                <w:rPrChange w:id="1170" w:author="d" w:date="2018-05-05T20:20:00Z">
                  <w:rPr>
                    <w:rStyle w:val="Hyperlink"/>
                  </w:rPr>
                </w:rPrChange>
              </w:rPr>
              <w:t>1.</w:t>
            </w:r>
            <w:r w:rsidRPr="00490E32">
              <w:rPr>
                <w:rStyle w:val="Hyperlink"/>
                <w:rFonts w:eastAsia="Times New Roman"/>
                <w:b w:val="0"/>
                <w:rPrChange w:id="1171" w:author="d" w:date="2018-05-05T20:20:00Z">
                  <w:rPr>
                    <w:rStyle w:val="Hyperlink"/>
                    <w:rFonts w:eastAsia="Times New Roman"/>
                  </w:rPr>
                </w:rPrChange>
              </w:rPr>
              <w:t>7.5 Nhược điểm</w:t>
            </w:r>
            <w:r w:rsidRPr="00490E32">
              <w:rPr>
                <w:b w:val="0"/>
                <w:webHidden/>
                <w:rPrChange w:id="1172" w:author="d" w:date="2018-05-05T20:20:00Z">
                  <w:rPr>
                    <w:webHidden/>
                  </w:rPr>
                </w:rPrChange>
              </w:rPr>
              <w:tab/>
            </w:r>
            <w:r w:rsidRPr="00490E32">
              <w:rPr>
                <w:b w:val="0"/>
                <w:webHidden/>
                <w:rPrChange w:id="1173" w:author="d" w:date="2018-05-05T20:20:00Z">
                  <w:rPr>
                    <w:webHidden/>
                  </w:rPr>
                </w:rPrChange>
              </w:rPr>
              <w:fldChar w:fldCharType="begin"/>
            </w:r>
            <w:r w:rsidRPr="00490E32">
              <w:rPr>
                <w:b w:val="0"/>
                <w:webHidden/>
                <w:rPrChange w:id="1174" w:author="d" w:date="2018-05-05T20:20:00Z">
                  <w:rPr>
                    <w:webHidden/>
                  </w:rPr>
                </w:rPrChange>
              </w:rPr>
              <w:instrText xml:space="preserve"> PAGEREF _Toc513314950 \h </w:instrText>
            </w:r>
            <w:r w:rsidRPr="00490E32">
              <w:rPr>
                <w:b w:val="0"/>
                <w:webHidden/>
                <w:rPrChange w:id="1175" w:author="d" w:date="2018-05-05T20:20:00Z">
                  <w:rPr>
                    <w:webHidden/>
                  </w:rPr>
                </w:rPrChange>
              </w:rPr>
            </w:r>
          </w:ins>
          <w:r w:rsidRPr="00490E32">
            <w:rPr>
              <w:b w:val="0"/>
              <w:webHidden/>
              <w:rPrChange w:id="1176" w:author="d" w:date="2018-05-05T20:20:00Z">
                <w:rPr>
                  <w:webHidden/>
                </w:rPr>
              </w:rPrChange>
            </w:rPr>
            <w:fldChar w:fldCharType="separate"/>
          </w:r>
          <w:ins w:id="1177" w:author="d" w:date="2018-05-05T20:43:00Z">
            <w:r w:rsidR="00687D9D">
              <w:rPr>
                <w:b w:val="0"/>
                <w:webHidden/>
              </w:rPr>
              <w:t>45</w:t>
            </w:r>
          </w:ins>
          <w:ins w:id="1178" w:author="d" w:date="2018-05-05T20:19:00Z">
            <w:r w:rsidRPr="00490E32">
              <w:rPr>
                <w:b w:val="0"/>
                <w:webHidden/>
                <w:rPrChange w:id="1179" w:author="d" w:date="2018-05-05T20:20:00Z">
                  <w:rPr>
                    <w:webHidden/>
                  </w:rPr>
                </w:rPrChange>
              </w:rPr>
              <w:fldChar w:fldCharType="end"/>
            </w:r>
            <w:r w:rsidRPr="00490E32">
              <w:rPr>
                <w:rStyle w:val="Hyperlink"/>
                <w:b w:val="0"/>
                <w:rPrChange w:id="1180" w:author="d" w:date="2018-05-05T20:20:00Z">
                  <w:rPr>
                    <w:rStyle w:val="Hyperlink"/>
                  </w:rPr>
                </w:rPrChange>
              </w:rPr>
              <w:fldChar w:fldCharType="end"/>
            </w:r>
            <w:bookmarkStart w:id="1181" w:name="_GoBack"/>
            <w:bookmarkEnd w:id="1181"/>
          </w:ins>
        </w:p>
        <w:p w:rsidR="00D702D0" w:rsidRPr="00490E32" w:rsidRDefault="00D702D0" w:rsidP="00A914AB">
          <w:pPr>
            <w:pStyle w:val="TOC3"/>
            <w:spacing w:after="60"/>
            <w:rPr>
              <w:ins w:id="1182" w:author="d" w:date="2018-05-05T20:19:00Z"/>
              <w:rFonts w:asciiTheme="minorHAnsi" w:hAnsiTheme="minorHAnsi" w:cstheme="minorBidi"/>
              <w:b w:val="0"/>
              <w:sz w:val="22"/>
              <w:szCs w:val="22"/>
              <w:lang w:eastAsia="en-US"/>
              <w:rPrChange w:id="1183" w:author="d" w:date="2018-05-05T20:20:00Z">
                <w:rPr>
                  <w:ins w:id="1184" w:author="d" w:date="2018-05-05T20:19:00Z"/>
                  <w:rFonts w:asciiTheme="minorHAnsi" w:hAnsiTheme="minorHAnsi" w:cstheme="minorBidi"/>
                  <w:b w:val="0"/>
                  <w:sz w:val="22"/>
                  <w:szCs w:val="22"/>
                  <w:lang w:eastAsia="en-US"/>
                </w:rPr>
              </w:rPrChange>
            </w:rPr>
            <w:pPrChange w:id="1185" w:author="d" w:date="2018-05-05T20:22:00Z">
              <w:pPr>
                <w:pStyle w:val="TOC3"/>
              </w:pPr>
            </w:pPrChange>
          </w:pPr>
          <w:ins w:id="1186" w:author="d" w:date="2018-05-05T20:19:00Z">
            <w:r w:rsidRPr="00490E32">
              <w:rPr>
                <w:rStyle w:val="Hyperlink"/>
                <w:b w:val="0"/>
                <w:rPrChange w:id="1187" w:author="d" w:date="2018-05-05T20:20:00Z">
                  <w:rPr>
                    <w:rStyle w:val="Hyperlink"/>
                  </w:rPr>
                </w:rPrChange>
              </w:rPr>
              <w:fldChar w:fldCharType="begin"/>
            </w:r>
            <w:r w:rsidRPr="00490E32">
              <w:rPr>
                <w:rStyle w:val="Hyperlink"/>
                <w:b w:val="0"/>
                <w:rPrChange w:id="1188" w:author="d" w:date="2018-05-05T20:20:00Z">
                  <w:rPr>
                    <w:rStyle w:val="Hyperlink"/>
                  </w:rPr>
                </w:rPrChange>
              </w:rPr>
              <w:instrText xml:space="preserve"> </w:instrText>
            </w:r>
            <w:r w:rsidRPr="00490E32">
              <w:rPr>
                <w:b w:val="0"/>
                <w:rPrChange w:id="1189" w:author="d" w:date="2018-05-05T20:20:00Z">
                  <w:rPr/>
                </w:rPrChange>
              </w:rPr>
              <w:instrText>HYPERLINK \l "_Toc513314951"</w:instrText>
            </w:r>
            <w:r w:rsidRPr="00490E32">
              <w:rPr>
                <w:rStyle w:val="Hyperlink"/>
                <w:b w:val="0"/>
                <w:rPrChange w:id="1190" w:author="d" w:date="2018-05-05T20:20:00Z">
                  <w:rPr>
                    <w:rStyle w:val="Hyperlink"/>
                  </w:rPr>
                </w:rPrChange>
              </w:rPr>
              <w:instrText xml:space="preserve"> </w:instrText>
            </w:r>
            <w:r w:rsidRPr="00490E32">
              <w:rPr>
                <w:rStyle w:val="Hyperlink"/>
                <w:b w:val="0"/>
                <w:rPrChange w:id="1191" w:author="d" w:date="2018-05-05T20:20:00Z">
                  <w:rPr>
                    <w:rStyle w:val="Hyperlink"/>
                  </w:rPr>
                </w:rPrChange>
              </w:rPr>
            </w:r>
            <w:r w:rsidRPr="00490E32">
              <w:rPr>
                <w:rStyle w:val="Hyperlink"/>
                <w:b w:val="0"/>
                <w:rPrChange w:id="1192" w:author="d" w:date="2018-05-05T20:20:00Z">
                  <w:rPr>
                    <w:rStyle w:val="Hyperlink"/>
                  </w:rPr>
                </w:rPrChange>
              </w:rPr>
              <w:fldChar w:fldCharType="separate"/>
            </w:r>
            <w:r w:rsidRPr="00490E32">
              <w:rPr>
                <w:rStyle w:val="Hyperlink"/>
                <w:b w:val="0"/>
                <w:rPrChange w:id="1193" w:author="d" w:date="2018-05-05T20:20:00Z">
                  <w:rPr>
                    <w:rStyle w:val="Hyperlink"/>
                  </w:rPr>
                </w:rPrChange>
              </w:rPr>
              <w:t>1.</w:t>
            </w:r>
            <w:r w:rsidRPr="00490E32">
              <w:rPr>
                <w:rStyle w:val="Hyperlink"/>
                <w:rFonts w:eastAsia="Times New Roman"/>
                <w:b w:val="0"/>
                <w:rPrChange w:id="1194" w:author="d" w:date="2018-05-05T20:20:00Z">
                  <w:rPr>
                    <w:rStyle w:val="Hyperlink"/>
                    <w:rFonts w:eastAsia="Times New Roman"/>
                  </w:rPr>
                </w:rPrChange>
              </w:rPr>
              <w:t>7.6 NodeJS core-module</w:t>
            </w:r>
            <w:r w:rsidRPr="00490E32">
              <w:rPr>
                <w:b w:val="0"/>
                <w:webHidden/>
                <w:rPrChange w:id="1195" w:author="d" w:date="2018-05-05T20:20:00Z">
                  <w:rPr>
                    <w:webHidden/>
                  </w:rPr>
                </w:rPrChange>
              </w:rPr>
              <w:tab/>
            </w:r>
            <w:r w:rsidRPr="00490E32">
              <w:rPr>
                <w:b w:val="0"/>
                <w:webHidden/>
                <w:rPrChange w:id="1196" w:author="d" w:date="2018-05-05T20:20:00Z">
                  <w:rPr>
                    <w:webHidden/>
                  </w:rPr>
                </w:rPrChange>
              </w:rPr>
              <w:fldChar w:fldCharType="begin"/>
            </w:r>
            <w:r w:rsidRPr="00490E32">
              <w:rPr>
                <w:b w:val="0"/>
                <w:webHidden/>
                <w:rPrChange w:id="1197" w:author="d" w:date="2018-05-05T20:20:00Z">
                  <w:rPr>
                    <w:webHidden/>
                  </w:rPr>
                </w:rPrChange>
              </w:rPr>
              <w:instrText xml:space="preserve"> PAGEREF _Toc513314951 \h </w:instrText>
            </w:r>
            <w:r w:rsidRPr="00490E32">
              <w:rPr>
                <w:b w:val="0"/>
                <w:webHidden/>
                <w:rPrChange w:id="1198" w:author="d" w:date="2018-05-05T20:20:00Z">
                  <w:rPr>
                    <w:webHidden/>
                  </w:rPr>
                </w:rPrChange>
              </w:rPr>
            </w:r>
          </w:ins>
          <w:r w:rsidRPr="00490E32">
            <w:rPr>
              <w:b w:val="0"/>
              <w:webHidden/>
              <w:rPrChange w:id="1199" w:author="d" w:date="2018-05-05T20:20:00Z">
                <w:rPr>
                  <w:webHidden/>
                </w:rPr>
              </w:rPrChange>
            </w:rPr>
            <w:fldChar w:fldCharType="separate"/>
          </w:r>
          <w:ins w:id="1200" w:author="d" w:date="2018-05-05T20:43:00Z">
            <w:r w:rsidR="00687D9D">
              <w:rPr>
                <w:b w:val="0"/>
                <w:webHidden/>
              </w:rPr>
              <w:t>46</w:t>
            </w:r>
          </w:ins>
          <w:ins w:id="1201" w:author="d" w:date="2018-05-05T20:19:00Z">
            <w:r w:rsidRPr="00490E32">
              <w:rPr>
                <w:b w:val="0"/>
                <w:webHidden/>
                <w:rPrChange w:id="1202" w:author="d" w:date="2018-05-05T20:20:00Z">
                  <w:rPr>
                    <w:webHidden/>
                  </w:rPr>
                </w:rPrChange>
              </w:rPr>
              <w:fldChar w:fldCharType="end"/>
            </w:r>
            <w:r w:rsidRPr="00490E32">
              <w:rPr>
                <w:rStyle w:val="Hyperlink"/>
                <w:b w:val="0"/>
                <w:rPrChange w:id="1203" w:author="d" w:date="2018-05-05T20:20:00Z">
                  <w:rPr>
                    <w:rStyle w:val="Hyperlink"/>
                  </w:rPr>
                </w:rPrChange>
              </w:rPr>
              <w:fldChar w:fldCharType="end"/>
            </w:r>
          </w:ins>
        </w:p>
        <w:p w:rsidR="00D702D0" w:rsidRPr="00490E32" w:rsidRDefault="00D702D0" w:rsidP="00A914AB">
          <w:pPr>
            <w:pStyle w:val="TOC3"/>
            <w:spacing w:after="60"/>
            <w:rPr>
              <w:ins w:id="1204" w:author="d" w:date="2018-05-05T20:19:00Z"/>
              <w:rFonts w:asciiTheme="minorHAnsi" w:hAnsiTheme="minorHAnsi" w:cstheme="minorBidi"/>
              <w:b w:val="0"/>
              <w:sz w:val="22"/>
              <w:szCs w:val="22"/>
              <w:lang w:eastAsia="en-US"/>
              <w:rPrChange w:id="1205" w:author="d" w:date="2018-05-05T20:20:00Z">
                <w:rPr>
                  <w:ins w:id="1206" w:author="d" w:date="2018-05-05T20:19:00Z"/>
                  <w:rFonts w:asciiTheme="minorHAnsi" w:hAnsiTheme="minorHAnsi" w:cstheme="minorBidi"/>
                  <w:b w:val="0"/>
                  <w:sz w:val="22"/>
                  <w:szCs w:val="22"/>
                  <w:lang w:eastAsia="en-US"/>
                </w:rPr>
              </w:rPrChange>
            </w:rPr>
            <w:pPrChange w:id="1207" w:author="d" w:date="2018-05-05T20:22:00Z">
              <w:pPr>
                <w:pStyle w:val="TOC3"/>
              </w:pPr>
            </w:pPrChange>
          </w:pPr>
          <w:ins w:id="1208" w:author="d" w:date="2018-05-05T20:19:00Z">
            <w:r w:rsidRPr="00490E32">
              <w:rPr>
                <w:rStyle w:val="Hyperlink"/>
                <w:b w:val="0"/>
                <w:rPrChange w:id="1209" w:author="d" w:date="2018-05-05T20:20:00Z">
                  <w:rPr>
                    <w:rStyle w:val="Hyperlink"/>
                  </w:rPr>
                </w:rPrChange>
              </w:rPr>
              <w:fldChar w:fldCharType="begin"/>
            </w:r>
            <w:r w:rsidRPr="00490E32">
              <w:rPr>
                <w:rStyle w:val="Hyperlink"/>
                <w:b w:val="0"/>
                <w:rPrChange w:id="1210" w:author="d" w:date="2018-05-05T20:20:00Z">
                  <w:rPr>
                    <w:rStyle w:val="Hyperlink"/>
                  </w:rPr>
                </w:rPrChange>
              </w:rPr>
              <w:instrText xml:space="preserve"> </w:instrText>
            </w:r>
            <w:r w:rsidRPr="00490E32">
              <w:rPr>
                <w:b w:val="0"/>
                <w:rPrChange w:id="1211" w:author="d" w:date="2018-05-05T20:20:00Z">
                  <w:rPr/>
                </w:rPrChange>
              </w:rPr>
              <w:instrText>HYPERLINK \l "_Toc513314952"</w:instrText>
            </w:r>
            <w:r w:rsidRPr="00490E32">
              <w:rPr>
                <w:rStyle w:val="Hyperlink"/>
                <w:b w:val="0"/>
                <w:rPrChange w:id="1212" w:author="d" w:date="2018-05-05T20:20:00Z">
                  <w:rPr>
                    <w:rStyle w:val="Hyperlink"/>
                  </w:rPr>
                </w:rPrChange>
              </w:rPr>
              <w:instrText xml:space="preserve"> </w:instrText>
            </w:r>
            <w:r w:rsidRPr="00490E32">
              <w:rPr>
                <w:rStyle w:val="Hyperlink"/>
                <w:b w:val="0"/>
                <w:rPrChange w:id="1213" w:author="d" w:date="2018-05-05T20:20:00Z">
                  <w:rPr>
                    <w:rStyle w:val="Hyperlink"/>
                  </w:rPr>
                </w:rPrChange>
              </w:rPr>
            </w:r>
            <w:r w:rsidRPr="00490E32">
              <w:rPr>
                <w:rStyle w:val="Hyperlink"/>
                <w:b w:val="0"/>
                <w:rPrChange w:id="1214" w:author="d" w:date="2018-05-05T20:20:00Z">
                  <w:rPr>
                    <w:rStyle w:val="Hyperlink"/>
                  </w:rPr>
                </w:rPrChange>
              </w:rPr>
              <w:fldChar w:fldCharType="separate"/>
            </w:r>
            <w:r w:rsidRPr="00490E32">
              <w:rPr>
                <w:rStyle w:val="Hyperlink"/>
                <w:b w:val="0"/>
                <w:rPrChange w:id="1215" w:author="d" w:date="2018-05-05T20:20:00Z">
                  <w:rPr>
                    <w:rStyle w:val="Hyperlink"/>
                  </w:rPr>
                </w:rPrChange>
              </w:rPr>
              <w:t>1.</w:t>
            </w:r>
            <w:r w:rsidRPr="00490E32">
              <w:rPr>
                <w:rStyle w:val="Hyperlink"/>
                <w:rFonts w:eastAsia="Times New Roman"/>
                <w:b w:val="0"/>
                <w:rPrChange w:id="1216" w:author="d" w:date="2018-05-05T20:20:00Z">
                  <w:rPr>
                    <w:rStyle w:val="Hyperlink"/>
                    <w:rFonts w:eastAsia="Times New Roman"/>
                  </w:rPr>
                </w:rPrChange>
              </w:rPr>
              <w:t>7.7 Node.js third-party modules</w:t>
            </w:r>
            <w:r w:rsidRPr="00490E32">
              <w:rPr>
                <w:b w:val="0"/>
                <w:webHidden/>
                <w:rPrChange w:id="1217" w:author="d" w:date="2018-05-05T20:20:00Z">
                  <w:rPr>
                    <w:webHidden/>
                  </w:rPr>
                </w:rPrChange>
              </w:rPr>
              <w:tab/>
            </w:r>
            <w:r w:rsidRPr="00490E32">
              <w:rPr>
                <w:b w:val="0"/>
                <w:webHidden/>
                <w:rPrChange w:id="1218" w:author="d" w:date="2018-05-05T20:20:00Z">
                  <w:rPr>
                    <w:webHidden/>
                  </w:rPr>
                </w:rPrChange>
              </w:rPr>
              <w:fldChar w:fldCharType="begin"/>
            </w:r>
            <w:r w:rsidRPr="00490E32">
              <w:rPr>
                <w:b w:val="0"/>
                <w:webHidden/>
                <w:rPrChange w:id="1219" w:author="d" w:date="2018-05-05T20:20:00Z">
                  <w:rPr>
                    <w:webHidden/>
                  </w:rPr>
                </w:rPrChange>
              </w:rPr>
              <w:instrText xml:space="preserve"> PAGEREF _Toc513314952 \h </w:instrText>
            </w:r>
            <w:r w:rsidRPr="00490E32">
              <w:rPr>
                <w:b w:val="0"/>
                <w:webHidden/>
                <w:rPrChange w:id="1220" w:author="d" w:date="2018-05-05T20:20:00Z">
                  <w:rPr>
                    <w:webHidden/>
                  </w:rPr>
                </w:rPrChange>
              </w:rPr>
            </w:r>
          </w:ins>
          <w:r w:rsidRPr="00490E32">
            <w:rPr>
              <w:b w:val="0"/>
              <w:webHidden/>
              <w:rPrChange w:id="1221" w:author="d" w:date="2018-05-05T20:20:00Z">
                <w:rPr>
                  <w:webHidden/>
                </w:rPr>
              </w:rPrChange>
            </w:rPr>
            <w:fldChar w:fldCharType="separate"/>
          </w:r>
          <w:ins w:id="1222" w:author="d" w:date="2018-05-05T20:43:00Z">
            <w:r w:rsidR="00687D9D">
              <w:rPr>
                <w:b w:val="0"/>
                <w:webHidden/>
              </w:rPr>
              <w:t>46</w:t>
            </w:r>
          </w:ins>
          <w:ins w:id="1223" w:author="d" w:date="2018-05-05T20:19:00Z">
            <w:r w:rsidRPr="00490E32">
              <w:rPr>
                <w:b w:val="0"/>
                <w:webHidden/>
                <w:rPrChange w:id="1224" w:author="d" w:date="2018-05-05T20:20:00Z">
                  <w:rPr>
                    <w:webHidden/>
                  </w:rPr>
                </w:rPrChange>
              </w:rPr>
              <w:fldChar w:fldCharType="end"/>
            </w:r>
            <w:r w:rsidRPr="00490E32">
              <w:rPr>
                <w:rStyle w:val="Hyperlink"/>
                <w:b w:val="0"/>
                <w:rPrChange w:id="1225" w:author="d" w:date="2018-05-05T20:20:00Z">
                  <w:rPr>
                    <w:rStyle w:val="Hyperlink"/>
                  </w:rPr>
                </w:rPrChange>
              </w:rPr>
              <w:fldChar w:fldCharType="end"/>
            </w:r>
          </w:ins>
        </w:p>
        <w:p w:rsidR="00D702D0" w:rsidRPr="00490E32" w:rsidRDefault="00D702D0" w:rsidP="00A914AB">
          <w:pPr>
            <w:pStyle w:val="TOC2"/>
            <w:spacing w:after="60"/>
            <w:rPr>
              <w:ins w:id="1226" w:author="d" w:date="2018-05-05T20:19:00Z"/>
              <w:rFonts w:asciiTheme="minorHAnsi" w:hAnsiTheme="minorHAnsi" w:cstheme="minorBidi"/>
              <w:b w:val="0"/>
              <w:sz w:val="22"/>
              <w:szCs w:val="22"/>
              <w:lang w:eastAsia="en-US"/>
              <w:rPrChange w:id="1227" w:author="d" w:date="2018-05-05T20:20:00Z">
                <w:rPr>
                  <w:ins w:id="1228" w:author="d" w:date="2018-05-05T20:19:00Z"/>
                  <w:rFonts w:asciiTheme="minorHAnsi" w:hAnsiTheme="minorHAnsi" w:cstheme="minorBidi"/>
                  <w:b w:val="0"/>
                  <w:sz w:val="22"/>
                  <w:szCs w:val="22"/>
                  <w:lang w:eastAsia="en-US"/>
                </w:rPr>
              </w:rPrChange>
            </w:rPr>
            <w:pPrChange w:id="1229" w:author="d" w:date="2018-05-05T20:22:00Z">
              <w:pPr>
                <w:pStyle w:val="TOC2"/>
              </w:pPr>
            </w:pPrChange>
          </w:pPr>
          <w:ins w:id="1230" w:author="d" w:date="2018-05-05T20:19:00Z">
            <w:r w:rsidRPr="00490E32">
              <w:rPr>
                <w:rStyle w:val="Hyperlink"/>
                <w:b w:val="0"/>
                <w:rPrChange w:id="1231" w:author="d" w:date="2018-05-05T20:20:00Z">
                  <w:rPr>
                    <w:rStyle w:val="Hyperlink"/>
                  </w:rPr>
                </w:rPrChange>
              </w:rPr>
              <w:fldChar w:fldCharType="begin"/>
            </w:r>
            <w:r w:rsidRPr="00490E32">
              <w:rPr>
                <w:rStyle w:val="Hyperlink"/>
                <w:b w:val="0"/>
                <w:rPrChange w:id="1232" w:author="d" w:date="2018-05-05T20:20:00Z">
                  <w:rPr>
                    <w:rStyle w:val="Hyperlink"/>
                  </w:rPr>
                </w:rPrChange>
              </w:rPr>
              <w:instrText xml:space="preserve"> </w:instrText>
            </w:r>
            <w:r w:rsidRPr="00490E32">
              <w:rPr>
                <w:b w:val="0"/>
                <w:rPrChange w:id="1233" w:author="d" w:date="2018-05-05T20:20:00Z">
                  <w:rPr/>
                </w:rPrChange>
              </w:rPr>
              <w:instrText>HYPERLINK \l "_Toc513314953"</w:instrText>
            </w:r>
            <w:r w:rsidRPr="00490E32">
              <w:rPr>
                <w:rStyle w:val="Hyperlink"/>
                <w:b w:val="0"/>
                <w:rPrChange w:id="1234" w:author="d" w:date="2018-05-05T20:20:00Z">
                  <w:rPr>
                    <w:rStyle w:val="Hyperlink"/>
                  </w:rPr>
                </w:rPrChange>
              </w:rPr>
              <w:instrText xml:space="preserve"> </w:instrText>
            </w:r>
            <w:r w:rsidRPr="00490E32">
              <w:rPr>
                <w:rStyle w:val="Hyperlink"/>
                <w:b w:val="0"/>
                <w:rPrChange w:id="1235" w:author="d" w:date="2018-05-05T20:20:00Z">
                  <w:rPr>
                    <w:rStyle w:val="Hyperlink"/>
                  </w:rPr>
                </w:rPrChange>
              </w:rPr>
            </w:r>
            <w:r w:rsidRPr="00490E32">
              <w:rPr>
                <w:rStyle w:val="Hyperlink"/>
                <w:b w:val="0"/>
                <w:rPrChange w:id="1236" w:author="d" w:date="2018-05-05T20:20:00Z">
                  <w:rPr>
                    <w:rStyle w:val="Hyperlink"/>
                  </w:rPr>
                </w:rPrChange>
              </w:rPr>
              <w:fldChar w:fldCharType="separate"/>
            </w:r>
            <w:r w:rsidRPr="00490E32">
              <w:rPr>
                <w:rStyle w:val="Hyperlink"/>
                <w:b w:val="0"/>
                <w:rPrChange w:id="1237" w:author="d" w:date="2018-05-05T20:20:00Z">
                  <w:rPr>
                    <w:rStyle w:val="Hyperlink"/>
                  </w:rPr>
                </w:rPrChange>
              </w:rPr>
              <w:t>1.</w:t>
            </w:r>
            <w:r w:rsidRPr="00490E32">
              <w:rPr>
                <w:rStyle w:val="Hyperlink"/>
                <w:rFonts w:eastAsia="Times New Roman"/>
                <w:b w:val="0"/>
                <w:rPrChange w:id="1238" w:author="d" w:date="2018-05-05T20:20:00Z">
                  <w:rPr>
                    <w:rStyle w:val="Hyperlink"/>
                    <w:rFonts w:eastAsia="Times New Roman"/>
                  </w:rPr>
                </w:rPrChange>
              </w:rPr>
              <w:t>8. Express framework trên NodeJS</w:t>
            </w:r>
            <w:r w:rsidRPr="00490E32">
              <w:rPr>
                <w:b w:val="0"/>
                <w:webHidden/>
                <w:rPrChange w:id="1239" w:author="d" w:date="2018-05-05T20:20:00Z">
                  <w:rPr>
                    <w:webHidden/>
                  </w:rPr>
                </w:rPrChange>
              </w:rPr>
              <w:tab/>
            </w:r>
            <w:r w:rsidRPr="00490E32">
              <w:rPr>
                <w:b w:val="0"/>
                <w:webHidden/>
                <w:rPrChange w:id="1240" w:author="d" w:date="2018-05-05T20:20:00Z">
                  <w:rPr>
                    <w:webHidden/>
                  </w:rPr>
                </w:rPrChange>
              </w:rPr>
              <w:fldChar w:fldCharType="begin"/>
            </w:r>
            <w:r w:rsidRPr="00490E32">
              <w:rPr>
                <w:b w:val="0"/>
                <w:webHidden/>
                <w:rPrChange w:id="1241" w:author="d" w:date="2018-05-05T20:20:00Z">
                  <w:rPr>
                    <w:webHidden/>
                  </w:rPr>
                </w:rPrChange>
              </w:rPr>
              <w:instrText xml:space="preserve"> PAGEREF _Toc513314953 \h </w:instrText>
            </w:r>
            <w:r w:rsidRPr="00490E32">
              <w:rPr>
                <w:b w:val="0"/>
                <w:webHidden/>
                <w:rPrChange w:id="1242" w:author="d" w:date="2018-05-05T20:20:00Z">
                  <w:rPr>
                    <w:webHidden/>
                  </w:rPr>
                </w:rPrChange>
              </w:rPr>
            </w:r>
          </w:ins>
          <w:r w:rsidRPr="00490E32">
            <w:rPr>
              <w:b w:val="0"/>
              <w:webHidden/>
              <w:rPrChange w:id="1243" w:author="d" w:date="2018-05-05T20:20:00Z">
                <w:rPr>
                  <w:webHidden/>
                </w:rPr>
              </w:rPrChange>
            </w:rPr>
            <w:fldChar w:fldCharType="separate"/>
          </w:r>
          <w:ins w:id="1244" w:author="d" w:date="2018-05-05T20:43:00Z">
            <w:r w:rsidR="00687D9D">
              <w:rPr>
                <w:b w:val="0"/>
                <w:webHidden/>
              </w:rPr>
              <w:t>46</w:t>
            </w:r>
          </w:ins>
          <w:ins w:id="1245" w:author="d" w:date="2018-05-05T20:19:00Z">
            <w:r w:rsidRPr="00490E32">
              <w:rPr>
                <w:b w:val="0"/>
                <w:webHidden/>
                <w:rPrChange w:id="1246" w:author="d" w:date="2018-05-05T20:20:00Z">
                  <w:rPr>
                    <w:webHidden/>
                  </w:rPr>
                </w:rPrChange>
              </w:rPr>
              <w:fldChar w:fldCharType="end"/>
            </w:r>
            <w:r w:rsidRPr="00490E32">
              <w:rPr>
                <w:rStyle w:val="Hyperlink"/>
                <w:b w:val="0"/>
                <w:rPrChange w:id="1247" w:author="d" w:date="2018-05-05T20:20:00Z">
                  <w:rPr>
                    <w:rStyle w:val="Hyperlink"/>
                  </w:rPr>
                </w:rPrChange>
              </w:rPr>
              <w:fldChar w:fldCharType="end"/>
            </w:r>
          </w:ins>
        </w:p>
        <w:p w:rsidR="00D702D0" w:rsidRPr="00490E32" w:rsidRDefault="00D702D0" w:rsidP="00A914AB">
          <w:pPr>
            <w:pStyle w:val="TOC3"/>
            <w:spacing w:after="60"/>
            <w:rPr>
              <w:ins w:id="1248" w:author="d" w:date="2018-05-05T20:19:00Z"/>
              <w:rFonts w:asciiTheme="minorHAnsi" w:hAnsiTheme="minorHAnsi" w:cstheme="minorBidi"/>
              <w:b w:val="0"/>
              <w:sz w:val="22"/>
              <w:szCs w:val="22"/>
              <w:lang w:eastAsia="en-US"/>
              <w:rPrChange w:id="1249" w:author="d" w:date="2018-05-05T20:20:00Z">
                <w:rPr>
                  <w:ins w:id="1250" w:author="d" w:date="2018-05-05T20:19:00Z"/>
                  <w:rFonts w:asciiTheme="minorHAnsi" w:hAnsiTheme="minorHAnsi" w:cstheme="minorBidi"/>
                  <w:b w:val="0"/>
                  <w:sz w:val="22"/>
                  <w:szCs w:val="22"/>
                  <w:lang w:eastAsia="en-US"/>
                </w:rPr>
              </w:rPrChange>
            </w:rPr>
            <w:pPrChange w:id="1251" w:author="d" w:date="2018-05-05T20:22:00Z">
              <w:pPr>
                <w:pStyle w:val="TOC3"/>
              </w:pPr>
            </w:pPrChange>
          </w:pPr>
          <w:ins w:id="1252" w:author="d" w:date="2018-05-05T20:19:00Z">
            <w:r w:rsidRPr="00490E32">
              <w:rPr>
                <w:rStyle w:val="Hyperlink"/>
                <w:b w:val="0"/>
                <w:rPrChange w:id="1253" w:author="d" w:date="2018-05-05T20:20:00Z">
                  <w:rPr>
                    <w:rStyle w:val="Hyperlink"/>
                  </w:rPr>
                </w:rPrChange>
              </w:rPr>
              <w:fldChar w:fldCharType="begin"/>
            </w:r>
            <w:r w:rsidRPr="00490E32">
              <w:rPr>
                <w:rStyle w:val="Hyperlink"/>
                <w:b w:val="0"/>
                <w:rPrChange w:id="1254" w:author="d" w:date="2018-05-05T20:20:00Z">
                  <w:rPr>
                    <w:rStyle w:val="Hyperlink"/>
                  </w:rPr>
                </w:rPrChange>
              </w:rPr>
              <w:instrText xml:space="preserve"> </w:instrText>
            </w:r>
            <w:r w:rsidRPr="00490E32">
              <w:rPr>
                <w:b w:val="0"/>
                <w:rPrChange w:id="1255" w:author="d" w:date="2018-05-05T20:20:00Z">
                  <w:rPr/>
                </w:rPrChange>
              </w:rPr>
              <w:instrText>HYPERLINK \l "_Toc513314954"</w:instrText>
            </w:r>
            <w:r w:rsidRPr="00490E32">
              <w:rPr>
                <w:rStyle w:val="Hyperlink"/>
                <w:b w:val="0"/>
                <w:rPrChange w:id="1256" w:author="d" w:date="2018-05-05T20:20:00Z">
                  <w:rPr>
                    <w:rStyle w:val="Hyperlink"/>
                  </w:rPr>
                </w:rPrChange>
              </w:rPr>
              <w:instrText xml:space="preserve"> </w:instrText>
            </w:r>
            <w:r w:rsidRPr="00490E32">
              <w:rPr>
                <w:rStyle w:val="Hyperlink"/>
                <w:b w:val="0"/>
                <w:rPrChange w:id="1257" w:author="d" w:date="2018-05-05T20:20:00Z">
                  <w:rPr>
                    <w:rStyle w:val="Hyperlink"/>
                  </w:rPr>
                </w:rPrChange>
              </w:rPr>
            </w:r>
            <w:r w:rsidRPr="00490E32">
              <w:rPr>
                <w:rStyle w:val="Hyperlink"/>
                <w:b w:val="0"/>
                <w:rPrChange w:id="1258" w:author="d" w:date="2018-05-05T20:20:00Z">
                  <w:rPr>
                    <w:rStyle w:val="Hyperlink"/>
                  </w:rPr>
                </w:rPrChange>
              </w:rPr>
              <w:fldChar w:fldCharType="separate"/>
            </w:r>
            <w:r w:rsidRPr="00490E32">
              <w:rPr>
                <w:rStyle w:val="Hyperlink"/>
                <w:b w:val="0"/>
                <w:rPrChange w:id="1259" w:author="d" w:date="2018-05-05T20:20:00Z">
                  <w:rPr>
                    <w:rStyle w:val="Hyperlink"/>
                  </w:rPr>
                </w:rPrChange>
              </w:rPr>
              <w:t>1.</w:t>
            </w:r>
            <w:r w:rsidRPr="00490E32">
              <w:rPr>
                <w:rStyle w:val="Hyperlink"/>
                <w:rFonts w:eastAsia="Times New Roman"/>
                <w:b w:val="0"/>
                <w:rPrChange w:id="1260" w:author="d" w:date="2018-05-05T20:20:00Z">
                  <w:rPr>
                    <w:rStyle w:val="Hyperlink"/>
                    <w:rFonts w:eastAsia="Times New Roman"/>
                  </w:rPr>
                </w:rPrChange>
              </w:rPr>
              <w:t>8.1 Giới thiệu</w:t>
            </w:r>
            <w:r w:rsidRPr="00490E32">
              <w:rPr>
                <w:b w:val="0"/>
                <w:webHidden/>
                <w:rPrChange w:id="1261" w:author="d" w:date="2018-05-05T20:20:00Z">
                  <w:rPr>
                    <w:webHidden/>
                  </w:rPr>
                </w:rPrChange>
              </w:rPr>
              <w:tab/>
            </w:r>
            <w:r w:rsidRPr="00490E32">
              <w:rPr>
                <w:b w:val="0"/>
                <w:webHidden/>
                <w:rPrChange w:id="1262" w:author="d" w:date="2018-05-05T20:20:00Z">
                  <w:rPr>
                    <w:webHidden/>
                  </w:rPr>
                </w:rPrChange>
              </w:rPr>
              <w:fldChar w:fldCharType="begin"/>
            </w:r>
            <w:r w:rsidRPr="00490E32">
              <w:rPr>
                <w:b w:val="0"/>
                <w:webHidden/>
                <w:rPrChange w:id="1263" w:author="d" w:date="2018-05-05T20:20:00Z">
                  <w:rPr>
                    <w:webHidden/>
                  </w:rPr>
                </w:rPrChange>
              </w:rPr>
              <w:instrText xml:space="preserve"> PAGEREF _Toc513314954 \h </w:instrText>
            </w:r>
            <w:r w:rsidRPr="00490E32">
              <w:rPr>
                <w:b w:val="0"/>
                <w:webHidden/>
                <w:rPrChange w:id="1264" w:author="d" w:date="2018-05-05T20:20:00Z">
                  <w:rPr>
                    <w:webHidden/>
                  </w:rPr>
                </w:rPrChange>
              </w:rPr>
            </w:r>
          </w:ins>
          <w:r w:rsidRPr="00490E32">
            <w:rPr>
              <w:b w:val="0"/>
              <w:webHidden/>
              <w:rPrChange w:id="1265" w:author="d" w:date="2018-05-05T20:20:00Z">
                <w:rPr>
                  <w:webHidden/>
                </w:rPr>
              </w:rPrChange>
            </w:rPr>
            <w:fldChar w:fldCharType="separate"/>
          </w:r>
          <w:ins w:id="1266" w:author="d" w:date="2018-05-05T20:43:00Z">
            <w:r w:rsidR="00687D9D">
              <w:rPr>
                <w:b w:val="0"/>
                <w:webHidden/>
              </w:rPr>
              <w:t>46</w:t>
            </w:r>
          </w:ins>
          <w:ins w:id="1267" w:author="d" w:date="2018-05-05T20:19:00Z">
            <w:r w:rsidRPr="00490E32">
              <w:rPr>
                <w:b w:val="0"/>
                <w:webHidden/>
                <w:rPrChange w:id="1268" w:author="d" w:date="2018-05-05T20:20:00Z">
                  <w:rPr>
                    <w:webHidden/>
                  </w:rPr>
                </w:rPrChange>
              </w:rPr>
              <w:fldChar w:fldCharType="end"/>
            </w:r>
            <w:r w:rsidRPr="00490E32">
              <w:rPr>
                <w:rStyle w:val="Hyperlink"/>
                <w:b w:val="0"/>
                <w:rPrChange w:id="1269" w:author="d" w:date="2018-05-05T20:20:00Z">
                  <w:rPr>
                    <w:rStyle w:val="Hyperlink"/>
                  </w:rPr>
                </w:rPrChange>
              </w:rPr>
              <w:fldChar w:fldCharType="end"/>
            </w:r>
          </w:ins>
        </w:p>
        <w:p w:rsidR="00D702D0" w:rsidRPr="00490E32" w:rsidRDefault="00D702D0" w:rsidP="00A914AB">
          <w:pPr>
            <w:pStyle w:val="TOC3"/>
            <w:spacing w:after="60"/>
            <w:rPr>
              <w:ins w:id="1270" w:author="d" w:date="2018-05-05T20:19:00Z"/>
              <w:rFonts w:asciiTheme="minorHAnsi" w:hAnsiTheme="minorHAnsi" w:cstheme="minorBidi"/>
              <w:b w:val="0"/>
              <w:sz w:val="22"/>
              <w:szCs w:val="22"/>
              <w:lang w:eastAsia="en-US"/>
              <w:rPrChange w:id="1271" w:author="d" w:date="2018-05-05T20:20:00Z">
                <w:rPr>
                  <w:ins w:id="1272" w:author="d" w:date="2018-05-05T20:19:00Z"/>
                  <w:rFonts w:asciiTheme="minorHAnsi" w:hAnsiTheme="minorHAnsi" w:cstheme="minorBidi"/>
                  <w:b w:val="0"/>
                  <w:sz w:val="22"/>
                  <w:szCs w:val="22"/>
                  <w:lang w:eastAsia="en-US"/>
                </w:rPr>
              </w:rPrChange>
            </w:rPr>
            <w:pPrChange w:id="1273" w:author="d" w:date="2018-05-05T20:22:00Z">
              <w:pPr>
                <w:pStyle w:val="TOC3"/>
              </w:pPr>
            </w:pPrChange>
          </w:pPr>
          <w:ins w:id="1274" w:author="d" w:date="2018-05-05T20:19:00Z">
            <w:r w:rsidRPr="00490E32">
              <w:rPr>
                <w:rStyle w:val="Hyperlink"/>
                <w:b w:val="0"/>
                <w:rPrChange w:id="1275" w:author="d" w:date="2018-05-05T20:20:00Z">
                  <w:rPr>
                    <w:rStyle w:val="Hyperlink"/>
                  </w:rPr>
                </w:rPrChange>
              </w:rPr>
              <w:fldChar w:fldCharType="begin"/>
            </w:r>
            <w:r w:rsidRPr="00490E32">
              <w:rPr>
                <w:rStyle w:val="Hyperlink"/>
                <w:b w:val="0"/>
                <w:rPrChange w:id="1276" w:author="d" w:date="2018-05-05T20:20:00Z">
                  <w:rPr>
                    <w:rStyle w:val="Hyperlink"/>
                  </w:rPr>
                </w:rPrChange>
              </w:rPr>
              <w:instrText xml:space="preserve"> </w:instrText>
            </w:r>
            <w:r w:rsidRPr="00490E32">
              <w:rPr>
                <w:b w:val="0"/>
                <w:rPrChange w:id="1277" w:author="d" w:date="2018-05-05T20:20:00Z">
                  <w:rPr/>
                </w:rPrChange>
              </w:rPr>
              <w:instrText>HYPERLINK \l "_Toc513314955"</w:instrText>
            </w:r>
            <w:r w:rsidRPr="00490E32">
              <w:rPr>
                <w:rStyle w:val="Hyperlink"/>
                <w:b w:val="0"/>
                <w:rPrChange w:id="1278" w:author="d" w:date="2018-05-05T20:20:00Z">
                  <w:rPr>
                    <w:rStyle w:val="Hyperlink"/>
                  </w:rPr>
                </w:rPrChange>
              </w:rPr>
              <w:instrText xml:space="preserve"> </w:instrText>
            </w:r>
            <w:r w:rsidRPr="00490E32">
              <w:rPr>
                <w:rStyle w:val="Hyperlink"/>
                <w:b w:val="0"/>
                <w:rPrChange w:id="1279" w:author="d" w:date="2018-05-05T20:20:00Z">
                  <w:rPr>
                    <w:rStyle w:val="Hyperlink"/>
                  </w:rPr>
                </w:rPrChange>
              </w:rPr>
            </w:r>
            <w:r w:rsidRPr="00490E32">
              <w:rPr>
                <w:rStyle w:val="Hyperlink"/>
                <w:b w:val="0"/>
                <w:rPrChange w:id="1280" w:author="d" w:date="2018-05-05T20:20:00Z">
                  <w:rPr>
                    <w:rStyle w:val="Hyperlink"/>
                  </w:rPr>
                </w:rPrChange>
              </w:rPr>
              <w:fldChar w:fldCharType="separate"/>
            </w:r>
            <w:r w:rsidRPr="00490E32">
              <w:rPr>
                <w:rStyle w:val="Hyperlink"/>
                <w:b w:val="0"/>
                <w:rPrChange w:id="1281" w:author="d" w:date="2018-05-05T20:20:00Z">
                  <w:rPr>
                    <w:rStyle w:val="Hyperlink"/>
                  </w:rPr>
                </w:rPrChange>
              </w:rPr>
              <w:t>1.</w:t>
            </w:r>
            <w:r w:rsidRPr="00490E32">
              <w:rPr>
                <w:rStyle w:val="Hyperlink"/>
                <w:rFonts w:eastAsia="Times New Roman"/>
                <w:b w:val="0"/>
                <w:lang w:eastAsia="en-US"/>
                <w:rPrChange w:id="1282" w:author="d" w:date="2018-05-05T20:20:00Z">
                  <w:rPr>
                    <w:rStyle w:val="Hyperlink"/>
                    <w:rFonts w:eastAsia="Times New Roman"/>
                    <w:lang w:eastAsia="en-US"/>
                  </w:rPr>
                </w:rPrChange>
              </w:rPr>
              <w:t>8.2 Cài đặt Express Framework</w:t>
            </w:r>
            <w:r w:rsidRPr="00490E32">
              <w:rPr>
                <w:b w:val="0"/>
                <w:webHidden/>
                <w:rPrChange w:id="1283" w:author="d" w:date="2018-05-05T20:20:00Z">
                  <w:rPr>
                    <w:webHidden/>
                  </w:rPr>
                </w:rPrChange>
              </w:rPr>
              <w:tab/>
            </w:r>
            <w:r w:rsidRPr="00490E32">
              <w:rPr>
                <w:b w:val="0"/>
                <w:webHidden/>
                <w:rPrChange w:id="1284" w:author="d" w:date="2018-05-05T20:20:00Z">
                  <w:rPr>
                    <w:webHidden/>
                  </w:rPr>
                </w:rPrChange>
              </w:rPr>
              <w:fldChar w:fldCharType="begin"/>
            </w:r>
            <w:r w:rsidRPr="00490E32">
              <w:rPr>
                <w:b w:val="0"/>
                <w:webHidden/>
                <w:rPrChange w:id="1285" w:author="d" w:date="2018-05-05T20:20:00Z">
                  <w:rPr>
                    <w:webHidden/>
                  </w:rPr>
                </w:rPrChange>
              </w:rPr>
              <w:instrText xml:space="preserve"> PAGEREF _Toc513314955 \h </w:instrText>
            </w:r>
            <w:r w:rsidRPr="00490E32">
              <w:rPr>
                <w:b w:val="0"/>
                <w:webHidden/>
                <w:rPrChange w:id="1286" w:author="d" w:date="2018-05-05T20:20:00Z">
                  <w:rPr>
                    <w:webHidden/>
                  </w:rPr>
                </w:rPrChange>
              </w:rPr>
            </w:r>
          </w:ins>
          <w:r w:rsidRPr="00490E32">
            <w:rPr>
              <w:b w:val="0"/>
              <w:webHidden/>
              <w:rPrChange w:id="1287" w:author="d" w:date="2018-05-05T20:20:00Z">
                <w:rPr>
                  <w:webHidden/>
                </w:rPr>
              </w:rPrChange>
            </w:rPr>
            <w:fldChar w:fldCharType="separate"/>
          </w:r>
          <w:ins w:id="1288" w:author="d" w:date="2018-05-05T20:43:00Z">
            <w:r w:rsidR="00687D9D">
              <w:rPr>
                <w:b w:val="0"/>
                <w:webHidden/>
              </w:rPr>
              <w:t>47</w:t>
            </w:r>
          </w:ins>
          <w:ins w:id="1289" w:author="d" w:date="2018-05-05T20:19:00Z">
            <w:r w:rsidRPr="00490E32">
              <w:rPr>
                <w:b w:val="0"/>
                <w:webHidden/>
                <w:rPrChange w:id="1290" w:author="d" w:date="2018-05-05T20:20:00Z">
                  <w:rPr>
                    <w:webHidden/>
                  </w:rPr>
                </w:rPrChange>
              </w:rPr>
              <w:fldChar w:fldCharType="end"/>
            </w:r>
            <w:r w:rsidRPr="00490E32">
              <w:rPr>
                <w:rStyle w:val="Hyperlink"/>
                <w:b w:val="0"/>
                <w:rPrChange w:id="1291" w:author="d" w:date="2018-05-05T20:20:00Z">
                  <w:rPr>
                    <w:rStyle w:val="Hyperlink"/>
                  </w:rPr>
                </w:rPrChange>
              </w:rPr>
              <w:fldChar w:fldCharType="end"/>
            </w:r>
          </w:ins>
        </w:p>
        <w:p w:rsidR="00D702D0" w:rsidRPr="00490E32" w:rsidRDefault="00D702D0" w:rsidP="00A914AB">
          <w:pPr>
            <w:pStyle w:val="TOC3"/>
            <w:spacing w:after="60"/>
            <w:rPr>
              <w:ins w:id="1292" w:author="d" w:date="2018-05-05T20:19:00Z"/>
              <w:rFonts w:asciiTheme="minorHAnsi" w:hAnsiTheme="minorHAnsi" w:cstheme="minorBidi"/>
              <w:b w:val="0"/>
              <w:sz w:val="22"/>
              <w:szCs w:val="22"/>
              <w:lang w:eastAsia="en-US"/>
              <w:rPrChange w:id="1293" w:author="d" w:date="2018-05-05T20:20:00Z">
                <w:rPr>
                  <w:ins w:id="1294" w:author="d" w:date="2018-05-05T20:19:00Z"/>
                  <w:rFonts w:asciiTheme="minorHAnsi" w:hAnsiTheme="minorHAnsi" w:cstheme="minorBidi"/>
                  <w:b w:val="0"/>
                  <w:sz w:val="22"/>
                  <w:szCs w:val="22"/>
                  <w:lang w:eastAsia="en-US"/>
                </w:rPr>
              </w:rPrChange>
            </w:rPr>
            <w:pPrChange w:id="1295" w:author="d" w:date="2018-05-05T20:22:00Z">
              <w:pPr>
                <w:pStyle w:val="TOC3"/>
              </w:pPr>
            </w:pPrChange>
          </w:pPr>
          <w:ins w:id="1296" w:author="d" w:date="2018-05-05T20:19:00Z">
            <w:r w:rsidRPr="00490E32">
              <w:rPr>
                <w:rStyle w:val="Hyperlink"/>
                <w:b w:val="0"/>
                <w:rPrChange w:id="1297" w:author="d" w:date="2018-05-05T20:20:00Z">
                  <w:rPr>
                    <w:rStyle w:val="Hyperlink"/>
                  </w:rPr>
                </w:rPrChange>
              </w:rPr>
              <w:lastRenderedPageBreak/>
              <w:fldChar w:fldCharType="begin"/>
            </w:r>
            <w:r w:rsidRPr="00490E32">
              <w:rPr>
                <w:rStyle w:val="Hyperlink"/>
                <w:b w:val="0"/>
                <w:rPrChange w:id="1298" w:author="d" w:date="2018-05-05T20:20:00Z">
                  <w:rPr>
                    <w:rStyle w:val="Hyperlink"/>
                  </w:rPr>
                </w:rPrChange>
              </w:rPr>
              <w:instrText xml:space="preserve"> </w:instrText>
            </w:r>
            <w:r w:rsidRPr="00490E32">
              <w:rPr>
                <w:b w:val="0"/>
                <w:rPrChange w:id="1299" w:author="d" w:date="2018-05-05T20:20:00Z">
                  <w:rPr/>
                </w:rPrChange>
              </w:rPr>
              <w:instrText>HYPERLINK \l "_Toc513314956"</w:instrText>
            </w:r>
            <w:r w:rsidRPr="00490E32">
              <w:rPr>
                <w:rStyle w:val="Hyperlink"/>
                <w:b w:val="0"/>
                <w:rPrChange w:id="1300" w:author="d" w:date="2018-05-05T20:20:00Z">
                  <w:rPr>
                    <w:rStyle w:val="Hyperlink"/>
                  </w:rPr>
                </w:rPrChange>
              </w:rPr>
              <w:instrText xml:space="preserve"> </w:instrText>
            </w:r>
            <w:r w:rsidRPr="00490E32">
              <w:rPr>
                <w:rStyle w:val="Hyperlink"/>
                <w:b w:val="0"/>
                <w:rPrChange w:id="1301" w:author="d" w:date="2018-05-05T20:20:00Z">
                  <w:rPr>
                    <w:rStyle w:val="Hyperlink"/>
                  </w:rPr>
                </w:rPrChange>
              </w:rPr>
            </w:r>
            <w:r w:rsidRPr="00490E32">
              <w:rPr>
                <w:rStyle w:val="Hyperlink"/>
                <w:b w:val="0"/>
                <w:rPrChange w:id="1302" w:author="d" w:date="2018-05-05T20:20:00Z">
                  <w:rPr>
                    <w:rStyle w:val="Hyperlink"/>
                  </w:rPr>
                </w:rPrChange>
              </w:rPr>
              <w:fldChar w:fldCharType="separate"/>
            </w:r>
            <w:r w:rsidRPr="00490E32">
              <w:rPr>
                <w:rStyle w:val="Hyperlink"/>
                <w:b w:val="0"/>
                <w:rPrChange w:id="1303" w:author="d" w:date="2018-05-05T20:20:00Z">
                  <w:rPr>
                    <w:rStyle w:val="Hyperlink"/>
                  </w:rPr>
                </w:rPrChange>
              </w:rPr>
              <w:t>1.</w:t>
            </w:r>
            <w:r w:rsidRPr="00490E32">
              <w:rPr>
                <w:rStyle w:val="Hyperlink"/>
                <w:rFonts w:eastAsia="Times New Roman"/>
                <w:b w:val="0"/>
                <w:lang w:eastAsia="en-US"/>
                <w:rPrChange w:id="1304" w:author="d" w:date="2018-05-05T20:20:00Z">
                  <w:rPr>
                    <w:rStyle w:val="Hyperlink"/>
                    <w:rFonts w:eastAsia="Times New Roman"/>
                    <w:lang w:eastAsia="en-US"/>
                  </w:rPr>
                </w:rPrChange>
              </w:rPr>
              <w:t xml:space="preserve">8.3 </w:t>
            </w:r>
            <w:r w:rsidRPr="00490E32">
              <w:rPr>
                <w:rStyle w:val="Hyperlink"/>
                <w:b w:val="0"/>
                <w:rPrChange w:id="1305" w:author="d" w:date="2018-05-05T20:20:00Z">
                  <w:rPr>
                    <w:rStyle w:val="Hyperlink"/>
                  </w:rPr>
                </w:rPrChange>
              </w:rPr>
              <w:t>Express route</w:t>
            </w:r>
            <w:r w:rsidRPr="00490E32">
              <w:rPr>
                <w:b w:val="0"/>
                <w:webHidden/>
                <w:rPrChange w:id="1306" w:author="d" w:date="2018-05-05T20:20:00Z">
                  <w:rPr>
                    <w:webHidden/>
                  </w:rPr>
                </w:rPrChange>
              </w:rPr>
              <w:tab/>
            </w:r>
            <w:r w:rsidRPr="00490E32">
              <w:rPr>
                <w:b w:val="0"/>
                <w:webHidden/>
                <w:rPrChange w:id="1307" w:author="d" w:date="2018-05-05T20:20:00Z">
                  <w:rPr>
                    <w:webHidden/>
                  </w:rPr>
                </w:rPrChange>
              </w:rPr>
              <w:fldChar w:fldCharType="begin"/>
            </w:r>
            <w:r w:rsidRPr="00490E32">
              <w:rPr>
                <w:b w:val="0"/>
                <w:webHidden/>
                <w:rPrChange w:id="1308" w:author="d" w:date="2018-05-05T20:20:00Z">
                  <w:rPr>
                    <w:webHidden/>
                  </w:rPr>
                </w:rPrChange>
              </w:rPr>
              <w:instrText xml:space="preserve"> PAGEREF _Toc513314956 \h </w:instrText>
            </w:r>
            <w:r w:rsidRPr="00490E32">
              <w:rPr>
                <w:b w:val="0"/>
                <w:webHidden/>
                <w:rPrChange w:id="1309" w:author="d" w:date="2018-05-05T20:20:00Z">
                  <w:rPr>
                    <w:webHidden/>
                  </w:rPr>
                </w:rPrChange>
              </w:rPr>
            </w:r>
          </w:ins>
          <w:r w:rsidRPr="00490E32">
            <w:rPr>
              <w:b w:val="0"/>
              <w:webHidden/>
              <w:rPrChange w:id="1310" w:author="d" w:date="2018-05-05T20:20:00Z">
                <w:rPr>
                  <w:webHidden/>
                </w:rPr>
              </w:rPrChange>
            </w:rPr>
            <w:fldChar w:fldCharType="separate"/>
          </w:r>
          <w:ins w:id="1311" w:author="d" w:date="2018-05-05T20:43:00Z">
            <w:r w:rsidR="00687D9D">
              <w:rPr>
                <w:b w:val="0"/>
                <w:webHidden/>
              </w:rPr>
              <w:t>47</w:t>
            </w:r>
          </w:ins>
          <w:ins w:id="1312" w:author="d" w:date="2018-05-05T20:19:00Z">
            <w:r w:rsidRPr="00490E32">
              <w:rPr>
                <w:b w:val="0"/>
                <w:webHidden/>
                <w:rPrChange w:id="1313" w:author="d" w:date="2018-05-05T20:20:00Z">
                  <w:rPr>
                    <w:webHidden/>
                  </w:rPr>
                </w:rPrChange>
              </w:rPr>
              <w:fldChar w:fldCharType="end"/>
            </w:r>
            <w:r w:rsidRPr="00490E32">
              <w:rPr>
                <w:rStyle w:val="Hyperlink"/>
                <w:b w:val="0"/>
                <w:rPrChange w:id="1314" w:author="d" w:date="2018-05-05T20:20:00Z">
                  <w:rPr>
                    <w:rStyle w:val="Hyperlink"/>
                  </w:rPr>
                </w:rPrChange>
              </w:rPr>
              <w:fldChar w:fldCharType="end"/>
            </w:r>
          </w:ins>
        </w:p>
        <w:p w:rsidR="00D702D0" w:rsidRPr="00490E32" w:rsidRDefault="00D702D0" w:rsidP="00A914AB">
          <w:pPr>
            <w:pStyle w:val="TOC2"/>
            <w:spacing w:after="60"/>
            <w:rPr>
              <w:ins w:id="1315" w:author="d" w:date="2018-05-05T20:19:00Z"/>
              <w:rFonts w:asciiTheme="minorHAnsi" w:hAnsiTheme="minorHAnsi" w:cstheme="minorBidi"/>
              <w:b w:val="0"/>
              <w:sz w:val="22"/>
              <w:szCs w:val="22"/>
              <w:lang w:eastAsia="en-US"/>
              <w:rPrChange w:id="1316" w:author="d" w:date="2018-05-05T20:20:00Z">
                <w:rPr>
                  <w:ins w:id="1317" w:author="d" w:date="2018-05-05T20:19:00Z"/>
                  <w:rFonts w:asciiTheme="minorHAnsi" w:hAnsiTheme="minorHAnsi" w:cstheme="minorBidi"/>
                  <w:b w:val="0"/>
                  <w:sz w:val="22"/>
                  <w:szCs w:val="22"/>
                  <w:lang w:eastAsia="en-US"/>
                </w:rPr>
              </w:rPrChange>
            </w:rPr>
            <w:pPrChange w:id="1318" w:author="d" w:date="2018-05-05T20:22:00Z">
              <w:pPr>
                <w:pStyle w:val="TOC2"/>
              </w:pPr>
            </w:pPrChange>
          </w:pPr>
          <w:ins w:id="1319" w:author="d" w:date="2018-05-05T20:19:00Z">
            <w:r w:rsidRPr="00490E32">
              <w:rPr>
                <w:rStyle w:val="Hyperlink"/>
                <w:b w:val="0"/>
                <w:rPrChange w:id="1320" w:author="d" w:date="2018-05-05T20:20:00Z">
                  <w:rPr>
                    <w:rStyle w:val="Hyperlink"/>
                  </w:rPr>
                </w:rPrChange>
              </w:rPr>
              <w:fldChar w:fldCharType="begin"/>
            </w:r>
            <w:r w:rsidRPr="00490E32">
              <w:rPr>
                <w:rStyle w:val="Hyperlink"/>
                <w:b w:val="0"/>
                <w:rPrChange w:id="1321" w:author="d" w:date="2018-05-05T20:20:00Z">
                  <w:rPr>
                    <w:rStyle w:val="Hyperlink"/>
                  </w:rPr>
                </w:rPrChange>
              </w:rPr>
              <w:instrText xml:space="preserve"> </w:instrText>
            </w:r>
            <w:r w:rsidRPr="00490E32">
              <w:rPr>
                <w:b w:val="0"/>
                <w:rPrChange w:id="1322" w:author="d" w:date="2018-05-05T20:20:00Z">
                  <w:rPr/>
                </w:rPrChange>
              </w:rPr>
              <w:instrText>HYPERLINK \l "_Toc513314957"</w:instrText>
            </w:r>
            <w:r w:rsidRPr="00490E32">
              <w:rPr>
                <w:rStyle w:val="Hyperlink"/>
                <w:b w:val="0"/>
                <w:rPrChange w:id="1323" w:author="d" w:date="2018-05-05T20:20:00Z">
                  <w:rPr>
                    <w:rStyle w:val="Hyperlink"/>
                  </w:rPr>
                </w:rPrChange>
              </w:rPr>
              <w:instrText xml:space="preserve"> </w:instrText>
            </w:r>
            <w:r w:rsidRPr="00490E32">
              <w:rPr>
                <w:rStyle w:val="Hyperlink"/>
                <w:b w:val="0"/>
                <w:rPrChange w:id="1324" w:author="d" w:date="2018-05-05T20:20:00Z">
                  <w:rPr>
                    <w:rStyle w:val="Hyperlink"/>
                  </w:rPr>
                </w:rPrChange>
              </w:rPr>
            </w:r>
            <w:r w:rsidRPr="00490E32">
              <w:rPr>
                <w:rStyle w:val="Hyperlink"/>
                <w:b w:val="0"/>
                <w:rPrChange w:id="1325" w:author="d" w:date="2018-05-05T20:20:00Z">
                  <w:rPr>
                    <w:rStyle w:val="Hyperlink"/>
                  </w:rPr>
                </w:rPrChange>
              </w:rPr>
              <w:fldChar w:fldCharType="separate"/>
            </w:r>
            <w:r w:rsidRPr="00490E32">
              <w:rPr>
                <w:rStyle w:val="Hyperlink"/>
                <w:b w:val="0"/>
                <w:rPrChange w:id="1326" w:author="d" w:date="2018-05-05T20:20:00Z">
                  <w:rPr>
                    <w:rStyle w:val="Hyperlink"/>
                  </w:rPr>
                </w:rPrChange>
              </w:rPr>
              <w:t>1.9 Socket.io framework Real-time trong Nodejs</w:t>
            </w:r>
            <w:r w:rsidRPr="00490E32">
              <w:rPr>
                <w:b w:val="0"/>
                <w:webHidden/>
                <w:rPrChange w:id="1327" w:author="d" w:date="2018-05-05T20:20:00Z">
                  <w:rPr>
                    <w:webHidden/>
                  </w:rPr>
                </w:rPrChange>
              </w:rPr>
              <w:tab/>
            </w:r>
            <w:r w:rsidRPr="00490E32">
              <w:rPr>
                <w:b w:val="0"/>
                <w:webHidden/>
                <w:rPrChange w:id="1328" w:author="d" w:date="2018-05-05T20:20:00Z">
                  <w:rPr>
                    <w:webHidden/>
                  </w:rPr>
                </w:rPrChange>
              </w:rPr>
              <w:fldChar w:fldCharType="begin"/>
            </w:r>
            <w:r w:rsidRPr="00490E32">
              <w:rPr>
                <w:b w:val="0"/>
                <w:webHidden/>
                <w:rPrChange w:id="1329" w:author="d" w:date="2018-05-05T20:20:00Z">
                  <w:rPr>
                    <w:webHidden/>
                  </w:rPr>
                </w:rPrChange>
              </w:rPr>
              <w:instrText xml:space="preserve"> PAGEREF _Toc513314957 \h </w:instrText>
            </w:r>
            <w:r w:rsidRPr="00490E32">
              <w:rPr>
                <w:b w:val="0"/>
                <w:webHidden/>
                <w:rPrChange w:id="1330" w:author="d" w:date="2018-05-05T20:20:00Z">
                  <w:rPr>
                    <w:webHidden/>
                  </w:rPr>
                </w:rPrChange>
              </w:rPr>
            </w:r>
          </w:ins>
          <w:r w:rsidRPr="00490E32">
            <w:rPr>
              <w:b w:val="0"/>
              <w:webHidden/>
              <w:rPrChange w:id="1331" w:author="d" w:date="2018-05-05T20:20:00Z">
                <w:rPr>
                  <w:webHidden/>
                </w:rPr>
              </w:rPrChange>
            </w:rPr>
            <w:fldChar w:fldCharType="separate"/>
          </w:r>
          <w:ins w:id="1332" w:author="d" w:date="2018-05-05T20:43:00Z">
            <w:r w:rsidR="00687D9D">
              <w:rPr>
                <w:b w:val="0"/>
                <w:webHidden/>
              </w:rPr>
              <w:t>48</w:t>
            </w:r>
          </w:ins>
          <w:ins w:id="1333" w:author="d" w:date="2018-05-05T20:19:00Z">
            <w:r w:rsidRPr="00490E32">
              <w:rPr>
                <w:b w:val="0"/>
                <w:webHidden/>
                <w:rPrChange w:id="1334" w:author="d" w:date="2018-05-05T20:20:00Z">
                  <w:rPr>
                    <w:webHidden/>
                  </w:rPr>
                </w:rPrChange>
              </w:rPr>
              <w:fldChar w:fldCharType="end"/>
            </w:r>
            <w:r w:rsidRPr="00490E32">
              <w:rPr>
                <w:rStyle w:val="Hyperlink"/>
                <w:b w:val="0"/>
                <w:rPrChange w:id="1335" w:author="d" w:date="2018-05-05T20:20:00Z">
                  <w:rPr>
                    <w:rStyle w:val="Hyperlink"/>
                  </w:rPr>
                </w:rPrChange>
              </w:rPr>
              <w:fldChar w:fldCharType="end"/>
            </w:r>
          </w:ins>
        </w:p>
        <w:p w:rsidR="00D702D0" w:rsidRPr="00490E32" w:rsidRDefault="00D702D0" w:rsidP="00A914AB">
          <w:pPr>
            <w:pStyle w:val="TOC3"/>
            <w:spacing w:after="60"/>
            <w:rPr>
              <w:ins w:id="1336" w:author="d" w:date="2018-05-05T20:19:00Z"/>
              <w:rFonts w:asciiTheme="minorHAnsi" w:hAnsiTheme="minorHAnsi" w:cstheme="minorBidi"/>
              <w:b w:val="0"/>
              <w:sz w:val="22"/>
              <w:szCs w:val="22"/>
              <w:lang w:eastAsia="en-US"/>
              <w:rPrChange w:id="1337" w:author="d" w:date="2018-05-05T20:20:00Z">
                <w:rPr>
                  <w:ins w:id="1338" w:author="d" w:date="2018-05-05T20:19:00Z"/>
                  <w:rFonts w:asciiTheme="minorHAnsi" w:hAnsiTheme="minorHAnsi" w:cstheme="minorBidi"/>
                  <w:b w:val="0"/>
                  <w:sz w:val="22"/>
                  <w:szCs w:val="22"/>
                  <w:lang w:eastAsia="en-US"/>
                </w:rPr>
              </w:rPrChange>
            </w:rPr>
            <w:pPrChange w:id="1339" w:author="d" w:date="2018-05-05T20:22:00Z">
              <w:pPr>
                <w:pStyle w:val="TOC3"/>
              </w:pPr>
            </w:pPrChange>
          </w:pPr>
          <w:ins w:id="1340" w:author="d" w:date="2018-05-05T20:19:00Z">
            <w:r w:rsidRPr="00490E32">
              <w:rPr>
                <w:rStyle w:val="Hyperlink"/>
                <w:b w:val="0"/>
                <w:rPrChange w:id="1341" w:author="d" w:date="2018-05-05T20:20:00Z">
                  <w:rPr>
                    <w:rStyle w:val="Hyperlink"/>
                  </w:rPr>
                </w:rPrChange>
              </w:rPr>
              <w:fldChar w:fldCharType="begin"/>
            </w:r>
            <w:r w:rsidRPr="00490E32">
              <w:rPr>
                <w:rStyle w:val="Hyperlink"/>
                <w:b w:val="0"/>
                <w:rPrChange w:id="1342" w:author="d" w:date="2018-05-05T20:20:00Z">
                  <w:rPr>
                    <w:rStyle w:val="Hyperlink"/>
                  </w:rPr>
                </w:rPrChange>
              </w:rPr>
              <w:instrText xml:space="preserve"> </w:instrText>
            </w:r>
            <w:r w:rsidRPr="00490E32">
              <w:rPr>
                <w:b w:val="0"/>
                <w:rPrChange w:id="1343" w:author="d" w:date="2018-05-05T20:20:00Z">
                  <w:rPr/>
                </w:rPrChange>
              </w:rPr>
              <w:instrText>HYPERLINK \l "_Toc513314958"</w:instrText>
            </w:r>
            <w:r w:rsidRPr="00490E32">
              <w:rPr>
                <w:rStyle w:val="Hyperlink"/>
                <w:b w:val="0"/>
                <w:rPrChange w:id="1344" w:author="d" w:date="2018-05-05T20:20:00Z">
                  <w:rPr>
                    <w:rStyle w:val="Hyperlink"/>
                  </w:rPr>
                </w:rPrChange>
              </w:rPr>
              <w:instrText xml:space="preserve"> </w:instrText>
            </w:r>
            <w:r w:rsidRPr="00490E32">
              <w:rPr>
                <w:rStyle w:val="Hyperlink"/>
                <w:b w:val="0"/>
                <w:rPrChange w:id="1345" w:author="d" w:date="2018-05-05T20:20:00Z">
                  <w:rPr>
                    <w:rStyle w:val="Hyperlink"/>
                  </w:rPr>
                </w:rPrChange>
              </w:rPr>
            </w:r>
            <w:r w:rsidRPr="00490E32">
              <w:rPr>
                <w:rStyle w:val="Hyperlink"/>
                <w:b w:val="0"/>
                <w:rPrChange w:id="1346" w:author="d" w:date="2018-05-05T20:20:00Z">
                  <w:rPr>
                    <w:rStyle w:val="Hyperlink"/>
                  </w:rPr>
                </w:rPrChange>
              </w:rPr>
              <w:fldChar w:fldCharType="separate"/>
            </w:r>
            <w:r w:rsidRPr="00490E32">
              <w:rPr>
                <w:rStyle w:val="Hyperlink"/>
                <w:b w:val="0"/>
                <w:rPrChange w:id="1347" w:author="d" w:date="2018-05-05T20:20:00Z">
                  <w:rPr>
                    <w:rStyle w:val="Hyperlink"/>
                  </w:rPr>
                </w:rPrChange>
              </w:rPr>
              <w:t>1.9.1 Giới thiệu</w:t>
            </w:r>
            <w:r w:rsidRPr="00490E32">
              <w:rPr>
                <w:b w:val="0"/>
                <w:webHidden/>
                <w:rPrChange w:id="1348" w:author="d" w:date="2018-05-05T20:20:00Z">
                  <w:rPr>
                    <w:webHidden/>
                  </w:rPr>
                </w:rPrChange>
              </w:rPr>
              <w:tab/>
            </w:r>
            <w:r w:rsidRPr="00490E32">
              <w:rPr>
                <w:b w:val="0"/>
                <w:webHidden/>
                <w:rPrChange w:id="1349" w:author="d" w:date="2018-05-05T20:20:00Z">
                  <w:rPr>
                    <w:webHidden/>
                  </w:rPr>
                </w:rPrChange>
              </w:rPr>
              <w:fldChar w:fldCharType="begin"/>
            </w:r>
            <w:r w:rsidRPr="00490E32">
              <w:rPr>
                <w:b w:val="0"/>
                <w:webHidden/>
                <w:rPrChange w:id="1350" w:author="d" w:date="2018-05-05T20:20:00Z">
                  <w:rPr>
                    <w:webHidden/>
                  </w:rPr>
                </w:rPrChange>
              </w:rPr>
              <w:instrText xml:space="preserve"> PAGEREF _Toc513314958 \h </w:instrText>
            </w:r>
            <w:r w:rsidRPr="00490E32">
              <w:rPr>
                <w:b w:val="0"/>
                <w:webHidden/>
                <w:rPrChange w:id="1351" w:author="d" w:date="2018-05-05T20:20:00Z">
                  <w:rPr>
                    <w:webHidden/>
                  </w:rPr>
                </w:rPrChange>
              </w:rPr>
            </w:r>
          </w:ins>
          <w:r w:rsidRPr="00490E32">
            <w:rPr>
              <w:b w:val="0"/>
              <w:webHidden/>
              <w:rPrChange w:id="1352" w:author="d" w:date="2018-05-05T20:20:00Z">
                <w:rPr>
                  <w:webHidden/>
                </w:rPr>
              </w:rPrChange>
            </w:rPr>
            <w:fldChar w:fldCharType="separate"/>
          </w:r>
          <w:ins w:id="1353" w:author="d" w:date="2018-05-05T20:43:00Z">
            <w:r w:rsidR="00687D9D">
              <w:rPr>
                <w:b w:val="0"/>
                <w:webHidden/>
              </w:rPr>
              <w:t>48</w:t>
            </w:r>
          </w:ins>
          <w:ins w:id="1354" w:author="d" w:date="2018-05-05T20:19:00Z">
            <w:r w:rsidRPr="00490E32">
              <w:rPr>
                <w:b w:val="0"/>
                <w:webHidden/>
                <w:rPrChange w:id="1355" w:author="d" w:date="2018-05-05T20:20:00Z">
                  <w:rPr>
                    <w:webHidden/>
                  </w:rPr>
                </w:rPrChange>
              </w:rPr>
              <w:fldChar w:fldCharType="end"/>
            </w:r>
            <w:r w:rsidRPr="00490E32">
              <w:rPr>
                <w:rStyle w:val="Hyperlink"/>
                <w:b w:val="0"/>
                <w:rPrChange w:id="1356" w:author="d" w:date="2018-05-05T20:20:00Z">
                  <w:rPr>
                    <w:rStyle w:val="Hyperlink"/>
                  </w:rPr>
                </w:rPrChange>
              </w:rPr>
              <w:fldChar w:fldCharType="end"/>
            </w:r>
          </w:ins>
        </w:p>
        <w:p w:rsidR="00D702D0" w:rsidRPr="00490E32" w:rsidRDefault="00D702D0" w:rsidP="00A914AB">
          <w:pPr>
            <w:pStyle w:val="TOC3"/>
            <w:spacing w:after="60"/>
            <w:rPr>
              <w:ins w:id="1357" w:author="d" w:date="2018-05-05T20:19:00Z"/>
              <w:rFonts w:asciiTheme="minorHAnsi" w:hAnsiTheme="minorHAnsi" w:cstheme="minorBidi"/>
              <w:b w:val="0"/>
              <w:sz w:val="22"/>
              <w:szCs w:val="22"/>
              <w:lang w:eastAsia="en-US"/>
              <w:rPrChange w:id="1358" w:author="d" w:date="2018-05-05T20:20:00Z">
                <w:rPr>
                  <w:ins w:id="1359" w:author="d" w:date="2018-05-05T20:19:00Z"/>
                  <w:rFonts w:asciiTheme="minorHAnsi" w:hAnsiTheme="minorHAnsi" w:cstheme="minorBidi"/>
                  <w:b w:val="0"/>
                  <w:sz w:val="22"/>
                  <w:szCs w:val="22"/>
                  <w:lang w:eastAsia="en-US"/>
                </w:rPr>
              </w:rPrChange>
            </w:rPr>
            <w:pPrChange w:id="1360" w:author="d" w:date="2018-05-05T20:22:00Z">
              <w:pPr>
                <w:pStyle w:val="TOC3"/>
              </w:pPr>
            </w:pPrChange>
          </w:pPr>
          <w:ins w:id="1361" w:author="d" w:date="2018-05-05T20:19:00Z">
            <w:r w:rsidRPr="00490E32">
              <w:rPr>
                <w:rStyle w:val="Hyperlink"/>
                <w:b w:val="0"/>
                <w:rPrChange w:id="1362" w:author="d" w:date="2018-05-05T20:20:00Z">
                  <w:rPr>
                    <w:rStyle w:val="Hyperlink"/>
                  </w:rPr>
                </w:rPrChange>
              </w:rPr>
              <w:fldChar w:fldCharType="begin"/>
            </w:r>
            <w:r w:rsidRPr="00490E32">
              <w:rPr>
                <w:rStyle w:val="Hyperlink"/>
                <w:b w:val="0"/>
                <w:rPrChange w:id="1363" w:author="d" w:date="2018-05-05T20:20:00Z">
                  <w:rPr>
                    <w:rStyle w:val="Hyperlink"/>
                  </w:rPr>
                </w:rPrChange>
              </w:rPr>
              <w:instrText xml:space="preserve"> </w:instrText>
            </w:r>
            <w:r w:rsidRPr="00490E32">
              <w:rPr>
                <w:b w:val="0"/>
                <w:rPrChange w:id="1364" w:author="d" w:date="2018-05-05T20:20:00Z">
                  <w:rPr/>
                </w:rPrChange>
              </w:rPr>
              <w:instrText>HYPERLINK \l "_Toc513314959"</w:instrText>
            </w:r>
            <w:r w:rsidRPr="00490E32">
              <w:rPr>
                <w:rStyle w:val="Hyperlink"/>
                <w:b w:val="0"/>
                <w:rPrChange w:id="1365" w:author="d" w:date="2018-05-05T20:20:00Z">
                  <w:rPr>
                    <w:rStyle w:val="Hyperlink"/>
                  </w:rPr>
                </w:rPrChange>
              </w:rPr>
              <w:instrText xml:space="preserve"> </w:instrText>
            </w:r>
            <w:r w:rsidRPr="00490E32">
              <w:rPr>
                <w:rStyle w:val="Hyperlink"/>
                <w:b w:val="0"/>
                <w:rPrChange w:id="1366" w:author="d" w:date="2018-05-05T20:20:00Z">
                  <w:rPr>
                    <w:rStyle w:val="Hyperlink"/>
                  </w:rPr>
                </w:rPrChange>
              </w:rPr>
            </w:r>
            <w:r w:rsidRPr="00490E32">
              <w:rPr>
                <w:rStyle w:val="Hyperlink"/>
                <w:b w:val="0"/>
                <w:rPrChange w:id="1367" w:author="d" w:date="2018-05-05T20:20:00Z">
                  <w:rPr>
                    <w:rStyle w:val="Hyperlink"/>
                  </w:rPr>
                </w:rPrChange>
              </w:rPr>
              <w:fldChar w:fldCharType="separate"/>
            </w:r>
            <w:r w:rsidRPr="00490E32">
              <w:rPr>
                <w:rStyle w:val="Hyperlink"/>
                <w:b w:val="0"/>
                <w:rPrChange w:id="1368" w:author="d" w:date="2018-05-05T20:20:00Z">
                  <w:rPr>
                    <w:rStyle w:val="Hyperlink"/>
                  </w:rPr>
                </w:rPrChange>
              </w:rPr>
              <w:t>1.9.2 Cài đặt socket.io</w:t>
            </w:r>
            <w:r w:rsidRPr="00490E32">
              <w:rPr>
                <w:b w:val="0"/>
                <w:webHidden/>
                <w:rPrChange w:id="1369" w:author="d" w:date="2018-05-05T20:20:00Z">
                  <w:rPr>
                    <w:webHidden/>
                  </w:rPr>
                </w:rPrChange>
              </w:rPr>
              <w:tab/>
            </w:r>
            <w:r w:rsidRPr="00490E32">
              <w:rPr>
                <w:b w:val="0"/>
                <w:webHidden/>
                <w:rPrChange w:id="1370" w:author="d" w:date="2018-05-05T20:20:00Z">
                  <w:rPr>
                    <w:webHidden/>
                  </w:rPr>
                </w:rPrChange>
              </w:rPr>
              <w:fldChar w:fldCharType="begin"/>
            </w:r>
            <w:r w:rsidRPr="00490E32">
              <w:rPr>
                <w:b w:val="0"/>
                <w:webHidden/>
                <w:rPrChange w:id="1371" w:author="d" w:date="2018-05-05T20:20:00Z">
                  <w:rPr>
                    <w:webHidden/>
                  </w:rPr>
                </w:rPrChange>
              </w:rPr>
              <w:instrText xml:space="preserve"> PAGEREF _Toc513314959 \h </w:instrText>
            </w:r>
            <w:r w:rsidRPr="00490E32">
              <w:rPr>
                <w:b w:val="0"/>
                <w:webHidden/>
                <w:rPrChange w:id="1372" w:author="d" w:date="2018-05-05T20:20:00Z">
                  <w:rPr>
                    <w:webHidden/>
                  </w:rPr>
                </w:rPrChange>
              </w:rPr>
            </w:r>
          </w:ins>
          <w:r w:rsidRPr="00490E32">
            <w:rPr>
              <w:b w:val="0"/>
              <w:webHidden/>
              <w:rPrChange w:id="1373" w:author="d" w:date="2018-05-05T20:20:00Z">
                <w:rPr>
                  <w:webHidden/>
                </w:rPr>
              </w:rPrChange>
            </w:rPr>
            <w:fldChar w:fldCharType="separate"/>
          </w:r>
          <w:ins w:id="1374" w:author="d" w:date="2018-05-05T20:43:00Z">
            <w:r w:rsidR="00687D9D">
              <w:rPr>
                <w:b w:val="0"/>
                <w:webHidden/>
              </w:rPr>
              <w:t>49</w:t>
            </w:r>
          </w:ins>
          <w:ins w:id="1375" w:author="d" w:date="2018-05-05T20:19:00Z">
            <w:r w:rsidRPr="00490E32">
              <w:rPr>
                <w:b w:val="0"/>
                <w:webHidden/>
                <w:rPrChange w:id="1376" w:author="d" w:date="2018-05-05T20:20:00Z">
                  <w:rPr>
                    <w:webHidden/>
                  </w:rPr>
                </w:rPrChange>
              </w:rPr>
              <w:fldChar w:fldCharType="end"/>
            </w:r>
            <w:r w:rsidRPr="00490E32">
              <w:rPr>
                <w:rStyle w:val="Hyperlink"/>
                <w:b w:val="0"/>
                <w:rPrChange w:id="1377" w:author="d" w:date="2018-05-05T20:20:00Z">
                  <w:rPr>
                    <w:rStyle w:val="Hyperlink"/>
                  </w:rPr>
                </w:rPrChange>
              </w:rPr>
              <w:fldChar w:fldCharType="end"/>
            </w:r>
          </w:ins>
        </w:p>
        <w:p w:rsidR="00D702D0" w:rsidRPr="00490E32" w:rsidRDefault="00D702D0" w:rsidP="00A914AB">
          <w:pPr>
            <w:pStyle w:val="TOC2"/>
            <w:spacing w:after="60"/>
            <w:rPr>
              <w:ins w:id="1378" w:author="d" w:date="2018-05-05T20:19:00Z"/>
              <w:rFonts w:asciiTheme="minorHAnsi" w:hAnsiTheme="minorHAnsi" w:cstheme="minorBidi"/>
              <w:b w:val="0"/>
              <w:sz w:val="22"/>
              <w:szCs w:val="22"/>
              <w:lang w:eastAsia="en-US"/>
              <w:rPrChange w:id="1379" w:author="d" w:date="2018-05-05T20:20:00Z">
                <w:rPr>
                  <w:ins w:id="1380" w:author="d" w:date="2018-05-05T20:19:00Z"/>
                  <w:rFonts w:asciiTheme="minorHAnsi" w:hAnsiTheme="minorHAnsi" w:cstheme="minorBidi"/>
                  <w:b w:val="0"/>
                  <w:sz w:val="22"/>
                  <w:szCs w:val="22"/>
                  <w:lang w:eastAsia="en-US"/>
                </w:rPr>
              </w:rPrChange>
            </w:rPr>
            <w:pPrChange w:id="1381" w:author="d" w:date="2018-05-05T20:22:00Z">
              <w:pPr>
                <w:pStyle w:val="TOC2"/>
              </w:pPr>
            </w:pPrChange>
          </w:pPr>
          <w:ins w:id="1382" w:author="d" w:date="2018-05-05T20:19:00Z">
            <w:r w:rsidRPr="00490E32">
              <w:rPr>
                <w:rStyle w:val="Hyperlink"/>
                <w:b w:val="0"/>
                <w:rPrChange w:id="1383" w:author="d" w:date="2018-05-05T20:20:00Z">
                  <w:rPr>
                    <w:rStyle w:val="Hyperlink"/>
                  </w:rPr>
                </w:rPrChange>
              </w:rPr>
              <w:fldChar w:fldCharType="begin"/>
            </w:r>
            <w:r w:rsidRPr="00490E32">
              <w:rPr>
                <w:rStyle w:val="Hyperlink"/>
                <w:b w:val="0"/>
                <w:rPrChange w:id="1384" w:author="d" w:date="2018-05-05T20:20:00Z">
                  <w:rPr>
                    <w:rStyle w:val="Hyperlink"/>
                  </w:rPr>
                </w:rPrChange>
              </w:rPr>
              <w:instrText xml:space="preserve"> </w:instrText>
            </w:r>
            <w:r w:rsidRPr="00490E32">
              <w:rPr>
                <w:b w:val="0"/>
                <w:rPrChange w:id="1385" w:author="d" w:date="2018-05-05T20:20:00Z">
                  <w:rPr/>
                </w:rPrChange>
              </w:rPr>
              <w:instrText>HYPERLINK \l "_Toc513314960"</w:instrText>
            </w:r>
            <w:r w:rsidRPr="00490E32">
              <w:rPr>
                <w:rStyle w:val="Hyperlink"/>
                <w:b w:val="0"/>
                <w:rPrChange w:id="1386" w:author="d" w:date="2018-05-05T20:20:00Z">
                  <w:rPr>
                    <w:rStyle w:val="Hyperlink"/>
                  </w:rPr>
                </w:rPrChange>
              </w:rPr>
              <w:instrText xml:space="preserve"> </w:instrText>
            </w:r>
            <w:r w:rsidRPr="00490E32">
              <w:rPr>
                <w:rStyle w:val="Hyperlink"/>
                <w:b w:val="0"/>
                <w:rPrChange w:id="1387" w:author="d" w:date="2018-05-05T20:20:00Z">
                  <w:rPr>
                    <w:rStyle w:val="Hyperlink"/>
                  </w:rPr>
                </w:rPrChange>
              </w:rPr>
            </w:r>
            <w:r w:rsidRPr="00490E32">
              <w:rPr>
                <w:rStyle w:val="Hyperlink"/>
                <w:b w:val="0"/>
                <w:rPrChange w:id="1388" w:author="d" w:date="2018-05-05T20:20:00Z">
                  <w:rPr>
                    <w:rStyle w:val="Hyperlink"/>
                  </w:rPr>
                </w:rPrChange>
              </w:rPr>
              <w:fldChar w:fldCharType="separate"/>
            </w:r>
            <w:r w:rsidRPr="00490E32">
              <w:rPr>
                <w:rStyle w:val="Hyperlink"/>
                <w:b w:val="0"/>
                <w:rPrChange w:id="1389" w:author="d" w:date="2018-05-05T20:20:00Z">
                  <w:rPr>
                    <w:rStyle w:val="Hyperlink"/>
                  </w:rPr>
                </w:rPrChange>
              </w:rPr>
              <w:t>1.10. Sử dụng MongoDB với NodeJs</w:t>
            </w:r>
            <w:r w:rsidRPr="00490E32">
              <w:rPr>
                <w:b w:val="0"/>
                <w:webHidden/>
                <w:rPrChange w:id="1390" w:author="d" w:date="2018-05-05T20:20:00Z">
                  <w:rPr>
                    <w:webHidden/>
                  </w:rPr>
                </w:rPrChange>
              </w:rPr>
              <w:tab/>
            </w:r>
            <w:r w:rsidRPr="00490E32">
              <w:rPr>
                <w:b w:val="0"/>
                <w:webHidden/>
                <w:rPrChange w:id="1391" w:author="d" w:date="2018-05-05T20:20:00Z">
                  <w:rPr>
                    <w:webHidden/>
                  </w:rPr>
                </w:rPrChange>
              </w:rPr>
              <w:fldChar w:fldCharType="begin"/>
            </w:r>
            <w:r w:rsidRPr="00490E32">
              <w:rPr>
                <w:b w:val="0"/>
                <w:webHidden/>
                <w:rPrChange w:id="1392" w:author="d" w:date="2018-05-05T20:20:00Z">
                  <w:rPr>
                    <w:webHidden/>
                  </w:rPr>
                </w:rPrChange>
              </w:rPr>
              <w:instrText xml:space="preserve"> PAGEREF _Toc513314960 \h </w:instrText>
            </w:r>
            <w:r w:rsidRPr="00490E32">
              <w:rPr>
                <w:b w:val="0"/>
                <w:webHidden/>
                <w:rPrChange w:id="1393" w:author="d" w:date="2018-05-05T20:20:00Z">
                  <w:rPr>
                    <w:webHidden/>
                  </w:rPr>
                </w:rPrChange>
              </w:rPr>
            </w:r>
          </w:ins>
          <w:r w:rsidRPr="00490E32">
            <w:rPr>
              <w:b w:val="0"/>
              <w:webHidden/>
              <w:rPrChange w:id="1394" w:author="d" w:date="2018-05-05T20:20:00Z">
                <w:rPr>
                  <w:webHidden/>
                </w:rPr>
              </w:rPrChange>
            </w:rPr>
            <w:fldChar w:fldCharType="separate"/>
          </w:r>
          <w:ins w:id="1395" w:author="d" w:date="2018-05-05T20:43:00Z">
            <w:r w:rsidR="00687D9D">
              <w:rPr>
                <w:b w:val="0"/>
                <w:webHidden/>
              </w:rPr>
              <w:t>50</w:t>
            </w:r>
          </w:ins>
          <w:ins w:id="1396" w:author="d" w:date="2018-05-05T20:19:00Z">
            <w:r w:rsidRPr="00490E32">
              <w:rPr>
                <w:b w:val="0"/>
                <w:webHidden/>
                <w:rPrChange w:id="1397" w:author="d" w:date="2018-05-05T20:20:00Z">
                  <w:rPr>
                    <w:webHidden/>
                  </w:rPr>
                </w:rPrChange>
              </w:rPr>
              <w:fldChar w:fldCharType="end"/>
            </w:r>
            <w:r w:rsidRPr="00490E32">
              <w:rPr>
                <w:rStyle w:val="Hyperlink"/>
                <w:b w:val="0"/>
                <w:rPrChange w:id="1398" w:author="d" w:date="2018-05-05T20:20:00Z">
                  <w:rPr>
                    <w:rStyle w:val="Hyperlink"/>
                  </w:rPr>
                </w:rPrChange>
              </w:rPr>
              <w:fldChar w:fldCharType="end"/>
            </w:r>
          </w:ins>
        </w:p>
        <w:p w:rsidR="00D702D0" w:rsidRPr="00490E32" w:rsidRDefault="00D702D0" w:rsidP="00A914AB">
          <w:pPr>
            <w:pStyle w:val="TOC3"/>
            <w:spacing w:after="60"/>
            <w:rPr>
              <w:ins w:id="1399" w:author="d" w:date="2018-05-05T20:19:00Z"/>
              <w:rFonts w:asciiTheme="minorHAnsi" w:hAnsiTheme="minorHAnsi" w:cstheme="minorBidi"/>
              <w:b w:val="0"/>
              <w:sz w:val="22"/>
              <w:szCs w:val="22"/>
              <w:lang w:eastAsia="en-US"/>
              <w:rPrChange w:id="1400" w:author="d" w:date="2018-05-05T20:20:00Z">
                <w:rPr>
                  <w:ins w:id="1401" w:author="d" w:date="2018-05-05T20:19:00Z"/>
                  <w:rFonts w:asciiTheme="minorHAnsi" w:hAnsiTheme="minorHAnsi" w:cstheme="minorBidi"/>
                  <w:b w:val="0"/>
                  <w:sz w:val="22"/>
                  <w:szCs w:val="22"/>
                  <w:lang w:eastAsia="en-US"/>
                </w:rPr>
              </w:rPrChange>
            </w:rPr>
            <w:pPrChange w:id="1402" w:author="d" w:date="2018-05-05T20:22:00Z">
              <w:pPr>
                <w:pStyle w:val="TOC3"/>
              </w:pPr>
            </w:pPrChange>
          </w:pPr>
          <w:ins w:id="1403" w:author="d" w:date="2018-05-05T20:19:00Z">
            <w:r w:rsidRPr="00490E32">
              <w:rPr>
                <w:rStyle w:val="Hyperlink"/>
                <w:b w:val="0"/>
                <w:rPrChange w:id="1404" w:author="d" w:date="2018-05-05T20:20:00Z">
                  <w:rPr>
                    <w:rStyle w:val="Hyperlink"/>
                  </w:rPr>
                </w:rPrChange>
              </w:rPr>
              <w:fldChar w:fldCharType="begin"/>
            </w:r>
            <w:r w:rsidRPr="00490E32">
              <w:rPr>
                <w:rStyle w:val="Hyperlink"/>
                <w:b w:val="0"/>
                <w:rPrChange w:id="1405" w:author="d" w:date="2018-05-05T20:20:00Z">
                  <w:rPr>
                    <w:rStyle w:val="Hyperlink"/>
                  </w:rPr>
                </w:rPrChange>
              </w:rPr>
              <w:instrText xml:space="preserve"> </w:instrText>
            </w:r>
            <w:r w:rsidRPr="00490E32">
              <w:rPr>
                <w:b w:val="0"/>
                <w:rPrChange w:id="1406" w:author="d" w:date="2018-05-05T20:20:00Z">
                  <w:rPr/>
                </w:rPrChange>
              </w:rPr>
              <w:instrText>HYPERLINK \l "_Toc513314961"</w:instrText>
            </w:r>
            <w:r w:rsidRPr="00490E32">
              <w:rPr>
                <w:rStyle w:val="Hyperlink"/>
                <w:b w:val="0"/>
                <w:rPrChange w:id="1407" w:author="d" w:date="2018-05-05T20:20:00Z">
                  <w:rPr>
                    <w:rStyle w:val="Hyperlink"/>
                  </w:rPr>
                </w:rPrChange>
              </w:rPr>
              <w:instrText xml:space="preserve"> </w:instrText>
            </w:r>
            <w:r w:rsidRPr="00490E32">
              <w:rPr>
                <w:rStyle w:val="Hyperlink"/>
                <w:b w:val="0"/>
                <w:rPrChange w:id="1408" w:author="d" w:date="2018-05-05T20:20:00Z">
                  <w:rPr>
                    <w:rStyle w:val="Hyperlink"/>
                  </w:rPr>
                </w:rPrChange>
              </w:rPr>
            </w:r>
            <w:r w:rsidRPr="00490E32">
              <w:rPr>
                <w:rStyle w:val="Hyperlink"/>
                <w:b w:val="0"/>
                <w:rPrChange w:id="1409" w:author="d" w:date="2018-05-05T20:20:00Z">
                  <w:rPr>
                    <w:rStyle w:val="Hyperlink"/>
                  </w:rPr>
                </w:rPrChange>
              </w:rPr>
              <w:fldChar w:fldCharType="separate"/>
            </w:r>
            <w:r w:rsidRPr="00490E32">
              <w:rPr>
                <w:rStyle w:val="Hyperlink"/>
                <w:b w:val="0"/>
                <w:rPrChange w:id="1410" w:author="d" w:date="2018-05-05T20:20:00Z">
                  <w:rPr>
                    <w:rStyle w:val="Hyperlink"/>
                  </w:rPr>
                </w:rPrChange>
              </w:rPr>
              <w:t>1.10.1 Giới thiệu:</w:t>
            </w:r>
            <w:r w:rsidRPr="00490E32">
              <w:rPr>
                <w:b w:val="0"/>
                <w:webHidden/>
                <w:rPrChange w:id="1411" w:author="d" w:date="2018-05-05T20:20:00Z">
                  <w:rPr>
                    <w:webHidden/>
                  </w:rPr>
                </w:rPrChange>
              </w:rPr>
              <w:tab/>
            </w:r>
            <w:r w:rsidRPr="00490E32">
              <w:rPr>
                <w:b w:val="0"/>
                <w:webHidden/>
                <w:rPrChange w:id="1412" w:author="d" w:date="2018-05-05T20:20:00Z">
                  <w:rPr>
                    <w:webHidden/>
                  </w:rPr>
                </w:rPrChange>
              </w:rPr>
              <w:fldChar w:fldCharType="begin"/>
            </w:r>
            <w:r w:rsidRPr="00490E32">
              <w:rPr>
                <w:b w:val="0"/>
                <w:webHidden/>
                <w:rPrChange w:id="1413" w:author="d" w:date="2018-05-05T20:20:00Z">
                  <w:rPr>
                    <w:webHidden/>
                  </w:rPr>
                </w:rPrChange>
              </w:rPr>
              <w:instrText xml:space="preserve"> PAGEREF _Toc513314961 \h </w:instrText>
            </w:r>
            <w:r w:rsidRPr="00490E32">
              <w:rPr>
                <w:b w:val="0"/>
                <w:webHidden/>
                <w:rPrChange w:id="1414" w:author="d" w:date="2018-05-05T20:20:00Z">
                  <w:rPr>
                    <w:webHidden/>
                  </w:rPr>
                </w:rPrChange>
              </w:rPr>
            </w:r>
          </w:ins>
          <w:r w:rsidRPr="00490E32">
            <w:rPr>
              <w:b w:val="0"/>
              <w:webHidden/>
              <w:rPrChange w:id="1415" w:author="d" w:date="2018-05-05T20:20:00Z">
                <w:rPr>
                  <w:webHidden/>
                </w:rPr>
              </w:rPrChange>
            </w:rPr>
            <w:fldChar w:fldCharType="separate"/>
          </w:r>
          <w:ins w:id="1416" w:author="d" w:date="2018-05-05T20:43:00Z">
            <w:r w:rsidR="00687D9D">
              <w:rPr>
                <w:b w:val="0"/>
                <w:webHidden/>
              </w:rPr>
              <w:t>50</w:t>
            </w:r>
          </w:ins>
          <w:ins w:id="1417" w:author="d" w:date="2018-05-05T20:19:00Z">
            <w:r w:rsidRPr="00490E32">
              <w:rPr>
                <w:b w:val="0"/>
                <w:webHidden/>
                <w:rPrChange w:id="1418" w:author="d" w:date="2018-05-05T20:20:00Z">
                  <w:rPr>
                    <w:webHidden/>
                  </w:rPr>
                </w:rPrChange>
              </w:rPr>
              <w:fldChar w:fldCharType="end"/>
            </w:r>
            <w:r w:rsidRPr="00490E32">
              <w:rPr>
                <w:rStyle w:val="Hyperlink"/>
                <w:b w:val="0"/>
                <w:rPrChange w:id="1419" w:author="d" w:date="2018-05-05T20:20:00Z">
                  <w:rPr>
                    <w:rStyle w:val="Hyperlink"/>
                  </w:rPr>
                </w:rPrChange>
              </w:rPr>
              <w:fldChar w:fldCharType="end"/>
            </w:r>
          </w:ins>
        </w:p>
        <w:p w:rsidR="00D702D0" w:rsidRPr="00490E32" w:rsidRDefault="00D702D0" w:rsidP="00A914AB">
          <w:pPr>
            <w:pStyle w:val="TOC3"/>
            <w:spacing w:after="60"/>
            <w:rPr>
              <w:ins w:id="1420" w:author="d" w:date="2018-05-05T20:19:00Z"/>
              <w:rFonts w:asciiTheme="minorHAnsi" w:hAnsiTheme="minorHAnsi" w:cstheme="minorBidi"/>
              <w:b w:val="0"/>
              <w:sz w:val="22"/>
              <w:szCs w:val="22"/>
              <w:lang w:eastAsia="en-US"/>
              <w:rPrChange w:id="1421" w:author="d" w:date="2018-05-05T20:20:00Z">
                <w:rPr>
                  <w:ins w:id="1422" w:author="d" w:date="2018-05-05T20:19:00Z"/>
                  <w:rFonts w:asciiTheme="minorHAnsi" w:hAnsiTheme="minorHAnsi" w:cstheme="minorBidi"/>
                  <w:b w:val="0"/>
                  <w:sz w:val="22"/>
                  <w:szCs w:val="22"/>
                  <w:lang w:eastAsia="en-US"/>
                </w:rPr>
              </w:rPrChange>
            </w:rPr>
            <w:pPrChange w:id="1423" w:author="d" w:date="2018-05-05T20:22:00Z">
              <w:pPr>
                <w:pStyle w:val="TOC3"/>
              </w:pPr>
            </w:pPrChange>
          </w:pPr>
          <w:ins w:id="1424" w:author="d" w:date="2018-05-05T20:19:00Z">
            <w:r w:rsidRPr="00490E32">
              <w:rPr>
                <w:rStyle w:val="Hyperlink"/>
                <w:b w:val="0"/>
                <w:rPrChange w:id="1425" w:author="d" w:date="2018-05-05T20:20:00Z">
                  <w:rPr>
                    <w:rStyle w:val="Hyperlink"/>
                  </w:rPr>
                </w:rPrChange>
              </w:rPr>
              <w:fldChar w:fldCharType="begin"/>
            </w:r>
            <w:r w:rsidRPr="00490E32">
              <w:rPr>
                <w:rStyle w:val="Hyperlink"/>
                <w:b w:val="0"/>
                <w:rPrChange w:id="1426" w:author="d" w:date="2018-05-05T20:20:00Z">
                  <w:rPr>
                    <w:rStyle w:val="Hyperlink"/>
                  </w:rPr>
                </w:rPrChange>
              </w:rPr>
              <w:instrText xml:space="preserve"> </w:instrText>
            </w:r>
            <w:r w:rsidRPr="00490E32">
              <w:rPr>
                <w:b w:val="0"/>
                <w:rPrChange w:id="1427" w:author="d" w:date="2018-05-05T20:20:00Z">
                  <w:rPr/>
                </w:rPrChange>
              </w:rPr>
              <w:instrText>HYPERLINK \l "_Toc513314962"</w:instrText>
            </w:r>
            <w:r w:rsidRPr="00490E32">
              <w:rPr>
                <w:rStyle w:val="Hyperlink"/>
                <w:b w:val="0"/>
                <w:rPrChange w:id="1428" w:author="d" w:date="2018-05-05T20:20:00Z">
                  <w:rPr>
                    <w:rStyle w:val="Hyperlink"/>
                  </w:rPr>
                </w:rPrChange>
              </w:rPr>
              <w:instrText xml:space="preserve"> </w:instrText>
            </w:r>
            <w:r w:rsidRPr="00490E32">
              <w:rPr>
                <w:rStyle w:val="Hyperlink"/>
                <w:b w:val="0"/>
                <w:rPrChange w:id="1429" w:author="d" w:date="2018-05-05T20:20:00Z">
                  <w:rPr>
                    <w:rStyle w:val="Hyperlink"/>
                  </w:rPr>
                </w:rPrChange>
              </w:rPr>
            </w:r>
            <w:r w:rsidRPr="00490E32">
              <w:rPr>
                <w:rStyle w:val="Hyperlink"/>
                <w:b w:val="0"/>
                <w:rPrChange w:id="1430" w:author="d" w:date="2018-05-05T20:20:00Z">
                  <w:rPr>
                    <w:rStyle w:val="Hyperlink"/>
                  </w:rPr>
                </w:rPrChange>
              </w:rPr>
              <w:fldChar w:fldCharType="separate"/>
            </w:r>
            <w:r w:rsidRPr="00490E32">
              <w:rPr>
                <w:rStyle w:val="Hyperlink"/>
                <w:b w:val="0"/>
                <w:rPrChange w:id="1431" w:author="d" w:date="2018-05-05T20:20:00Z">
                  <w:rPr>
                    <w:rStyle w:val="Hyperlink"/>
                  </w:rPr>
                </w:rPrChange>
              </w:rPr>
              <w:t>1.10.2 Nền tảng và ngôn ngữ hỗ trợ</w:t>
            </w:r>
            <w:r w:rsidRPr="00490E32">
              <w:rPr>
                <w:b w:val="0"/>
                <w:webHidden/>
                <w:rPrChange w:id="1432" w:author="d" w:date="2018-05-05T20:20:00Z">
                  <w:rPr>
                    <w:webHidden/>
                  </w:rPr>
                </w:rPrChange>
              </w:rPr>
              <w:tab/>
            </w:r>
            <w:r w:rsidRPr="00490E32">
              <w:rPr>
                <w:b w:val="0"/>
                <w:webHidden/>
                <w:rPrChange w:id="1433" w:author="d" w:date="2018-05-05T20:20:00Z">
                  <w:rPr>
                    <w:webHidden/>
                  </w:rPr>
                </w:rPrChange>
              </w:rPr>
              <w:fldChar w:fldCharType="begin"/>
            </w:r>
            <w:r w:rsidRPr="00490E32">
              <w:rPr>
                <w:b w:val="0"/>
                <w:webHidden/>
                <w:rPrChange w:id="1434" w:author="d" w:date="2018-05-05T20:20:00Z">
                  <w:rPr>
                    <w:webHidden/>
                  </w:rPr>
                </w:rPrChange>
              </w:rPr>
              <w:instrText xml:space="preserve"> PAGEREF _Toc513314962 \h </w:instrText>
            </w:r>
            <w:r w:rsidRPr="00490E32">
              <w:rPr>
                <w:b w:val="0"/>
                <w:webHidden/>
                <w:rPrChange w:id="1435" w:author="d" w:date="2018-05-05T20:20:00Z">
                  <w:rPr>
                    <w:webHidden/>
                  </w:rPr>
                </w:rPrChange>
              </w:rPr>
            </w:r>
          </w:ins>
          <w:r w:rsidRPr="00490E32">
            <w:rPr>
              <w:b w:val="0"/>
              <w:webHidden/>
              <w:rPrChange w:id="1436" w:author="d" w:date="2018-05-05T20:20:00Z">
                <w:rPr>
                  <w:webHidden/>
                </w:rPr>
              </w:rPrChange>
            </w:rPr>
            <w:fldChar w:fldCharType="separate"/>
          </w:r>
          <w:ins w:id="1437" w:author="d" w:date="2018-05-05T20:43:00Z">
            <w:r w:rsidR="00687D9D">
              <w:rPr>
                <w:b w:val="0"/>
                <w:webHidden/>
              </w:rPr>
              <w:t>51</w:t>
            </w:r>
          </w:ins>
          <w:ins w:id="1438" w:author="d" w:date="2018-05-05T20:19:00Z">
            <w:r w:rsidRPr="00490E32">
              <w:rPr>
                <w:b w:val="0"/>
                <w:webHidden/>
                <w:rPrChange w:id="1439" w:author="d" w:date="2018-05-05T20:20:00Z">
                  <w:rPr>
                    <w:webHidden/>
                  </w:rPr>
                </w:rPrChange>
              </w:rPr>
              <w:fldChar w:fldCharType="end"/>
            </w:r>
            <w:r w:rsidRPr="00490E32">
              <w:rPr>
                <w:rStyle w:val="Hyperlink"/>
                <w:b w:val="0"/>
                <w:rPrChange w:id="1440" w:author="d" w:date="2018-05-05T20:20:00Z">
                  <w:rPr>
                    <w:rStyle w:val="Hyperlink"/>
                  </w:rPr>
                </w:rPrChange>
              </w:rPr>
              <w:fldChar w:fldCharType="end"/>
            </w:r>
          </w:ins>
        </w:p>
        <w:p w:rsidR="00D702D0" w:rsidRPr="00490E32" w:rsidRDefault="00D702D0" w:rsidP="00A914AB">
          <w:pPr>
            <w:pStyle w:val="TOC1"/>
            <w:spacing w:after="60"/>
            <w:rPr>
              <w:ins w:id="1441" w:author="d" w:date="2018-05-05T20:19:00Z"/>
              <w:rFonts w:asciiTheme="minorHAnsi" w:hAnsiTheme="minorHAnsi" w:cstheme="minorBidi"/>
              <w:sz w:val="22"/>
              <w:szCs w:val="22"/>
              <w:lang w:eastAsia="en-US"/>
              <w:rPrChange w:id="1442" w:author="d" w:date="2018-05-05T20:20:00Z">
                <w:rPr>
                  <w:ins w:id="1443" w:author="d" w:date="2018-05-05T20:19:00Z"/>
                  <w:rFonts w:asciiTheme="minorHAnsi" w:hAnsiTheme="minorHAnsi" w:cstheme="minorBidi"/>
                  <w:b w:val="0"/>
                  <w:sz w:val="22"/>
                  <w:szCs w:val="22"/>
                  <w:lang w:eastAsia="en-US"/>
                </w:rPr>
              </w:rPrChange>
            </w:rPr>
            <w:pPrChange w:id="1444" w:author="d" w:date="2018-05-05T20:22:00Z">
              <w:pPr>
                <w:pStyle w:val="TOC1"/>
              </w:pPr>
            </w:pPrChange>
          </w:pPr>
          <w:ins w:id="1445" w:author="d" w:date="2018-05-05T20:19:00Z">
            <w:r w:rsidRPr="00490E32">
              <w:rPr>
                <w:rStyle w:val="Hyperlink"/>
                <w:rPrChange w:id="1446" w:author="d" w:date="2018-05-05T20:20:00Z">
                  <w:rPr>
                    <w:rStyle w:val="Hyperlink"/>
                  </w:rPr>
                </w:rPrChange>
              </w:rPr>
              <w:fldChar w:fldCharType="begin"/>
            </w:r>
            <w:r w:rsidRPr="00490E32">
              <w:rPr>
                <w:rStyle w:val="Hyperlink"/>
                <w:rPrChange w:id="1447" w:author="d" w:date="2018-05-05T20:20:00Z">
                  <w:rPr>
                    <w:rStyle w:val="Hyperlink"/>
                  </w:rPr>
                </w:rPrChange>
              </w:rPr>
              <w:instrText xml:space="preserve"> </w:instrText>
            </w:r>
            <w:r w:rsidRPr="00490E32">
              <w:rPr>
                <w:rPrChange w:id="1448" w:author="d" w:date="2018-05-05T20:20:00Z">
                  <w:rPr/>
                </w:rPrChange>
              </w:rPr>
              <w:instrText>HYPERLINK \l "_Toc513314963"</w:instrText>
            </w:r>
            <w:r w:rsidRPr="00490E32">
              <w:rPr>
                <w:rStyle w:val="Hyperlink"/>
                <w:rPrChange w:id="1449" w:author="d" w:date="2018-05-05T20:20:00Z">
                  <w:rPr>
                    <w:rStyle w:val="Hyperlink"/>
                  </w:rPr>
                </w:rPrChange>
              </w:rPr>
              <w:instrText xml:space="preserve"> </w:instrText>
            </w:r>
            <w:r w:rsidRPr="00490E32">
              <w:rPr>
                <w:rStyle w:val="Hyperlink"/>
                <w:rPrChange w:id="1450" w:author="d" w:date="2018-05-05T20:20:00Z">
                  <w:rPr>
                    <w:rStyle w:val="Hyperlink"/>
                  </w:rPr>
                </w:rPrChange>
              </w:rPr>
            </w:r>
            <w:r w:rsidRPr="00490E32">
              <w:rPr>
                <w:rStyle w:val="Hyperlink"/>
                <w:rPrChange w:id="1451" w:author="d" w:date="2018-05-05T20:20:00Z">
                  <w:rPr>
                    <w:rStyle w:val="Hyperlink"/>
                  </w:rPr>
                </w:rPrChange>
              </w:rPr>
              <w:fldChar w:fldCharType="separate"/>
            </w:r>
            <w:r w:rsidRPr="00490E32">
              <w:rPr>
                <w:rStyle w:val="Hyperlink"/>
                <w:rPrChange w:id="1452" w:author="d" w:date="2018-05-05T20:20:00Z">
                  <w:rPr>
                    <w:rStyle w:val="Hyperlink"/>
                  </w:rPr>
                </w:rPrChange>
              </w:rPr>
              <w:t>CHƯƠNG 2: XÂY DỰNG ỨNG DỤNG</w:t>
            </w:r>
            <w:r w:rsidRPr="00490E32">
              <w:rPr>
                <w:webHidden/>
                <w:rPrChange w:id="1453" w:author="d" w:date="2018-05-05T20:20:00Z">
                  <w:rPr>
                    <w:webHidden/>
                  </w:rPr>
                </w:rPrChange>
              </w:rPr>
              <w:tab/>
            </w:r>
            <w:r w:rsidRPr="00490E32">
              <w:rPr>
                <w:webHidden/>
                <w:rPrChange w:id="1454" w:author="d" w:date="2018-05-05T20:20:00Z">
                  <w:rPr>
                    <w:webHidden/>
                  </w:rPr>
                </w:rPrChange>
              </w:rPr>
              <w:fldChar w:fldCharType="begin"/>
            </w:r>
            <w:r w:rsidRPr="00490E32">
              <w:rPr>
                <w:webHidden/>
                <w:rPrChange w:id="1455" w:author="d" w:date="2018-05-05T20:20:00Z">
                  <w:rPr>
                    <w:webHidden/>
                  </w:rPr>
                </w:rPrChange>
              </w:rPr>
              <w:instrText xml:space="preserve"> PAGEREF _Toc513314963 \h </w:instrText>
            </w:r>
            <w:r w:rsidRPr="00490E32">
              <w:rPr>
                <w:webHidden/>
                <w:rPrChange w:id="1456" w:author="d" w:date="2018-05-05T20:20:00Z">
                  <w:rPr>
                    <w:webHidden/>
                  </w:rPr>
                </w:rPrChange>
              </w:rPr>
            </w:r>
          </w:ins>
          <w:r w:rsidRPr="00490E32">
            <w:rPr>
              <w:webHidden/>
              <w:rPrChange w:id="1457" w:author="d" w:date="2018-05-05T20:20:00Z">
                <w:rPr>
                  <w:webHidden/>
                </w:rPr>
              </w:rPrChange>
            </w:rPr>
            <w:fldChar w:fldCharType="separate"/>
          </w:r>
          <w:ins w:id="1458" w:author="d" w:date="2018-05-05T20:43:00Z">
            <w:r w:rsidR="00687D9D">
              <w:rPr>
                <w:webHidden/>
              </w:rPr>
              <w:t>52</w:t>
            </w:r>
          </w:ins>
          <w:ins w:id="1459" w:author="d" w:date="2018-05-05T20:19:00Z">
            <w:r w:rsidRPr="00490E32">
              <w:rPr>
                <w:webHidden/>
                <w:rPrChange w:id="1460" w:author="d" w:date="2018-05-05T20:20:00Z">
                  <w:rPr>
                    <w:webHidden/>
                  </w:rPr>
                </w:rPrChange>
              </w:rPr>
              <w:fldChar w:fldCharType="end"/>
            </w:r>
            <w:r w:rsidRPr="00490E32">
              <w:rPr>
                <w:rStyle w:val="Hyperlink"/>
                <w:rPrChange w:id="1461" w:author="d" w:date="2018-05-05T20:20:00Z">
                  <w:rPr>
                    <w:rStyle w:val="Hyperlink"/>
                  </w:rPr>
                </w:rPrChange>
              </w:rPr>
              <w:fldChar w:fldCharType="end"/>
            </w:r>
          </w:ins>
        </w:p>
        <w:p w:rsidR="00D702D0" w:rsidRPr="00490E32" w:rsidRDefault="00D702D0" w:rsidP="00A914AB">
          <w:pPr>
            <w:pStyle w:val="TOC2"/>
            <w:spacing w:after="60"/>
            <w:rPr>
              <w:ins w:id="1462" w:author="d" w:date="2018-05-05T20:19:00Z"/>
              <w:rFonts w:asciiTheme="minorHAnsi" w:hAnsiTheme="minorHAnsi" w:cstheme="minorBidi"/>
              <w:b w:val="0"/>
              <w:sz w:val="22"/>
              <w:szCs w:val="22"/>
              <w:lang w:eastAsia="en-US"/>
              <w:rPrChange w:id="1463" w:author="d" w:date="2018-05-05T20:20:00Z">
                <w:rPr>
                  <w:ins w:id="1464" w:author="d" w:date="2018-05-05T20:19:00Z"/>
                  <w:rFonts w:asciiTheme="minorHAnsi" w:hAnsiTheme="minorHAnsi" w:cstheme="minorBidi"/>
                  <w:b w:val="0"/>
                  <w:sz w:val="22"/>
                  <w:szCs w:val="22"/>
                  <w:lang w:eastAsia="en-US"/>
                </w:rPr>
              </w:rPrChange>
            </w:rPr>
            <w:pPrChange w:id="1465" w:author="d" w:date="2018-05-05T20:22:00Z">
              <w:pPr>
                <w:pStyle w:val="TOC2"/>
              </w:pPr>
            </w:pPrChange>
          </w:pPr>
          <w:ins w:id="1466" w:author="d" w:date="2018-05-05T20:19:00Z">
            <w:r w:rsidRPr="00490E32">
              <w:rPr>
                <w:rStyle w:val="Hyperlink"/>
                <w:b w:val="0"/>
                <w:rPrChange w:id="1467" w:author="d" w:date="2018-05-05T20:20:00Z">
                  <w:rPr>
                    <w:rStyle w:val="Hyperlink"/>
                  </w:rPr>
                </w:rPrChange>
              </w:rPr>
              <w:fldChar w:fldCharType="begin"/>
            </w:r>
            <w:r w:rsidRPr="00490E32">
              <w:rPr>
                <w:rStyle w:val="Hyperlink"/>
                <w:b w:val="0"/>
                <w:rPrChange w:id="1468" w:author="d" w:date="2018-05-05T20:20:00Z">
                  <w:rPr>
                    <w:rStyle w:val="Hyperlink"/>
                  </w:rPr>
                </w:rPrChange>
              </w:rPr>
              <w:instrText xml:space="preserve"> </w:instrText>
            </w:r>
            <w:r w:rsidRPr="00490E32">
              <w:rPr>
                <w:b w:val="0"/>
                <w:rPrChange w:id="1469" w:author="d" w:date="2018-05-05T20:20:00Z">
                  <w:rPr/>
                </w:rPrChange>
              </w:rPr>
              <w:instrText>HYPERLINK \l "_Toc513314964"</w:instrText>
            </w:r>
            <w:r w:rsidRPr="00490E32">
              <w:rPr>
                <w:rStyle w:val="Hyperlink"/>
                <w:b w:val="0"/>
                <w:rPrChange w:id="1470" w:author="d" w:date="2018-05-05T20:20:00Z">
                  <w:rPr>
                    <w:rStyle w:val="Hyperlink"/>
                  </w:rPr>
                </w:rPrChange>
              </w:rPr>
              <w:instrText xml:space="preserve"> </w:instrText>
            </w:r>
            <w:r w:rsidRPr="00490E32">
              <w:rPr>
                <w:rStyle w:val="Hyperlink"/>
                <w:b w:val="0"/>
                <w:rPrChange w:id="1471" w:author="d" w:date="2018-05-05T20:20:00Z">
                  <w:rPr>
                    <w:rStyle w:val="Hyperlink"/>
                  </w:rPr>
                </w:rPrChange>
              </w:rPr>
            </w:r>
            <w:r w:rsidRPr="00490E32">
              <w:rPr>
                <w:rStyle w:val="Hyperlink"/>
                <w:b w:val="0"/>
                <w:rPrChange w:id="1472" w:author="d" w:date="2018-05-05T20:20:00Z">
                  <w:rPr>
                    <w:rStyle w:val="Hyperlink"/>
                  </w:rPr>
                </w:rPrChange>
              </w:rPr>
              <w:fldChar w:fldCharType="separate"/>
            </w:r>
            <w:r w:rsidRPr="00490E32">
              <w:rPr>
                <w:rStyle w:val="Hyperlink"/>
                <w:b w:val="0"/>
                <w:rPrChange w:id="1473" w:author="d" w:date="2018-05-05T20:20:00Z">
                  <w:rPr>
                    <w:rStyle w:val="Hyperlink"/>
                  </w:rPr>
                </w:rPrChange>
              </w:rPr>
              <w:t>2.1 Quy trình nghiệp vụ</w:t>
            </w:r>
            <w:r w:rsidRPr="00490E32">
              <w:rPr>
                <w:b w:val="0"/>
                <w:webHidden/>
                <w:rPrChange w:id="1474" w:author="d" w:date="2018-05-05T20:20:00Z">
                  <w:rPr>
                    <w:webHidden/>
                  </w:rPr>
                </w:rPrChange>
              </w:rPr>
              <w:tab/>
            </w:r>
            <w:r w:rsidRPr="00490E32">
              <w:rPr>
                <w:b w:val="0"/>
                <w:webHidden/>
                <w:rPrChange w:id="1475" w:author="d" w:date="2018-05-05T20:20:00Z">
                  <w:rPr>
                    <w:webHidden/>
                  </w:rPr>
                </w:rPrChange>
              </w:rPr>
              <w:fldChar w:fldCharType="begin"/>
            </w:r>
            <w:r w:rsidRPr="00490E32">
              <w:rPr>
                <w:b w:val="0"/>
                <w:webHidden/>
                <w:rPrChange w:id="1476" w:author="d" w:date="2018-05-05T20:20:00Z">
                  <w:rPr>
                    <w:webHidden/>
                  </w:rPr>
                </w:rPrChange>
              </w:rPr>
              <w:instrText xml:space="preserve"> PAGEREF _Toc513314964 \h </w:instrText>
            </w:r>
            <w:r w:rsidRPr="00490E32">
              <w:rPr>
                <w:b w:val="0"/>
                <w:webHidden/>
                <w:rPrChange w:id="1477" w:author="d" w:date="2018-05-05T20:20:00Z">
                  <w:rPr>
                    <w:webHidden/>
                  </w:rPr>
                </w:rPrChange>
              </w:rPr>
            </w:r>
          </w:ins>
          <w:r w:rsidRPr="00490E32">
            <w:rPr>
              <w:b w:val="0"/>
              <w:webHidden/>
              <w:rPrChange w:id="1478" w:author="d" w:date="2018-05-05T20:20:00Z">
                <w:rPr>
                  <w:webHidden/>
                </w:rPr>
              </w:rPrChange>
            </w:rPr>
            <w:fldChar w:fldCharType="separate"/>
          </w:r>
          <w:ins w:id="1479" w:author="d" w:date="2018-05-05T20:43:00Z">
            <w:r w:rsidR="00687D9D">
              <w:rPr>
                <w:b w:val="0"/>
                <w:webHidden/>
              </w:rPr>
              <w:t>52</w:t>
            </w:r>
          </w:ins>
          <w:ins w:id="1480" w:author="d" w:date="2018-05-05T20:19:00Z">
            <w:r w:rsidRPr="00490E32">
              <w:rPr>
                <w:b w:val="0"/>
                <w:webHidden/>
                <w:rPrChange w:id="1481" w:author="d" w:date="2018-05-05T20:20:00Z">
                  <w:rPr>
                    <w:webHidden/>
                  </w:rPr>
                </w:rPrChange>
              </w:rPr>
              <w:fldChar w:fldCharType="end"/>
            </w:r>
            <w:r w:rsidRPr="00490E32">
              <w:rPr>
                <w:rStyle w:val="Hyperlink"/>
                <w:b w:val="0"/>
                <w:rPrChange w:id="1482" w:author="d" w:date="2018-05-05T20:20:00Z">
                  <w:rPr>
                    <w:rStyle w:val="Hyperlink"/>
                  </w:rPr>
                </w:rPrChange>
              </w:rPr>
              <w:fldChar w:fldCharType="end"/>
            </w:r>
          </w:ins>
        </w:p>
        <w:p w:rsidR="00D702D0" w:rsidRPr="00490E32" w:rsidRDefault="00D702D0" w:rsidP="00A914AB">
          <w:pPr>
            <w:pStyle w:val="TOC3"/>
            <w:spacing w:after="60"/>
            <w:rPr>
              <w:ins w:id="1483" w:author="d" w:date="2018-05-05T20:19:00Z"/>
              <w:rFonts w:asciiTheme="minorHAnsi" w:hAnsiTheme="minorHAnsi" w:cstheme="minorBidi"/>
              <w:b w:val="0"/>
              <w:sz w:val="22"/>
              <w:szCs w:val="22"/>
              <w:lang w:eastAsia="en-US"/>
              <w:rPrChange w:id="1484" w:author="d" w:date="2018-05-05T20:20:00Z">
                <w:rPr>
                  <w:ins w:id="1485" w:author="d" w:date="2018-05-05T20:19:00Z"/>
                  <w:rFonts w:asciiTheme="minorHAnsi" w:hAnsiTheme="minorHAnsi" w:cstheme="minorBidi"/>
                  <w:b w:val="0"/>
                  <w:sz w:val="22"/>
                  <w:szCs w:val="22"/>
                  <w:lang w:eastAsia="en-US"/>
                </w:rPr>
              </w:rPrChange>
            </w:rPr>
            <w:pPrChange w:id="1486" w:author="d" w:date="2018-05-05T20:22:00Z">
              <w:pPr>
                <w:pStyle w:val="TOC3"/>
              </w:pPr>
            </w:pPrChange>
          </w:pPr>
          <w:ins w:id="1487" w:author="d" w:date="2018-05-05T20:19:00Z">
            <w:r w:rsidRPr="00490E32">
              <w:rPr>
                <w:rStyle w:val="Hyperlink"/>
                <w:b w:val="0"/>
                <w:rPrChange w:id="1488" w:author="d" w:date="2018-05-05T20:20:00Z">
                  <w:rPr>
                    <w:rStyle w:val="Hyperlink"/>
                  </w:rPr>
                </w:rPrChange>
              </w:rPr>
              <w:fldChar w:fldCharType="begin"/>
            </w:r>
            <w:r w:rsidRPr="00490E32">
              <w:rPr>
                <w:rStyle w:val="Hyperlink"/>
                <w:b w:val="0"/>
                <w:rPrChange w:id="1489" w:author="d" w:date="2018-05-05T20:20:00Z">
                  <w:rPr>
                    <w:rStyle w:val="Hyperlink"/>
                  </w:rPr>
                </w:rPrChange>
              </w:rPr>
              <w:instrText xml:space="preserve"> </w:instrText>
            </w:r>
            <w:r w:rsidRPr="00490E32">
              <w:rPr>
                <w:b w:val="0"/>
                <w:rPrChange w:id="1490" w:author="d" w:date="2018-05-05T20:20:00Z">
                  <w:rPr/>
                </w:rPrChange>
              </w:rPr>
              <w:instrText>HYPERLINK \l "_Toc513314965"</w:instrText>
            </w:r>
            <w:r w:rsidRPr="00490E32">
              <w:rPr>
                <w:rStyle w:val="Hyperlink"/>
                <w:b w:val="0"/>
                <w:rPrChange w:id="1491" w:author="d" w:date="2018-05-05T20:20:00Z">
                  <w:rPr>
                    <w:rStyle w:val="Hyperlink"/>
                  </w:rPr>
                </w:rPrChange>
              </w:rPr>
              <w:instrText xml:space="preserve"> </w:instrText>
            </w:r>
            <w:r w:rsidRPr="00490E32">
              <w:rPr>
                <w:rStyle w:val="Hyperlink"/>
                <w:b w:val="0"/>
                <w:rPrChange w:id="1492" w:author="d" w:date="2018-05-05T20:20:00Z">
                  <w:rPr>
                    <w:rStyle w:val="Hyperlink"/>
                  </w:rPr>
                </w:rPrChange>
              </w:rPr>
            </w:r>
            <w:r w:rsidRPr="00490E32">
              <w:rPr>
                <w:rStyle w:val="Hyperlink"/>
                <w:b w:val="0"/>
                <w:rPrChange w:id="1493" w:author="d" w:date="2018-05-05T20:20:00Z">
                  <w:rPr>
                    <w:rStyle w:val="Hyperlink"/>
                  </w:rPr>
                </w:rPrChange>
              </w:rPr>
              <w:fldChar w:fldCharType="separate"/>
            </w:r>
            <w:r w:rsidRPr="00490E32">
              <w:rPr>
                <w:rStyle w:val="Hyperlink"/>
                <w:b w:val="0"/>
                <w:rPrChange w:id="1494" w:author="d" w:date="2018-05-05T20:20:00Z">
                  <w:rPr>
                    <w:rStyle w:val="Hyperlink"/>
                  </w:rPr>
                </w:rPrChange>
              </w:rPr>
              <w:t>2.1.1 Khách hàng</w:t>
            </w:r>
            <w:r w:rsidRPr="00490E32">
              <w:rPr>
                <w:b w:val="0"/>
                <w:webHidden/>
                <w:rPrChange w:id="1495" w:author="d" w:date="2018-05-05T20:20:00Z">
                  <w:rPr>
                    <w:webHidden/>
                  </w:rPr>
                </w:rPrChange>
              </w:rPr>
              <w:tab/>
            </w:r>
            <w:r w:rsidRPr="00490E32">
              <w:rPr>
                <w:b w:val="0"/>
                <w:webHidden/>
                <w:rPrChange w:id="1496" w:author="d" w:date="2018-05-05T20:20:00Z">
                  <w:rPr>
                    <w:webHidden/>
                  </w:rPr>
                </w:rPrChange>
              </w:rPr>
              <w:fldChar w:fldCharType="begin"/>
            </w:r>
            <w:r w:rsidRPr="00490E32">
              <w:rPr>
                <w:b w:val="0"/>
                <w:webHidden/>
                <w:rPrChange w:id="1497" w:author="d" w:date="2018-05-05T20:20:00Z">
                  <w:rPr>
                    <w:webHidden/>
                  </w:rPr>
                </w:rPrChange>
              </w:rPr>
              <w:instrText xml:space="preserve"> PAGEREF _Toc513314965 \h </w:instrText>
            </w:r>
            <w:r w:rsidRPr="00490E32">
              <w:rPr>
                <w:b w:val="0"/>
                <w:webHidden/>
                <w:rPrChange w:id="1498" w:author="d" w:date="2018-05-05T20:20:00Z">
                  <w:rPr>
                    <w:webHidden/>
                  </w:rPr>
                </w:rPrChange>
              </w:rPr>
            </w:r>
          </w:ins>
          <w:r w:rsidRPr="00490E32">
            <w:rPr>
              <w:b w:val="0"/>
              <w:webHidden/>
              <w:rPrChange w:id="1499" w:author="d" w:date="2018-05-05T20:20:00Z">
                <w:rPr>
                  <w:webHidden/>
                </w:rPr>
              </w:rPrChange>
            </w:rPr>
            <w:fldChar w:fldCharType="separate"/>
          </w:r>
          <w:ins w:id="1500" w:author="d" w:date="2018-05-05T20:43:00Z">
            <w:r w:rsidR="00687D9D">
              <w:rPr>
                <w:b w:val="0"/>
                <w:webHidden/>
              </w:rPr>
              <w:t>52</w:t>
            </w:r>
          </w:ins>
          <w:ins w:id="1501" w:author="d" w:date="2018-05-05T20:19:00Z">
            <w:r w:rsidRPr="00490E32">
              <w:rPr>
                <w:b w:val="0"/>
                <w:webHidden/>
                <w:rPrChange w:id="1502" w:author="d" w:date="2018-05-05T20:20:00Z">
                  <w:rPr>
                    <w:webHidden/>
                  </w:rPr>
                </w:rPrChange>
              </w:rPr>
              <w:fldChar w:fldCharType="end"/>
            </w:r>
            <w:r w:rsidRPr="00490E32">
              <w:rPr>
                <w:rStyle w:val="Hyperlink"/>
                <w:b w:val="0"/>
                <w:rPrChange w:id="1503" w:author="d" w:date="2018-05-05T20:20:00Z">
                  <w:rPr>
                    <w:rStyle w:val="Hyperlink"/>
                  </w:rPr>
                </w:rPrChange>
              </w:rPr>
              <w:fldChar w:fldCharType="end"/>
            </w:r>
          </w:ins>
        </w:p>
        <w:p w:rsidR="00D702D0" w:rsidRPr="00490E32" w:rsidRDefault="00D702D0" w:rsidP="00A914AB">
          <w:pPr>
            <w:pStyle w:val="TOC3"/>
            <w:spacing w:after="60"/>
            <w:rPr>
              <w:ins w:id="1504" w:author="d" w:date="2018-05-05T20:19:00Z"/>
              <w:rFonts w:asciiTheme="minorHAnsi" w:hAnsiTheme="minorHAnsi" w:cstheme="minorBidi"/>
              <w:b w:val="0"/>
              <w:sz w:val="22"/>
              <w:szCs w:val="22"/>
              <w:lang w:eastAsia="en-US"/>
              <w:rPrChange w:id="1505" w:author="d" w:date="2018-05-05T20:20:00Z">
                <w:rPr>
                  <w:ins w:id="1506" w:author="d" w:date="2018-05-05T20:19:00Z"/>
                  <w:rFonts w:asciiTheme="minorHAnsi" w:hAnsiTheme="minorHAnsi" w:cstheme="minorBidi"/>
                  <w:b w:val="0"/>
                  <w:sz w:val="22"/>
                  <w:szCs w:val="22"/>
                  <w:lang w:eastAsia="en-US"/>
                </w:rPr>
              </w:rPrChange>
            </w:rPr>
            <w:pPrChange w:id="1507" w:author="d" w:date="2018-05-05T20:22:00Z">
              <w:pPr>
                <w:pStyle w:val="TOC3"/>
              </w:pPr>
            </w:pPrChange>
          </w:pPr>
          <w:ins w:id="1508" w:author="d" w:date="2018-05-05T20:19:00Z">
            <w:r w:rsidRPr="00490E32">
              <w:rPr>
                <w:rStyle w:val="Hyperlink"/>
                <w:b w:val="0"/>
                <w:rPrChange w:id="1509" w:author="d" w:date="2018-05-05T20:20:00Z">
                  <w:rPr>
                    <w:rStyle w:val="Hyperlink"/>
                  </w:rPr>
                </w:rPrChange>
              </w:rPr>
              <w:fldChar w:fldCharType="begin"/>
            </w:r>
            <w:r w:rsidRPr="00490E32">
              <w:rPr>
                <w:rStyle w:val="Hyperlink"/>
                <w:b w:val="0"/>
                <w:rPrChange w:id="1510" w:author="d" w:date="2018-05-05T20:20:00Z">
                  <w:rPr>
                    <w:rStyle w:val="Hyperlink"/>
                  </w:rPr>
                </w:rPrChange>
              </w:rPr>
              <w:instrText xml:space="preserve"> </w:instrText>
            </w:r>
            <w:r w:rsidRPr="00490E32">
              <w:rPr>
                <w:b w:val="0"/>
                <w:rPrChange w:id="1511" w:author="d" w:date="2018-05-05T20:20:00Z">
                  <w:rPr/>
                </w:rPrChange>
              </w:rPr>
              <w:instrText>HYPERLINK \l "_Toc513314966"</w:instrText>
            </w:r>
            <w:r w:rsidRPr="00490E32">
              <w:rPr>
                <w:rStyle w:val="Hyperlink"/>
                <w:b w:val="0"/>
                <w:rPrChange w:id="1512" w:author="d" w:date="2018-05-05T20:20:00Z">
                  <w:rPr>
                    <w:rStyle w:val="Hyperlink"/>
                  </w:rPr>
                </w:rPrChange>
              </w:rPr>
              <w:instrText xml:space="preserve"> </w:instrText>
            </w:r>
            <w:r w:rsidRPr="00490E32">
              <w:rPr>
                <w:rStyle w:val="Hyperlink"/>
                <w:b w:val="0"/>
                <w:rPrChange w:id="1513" w:author="d" w:date="2018-05-05T20:20:00Z">
                  <w:rPr>
                    <w:rStyle w:val="Hyperlink"/>
                  </w:rPr>
                </w:rPrChange>
              </w:rPr>
            </w:r>
            <w:r w:rsidRPr="00490E32">
              <w:rPr>
                <w:rStyle w:val="Hyperlink"/>
                <w:b w:val="0"/>
                <w:rPrChange w:id="1514" w:author="d" w:date="2018-05-05T20:20:00Z">
                  <w:rPr>
                    <w:rStyle w:val="Hyperlink"/>
                  </w:rPr>
                </w:rPrChange>
              </w:rPr>
              <w:fldChar w:fldCharType="separate"/>
            </w:r>
            <w:r w:rsidRPr="00490E32">
              <w:rPr>
                <w:rStyle w:val="Hyperlink"/>
                <w:b w:val="0"/>
                <w:rPrChange w:id="1515" w:author="d" w:date="2018-05-05T20:20:00Z">
                  <w:rPr>
                    <w:rStyle w:val="Hyperlink"/>
                  </w:rPr>
                </w:rPrChange>
              </w:rPr>
              <w:t>2.1.2 Tài xế</w:t>
            </w:r>
            <w:r w:rsidRPr="00490E32">
              <w:rPr>
                <w:b w:val="0"/>
                <w:webHidden/>
                <w:rPrChange w:id="1516" w:author="d" w:date="2018-05-05T20:20:00Z">
                  <w:rPr>
                    <w:webHidden/>
                  </w:rPr>
                </w:rPrChange>
              </w:rPr>
              <w:tab/>
            </w:r>
            <w:r w:rsidRPr="00490E32">
              <w:rPr>
                <w:b w:val="0"/>
                <w:webHidden/>
                <w:rPrChange w:id="1517" w:author="d" w:date="2018-05-05T20:20:00Z">
                  <w:rPr>
                    <w:webHidden/>
                  </w:rPr>
                </w:rPrChange>
              </w:rPr>
              <w:fldChar w:fldCharType="begin"/>
            </w:r>
            <w:r w:rsidRPr="00490E32">
              <w:rPr>
                <w:b w:val="0"/>
                <w:webHidden/>
                <w:rPrChange w:id="1518" w:author="d" w:date="2018-05-05T20:20:00Z">
                  <w:rPr>
                    <w:webHidden/>
                  </w:rPr>
                </w:rPrChange>
              </w:rPr>
              <w:instrText xml:space="preserve"> PAGEREF _Toc513314966 \h </w:instrText>
            </w:r>
            <w:r w:rsidRPr="00490E32">
              <w:rPr>
                <w:b w:val="0"/>
                <w:webHidden/>
                <w:rPrChange w:id="1519" w:author="d" w:date="2018-05-05T20:20:00Z">
                  <w:rPr>
                    <w:webHidden/>
                  </w:rPr>
                </w:rPrChange>
              </w:rPr>
            </w:r>
          </w:ins>
          <w:r w:rsidRPr="00490E32">
            <w:rPr>
              <w:b w:val="0"/>
              <w:webHidden/>
              <w:rPrChange w:id="1520" w:author="d" w:date="2018-05-05T20:20:00Z">
                <w:rPr>
                  <w:webHidden/>
                </w:rPr>
              </w:rPrChange>
            </w:rPr>
            <w:fldChar w:fldCharType="separate"/>
          </w:r>
          <w:ins w:id="1521" w:author="d" w:date="2018-05-05T20:43:00Z">
            <w:r w:rsidR="00687D9D">
              <w:rPr>
                <w:b w:val="0"/>
                <w:webHidden/>
              </w:rPr>
              <w:t>52</w:t>
            </w:r>
          </w:ins>
          <w:ins w:id="1522" w:author="d" w:date="2018-05-05T20:19:00Z">
            <w:r w:rsidRPr="00490E32">
              <w:rPr>
                <w:b w:val="0"/>
                <w:webHidden/>
                <w:rPrChange w:id="1523" w:author="d" w:date="2018-05-05T20:20:00Z">
                  <w:rPr>
                    <w:webHidden/>
                  </w:rPr>
                </w:rPrChange>
              </w:rPr>
              <w:fldChar w:fldCharType="end"/>
            </w:r>
            <w:r w:rsidRPr="00490E32">
              <w:rPr>
                <w:rStyle w:val="Hyperlink"/>
                <w:b w:val="0"/>
                <w:rPrChange w:id="1524" w:author="d" w:date="2018-05-05T20:20:00Z">
                  <w:rPr>
                    <w:rStyle w:val="Hyperlink"/>
                  </w:rPr>
                </w:rPrChange>
              </w:rPr>
              <w:fldChar w:fldCharType="end"/>
            </w:r>
          </w:ins>
        </w:p>
        <w:p w:rsidR="00D702D0" w:rsidRPr="00490E32" w:rsidRDefault="00D702D0" w:rsidP="00A914AB">
          <w:pPr>
            <w:pStyle w:val="TOC2"/>
            <w:spacing w:after="60"/>
            <w:rPr>
              <w:ins w:id="1525" w:author="d" w:date="2018-05-05T20:19:00Z"/>
              <w:rFonts w:asciiTheme="minorHAnsi" w:hAnsiTheme="minorHAnsi" w:cstheme="minorBidi"/>
              <w:b w:val="0"/>
              <w:sz w:val="22"/>
              <w:szCs w:val="22"/>
              <w:lang w:eastAsia="en-US"/>
              <w:rPrChange w:id="1526" w:author="d" w:date="2018-05-05T20:20:00Z">
                <w:rPr>
                  <w:ins w:id="1527" w:author="d" w:date="2018-05-05T20:19:00Z"/>
                  <w:rFonts w:asciiTheme="minorHAnsi" w:hAnsiTheme="minorHAnsi" w:cstheme="minorBidi"/>
                  <w:b w:val="0"/>
                  <w:sz w:val="22"/>
                  <w:szCs w:val="22"/>
                  <w:lang w:eastAsia="en-US"/>
                </w:rPr>
              </w:rPrChange>
            </w:rPr>
            <w:pPrChange w:id="1528" w:author="d" w:date="2018-05-05T20:22:00Z">
              <w:pPr>
                <w:pStyle w:val="TOC2"/>
              </w:pPr>
            </w:pPrChange>
          </w:pPr>
          <w:ins w:id="1529" w:author="d" w:date="2018-05-05T20:19:00Z">
            <w:r w:rsidRPr="00490E32">
              <w:rPr>
                <w:rStyle w:val="Hyperlink"/>
                <w:b w:val="0"/>
                <w:rPrChange w:id="1530" w:author="d" w:date="2018-05-05T20:20:00Z">
                  <w:rPr>
                    <w:rStyle w:val="Hyperlink"/>
                  </w:rPr>
                </w:rPrChange>
              </w:rPr>
              <w:fldChar w:fldCharType="begin"/>
            </w:r>
            <w:r w:rsidRPr="00490E32">
              <w:rPr>
                <w:rStyle w:val="Hyperlink"/>
                <w:b w:val="0"/>
                <w:rPrChange w:id="1531" w:author="d" w:date="2018-05-05T20:20:00Z">
                  <w:rPr>
                    <w:rStyle w:val="Hyperlink"/>
                  </w:rPr>
                </w:rPrChange>
              </w:rPr>
              <w:instrText xml:space="preserve"> </w:instrText>
            </w:r>
            <w:r w:rsidRPr="00490E32">
              <w:rPr>
                <w:b w:val="0"/>
                <w:rPrChange w:id="1532" w:author="d" w:date="2018-05-05T20:20:00Z">
                  <w:rPr/>
                </w:rPrChange>
              </w:rPr>
              <w:instrText>HYPERLINK \l "_Toc513314967"</w:instrText>
            </w:r>
            <w:r w:rsidRPr="00490E32">
              <w:rPr>
                <w:rStyle w:val="Hyperlink"/>
                <w:b w:val="0"/>
                <w:rPrChange w:id="1533" w:author="d" w:date="2018-05-05T20:20:00Z">
                  <w:rPr>
                    <w:rStyle w:val="Hyperlink"/>
                  </w:rPr>
                </w:rPrChange>
              </w:rPr>
              <w:instrText xml:space="preserve"> </w:instrText>
            </w:r>
            <w:r w:rsidRPr="00490E32">
              <w:rPr>
                <w:rStyle w:val="Hyperlink"/>
                <w:b w:val="0"/>
                <w:rPrChange w:id="1534" w:author="d" w:date="2018-05-05T20:20:00Z">
                  <w:rPr>
                    <w:rStyle w:val="Hyperlink"/>
                  </w:rPr>
                </w:rPrChange>
              </w:rPr>
            </w:r>
            <w:r w:rsidRPr="00490E32">
              <w:rPr>
                <w:rStyle w:val="Hyperlink"/>
                <w:b w:val="0"/>
                <w:rPrChange w:id="1535" w:author="d" w:date="2018-05-05T20:20:00Z">
                  <w:rPr>
                    <w:rStyle w:val="Hyperlink"/>
                  </w:rPr>
                </w:rPrChange>
              </w:rPr>
              <w:fldChar w:fldCharType="separate"/>
            </w:r>
            <w:r w:rsidRPr="00490E32">
              <w:rPr>
                <w:rStyle w:val="Hyperlink"/>
                <w:b w:val="0"/>
                <w:rPrChange w:id="1536" w:author="d" w:date="2018-05-05T20:20:00Z">
                  <w:rPr>
                    <w:rStyle w:val="Hyperlink"/>
                  </w:rPr>
                </w:rPrChange>
              </w:rPr>
              <w:t>2.2 Yêu cầu hệ thống</w:t>
            </w:r>
            <w:r w:rsidRPr="00490E32">
              <w:rPr>
                <w:b w:val="0"/>
                <w:webHidden/>
                <w:rPrChange w:id="1537" w:author="d" w:date="2018-05-05T20:20:00Z">
                  <w:rPr>
                    <w:webHidden/>
                  </w:rPr>
                </w:rPrChange>
              </w:rPr>
              <w:tab/>
            </w:r>
            <w:r w:rsidRPr="00490E32">
              <w:rPr>
                <w:b w:val="0"/>
                <w:webHidden/>
                <w:rPrChange w:id="1538" w:author="d" w:date="2018-05-05T20:20:00Z">
                  <w:rPr>
                    <w:webHidden/>
                  </w:rPr>
                </w:rPrChange>
              </w:rPr>
              <w:fldChar w:fldCharType="begin"/>
            </w:r>
            <w:r w:rsidRPr="00490E32">
              <w:rPr>
                <w:b w:val="0"/>
                <w:webHidden/>
                <w:rPrChange w:id="1539" w:author="d" w:date="2018-05-05T20:20:00Z">
                  <w:rPr>
                    <w:webHidden/>
                  </w:rPr>
                </w:rPrChange>
              </w:rPr>
              <w:instrText xml:space="preserve"> PAGEREF _Toc513314967 \h </w:instrText>
            </w:r>
            <w:r w:rsidRPr="00490E32">
              <w:rPr>
                <w:b w:val="0"/>
                <w:webHidden/>
                <w:rPrChange w:id="1540" w:author="d" w:date="2018-05-05T20:20:00Z">
                  <w:rPr>
                    <w:webHidden/>
                  </w:rPr>
                </w:rPrChange>
              </w:rPr>
            </w:r>
          </w:ins>
          <w:r w:rsidRPr="00490E32">
            <w:rPr>
              <w:b w:val="0"/>
              <w:webHidden/>
              <w:rPrChange w:id="1541" w:author="d" w:date="2018-05-05T20:20:00Z">
                <w:rPr>
                  <w:webHidden/>
                </w:rPr>
              </w:rPrChange>
            </w:rPr>
            <w:fldChar w:fldCharType="separate"/>
          </w:r>
          <w:ins w:id="1542" w:author="d" w:date="2018-05-05T20:43:00Z">
            <w:r w:rsidR="00687D9D">
              <w:rPr>
                <w:b w:val="0"/>
                <w:webHidden/>
              </w:rPr>
              <w:t>52</w:t>
            </w:r>
          </w:ins>
          <w:ins w:id="1543" w:author="d" w:date="2018-05-05T20:19:00Z">
            <w:r w:rsidRPr="00490E32">
              <w:rPr>
                <w:b w:val="0"/>
                <w:webHidden/>
                <w:rPrChange w:id="1544" w:author="d" w:date="2018-05-05T20:20:00Z">
                  <w:rPr>
                    <w:webHidden/>
                  </w:rPr>
                </w:rPrChange>
              </w:rPr>
              <w:fldChar w:fldCharType="end"/>
            </w:r>
            <w:r w:rsidRPr="00490E32">
              <w:rPr>
                <w:rStyle w:val="Hyperlink"/>
                <w:b w:val="0"/>
                <w:rPrChange w:id="1545" w:author="d" w:date="2018-05-05T20:20:00Z">
                  <w:rPr>
                    <w:rStyle w:val="Hyperlink"/>
                  </w:rPr>
                </w:rPrChange>
              </w:rPr>
              <w:fldChar w:fldCharType="end"/>
            </w:r>
          </w:ins>
        </w:p>
        <w:p w:rsidR="00D702D0" w:rsidRPr="00490E32" w:rsidRDefault="00D702D0" w:rsidP="00A914AB">
          <w:pPr>
            <w:pStyle w:val="TOC3"/>
            <w:spacing w:after="60"/>
            <w:rPr>
              <w:ins w:id="1546" w:author="d" w:date="2018-05-05T20:19:00Z"/>
              <w:rFonts w:asciiTheme="minorHAnsi" w:hAnsiTheme="minorHAnsi" w:cstheme="minorBidi"/>
              <w:b w:val="0"/>
              <w:sz w:val="22"/>
              <w:szCs w:val="22"/>
              <w:lang w:eastAsia="en-US"/>
              <w:rPrChange w:id="1547" w:author="d" w:date="2018-05-05T20:20:00Z">
                <w:rPr>
                  <w:ins w:id="1548" w:author="d" w:date="2018-05-05T20:19:00Z"/>
                  <w:rFonts w:asciiTheme="minorHAnsi" w:hAnsiTheme="minorHAnsi" w:cstheme="minorBidi"/>
                  <w:b w:val="0"/>
                  <w:sz w:val="22"/>
                  <w:szCs w:val="22"/>
                  <w:lang w:eastAsia="en-US"/>
                </w:rPr>
              </w:rPrChange>
            </w:rPr>
            <w:pPrChange w:id="1549" w:author="d" w:date="2018-05-05T20:22:00Z">
              <w:pPr>
                <w:pStyle w:val="TOC3"/>
              </w:pPr>
            </w:pPrChange>
          </w:pPr>
          <w:ins w:id="1550" w:author="d" w:date="2018-05-05T20:19:00Z">
            <w:r w:rsidRPr="00490E32">
              <w:rPr>
                <w:rStyle w:val="Hyperlink"/>
                <w:b w:val="0"/>
                <w:rPrChange w:id="1551" w:author="d" w:date="2018-05-05T20:20:00Z">
                  <w:rPr>
                    <w:rStyle w:val="Hyperlink"/>
                  </w:rPr>
                </w:rPrChange>
              </w:rPr>
              <w:fldChar w:fldCharType="begin"/>
            </w:r>
            <w:r w:rsidRPr="00490E32">
              <w:rPr>
                <w:rStyle w:val="Hyperlink"/>
                <w:b w:val="0"/>
                <w:rPrChange w:id="1552" w:author="d" w:date="2018-05-05T20:20:00Z">
                  <w:rPr>
                    <w:rStyle w:val="Hyperlink"/>
                  </w:rPr>
                </w:rPrChange>
              </w:rPr>
              <w:instrText xml:space="preserve"> </w:instrText>
            </w:r>
            <w:r w:rsidRPr="00490E32">
              <w:rPr>
                <w:b w:val="0"/>
                <w:rPrChange w:id="1553" w:author="d" w:date="2018-05-05T20:20:00Z">
                  <w:rPr/>
                </w:rPrChange>
              </w:rPr>
              <w:instrText>HYPERLINK \l "_Toc513314968"</w:instrText>
            </w:r>
            <w:r w:rsidRPr="00490E32">
              <w:rPr>
                <w:rStyle w:val="Hyperlink"/>
                <w:b w:val="0"/>
                <w:rPrChange w:id="1554" w:author="d" w:date="2018-05-05T20:20:00Z">
                  <w:rPr>
                    <w:rStyle w:val="Hyperlink"/>
                  </w:rPr>
                </w:rPrChange>
              </w:rPr>
              <w:instrText xml:space="preserve"> </w:instrText>
            </w:r>
            <w:r w:rsidRPr="00490E32">
              <w:rPr>
                <w:rStyle w:val="Hyperlink"/>
                <w:b w:val="0"/>
                <w:rPrChange w:id="1555" w:author="d" w:date="2018-05-05T20:20:00Z">
                  <w:rPr>
                    <w:rStyle w:val="Hyperlink"/>
                  </w:rPr>
                </w:rPrChange>
              </w:rPr>
            </w:r>
            <w:r w:rsidRPr="00490E32">
              <w:rPr>
                <w:rStyle w:val="Hyperlink"/>
                <w:b w:val="0"/>
                <w:rPrChange w:id="1556" w:author="d" w:date="2018-05-05T20:20:00Z">
                  <w:rPr>
                    <w:rStyle w:val="Hyperlink"/>
                  </w:rPr>
                </w:rPrChange>
              </w:rPr>
              <w:fldChar w:fldCharType="separate"/>
            </w:r>
            <w:r w:rsidRPr="00490E32">
              <w:rPr>
                <w:rStyle w:val="Hyperlink"/>
                <w:b w:val="0"/>
                <w:rPrChange w:id="1557" w:author="d" w:date="2018-05-05T20:20:00Z">
                  <w:rPr>
                    <w:rStyle w:val="Hyperlink"/>
                  </w:rPr>
                </w:rPrChange>
              </w:rPr>
              <w:t>2.2.1 Khách hàng</w:t>
            </w:r>
            <w:r w:rsidRPr="00490E32">
              <w:rPr>
                <w:b w:val="0"/>
                <w:webHidden/>
                <w:rPrChange w:id="1558" w:author="d" w:date="2018-05-05T20:20:00Z">
                  <w:rPr>
                    <w:webHidden/>
                  </w:rPr>
                </w:rPrChange>
              </w:rPr>
              <w:tab/>
            </w:r>
            <w:r w:rsidRPr="00490E32">
              <w:rPr>
                <w:b w:val="0"/>
                <w:webHidden/>
                <w:rPrChange w:id="1559" w:author="d" w:date="2018-05-05T20:20:00Z">
                  <w:rPr>
                    <w:webHidden/>
                  </w:rPr>
                </w:rPrChange>
              </w:rPr>
              <w:fldChar w:fldCharType="begin"/>
            </w:r>
            <w:r w:rsidRPr="00490E32">
              <w:rPr>
                <w:b w:val="0"/>
                <w:webHidden/>
                <w:rPrChange w:id="1560" w:author="d" w:date="2018-05-05T20:20:00Z">
                  <w:rPr>
                    <w:webHidden/>
                  </w:rPr>
                </w:rPrChange>
              </w:rPr>
              <w:instrText xml:space="preserve"> PAGEREF _Toc513314968 \h </w:instrText>
            </w:r>
            <w:r w:rsidRPr="00490E32">
              <w:rPr>
                <w:b w:val="0"/>
                <w:webHidden/>
                <w:rPrChange w:id="1561" w:author="d" w:date="2018-05-05T20:20:00Z">
                  <w:rPr>
                    <w:webHidden/>
                  </w:rPr>
                </w:rPrChange>
              </w:rPr>
            </w:r>
          </w:ins>
          <w:r w:rsidRPr="00490E32">
            <w:rPr>
              <w:b w:val="0"/>
              <w:webHidden/>
              <w:rPrChange w:id="1562" w:author="d" w:date="2018-05-05T20:20:00Z">
                <w:rPr>
                  <w:webHidden/>
                </w:rPr>
              </w:rPrChange>
            </w:rPr>
            <w:fldChar w:fldCharType="separate"/>
          </w:r>
          <w:ins w:id="1563" w:author="d" w:date="2018-05-05T20:43:00Z">
            <w:r w:rsidR="00687D9D">
              <w:rPr>
                <w:b w:val="0"/>
                <w:webHidden/>
              </w:rPr>
              <w:t>52</w:t>
            </w:r>
          </w:ins>
          <w:ins w:id="1564" w:author="d" w:date="2018-05-05T20:19:00Z">
            <w:r w:rsidRPr="00490E32">
              <w:rPr>
                <w:b w:val="0"/>
                <w:webHidden/>
                <w:rPrChange w:id="1565" w:author="d" w:date="2018-05-05T20:20:00Z">
                  <w:rPr>
                    <w:webHidden/>
                  </w:rPr>
                </w:rPrChange>
              </w:rPr>
              <w:fldChar w:fldCharType="end"/>
            </w:r>
            <w:r w:rsidRPr="00490E32">
              <w:rPr>
                <w:rStyle w:val="Hyperlink"/>
                <w:b w:val="0"/>
                <w:rPrChange w:id="1566" w:author="d" w:date="2018-05-05T20:20:00Z">
                  <w:rPr>
                    <w:rStyle w:val="Hyperlink"/>
                  </w:rPr>
                </w:rPrChange>
              </w:rPr>
              <w:fldChar w:fldCharType="end"/>
            </w:r>
          </w:ins>
        </w:p>
        <w:p w:rsidR="00D702D0" w:rsidRPr="00490E32" w:rsidRDefault="00D702D0" w:rsidP="00A914AB">
          <w:pPr>
            <w:pStyle w:val="TOC3"/>
            <w:spacing w:after="60"/>
            <w:rPr>
              <w:ins w:id="1567" w:author="d" w:date="2018-05-05T20:19:00Z"/>
              <w:rFonts w:asciiTheme="minorHAnsi" w:hAnsiTheme="minorHAnsi" w:cstheme="minorBidi"/>
              <w:b w:val="0"/>
              <w:sz w:val="22"/>
              <w:szCs w:val="22"/>
              <w:lang w:eastAsia="en-US"/>
              <w:rPrChange w:id="1568" w:author="d" w:date="2018-05-05T20:20:00Z">
                <w:rPr>
                  <w:ins w:id="1569" w:author="d" w:date="2018-05-05T20:19:00Z"/>
                  <w:rFonts w:asciiTheme="minorHAnsi" w:hAnsiTheme="minorHAnsi" w:cstheme="minorBidi"/>
                  <w:b w:val="0"/>
                  <w:sz w:val="22"/>
                  <w:szCs w:val="22"/>
                  <w:lang w:eastAsia="en-US"/>
                </w:rPr>
              </w:rPrChange>
            </w:rPr>
            <w:pPrChange w:id="1570" w:author="d" w:date="2018-05-05T20:22:00Z">
              <w:pPr>
                <w:pStyle w:val="TOC3"/>
              </w:pPr>
            </w:pPrChange>
          </w:pPr>
          <w:ins w:id="1571" w:author="d" w:date="2018-05-05T20:19:00Z">
            <w:r w:rsidRPr="00490E32">
              <w:rPr>
                <w:rStyle w:val="Hyperlink"/>
                <w:b w:val="0"/>
                <w:rPrChange w:id="1572" w:author="d" w:date="2018-05-05T20:20:00Z">
                  <w:rPr>
                    <w:rStyle w:val="Hyperlink"/>
                  </w:rPr>
                </w:rPrChange>
              </w:rPr>
              <w:fldChar w:fldCharType="begin"/>
            </w:r>
            <w:r w:rsidRPr="00490E32">
              <w:rPr>
                <w:rStyle w:val="Hyperlink"/>
                <w:b w:val="0"/>
                <w:rPrChange w:id="1573" w:author="d" w:date="2018-05-05T20:20:00Z">
                  <w:rPr>
                    <w:rStyle w:val="Hyperlink"/>
                  </w:rPr>
                </w:rPrChange>
              </w:rPr>
              <w:instrText xml:space="preserve"> </w:instrText>
            </w:r>
            <w:r w:rsidRPr="00490E32">
              <w:rPr>
                <w:b w:val="0"/>
                <w:rPrChange w:id="1574" w:author="d" w:date="2018-05-05T20:20:00Z">
                  <w:rPr/>
                </w:rPrChange>
              </w:rPr>
              <w:instrText>HYPERLINK \l "_Toc513314969"</w:instrText>
            </w:r>
            <w:r w:rsidRPr="00490E32">
              <w:rPr>
                <w:rStyle w:val="Hyperlink"/>
                <w:b w:val="0"/>
                <w:rPrChange w:id="1575" w:author="d" w:date="2018-05-05T20:20:00Z">
                  <w:rPr>
                    <w:rStyle w:val="Hyperlink"/>
                  </w:rPr>
                </w:rPrChange>
              </w:rPr>
              <w:instrText xml:space="preserve"> </w:instrText>
            </w:r>
            <w:r w:rsidRPr="00490E32">
              <w:rPr>
                <w:rStyle w:val="Hyperlink"/>
                <w:b w:val="0"/>
                <w:rPrChange w:id="1576" w:author="d" w:date="2018-05-05T20:20:00Z">
                  <w:rPr>
                    <w:rStyle w:val="Hyperlink"/>
                  </w:rPr>
                </w:rPrChange>
              </w:rPr>
            </w:r>
            <w:r w:rsidRPr="00490E32">
              <w:rPr>
                <w:rStyle w:val="Hyperlink"/>
                <w:b w:val="0"/>
                <w:rPrChange w:id="1577" w:author="d" w:date="2018-05-05T20:20:00Z">
                  <w:rPr>
                    <w:rStyle w:val="Hyperlink"/>
                  </w:rPr>
                </w:rPrChange>
              </w:rPr>
              <w:fldChar w:fldCharType="separate"/>
            </w:r>
            <w:r w:rsidRPr="00490E32">
              <w:rPr>
                <w:rStyle w:val="Hyperlink"/>
                <w:b w:val="0"/>
                <w:rPrChange w:id="1578" w:author="d" w:date="2018-05-05T20:20:00Z">
                  <w:rPr>
                    <w:rStyle w:val="Hyperlink"/>
                  </w:rPr>
                </w:rPrChange>
              </w:rPr>
              <w:t>2.2.2 Tài xế</w:t>
            </w:r>
            <w:r w:rsidRPr="00490E32">
              <w:rPr>
                <w:b w:val="0"/>
                <w:webHidden/>
                <w:rPrChange w:id="1579" w:author="d" w:date="2018-05-05T20:20:00Z">
                  <w:rPr>
                    <w:webHidden/>
                  </w:rPr>
                </w:rPrChange>
              </w:rPr>
              <w:tab/>
            </w:r>
            <w:r w:rsidRPr="00490E32">
              <w:rPr>
                <w:b w:val="0"/>
                <w:webHidden/>
                <w:rPrChange w:id="1580" w:author="d" w:date="2018-05-05T20:20:00Z">
                  <w:rPr>
                    <w:webHidden/>
                  </w:rPr>
                </w:rPrChange>
              </w:rPr>
              <w:fldChar w:fldCharType="begin"/>
            </w:r>
            <w:r w:rsidRPr="00490E32">
              <w:rPr>
                <w:b w:val="0"/>
                <w:webHidden/>
                <w:rPrChange w:id="1581" w:author="d" w:date="2018-05-05T20:20:00Z">
                  <w:rPr>
                    <w:webHidden/>
                  </w:rPr>
                </w:rPrChange>
              </w:rPr>
              <w:instrText xml:space="preserve"> PAGEREF _Toc513314969 \h </w:instrText>
            </w:r>
            <w:r w:rsidRPr="00490E32">
              <w:rPr>
                <w:b w:val="0"/>
                <w:webHidden/>
                <w:rPrChange w:id="1582" w:author="d" w:date="2018-05-05T20:20:00Z">
                  <w:rPr>
                    <w:webHidden/>
                  </w:rPr>
                </w:rPrChange>
              </w:rPr>
            </w:r>
          </w:ins>
          <w:r w:rsidRPr="00490E32">
            <w:rPr>
              <w:b w:val="0"/>
              <w:webHidden/>
              <w:rPrChange w:id="1583" w:author="d" w:date="2018-05-05T20:20:00Z">
                <w:rPr>
                  <w:webHidden/>
                </w:rPr>
              </w:rPrChange>
            </w:rPr>
            <w:fldChar w:fldCharType="separate"/>
          </w:r>
          <w:ins w:id="1584" w:author="d" w:date="2018-05-05T20:43:00Z">
            <w:r w:rsidR="00687D9D">
              <w:rPr>
                <w:b w:val="0"/>
                <w:webHidden/>
              </w:rPr>
              <w:t>53</w:t>
            </w:r>
          </w:ins>
          <w:ins w:id="1585" w:author="d" w:date="2018-05-05T20:19:00Z">
            <w:r w:rsidRPr="00490E32">
              <w:rPr>
                <w:b w:val="0"/>
                <w:webHidden/>
                <w:rPrChange w:id="1586" w:author="d" w:date="2018-05-05T20:20:00Z">
                  <w:rPr>
                    <w:webHidden/>
                  </w:rPr>
                </w:rPrChange>
              </w:rPr>
              <w:fldChar w:fldCharType="end"/>
            </w:r>
            <w:r w:rsidRPr="00490E32">
              <w:rPr>
                <w:rStyle w:val="Hyperlink"/>
                <w:b w:val="0"/>
                <w:rPrChange w:id="1587" w:author="d" w:date="2018-05-05T20:20:00Z">
                  <w:rPr>
                    <w:rStyle w:val="Hyperlink"/>
                  </w:rPr>
                </w:rPrChange>
              </w:rPr>
              <w:fldChar w:fldCharType="end"/>
            </w:r>
          </w:ins>
        </w:p>
        <w:p w:rsidR="00D702D0" w:rsidRPr="00490E32" w:rsidRDefault="00D702D0" w:rsidP="00A914AB">
          <w:pPr>
            <w:pStyle w:val="TOC2"/>
            <w:spacing w:after="60"/>
            <w:rPr>
              <w:ins w:id="1588" w:author="d" w:date="2018-05-05T20:19:00Z"/>
              <w:rFonts w:asciiTheme="minorHAnsi" w:hAnsiTheme="minorHAnsi" w:cstheme="minorBidi"/>
              <w:b w:val="0"/>
              <w:sz w:val="22"/>
              <w:szCs w:val="22"/>
              <w:lang w:eastAsia="en-US"/>
              <w:rPrChange w:id="1589" w:author="d" w:date="2018-05-05T20:20:00Z">
                <w:rPr>
                  <w:ins w:id="1590" w:author="d" w:date="2018-05-05T20:19:00Z"/>
                  <w:rFonts w:asciiTheme="minorHAnsi" w:hAnsiTheme="minorHAnsi" w:cstheme="minorBidi"/>
                  <w:b w:val="0"/>
                  <w:sz w:val="22"/>
                  <w:szCs w:val="22"/>
                  <w:lang w:eastAsia="en-US"/>
                </w:rPr>
              </w:rPrChange>
            </w:rPr>
            <w:pPrChange w:id="1591" w:author="d" w:date="2018-05-05T20:22:00Z">
              <w:pPr>
                <w:pStyle w:val="TOC2"/>
              </w:pPr>
            </w:pPrChange>
          </w:pPr>
          <w:ins w:id="1592" w:author="d" w:date="2018-05-05T20:19:00Z">
            <w:r w:rsidRPr="00490E32">
              <w:rPr>
                <w:rStyle w:val="Hyperlink"/>
                <w:b w:val="0"/>
                <w:rPrChange w:id="1593" w:author="d" w:date="2018-05-05T20:20:00Z">
                  <w:rPr>
                    <w:rStyle w:val="Hyperlink"/>
                  </w:rPr>
                </w:rPrChange>
              </w:rPr>
              <w:fldChar w:fldCharType="begin"/>
            </w:r>
            <w:r w:rsidRPr="00490E32">
              <w:rPr>
                <w:rStyle w:val="Hyperlink"/>
                <w:b w:val="0"/>
                <w:rPrChange w:id="1594" w:author="d" w:date="2018-05-05T20:20:00Z">
                  <w:rPr>
                    <w:rStyle w:val="Hyperlink"/>
                  </w:rPr>
                </w:rPrChange>
              </w:rPr>
              <w:instrText xml:space="preserve"> </w:instrText>
            </w:r>
            <w:r w:rsidRPr="00490E32">
              <w:rPr>
                <w:b w:val="0"/>
                <w:rPrChange w:id="1595" w:author="d" w:date="2018-05-05T20:20:00Z">
                  <w:rPr/>
                </w:rPrChange>
              </w:rPr>
              <w:instrText>HYPERLINK \l "_Toc513314970"</w:instrText>
            </w:r>
            <w:r w:rsidRPr="00490E32">
              <w:rPr>
                <w:rStyle w:val="Hyperlink"/>
                <w:b w:val="0"/>
                <w:rPrChange w:id="1596" w:author="d" w:date="2018-05-05T20:20:00Z">
                  <w:rPr>
                    <w:rStyle w:val="Hyperlink"/>
                  </w:rPr>
                </w:rPrChange>
              </w:rPr>
              <w:instrText xml:space="preserve"> </w:instrText>
            </w:r>
            <w:r w:rsidRPr="00490E32">
              <w:rPr>
                <w:rStyle w:val="Hyperlink"/>
                <w:b w:val="0"/>
                <w:rPrChange w:id="1597" w:author="d" w:date="2018-05-05T20:20:00Z">
                  <w:rPr>
                    <w:rStyle w:val="Hyperlink"/>
                  </w:rPr>
                </w:rPrChange>
              </w:rPr>
            </w:r>
            <w:r w:rsidRPr="00490E32">
              <w:rPr>
                <w:rStyle w:val="Hyperlink"/>
                <w:b w:val="0"/>
                <w:rPrChange w:id="1598" w:author="d" w:date="2018-05-05T20:20:00Z">
                  <w:rPr>
                    <w:rStyle w:val="Hyperlink"/>
                  </w:rPr>
                </w:rPrChange>
              </w:rPr>
              <w:fldChar w:fldCharType="separate"/>
            </w:r>
            <w:r w:rsidRPr="00490E32">
              <w:rPr>
                <w:rStyle w:val="Hyperlink"/>
                <w:b w:val="0"/>
                <w:rPrChange w:id="1599" w:author="d" w:date="2018-05-05T20:20:00Z">
                  <w:rPr>
                    <w:rStyle w:val="Hyperlink"/>
                  </w:rPr>
                </w:rPrChange>
              </w:rPr>
              <w:t>2.3 Biểu đồ ca sử dụng</w:t>
            </w:r>
            <w:r w:rsidRPr="00490E32">
              <w:rPr>
                <w:b w:val="0"/>
                <w:webHidden/>
                <w:rPrChange w:id="1600" w:author="d" w:date="2018-05-05T20:20:00Z">
                  <w:rPr>
                    <w:webHidden/>
                  </w:rPr>
                </w:rPrChange>
              </w:rPr>
              <w:tab/>
            </w:r>
            <w:r w:rsidRPr="00490E32">
              <w:rPr>
                <w:b w:val="0"/>
                <w:webHidden/>
                <w:rPrChange w:id="1601" w:author="d" w:date="2018-05-05T20:20:00Z">
                  <w:rPr>
                    <w:webHidden/>
                  </w:rPr>
                </w:rPrChange>
              </w:rPr>
              <w:fldChar w:fldCharType="begin"/>
            </w:r>
            <w:r w:rsidRPr="00490E32">
              <w:rPr>
                <w:b w:val="0"/>
                <w:webHidden/>
                <w:rPrChange w:id="1602" w:author="d" w:date="2018-05-05T20:20:00Z">
                  <w:rPr>
                    <w:webHidden/>
                  </w:rPr>
                </w:rPrChange>
              </w:rPr>
              <w:instrText xml:space="preserve"> PAGEREF _Toc513314970 \h </w:instrText>
            </w:r>
            <w:r w:rsidRPr="00490E32">
              <w:rPr>
                <w:b w:val="0"/>
                <w:webHidden/>
                <w:rPrChange w:id="1603" w:author="d" w:date="2018-05-05T20:20:00Z">
                  <w:rPr>
                    <w:webHidden/>
                  </w:rPr>
                </w:rPrChange>
              </w:rPr>
            </w:r>
          </w:ins>
          <w:r w:rsidRPr="00490E32">
            <w:rPr>
              <w:b w:val="0"/>
              <w:webHidden/>
              <w:rPrChange w:id="1604" w:author="d" w:date="2018-05-05T20:20:00Z">
                <w:rPr>
                  <w:webHidden/>
                </w:rPr>
              </w:rPrChange>
            </w:rPr>
            <w:fldChar w:fldCharType="separate"/>
          </w:r>
          <w:ins w:id="1605" w:author="d" w:date="2018-05-05T20:43:00Z">
            <w:r w:rsidR="00687D9D">
              <w:rPr>
                <w:b w:val="0"/>
                <w:webHidden/>
              </w:rPr>
              <w:t>53</w:t>
            </w:r>
          </w:ins>
          <w:ins w:id="1606" w:author="d" w:date="2018-05-05T20:19:00Z">
            <w:r w:rsidRPr="00490E32">
              <w:rPr>
                <w:b w:val="0"/>
                <w:webHidden/>
                <w:rPrChange w:id="1607" w:author="d" w:date="2018-05-05T20:20:00Z">
                  <w:rPr>
                    <w:webHidden/>
                  </w:rPr>
                </w:rPrChange>
              </w:rPr>
              <w:fldChar w:fldCharType="end"/>
            </w:r>
            <w:r w:rsidRPr="00490E32">
              <w:rPr>
                <w:rStyle w:val="Hyperlink"/>
                <w:b w:val="0"/>
                <w:rPrChange w:id="1608" w:author="d" w:date="2018-05-05T20:20:00Z">
                  <w:rPr>
                    <w:rStyle w:val="Hyperlink"/>
                  </w:rPr>
                </w:rPrChange>
              </w:rPr>
              <w:fldChar w:fldCharType="end"/>
            </w:r>
          </w:ins>
        </w:p>
        <w:p w:rsidR="00D702D0" w:rsidRPr="00490E32" w:rsidRDefault="00D702D0" w:rsidP="00A914AB">
          <w:pPr>
            <w:pStyle w:val="TOC3"/>
            <w:spacing w:after="60"/>
            <w:rPr>
              <w:ins w:id="1609" w:author="d" w:date="2018-05-05T20:19:00Z"/>
              <w:rFonts w:asciiTheme="minorHAnsi" w:hAnsiTheme="minorHAnsi" w:cstheme="minorBidi"/>
              <w:b w:val="0"/>
              <w:sz w:val="22"/>
              <w:szCs w:val="22"/>
              <w:lang w:eastAsia="en-US"/>
              <w:rPrChange w:id="1610" w:author="d" w:date="2018-05-05T20:20:00Z">
                <w:rPr>
                  <w:ins w:id="1611" w:author="d" w:date="2018-05-05T20:19:00Z"/>
                  <w:rFonts w:asciiTheme="minorHAnsi" w:hAnsiTheme="minorHAnsi" w:cstheme="minorBidi"/>
                  <w:b w:val="0"/>
                  <w:sz w:val="22"/>
                  <w:szCs w:val="22"/>
                  <w:lang w:eastAsia="en-US"/>
                </w:rPr>
              </w:rPrChange>
            </w:rPr>
            <w:pPrChange w:id="1612" w:author="d" w:date="2018-05-05T20:22:00Z">
              <w:pPr>
                <w:pStyle w:val="TOC3"/>
              </w:pPr>
            </w:pPrChange>
          </w:pPr>
          <w:ins w:id="1613" w:author="d" w:date="2018-05-05T20:19:00Z">
            <w:r w:rsidRPr="00490E32">
              <w:rPr>
                <w:rStyle w:val="Hyperlink"/>
                <w:b w:val="0"/>
                <w:rPrChange w:id="1614" w:author="d" w:date="2018-05-05T20:20:00Z">
                  <w:rPr>
                    <w:rStyle w:val="Hyperlink"/>
                  </w:rPr>
                </w:rPrChange>
              </w:rPr>
              <w:fldChar w:fldCharType="begin"/>
            </w:r>
            <w:r w:rsidRPr="00490E32">
              <w:rPr>
                <w:rStyle w:val="Hyperlink"/>
                <w:b w:val="0"/>
                <w:rPrChange w:id="1615" w:author="d" w:date="2018-05-05T20:20:00Z">
                  <w:rPr>
                    <w:rStyle w:val="Hyperlink"/>
                  </w:rPr>
                </w:rPrChange>
              </w:rPr>
              <w:instrText xml:space="preserve"> </w:instrText>
            </w:r>
            <w:r w:rsidRPr="00490E32">
              <w:rPr>
                <w:b w:val="0"/>
                <w:rPrChange w:id="1616" w:author="d" w:date="2018-05-05T20:20:00Z">
                  <w:rPr/>
                </w:rPrChange>
              </w:rPr>
              <w:instrText>HYPERLINK \l "_Toc513314971"</w:instrText>
            </w:r>
            <w:r w:rsidRPr="00490E32">
              <w:rPr>
                <w:rStyle w:val="Hyperlink"/>
                <w:b w:val="0"/>
                <w:rPrChange w:id="1617" w:author="d" w:date="2018-05-05T20:20:00Z">
                  <w:rPr>
                    <w:rStyle w:val="Hyperlink"/>
                  </w:rPr>
                </w:rPrChange>
              </w:rPr>
              <w:instrText xml:space="preserve"> </w:instrText>
            </w:r>
            <w:r w:rsidRPr="00490E32">
              <w:rPr>
                <w:rStyle w:val="Hyperlink"/>
                <w:b w:val="0"/>
                <w:rPrChange w:id="1618" w:author="d" w:date="2018-05-05T20:20:00Z">
                  <w:rPr>
                    <w:rStyle w:val="Hyperlink"/>
                  </w:rPr>
                </w:rPrChange>
              </w:rPr>
            </w:r>
            <w:r w:rsidRPr="00490E32">
              <w:rPr>
                <w:rStyle w:val="Hyperlink"/>
                <w:b w:val="0"/>
                <w:rPrChange w:id="1619" w:author="d" w:date="2018-05-05T20:20:00Z">
                  <w:rPr>
                    <w:rStyle w:val="Hyperlink"/>
                  </w:rPr>
                </w:rPrChange>
              </w:rPr>
              <w:fldChar w:fldCharType="separate"/>
            </w:r>
            <w:r w:rsidRPr="00490E32">
              <w:rPr>
                <w:rStyle w:val="Hyperlink"/>
                <w:b w:val="0"/>
                <w:rPrChange w:id="1620" w:author="d" w:date="2018-05-05T20:20:00Z">
                  <w:rPr>
                    <w:rStyle w:val="Hyperlink"/>
                  </w:rPr>
                </w:rPrChange>
              </w:rPr>
              <w:t>2.3.1 Xác định các tác nhân của hệ thống</w:t>
            </w:r>
            <w:r w:rsidRPr="00490E32">
              <w:rPr>
                <w:b w:val="0"/>
                <w:webHidden/>
                <w:rPrChange w:id="1621" w:author="d" w:date="2018-05-05T20:20:00Z">
                  <w:rPr>
                    <w:webHidden/>
                  </w:rPr>
                </w:rPrChange>
              </w:rPr>
              <w:tab/>
            </w:r>
            <w:r w:rsidRPr="00490E32">
              <w:rPr>
                <w:b w:val="0"/>
                <w:webHidden/>
                <w:rPrChange w:id="1622" w:author="d" w:date="2018-05-05T20:20:00Z">
                  <w:rPr>
                    <w:webHidden/>
                  </w:rPr>
                </w:rPrChange>
              </w:rPr>
              <w:fldChar w:fldCharType="begin"/>
            </w:r>
            <w:r w:rsidRPr="00490E32">
              <w:rPr>
                <w:b w:val="0"/>
                <w:webHidden/>
                <w:rPrChange w:id="1623" w:author="d" w:date="2018-05-05T20:20:00Z">
                  <w:rPr>
                    <w:webHidden/>
                  </w:rPr>
                </w:rPrChange>
              </w:rPr>
              <w:instrText xml:space="preserve"> PAGEREF _Toc513314971 \h </w:instrText>
            </w:r>
            <w:r w:rsidRPr="00490E32">
              <w:rPr>
                <w:b w:val="0"/>
                <w:webHidden/>
                <w:rPrChange w:id="1624" w:author="d" w:date="2018-05-05T20:20:00Z">
                  <w:rPr>
                    <w:webHidden/>
                  </w:rPr>
                </w:rPrChange>
              </w:rPr>
            </w:r>
          </w:ins>
          <w:r w:rsidRPr="00490E32">
            <w:rPr>
              <w:b w:val="0"/>
              <w:webHidden/>
              <w:rPrChange w:id="1625" w:author="d" w:date="2018-05-05T20:20:00Z">
                <w:rPr>
                  <w:webHidden/>
                </w:rPr>
              </w:rPrChange>
            </w:rPr>
            <w:fldChar w:fldCharType="separate"/>
          </w:r>
          <w:ins w:id="1626" w:author="d" w:date="2018-05-05T20:43:00Z">
            <w:r w:rsidR="00687D9D">
              <w:rPr>
                <w:b w:val="0"/>
                <w:webHidden/>
              </w:rPr>
              <w:t>53</w:t>
            </w:r>
          </w:ins>
          <w:ins w:id="1627" w:author="d" w:date="2018-05-05T20:19:00Z">
            <w:r w:rsidRPr="00490E32">
              <w:rPr>
                <w:b w:val="0"/>
                <w:webHidden/>
                <w:rPrChange w:id="1628" w:author="d" w:date="2018-05-05T20:20:00Z">
                  <w:rPr>
                    <w:webHidden/>
                  </w:rPr>
                </w:rPrChange>
              </w:rPr>
              <w:fldChar w:fldCharType="end"/>
            </w:r>
            <w:r w:rsidRPr="00490E32">
              <w:rPr>
                <w:rStyle w:val="Hyperlink"/>
                <w:b w:val="0"/>
                <w:rPrChange w:id="1629" w:author="d" w:date="2018-05-05T20:20:00Z">
                  <w:rPr>
                    <w:rStyle w:val="Hyperlink"/>
                  </w:rPr>
                </w:rPrChange>
              </w:rPr>
              <w:fldChar w:fldCharType="end"/>
            </w:r>
          </w:ins>
        </w:p>
        <w:p w:rsidR="00D702D0" w:rsidRPr="00490E32" w:rsidRDefault="00D702D0" w:rsidP="00A914AB">
          <w:pPr>
            <w:pStyle w:val="TOC3"/>
            <w:spacing w:after="60"/>
            <w:rPr>
              <w:ins w:id="1630" w:author="d" w:date="2018-05-05T20:19:00Z"/>
              <w:rFonts w:asciiTheme="minorHAnsi" w:hAnsiTheme="minorHAnsi" w:cstheme="minorBidi"/>
              <w:b w:val="0"/>
              <w:sz w:val="22"/>
              <w:szCs w:val="22"/>
              <w:lang w:eastAsia="en-US"/>
              <w:rPrChange w:id="1631" w:author="d" w:date="2018-05-05T20:20:00Z">
                <w:rPr>
                  <w:ins w:id="1632" w:author="d" w:date="2018-05-05T20:19:00Z"/>
                  <w:rFonts w:asciiTheme="minorHAnsi" w:hAnsiTheme="minorHAnsi" w:cstheme="minorBidi"/>
                  <w:b w:val="0"/>
                  <w:sz w:val="22"/>
                  <w:szCs w:val="22"/>
                  <w:lang w:eastAsia="en-US"/>
                </w:rPr>
              </w:rPrChange>
            </w:rPr>
            <w:pPrChange w:id="1633" w:author="d" w:date="2018-05-05T20:22:00Z">
              <w:pPr>
                <w:pStyle w:val="TOC3"/>
              </w:pPr>
            </w:pPrChange>
          </w:pPr>
          <w:ins w:id="1634" w:author="d" w:date="2018-05-05T20:19:00Z">
            <w:r w:rsidRPr="00490E32">
              <w:rPr>
                <w:rStyle w:val="Hyperlink"/>
                <w:b w:val="0"/>
                <w:rPrChange w:id="1635" w:author="d" w:date="2018-05-05T20:20:00Z">
                  <w:rPr>
                    <w:rStyle w:val="Hyperlink"/>
                  </w:rPr>
                </w:rPrChange>
              </w:rPr>
              <w:fldChar w:fldCharType="begin"/>
            </w:r>
            <w:r w:rsidRPr="00490E32">
              <w:rPr>
                <w:rStyle w:val="Hyperlink"/>
                <w:b w:val="0"/>
                <w:rPrChange w:id="1636" w:author="d" w:date="2018-05-05T20:20:00Z">
                  <w:rPr>
                    <w:rStyle w:val="Hyperlink"/>
                  </w:rPr>
                </w:rPrChange>
              </w:rPr>
              <w:instrText xml:space="preserve"> </w:instrText>
            </w:r>
            <w:r w:rsidRPr="00490E32">
              <w:rPr>
                <w:b w:val="0"/>
                <w:rPrChange w:id="1637" w:author="d" w:date="2018-05-05T20:20:00Z">
                  <w:rPr/>
                </w:rPrChange>
              </w:rPr>
              <w:instrText>HYPERLINK \l "_Toc513314972"</w:instrText>
            </w:r>
            <w:r w:rsidRPr="00490E32">
              <w:rPr>
                <w:rStyle w:val="Hyperlink"/>
                <w:b w:val="0"/>
                <w:rPrChange w:id="1638" w:author="d" w:date="2018-05-05T20:20:00Z">
                  <w:rPr>
                    <w:rStyle w:val="Hyperlink"/>
                  </w:rPr>
                </w:rPrChange>
              </w:rPr>
              <w:instrText xml:space="preserve"> </w:instrText>
            </w:r>
            <w:r w:rsidRPr="00490E32">
              <w:rPr>
                <w:rStyle w:val="Hyperlink"/>
                <w:b w:val="0"/>
                <w:rPrChange w:id="1639" w:author="d" w:date="2018-05-05T20:20:00Z">
                  <w:rPr>
                    <w:rStyle w:val="Hyperlink"/>
                  </w:rPr>
                </w:rPrChange>
              </w:rPr>
            </w:r>
            <w:r w:rsidRPr="00490E32">
              <w:rPr>
                <w:rStyle w:val="Hyperlink"/>
                <w:b w:val="0"/>
                <w:rPrChange w:id="1640" w:author="d" w:date="2018-05-05T20:20:00Z">
                  <w:rPr>
                    <w:rStyle w:val="Hyperlink"/>
                  </w:rPr>
                </w:rPrChange>
              </w:rPr>
              <w:fldChar w:fldCharType="separate"/>
            </w:r>
            <w:r w:rsidRPr="00490E32">
              <w:rPr>
                <w:rStyle w:val="Hyperlink"/>
                <w:b w:val="0"/>
                <w:rPrChange w:id="1641" w:author="d" w:date="2018-05-05T20:20:00Z">
                  <w:rPr>
                    <w:rStyle w:val="Hyperlink"/>
                  </w:rPr>
                </w:rPrChange>
              </w:rPr>
              <w:t>2.3.2 Xác định các ca sử dụng</w:t>
            </w:r>
            <w:r w:rsidRPr="00490E32">
              <w:rPr>
                <w:b w:val="0"/>
                <w:webHidden/>
                <w:rPrChange w:id="1642" w:author="d" w:date="2018-05-05T20:20:00Z">
                  <w:rPr>
                    <w:webHidden/>
                  </w:rPr>
                </w:rPrChange>
              </w:rPr>
              <w:tab/>
            </w:r>
            <w:r w:rsidRPr="00490E32">
              <w:rPr>
                <w:b w:val="0"/>
                <w:webHidden/>
                <w:rPrChange w:id="1643" w:author="d" w:date="2018-05-05T20:20:00Z">
                  <w:rPr>
                    <w:webHidden/>
                  </w:rPr>
                </w:rPrChange>
              </w:rPr>
              <w:fldChar w:fldCharType="begin"/>
            </w:r>
            <w:r w:rsidRPr="00490E32">
              <w:rPr>
                <w:b w:val="0"/>
                <w:webHidden/>
                <w:rPrChange w:id="1644" w:author="d" w:date="2018-05-05T20:20:00Z">
                  <w:rPr>
                    <w:webHidden/>
                  </w:rPr>
                </w:rPrChange>
              </w:rPr>
              <w:instrText xml:space="preserve"> PAGEREF _Toc513314972 \h </w:instrText>
            </w:r>
            <w:r w:rsidRPr="00490E32">
              <w:rPr>
                <w:b w:val="0"/>
                <w:webHidden/>
                <w:rPrChange w:id="1645" w:author="d" w:date="2018-05-05T20:20:00Z">
                  <w:rPr>
                    <w:webHidden/>
                  </w:rPr>
                </w:rPrChange>
              </w:rPr>
            </w:r>
          </w:ins>
          <w:r w:rsidRPr="00490E32">
            <w:rPr>
              <w:b w:val="0"/>
              <w:webHidden/>
              <w:rPrChange w:id="1646" w:author="d" w:date="2018-05-05T20:20:00Z">
                <w:rPr>
                  <w:webHidden/>
                </w:rPr>
              </w:rPrChange>
            </w:rPr>
            <w:fldChar w:fldCharType="separate"/>
          </w:r>
          <w:ins w:id="1647" w:author="d" w:date="2018-05-05T20:43:00Z">
            <w:r w:rsidR="00687D9D">
              <w:rPr>
                <w:b w:val="0"/>
                <w:webHidden/>
              </w:rPr>
              <w:t>54</w:t>
            </w:r>
          </w:ins>
          <w:ins w:id="1648" w:author="d" w:date="2018-05-05T20:19:00Z">
            <w:r w:rsidRPr="00490E32">
              <w:rPr>
                <w:b w:val="0"/>
                <w:webHidden/>
                <w:rPrChange w:id="1649" w:author="d" w:date="2018-05-05T20:20:00Z">
                  <w:rPr>
                    <w:webHidden/>
                  </w:rPr>
                </w:rPrChange>
              </w:rPr>
              <w:fldChar w:fldCharType="end"/>
            </w:r>
            <w:r w:rsidRPr="00490E32">
              <w:rPr>
                <w:rStyle w:val="Hyperlink"/>
                <w:b w:val="0"/>
                <w:rPrChange w:id="1650" w:author="d" w:date="2018-05-05T20:20:00Z">
                  <w:rPr>
                    <w:rStyle w:val="Hyperlink"/>
                  </w:rPr>
                </w:rPrChange>
              </w:rPr>
              <w:fldChar w:fldCharType="end"/>
            </w:r>
          </w:ins>
        </w:p>
        <w:p w:rsidR="00D702D0" w:rsidRPr="00490E32" w:rsidRDefault="00D702D0" w:rsidP="00A914AB">
          <w:pPr>
            <w:pStyle w:val="TOC3"/>
            <w:tabs>
              <w:tab w:val="left" w:pos="1540"/>
            </w:tabs>
            <w:spacing w:after="60"/>
            <w:rPr>
              <w:ins w:id="1651" w:author="d" w:date="2018-05-05T20:19:00Z"/>
              <w:rFonts w:asciiTheme="minorHAnsi" w:hAnsiTheme="minorHAnsi" w:cstheme="minorBidi"/>
              <w:b w:val="0"/>
              <w:sz w:val="22"/>
              <w:szCs w:val="22"/>
              <w:lang w:eastAsia="en-US"/>
              <w:rPrChange w:id="1652" w:author="d" w:date="2018-05-05T20:20:00Z">
                <w:rPr>
                  <w:ins w:id="1653" w:author="d" w:date="2018-05-05T20:19:00Z"/>
                  <w:rFonts w:asciiTheme="minorHAnsi" w:hAnsiTheme="minorHAnsi" w:cstheme="minorBidi"/>
                  <w:b w:val="0"/>
                  <w:sz w:val="22"/>
                  <w:szCs w:val="22"/>
                  <w:lang w:eastAsia="en-US"/>
                </w:rPr>
              </w:rPrChange>
            </w:rPr>
            <w:pPrChange w:id="1654" w:author="d" w:date="2018-05-05T20:22:00Z">
              <w:pPr>
                <w:pStyle w:val="TOC3"/>
                <w:tabs>
                  <w:tab w:val="left" w:pos="1540"/>
                </w:tabs>
              </w:pPr>
            </w:pPrChange>
          </w:pPr>
          <w:ins w:id="1655" w:author="d" w:date="2018-05-05T20:19:00Z">
            <w:r w:rsidRPr="00490E32">
              <w:rPr>
                <w:rStyle w:val="Hyperlink"/>
                <w:b w:val="0"/>
                <w:rPrChange w:id="1656" w:author="d" w:date="2018-05-05T20:20:00Z">
                  <w:rPr>
                    <w:rStyle w:val="Hyperlink"/>
                  </w:rPr>
                </w:rPrChange>
              </w:rPr>
              <w:fldChar w:fldCharType="begin"/>
            </w:r>
            <w:r w:rsidRPr="00490E32">
              <w:rPr>
                <w:rStyle w:val="Hyperlink"/>
                <w:b w:val="0"/>
                <w:rPrChange w:id="1657" w:author="d" w:date="2018-05-05T20:20:00Z">
                  <w:rPr>
                    <w:rStyle w:val="Hyperlink"/>
                  </w:rPr>
                </w:rPrChange>
              </w:rPr>
              <w:instrText xml:space="preserve"> </w:instrText>
            </w:r>
            <w:r w:rsidRPr="00490E32">
              <w:rPr>
                <w:b w:val="0"/>
                <w:rPrChange w:id="1658" w:author="d" w:date="2018-05-05T20:20:00Z">
                  <w:rPr/>
                </w:rPrChange>
              </w:rPr>
              <w:instrText>HYPERLINK \l "_Toc513314973"</w:instrText>
            </w:r>
            <w:r w:rsidRPr="00490E32">
              <w:rPr>
                <w:rStyle w:val="Hyperlink"/>
                <w:b w:val="0"/>
                <w:rPrChange w:id="1659" w:author="d" w:date="2018-05-05T20:20:00Z">
                  <w:rPr>
                    <w:rStyle w:val="Hyperlink"/>
                  </w:rPr>
                </w:rPrChange>
              </w:rPr>
              <w:instrText xml:space="preserve"> </w:instrText>
            </w:r>
            <w:r w:rsidRPr="00490E32">
              <w:rPr>
                <w:rStyle w:val="Hyperlink"/>
                <w:b w:val="0"/>
                <w:rPrChange w:id="1660" w:author="d" w:date="2018-05-05T20:20:00Z">
                  <w:rPr>
                    <w:rStyle w:val="Hyperlink"/>
                  </w:rPr>
                </w:rPrChange>
              </w:rPr>
            </w:r>
            <w:r w:rsidRPr="00490E32">
              <w:rPr>
                <w:rStyle w:val="Hyperlink"/>
                <w:b w:val="0"/>
                <w:rPrChange w:id="1661" w:author="d" w:date="2018-05-05T20:20:00Z">
                  <w:rPr>
                    <w:rStyle w:val="Hyperlink"/>
                  </w:rPr>
                </w:rPrChange>
              </w:rPr>
              <w:fldChar w:fldCharType="separate"/>
            </w:r>
            <w:r w:rsidRPr="00490E32">
              <w:rPr>
                <w:rStyle w:val="Hyperlink"/>
                <w:b w:val="0"/>
                <w:rPrChange w:id="1662" w:author="d" w:date="2018-05-05T20:20:00Z">
                  <w:rPr>
                    <w:rStyle w:val="Hyperlink"/>
                  </w:rPr>
                </w:rPrChange>
              </w:rPr>
              <w:t>2.3.3</w:t>
            </w:r>
            <w:r w:rsidR="002D2BB1">
              <w:rPr>
                <w:rFonts w:asciiTheme="minorHAnsi" w:hAnsiTheme="minorHAnsi" w:cstheme="minorBidi"/>
                <w:b w:val="0"/>
                <w:sz w:val="22"/>
                <w:szCs w:val="22"/>
                <w:lang w:eastAsia="en-US"/>
                <w:rPrChange w:id="1663" w:author="d" w:date="2018-05-05T20:20:00Z">
                  <w:rPr>
                    <w:rFonts w:asciiTheme="minorHAnsi" w:hAnsiTheme="minorHAnsi" w:cstheme="minorBidi"/>
                    <w:b w:val="0"/>
                    <w:sz w:val="22"/>
                    <w:szCs w:val="22"/>
                    <w:lang w:eastAsia="en-US"/>
                  </w:rPr>
                </w:rPrChange>
              </w:rPr>
              <w:t xml:space="preserve"> </w:t>
            </w:r>
            <w:r w:rsidRPr="00490E32">
              <w:rPr>
                <w:rStyle w:val="Hyperlink"/>
                <w:b w:val="0"/>
                <w:rPrChange w:id="1664" w:author="d" w:date="2018-05-05T20:20:00Z">
                  <w:rPr>
                    <w:rStyle w:val="Hyperlink"/>
                  </w:rPr>
                </w:rPrChange>
              </w:rPr>
              <w:t>Các biểu đồ ca sử dụng</w:t>
            </w:r>
            <w:r w:rsidRPr="00490E32">
              <w:rPr>
                <w:b w:val="0"/>
                <w:webHidden/>
                <w:rPrChange w:id="1665" w:author="d" w:date="2018-05-05T20:20:00Z">
                  <w:rPr>
                    <w:webHidden/>
                  </w:rPr>
                </w:rPrChange>
              </w:rPr>
              <w:tab/>
            </w:r>
            <w:r w:rsidRPr="00490E32">
              <w:rPr>
                <w:b w:val="0"/>
                <w:webHidden/>
                <w:rPrChange w:id="1666" w:author="d" w:date="2018-05-05T20:20:00Z">
                  <w:rPr>
                    <w:webHidden/>
                  </w:rPr>
                </w:rPrChange>
              </w:rPr>
              <w:fldChar w:fldCharType="begin"/>
            </w:r>
            <w:r w:rsidRPr="00490E32">
              <w:rPr>
                <w:b w:val="0"/>
                <w:webHidden/>
                <w:rPrChange w:id="1667" w:author="d" w:date="2018-05-05T20:20:00Z">
                  <w:rPr>
                    <w:webHidden/>
                  </w:rPr>
                </w:rPrChange>
              </w:rPr>
              <w:instrText xml:space="preserve"> PAGEREF _Toc513314973 \h </w:instrText>
            </w:r>
            <w:r w:rsidRPr="00490E32">
              <w:rPr>
                <w:b w:val="0"/>
                <w:webHidden/>
                <w:rPrChange w:id="1668" w:author="d" w:date="2018-05-05T20:20:00Z">
                  <w:rPr>
                    <w:webHidden/>
                  </w:rPr>
                </w:rPrChange>
              </w:rPr>
            </w:r>
          </w:ins>
          <w:r w:rsidRPr="00490E32">
            <w:rPr>
              <w:b w:val="0"/>
              <w:webHidden/>
              <w:rPrChange w:id="1669" w:author="d" w:date="2018-05-05T20:20:00Z">
                <w:rPr>
                  <w:webHidden/>
                </w:rPr>
              </w:rPrChange>
            </w:rPr>
            <w:fldChar w:fldCharType="separate"/>
          </w:r>
          <w:ins w:id="1670" w:author="d" w:date="2018-05-05T20:43:00Z">
            <w:r w:rsidR="00687D9D">
              <w:rPr>
                <w:b w:val="0"/>
                <w:webHidden/>
              </w:rPr>
              <w:t>55</w:t>
            </w:r>
          </w:ins>
          <w:ins w:id="1671" w:author="d" w:date="2018-05-05T20:19:00Z">
            <w:r w:rsidRPr="00490E32">
              <w:rPr>
                <w:b w:val="0"/>
                <w:webHidden/>
                <w:rPrChange w:id="1672" w:author="d" w:date="2018-05-05T20:20:00Z">
                  <w:rPr>
                    <w:webHidden/>
                  </w:rPr>
                </w:rPrChange>
              </w:rPr>
              <w:fldChar w:fldCharType="end"/>
            </w:r>
            <w:r w:rsidRPr="00490E32">
              <w:rPr>
                <w:rStyle w:val="Hyperlink"/>
                <w:b w:val="0"/>
                <w:rPrChange w:id="1673" w:author="d" w:date="2018-05-05T20:20:00Z">
                  <w:rPr>
                    <w:rStyle w:val="Hyperlink"/>
                  </w:rPr>
                </w:rPrChange>
              </w:rPr>
              <w:fldChar w:fldCharType="end"/>
            </w:r>
          </w:ins>
        </w:p>
        <w:p w:rsidR="00D702D0" w:rsidRPr="00490E32" w:rsidRDefault="00D702D0" w:rsidP="00A914AB">
          <w:pPr>
            <w:pStyle w:val="TOC2"/>
            <w:spacing w:after="60"/>
            <w:rPr>
              <w:ins w:id="1674" w:author="d" w:date="2018-05-05T20:19:00Z"/>
              <w:rFonts w:asciiTheme="minorHAnsi" w:hAnsiTheme="minorHAnsi" w:cstheme="minorBidi"/>
              <w:b w:val="0"/>
              <w:sz w:val="22"/>
              <w:szCs w:val="22"/>
              <w:lang w:eastAsia="en-US"/>
              <w:rPrChange w:id="1675" w:author="d" w:date="2018-05-05T20:20:00Z">
                <w:rPr>
                  <w:ins w:id="1676" w:author="d" w:date="2018-05-05T20:19:00Z"/>
                  <w:rFonts w:asciiTheme="minorHAnsi" w:hAnsiTheme="minorHAnsi" w:cstheme="minorBidi"/>
                  <w:b w:val="0"/>
                  <w:sz w:val="22"/>
                  <w:szCs w:val="22"/>
                  <w:lang w:eastAsia="en-US"/>
                </w:rPr>
              </w:rPrChange>
            </w:rPr>
            <w:pPrChange w:id="1677" w:author="d" w:date="2018-05-05T20:22:00Z">
              <w:pPr>
                <w:pStyle w:val="TOC2"/>
              </w:pPr>
            </w:pPrChange>
          </w:pPr>
          <w:ins w:id="1678" w:author="d" w:date="2018-05-05T20:19:00Z">
            <w:r w:rsidRPr="00490E32">
              <w:rPr>
                <w:rStyle w:val="Hyperlink"/>
                <w:b w:val="0"/>
                <w:rPrChange w:id="1679" w:author="d" w:date="2018-05-05T20:20:00Z">
                  <w:rPr>
                    <w:rStyle w:val="Hyperlink"/>
                  </w:rPr>
                </w:rPrChange>
              </w:rPr>
              <w:fldChar w:fldCharType="begin"/>
            </w:r>
            <w:r w:rsidRPr="00490E32">
              <w:rPr>
                <w:rStyle w:val="Hyperlink"/>
                <w:b w:val="0"/>
                <w:rPrChange w:id="1680" w:author="d" w:date="2018-05-05T20:20:00Z">
                  <w:rPr>
                    <w:rStyle w:val="Hyperlink"/>
                  </w:rPr>
                </w:rPrChange>
              </w:rPr>
              <w:instrText xml:space="preserve"> </w:instrText>
            </w:r>
            <w:r w:rsidRPr="00490E32">
              <w:rPr>
                <w:b w:val="0"/>
                <w:rPrChange w:id="1681" w:author="d" w:date="2018-05-05T20:20:00Z">
                  <w:rPr/>
                </w:rPrChange>
              </w:rPr>
              <w:instrText>HYPERLINK \l "_Toc513314974"</w:instrText>
            </w:r>
            <w:r w:rsidRPr="00490E32">
              <w:rPr>
                <w:rStyle w:val="Hyperlink"/>
                <w:b w:val="0"/>
                <w:rPrChange w:id="1682" w:author="d" w:date="2018-05-05T20:20:00Z">
                  <w:rPr>
                    <w:rStyle w:val="Hyperlink"/>
                  </w:rPr>
                </w:rPrChange>
              </w:rPr>
              <w:instrText xml:space="preserve"> </w:instrText>
            </w:r>
            <w:r w:rsidRPr="00490E32">
              <w:rPr>
                <w:rStyle w:val="Hyperlink"/>
                <w:b w:val="0"/>
                <w:rPrChange w:id="1683" w:author="d" w:date="2018-05-05T20:20:00Z">
                  <w:rPr>
                    <w:rStyle w:val="Hyperlink"/>
                  </w:rPr>
                </w:rPrChange>
              </w:rPr>
            </w:r>
            <w:r w:rsidRPr="00490E32">
              <w:rPr>
                <w:rStyle w:val="Hyperlink"/>
                <w:b w:val="0"/>
                <w:rPrChange w:id="1684" w:author="d" w:date="2018-05-05T20:20:00Z">
                  <w:rPr>
                    <w:rStyle w:val="Hyperlink"/>
                  </w:rPr>
                </w:rPrChange>
              </w:rPr>
              <w:fldChar w:fldCharType="separate"/>
            </w:r>
            <w:r w:rsidRPr="00490E32">
              <w:rPr>
                <w:rStyle w:val="Hyperlink"/>
                <w:b w:val="0"/>
                <w:rPrChange w:id="1685" w:author="d" w:date="2018-05-05T20:20:00Z">
                  <w:rPr>
                    <w:rStyle w:val="Hyperlink"/>
                  </w:rPr>
                </w:rPrChange>
              </w:rPr>
              <w:t>2.4 Đặc tả các ca sử dụng</w:t>
            </w:r>
            <w:r w:rsidRPr="00490E32">
              <w:rPr>
                <w:b w:val="0"/>
                <w:webHidden/>
                <w:rPrChange w:id="1686" w:author="d" w:date="2018-05-05T20:20:00Z">
                  <w:rPr>
                    <w:webHidden/>
                  </w:rPr>
                </w:rPrChange>
              </w:rPr>
              <w:tab/>
            </w:r>
            <w:r w:rsidRPr="00490E32">
              <w:rPr>
                <w:b w:val="0"/>
                <w:webHidden/>
                <w:rPrChange w:id="1687" w:author="d" w:date="2018-05-05T20:20:00Z">
                  <w:rPr>
                    <w:webHidden/>
                  </w:rPr>
                </w:rPrChange>
              </w:rPr>
              <w:fldChar w:fldCharType="begin"/>
            </w:r>
            <w:r w:rsidRPr="00490E32">
              <w:rPr>
                <w:b w:val="0"/>
                <w:webHidden/>
                <w:rPrChange w:id="1688" w:author="d" w:date="2018-05-05T20:20:00Z">
                  <w:rPr>
                    <w:webHidden/>
                  </w:rPr>
                </w:rPrChange>
              </w:rPr>
              <w:instrText xml:space="preserve"> PAGEREF _Toc513314974 \h </w:instrText>
            </w:r>
            <w:r w:rsidRPr="00490E32">
              <w:rPr>
                <w:b w:val="0"/>
                <w:webHidden/>
                <w:rPrChange w:id="1689" w:author="d" w:date="2018-05-05T20:20:00Z">
                  <w:rPr>
                    <w:webHidden/>
                  </w:rPr>
                </w:rPrChange>
              </w:rPr>
            </w:r>
          </w:ins>
          <w:r w:rsidRPr="00490E32">
            <w:rPr>
              <w:b w:val="0"/>
              <w:webHidden/>
              <w:rPrChange w:id="1690" w:author="d" w:date="2018-05-05T20:20:00Z">
                <w:rPr>
                  <w:webHidden/>
                </w:rPr>
              </w:rPrChange>
            </w:rPr>
            <w:fldChar w:fldCharType="separate"/>
          </w:r>
          <w:ins w:id="1691" w:author="d" w:date="2018-05-05T20:43:00Z">
            <w:r w:rsidR="00687D9D">
              <w:rPr>
                <w:b w:val="0"/>
                <w:webHidden/>
              </w:rPr>
              <w:t>56</w:t>
            </w:r>
          </w:ins>
          <w:ins w:id="1692" w:author="d" w:date="2018-05-05T20:19:00Z">
            <w:r w:rsidRPr="00490E32">
              <w:rPr>
                <w:b w:val="0"/>
                <w:webHidden/>
                <w:rPrChange w:id="1693" w:author="d" w:date="2018-05-05T20:20:00Z">
                  <w:rPr>
                    <w:webHidden/>
                  </w:rPr>
                </w:rPrChange>
              </w:rPr>
              <w:fldChar w:fldCharType="end"/>
            </w:r>
            <w:r w:rsidRPr="00490E32">
              <w:rPr>
                <w:rStyle w:val="Hyperlink"/>
                <w:b w:val="0"/>
                <w:rPrChange w:id="1694" w:author="d" w:date="2018-05-05T20:20:00Z">
                  <w:rPr>
                    <w:rStyle w:val="Hyperlink"/>
                  </w:rPr>
                </w:rPrChange>
              </w:rPr>
              <w:fldChar w:fldCharType="end"/>
            </w:r>
          </w:ins>
        </w:p>
        <w:p w:rsidR="00D702D0" w:rsidRPr="00490E32" w:rsidRDefault="00D702D0" w:rsidP="00A914AB">
          <w:pPr>
            <w:pStyle w:val="TOC3"/>
            <w:spacing w:after="60"/>
            <w:rPr>
              <w:ins w:id="1695" w:author="d" w:date="2018-05-05T20:19:00Z"/>
              <w:rFonts w:asciiTheme="minorHAnsi" w:hAnsiTheme="minorHAnsi" w:cstheme="minorBidi"/>
              <w:b w:val="0"/>
              <w:sz w:val="22"/>
              <w:szCs w:val="22"/>
              <w:lang w:eastAsia="en-US"/>
              <w:rPrChange w:id="1696" w:author="d" w:date="2018-05-05T20:20:00Z">
                <w:rPr>
                  <w:ins w:id="1697" w:author="d" w:date="2018-05-05T20:19:00Z"/>
                  <w:rFonts w:asciiTheme="minorHAnsi" w:hAnsiTheme="minorHAnsi" w:cstheme="minorBidi"/>
                  <w:b w:val="0"/>
                  <w:sz w:val="22"/>
                  <w:szCs w:val="22"/>
                  <w:lang w:eastAsia="en-US"/>
                </w:rPr>
              </w:rPrChange>
            </w:rPr>
            <w:pPrChange w:id="1698" w:author="d" w:date="2018-05-05T20:22:00Z">
              <w:pPr>
                <w:pStyle w:val="TOC3"/>
              </w:pPr>
            </w:pPrChange>
          </w:pPr>
          <w:ins w:id="1699" w:author="d" w:date="2018-05-05T20:19:00Z">
            <w:r w:rsidRPr="00490E32">
              <w:rPr>
                <w:rStyle w:val="Hyperlink"/>
                <w:b w:val="0"/>
                <w:rPrChange w:id="1700" w:author="d" w:date="2018-05-05T20:20:00Z">
                  <w:rPr>
                    <w:rStyle w:val="Hyperlink"/>
                  </w:rPr>
                </w:rPrChange>
              </w:rPr>
              <w:fldChar w:fldCharType="begin"/>
            </w:r>
            <w:r w:rsidRPr="00490E32">
              <w:rPr>
                <w:rStyle w:val="Hyperlink"/>
                <w:b w:val="0"/>
                <w:rPrChange w:id="1701" w:author="d" w:date="2018-05-05T20:20:00Z">
                  <w:rPr>
                    <w:rStyle w:val="Hyperlink"/>
                  </w:rPr>
                </w:rPrChange>
              </w:rPr>
              <w:instrText xml:space="preserve"> </w:instrText>
            </w:r>
            <w:r w:rsidRPr="00490E32">
              <w:rPr>
                <w:b w:val="0"/>
                <w:rPrChange w:id="1702" w:author="d" w:date="2018-05-05T20:20:00Z">
                  <w:rPr/>
                </w:rPrChange>
              </w:rPr>
              <w:instrText>HYPERLINK \l "_Toc513314975"</w:instrText>
            </w:r>
            <w:r w:rsidRPr="00490E32">
              <w:rPr>
                <w:rStyle w:val="Hyperlink"/>
                <w:b w:val="0"/>
                <w:rPrChange w:id="1703" w:author="d" w:date="2018-05-05T20:20:00Z">
                  <w:rPr>
                    <w:rStyle w:val="Hyperlink"/>
                  </w:rPr>
                </w:rPrChange>
              </w:rPr>
              <w:instrText xml:space="preserve"> </w:instrText>
            </w:r>
            <w:r w:rsidRPr="00490E32">
              <w:rPr>
                <w:rStyle w:val="Hyperlink"/>
                <w:b w:val="0"/>
                <w:rPrChange w:id="1704" w:author="d" w:date="2018-05-05T20:20:00Z">
                  <w:rPr>
                    <w:rStyle w:val="Hyperlink"/>
                  </w:rPr>
                </w:rPrChange>
              </w:rPr>
            </w:r>
            <w:r w:rsidRPr="00490E32">
              <w:rPr>
                <w:rStyle w:val="Hyperlink"/>
                <w:b w:val="0"/>
                <w:rPrChange w:id="1705" w:author="d" w:date="2018-05-05T20:20:00Z">
                  <w:rPr>
                    <w:rStyle w:val="Hyperlink"/>
                  </w:rPr>
                </w:rPrChange>
              </w:rPr>
              <w:fldChar w:fldCharType="separate"/>
            </w:r>
            <w:r w:rsidRPr="00490E32">
              <w:rPr>
                <w:rStyle w:val="Hyperlink"/>
                <w:b w:val="0"/>
                <w:rPrChange w:id="1706" w:author="d" w:date="2018-05-05T20:20:00Z">
                  <w:rPr>
                    <w:rStyle w:val="Hyperlink"/>
                  </w:rPr>
                </w:rPrChange>
              </w:rPr>
              <w:t>2.4.1 Khách hàng</w:t>
            </w:r>
            <w:r w:rsidRPr="00490E32">
              <w:rPr>
                <w:b w:val="0"/>
                <w:webHidden/>
                <w:rPrChange w:id="1707" w:author="d" w:date="2018-05-05T20:20:00Z">
                  <w:rPr>
                    <w:webHidden/>
                  </w:rPr>
                </w:rPrChange>
              </w:rPr>
              <w:tab/>
            </w:r>
            <w:r w:rsidRPr="00490E32">
              <w:rPr>
                <w:b w:val="0"/>
                <w:webHidden/>
                <w:rPrChange w:id="1708" w:author="d" w:date="2018-05-05T20:20:00Z">
                  <w:rPr>
                    <w:webHidden/>
                  </w:rPr>
                </w:rPrChange>
              </w:rPr>
              <w:fldChar w:fldCharType="begin"/>
            </w:r>
            <w:r w:rsidRPr="00490E32">
              <w:rPr>
                <w:b w:val="0"/>
                <w:webHidden/>
                <w:rPrChange w:id="1709" w:author="d" w:date="2018-05-05T20:20:00Z">
                  <w:rPr>
                    <w:webHidden/>
                  </w:rPr>
                </w:rPrChange>
              </w:rPr>
              <w:instrText xml:space="preserve"> PAGEREF _Toc513314975 \h </w:instrText>
            </w:r>
            <w:r w:rsidRPr="00490E32">
              <w:rPr>
                <w:b w:val="0"/>
                <w:webHidden/>
                <w:rPrChange w:id="1710" w:author="d" w:date="2018-05-05T20:20:00Z">
                  <w:rPr>
                    <w:webHidden/>
                  </w:rPr>
                </w:rPrChange>
              </w:rPr>
            </w:r>
          </w:ins>
          <w:r w:rsidRPr="00490E32">
            <w:rPr>
              <w:b w:val="0"/>
              <w:webHidden/>
              <w:rPrChange w:id="1711" w:author="d" w:date="2018-05-05T20:20:00Z">
                <w:rPr>
                  <w:webHidden/>
                </w:rPr>
              </w:rPrChange>
            </w:rPr>
            <w:fldChar w:fldCharType="separate"/>
          </w:r>
          <w:ins w:id="1712" w:author="d" w:date="2018-05-05T20:43:00Z">
            <w:r w:rsidR="00687D9D">
              <w:rPr>
                <w:b w:val="0"/>
                <w:webHidden/>
              </w:rPr>
              <w:t>56</w:t>
            </w:r>
          </w:ins>
          <w:ins w:id="1713" w:author="d" w:date="2018-05-05T20:19:00Z">
            <w:r w:rsidRPr="00490E32">
              <w:rPr>
                <w:b w:val="0"/>
                <w:webHidden/>
                <w:rPrChange w:id="1714" w:author="d" w:date="2018-05-05T20:20:00Z">
                  <w:rPr>
                    <w:webHidden/>
                  </w:rPr>
                </w:rPrChange>
              </w:rPr>
              <w:fldChar w:fldCharType="end"/>
            </w:r>
            <w:r w:rsidRPr="00490E32">
              <w:rPr>
                <w:rStyle w:val="Hyperlink"/>
                <w:b w:val="0"/>
                <w:rPrChange w:id="1715" w:author="d" w:date="2018-05-05T20:20:00Z">
                  <w:rPr>
                    <w:rStyle w:val="Hyperlink"/>
                  </w:rPr>
                </w:rPrChange>
              </w:rPr>
              <w:fldChar w:fldCharType="end"/>
            </w:r>
          </w:ins>
        </w:p>
        <w:p w:rsidR="00D702D0" w:rsidRPr="00490E32" w:rsidRDefault="00D702D0" w:rsidP="00A914AB">
          <w:pPr>
            <w:pStyle w:val="TOC3"/>
            <w:spacing w:after="60"/>
            <w:rPr>
              <w:ins w:id="1716" w:author="d" w:date="2018-05-05T20:19:00Z"/>
              <w:rFonts w:asciiTheme="minorHAnsi" w:hAnsiTheme="minorHAnsi" w:cstheme="minorBidi"/>
              <w:b w:val="0"/>
              <w:sz w:val="22"/>
              <w:szCs w:val="22"/>
              <w:lang w:eastAsia="en-US"/>
              <w:rPrChange w:id="1717" w:author="d" w:date="2018-05-05T20:20:00Z">
                <w:rPr>
                  <w:ins w:id="1718" w:author="d" w:date="2018-05-05T20:19:00Z"/>
                  <w:rFonts w:asciiTheme="minorHAnsi" w:hAnsiTheme="minorHAnsi" w:cstheme="minorBidi"/>
                  <w:b w:val="0"/>
                  <w:sz w:val="22"/>
                  <w:szCs w:val="22"/>
                  <w:lang w:eastAsia="en-US"/>
                </w:rPr>
              </w:rPrChange>
            </w:rPr>
            <w:pPrChange w:id="1719" w:author="d" w:date="2018-05-05T20:22:00Z">
              <w:pPr>
                <w:pStyle w:val="TOC3"/>
              </w:pPr>
            </w:pPrChange>
          </w:pPr>
          <w:ins w:id="1720" w:author="d" w:date="2018-05-05T20:19:00Z">
            <w:r w:rsidRPr="00490E32">
              <w:rPr>
                <w:rStyle w:val="Hyperlink"/>
                <w:b w:val="0"/>
                <w:rPrChange w:id="1721" w:author="d" w:date="2018-05-05T20:20:00Z">
                  <w:rPr>
                    <w:rStyle w:val="Hyperlink"/>
                  </w:rPr>
                </w:rPrChange>
              </w:rPr>
              <w:fldChar w:fldCharType="begin"/>
            </w:r>
            <w:r w:rsidRPr="00490E32">
              <w:rPr>
                <w:rStyle w:val="Hyperlink"/>
                <w:b w:val="0"/>
                <w:rPrChange w:id="1722" w:author="d" w:date="2018-05-05T20:20:00Z">
                  <w:rPr>
                    <w:rStyle w:val="Hyperlink"/>
                  </w:rPr>
                </w:rPrChange>
              </w:rPr>
              <w:instrText xml:space="preserve"> </w:instrText>
            </w:r>
            <w:r w:rsidRPr="00490E32">
              <w:rPr>
                <w:b w:val="0"/>
                <w:rPrChange w:id="1723" w:author="d" w:date="2018-05-05T20:20:00Z">
                  <w:rPr/>
                </w:rPrChange>
              </w:rPr>
              <w:instrText>HYPERLINK \l "_Toc513314976"</w:instrText>
            </w:r>
            <w:r w:rsidRPr="00490E32">
              <w:rPr>
                <w:rStyle w:val="Hyperlink"/>
                <w:b w:val="0"/>
                <w:rPrChange w:id="1724" w:author="d" w:date="2018-05-05T20:20:00Z">
                  <w:rPr>
                    <w:rStyle w:val="Hyperlink"/>
                  </w:rPr>
                </w:rPrChange>
              </w:rPr>
              <w:instrText xml:space="preserve"> </w:instrText>
            </w:r>
            <w:r w:rsidRPr="00490E32">
              <w:rPr>
                <w:rStyle w:val="Hyperlink"/>
                <w:b w:val="0"/>
                <w:rPrChange w:id="1725" w:author="d" w:date="2018-05-05T20:20:00Z">
                  <w:rPr>
                    <w:rStyle w:val="Hyperlink"/>
                  </w:rPr>
                </w:rPrChange>
              </w:rPr>
            </w:r>
            <w:r w:rsidRPr="00490E32">
              <w:rPr>
                <w:rStyle w:val="Hyperlink"/>
                <w:b w:val="0"/>
                <w:rPrChange w:id="1726" w:author="d" w:date="2018-05-05T20:20:00Z">
                  <w:rPr>
                    <w:rStyle w:val="Hyperlink"/>
                  </w:rPr>
                </w:rPrChange>
              </w:rPr>
              <w:fldChar w:fldCharType="separate"/>
            </w:r>
            <w:r w:rsidRPr="00490E32">
              <w:rPr>
                <w:rStyle w:val="Hyperlink"/>
                <w:b w:val="0"/>
                <w:rPrChange w:id="1727" w:author="d" w:date="2018-05-05T20:20:00Z">
                  <w:rPr>
                    <w:rStyle w:val="Hyperlink"/>
                  </w:rPr>
                </w:rPrChange>
              </w:rPr>
              <w:t>2.4.2 Tài xế</w:t>
            </w:r>
            <w:r w:rsidRPr="00490E32">
              <w:rPr>
                <w:b w:val="0"/>
                <w:webHidden/>
                <w:rPrChange w:id="1728" w:author="d" w:date="2018-05-05T20:20:00Z">
                  <w:rPr>
                    <w:webHidden/>
                  </w:rPr>
                </w:rPrChange>
              </w:rPr>
              <w:tab/>
            </w:r>
            <w:r w:rsidRPr="00490E32">
              <w:rPr>
                <w:b w:val="0"/>
                <w:webHidden/>
                <w:rPrChange w:id="1729" w:author="d" w:date="2018-05-05T20:20:00Z">
                  <w:rPr>
                    <w:webHidden/>
                  </w:rPr>
                </w:rPrChange>
              </w:rPr>
              <w:fldChar w:fldCharType="begin"/>
            </w:r>
            <w:r w:rsidRPr="00490E32">
              <w:rPr>
                <w:b w:val="0"/>
                <w:webHidden/>
                <w:rPrChange w:id="1730" w:author="d" w:date="2018-05-05T20:20:00Z">
                  <w:rPr>
                    <w:webHidden/>
                  </w:rPr>
                </w:rPrChange>
              </w:rPr>
              <w:instrText xml:space="preserve"> PAGEREF _Toc513314976 \h </w:instrText>
            </w:r>
            <w:r w:rsidRPr="00490E32">
              <w:rPr>
                <w:b w:val="0"/>
                <w:webHidden/>
                <w:rPrChange w:id="1731" w:author="d" w:date="2018-05-05T20:20:00Z">
                  <w:rPr>
                    <w:webHidden/>
                  </w:rPr>
                </w:rPrChange>
              </w:rPr>
            </w:r>
          </w:ins>
          <w:r w:rsidRPr="00490E32">
            <w:rPr>
              <w:b w:val="0"/>
              <w:webHidden/>
              <w:rPrChange w:id="1732" w:author="d" w:date="2018-05-05T20:20:00Z">
                <w:rPr>
                  <w:webHidden/>
                </w:rPr>
              </w:rPrChange>
            </w:rPr>
            <w:fldChar w:fldCharType="separate"/>
          </w:r>
          <w:ins w:id="1733" w:author="d" w:date="2018-05-05T20:43:00Z">
            <w:r w:rsidR="00687D9D">
              <w:rPr>
                <w:b w:val="0"/>
                <w:webHidden/>
              </w:rPr>
              <w:t>61</w:t>
            </w:r>
          </w:ins>
          <w:ins w:id="1734" w:author="d" w:date="2018-05-05T20:19:00Z">
            <w:r w:rsidRPr="00490E32">
              <w:rPr>
                <w:b w:val="0"/>
                <w:webHidden/>
                <w:rPrChange w:id="1735" w:author="d" w:date="2018-05-05T20:20:00Z">
                  <w:rPr>
                    <w:webHidden/>
                  </w:rPr>
                </w:rPrChange>
              </w:rPr>
              <w:fldChar w:fldCharType="end"/>
            </w:r>
            <w:r w:rsidRPr="00490E32">
              <w:rPr>
                <w:rStyle w:val="Hyperlink"/>
                <w:b w:val="0"/>
                <w:rPrChange w:id="1736" w:author="d" w:date="2018-05-05T20:20:00Z">
                  <w:rPr>
                    <w:rStyle w:val="Hyperlink"/>
                  </w:rPr>
                </w:rPrChange>
              </w:rPr>
              <w:fldChar w:fldCharType="end"/>
            </w:r>
          </w:ins>
        </w:p>
        <w:p w:rsidR="00D702D0" w:rsidRPr="00490E32" w:rsidRDefault="00D702D0" w:rsidP="00A914AB">
          <w:pPr>
            <w:pStyle w:val="TOC2"/>
            <w:spacing w:after="60"/>
            <w:rPr>
              <w:ins w:id="1737" w:author="d" w:date="2018-05-05T20:19:00Z"/>
              <w:rFonts w:asciiTheme="minorHAnsi" w:hAnsiTheme="minorHAnsi" w:cstheme="minorBidi"/>
              <w:b w:val="0"/>
              <w:sz w:val="22"/>
              <w:szCs w:val="22"/>
              <w:lang w:eastAsia="en-US"/>
              <w:rPrChange w:id="1738" w:author="d" w:date="2018-05-05T20:20:00Z">
                <w:rPr>
                  <w:ins w:id="1739" w:author="d" w:date="2018-05-05T20:19:00Z"/>
                  <w:rFonts w:asciiTheme="minorHAnsi" w:hAnsiTheme="minorHAnsi" w:cstheme="minorBidi"/>
                  <w:b w:val="0"/>
                  <w:sz w:val="22"/>
                  <w:szCs w:val="22"/>
                  <w:lang w:eastAsia="en-US"/>
                </w:rPr>
              </w:rPrChange>
            </w:rPr>
            <w:pPrChange w:id="1740" w:author="d" w:date="2018-05-05T20:22:00Z">
              <w:pPr>
                <w:pStyle w:val="TOC2"/>
              </w:pPr>
            </w:pPrChange>
          </w:pPr>
          <w:ins w:id="1741" w:author="d" w:date="2018-05-05T20:19:00Z">
            <w:r w:rsidRPr="00490E32">
              <w:rPr>
                <w:rStyle w:val="Hyperlink"/>
                <w:b w:val="0"/>
                <w:rPrChange w:id="1742" w:author="d" w:date="2018-05-05T20:20:00Z">
                  <w:rPr>
                    <w:rStyle w:val="Hyperlink"/>
                  </w:rPr>
                </w:rPrChange>
              </w:rPr>
              <w:fldChar w:fldCharType="begin"/>
            </w:r>
            <w:r w:rsidRPr="00490E32">
              <w:rPr>
                <w:rStyle w:val="Hyperlink"/>
                <w:b w:val="0"/>
                <w:rPrChange w:id="1743" w:author="d" w:date="2018-05-05T20:20:00Z">
                  <w:rPr>
                    <w:rStyle w:val="Hyperlink"/>
                  </w:rPr>
                </w:rPrChange>
              </w:rPr>
              <w:instrText xml:space="preserve"> </w:instrText>
            </w:r>
            <w:r w:rsidRPr="00490E32">
              <w:rPr>
                <w:b w:val="0"/>
                <w:rPrChange w:id="1744" w:author="d" w:date="2018-05-05T20:20:00Z">
                  <w:rPr/>
                </w:rPrChange>
              </w:rPr>
              <w:instrText>HYPERLINK \l "_Toc513314977"</w:instrText>
            </w:r>
            <w:r w:rsidRPr="00490E32">
              <w:rPr>
                <w:rStyle w:val="Hyperlink"/>
                <w:b w:val="0"/>
                <w:rPrChange w:id="1745" w:author="d" w:date="2018-05-05T20:20:00Z">
                  <w:rPr>
                    <w:rStyle w:val="Hyperlink"/>
                  </w:rPr>
                </w:rPrChange>
              </w:rPr>
              <w:instrText xml:space="preserve"> </w:instrText>
            </w:r>
            <w:r w:rsidRPr="00490E32">
              <w:rPr>
                <w:rStyle w:val="Hyperlink"/>
                <w:b w:val="0"/>
                <w:rPrChange w:id="1746" w:author="d" w:date="2018-05-05T20:20:00Z">
                  <w:rPr>
                    <w:rStyle w:val="Hyperlink"/>
                  </w:rPr>
                </w:rPrChange>
              </w:rPr>
            </w:r>
            <w:r w:rsidRPr="00490E32">
              <w:rPr>
                <w:rStyle w:val="Hyperlink"/>
                <w:b w:val="0"/>
                <w:rPrChange w:id="1747" w:author="d" w:date="2018-05-05T20:20:00Z">
                  <w:rPr>
                    <w:rStyle w:val="Hyperlink"/>
                  </w:rPr>
                </w:rPrChange>
              </w:rPr>
              <w:fldChar w:fldCharType="separate"/>
            </w:r>
            <w:r w:rsidRPr="00490E32">
              <w:rPr>
                <w:rStyle w:val="Hyperlink"/>
                <w:b w:val="0"/>
                <w:rPrChange w:id="1748" w:author="d" w:date="2018-05-05T20:20:00Z">
                  <w:rPr>
                    <w:rStyle w:val="Hyperlink"/>
                  </w:rPr>
                </w:rPrChange>
              </w:rPr>
              <w:t>2.</w:t>
            </w:r>
            <w:r w:rsidRPr="00490E32">
              <w:rPr>
                <w:rStyle w:val="Hyperlink"/>
                <w:b w:val="0"/>
                <w:lang w:val="vi-VN"/>
                <w:rPrChange w:id="1749" w:author="d" w:date="2018-05-05T20:20:00Z">
                  <w:rPr>
                    <w:rStyle w:val="Hyperlink"/>
                    <w:lang w:val="vi-VN"/>
                  </w:rPr>
                </w:rPrChange>
              </w:rPr>
              <w:t>5</w:t>
            </w:r>
            <w:r w:rsidRPr="00490E32">
              <w:rPr>
                <w:rStyle w:val="Hyperlink"/>
                <w:b w:val="0"/>
                <w:rPrChange w:id="1750" w:author="d" w:date="2018-05-05T20:20:00Z">
                  <w:rPr>
                    <w:rStyle w:val="Hyperlink"/>
                  </w:rPr>
                </w:rPrChange>
              </w:rPr>
              <w:t xml:space="preserve"> Giao diện chương trình</w:t>
            </w:r>
            <w:r w:rsidRPr="00490E32">
              <w:rPr>
                <w:b w:val="0"/>
                <w:webHidden/>
                <w:rPrChange w:id="1751" w:author="d" w:date="2018-05-05T20:20:00Z">
                  <w:rPr>
                    <w:webHidden/>
                  </w:rPr>
                </w:rPrChange>
              </w:rPr>
              <w:tab/>
            </w:r>
            <w:r w:rsidRPr="00490E32">
              <w:rPr>
                <w:b w:val="0"/>
                <w:webHidden/>
                <w:rPrChange w:id="1752" w:author="d" w:date="2018-05-05T20:20:00Z">
                  <w:rPr>
                    <w:webHidden/>
                  </w:rPr>
                </w:rPrChange>
              </w:rPr>
              <w:fldChar w:fldCharType="begin"/>
            </w:r>
            <w:r w:rsidRPr="00490E32">
              <w:rPr>
                <w:b w:val="0"/>
                <w:webHidden/>
                <w:rPrChange w:id="1753" w:author="d" w:date="2018-05-05T20:20:00Z">
                  <w:rPr>
                    <w:webHidden/>
                  </w:rPr>
                </w:rPrChange>
              </w:rPr>
              <w:instrText xml:space="preserve"> PAGEREF _Toc513314977 \h </w:instrText>
            </w:r>
            <w:r w:rsidRPr="00490E32">
              <w:rPr>
                <w:b w:val="0"/>
                <w:webHidden/>
                <w:rPrChange w:id="1754" w:author="d" w:date="2018-05-05T20:20:00Z">
                  <w:rPr>
                    <w:webHidden/>
                  </w:rPr>
                </w:rPrChange>
              </w:rPr>
            </w:r>
          </w:ins>
          <w:r w:rsidRPr="00490E32">
            <w:rPr>
              <w:b w:val="0"/>
              <w:webHidden/>
              <w:rPrChange w:id="1755" w:author="d" w:date="2018-05-05T20:20:00Z">
                <w:rPr>
                  <w:webHidden/>
                </w:rPr>
              </w:rPrChange>
            </w:rPr>
            <w:fldChar w:fldCharType="separate"/>
          </w:r>
          <w:ins w:id="1756" w:author="d" w:date="2018-05-05T20:43:00Z">
            <w:r w:rsidR="00687D9D">
              <w:rPr>
                <w:b w:val="0"/>
                <w:webHidden/>
              </w:rPr>
              <w:t>65</w:t>
            </w:r>
          </w:ins>
          <w:ins w:id="1757" w:author="d" w:date="2018-05-05T20:19:00Z">
            <w:r w:rsidRPr="00490E32">
              <w:rPr>
                <w:b w:val="0"/>
                <w:webHidden/>
                <w:rPrChange w:id="1758" w:author="d" w:date="2018-05-05T20:20:00Z">
                  <w:rPr>
                    <w:webHidden/>
                  </w:rPr>
                </w:rPrChange>
              </w:rPr>
              <w:fldChar w:fldCharType="end"/>
            </w:r>
            <w:r w:rsidRPr="00490E32">
              <w:rPr>
                <w:rStyle w:val="Hyperlink"/>
                <w:b w:val="0"/>
                <w:rPrChange w:id="1759" w:author="d" w:date="2018-05-05T20:20:00Z">
                  <w:rPr>
                    <w:rStyle w:val="Hyperlink"/>
                  </w:rPr>
                </w:rPrChange>
              </w:rPr>
              <w:fldChar w:fldCharType="end"/>
            </w:r>
          </w:ins>
        </w:p>
        <w:p w:rsidR="00D702D0" w:rsidRPr="00490E32" w:rsidRDefault="00D702D0" w:rsidP="00A914AB">
          <w:pPr>
            <w:pStyle w:val="TOC3"/>
            <w:spacing w:after="60"/>
            <w:rPr>
              <w:ins w:id="1760" w:author="d" w:date="2018-05-05T20:19:00Z"/>
              <w:rFonts w:asciiTheme="minorHAnsi" w:hAnsiTheme="minorHAnsi" w:cstheme="minorBidi"/>
              <w:b w:val="0"/>
              <w:sz w:val="22"/>
              <w:szCs w:val="22"/>
              <w:lang w:eastAsia="en-US"/>
              <w:rPrChange w:id="1761" w:author="d" w:date="2018-05-05T20:20:00Z">
                <w:rPr>
                  <w:ins w:id="1762" w:author="d" w:date="2018-05-05T20:19:00Z"/>
                  <w:rFonts w:asciiTheme="minorHAnsi" w:hAnsiTheme="minorHAnsi" w:cstheme="minorBidi"/>
                  <w:b w:val="0"/>
                  <w:sz w:val="22"/>
                  <w:szCs w:val="22"/>
                  <w:lang w:eastAsia="en-US"/>
                </w:rPr>
              </w:rPrChange>
            </w:rPr>
            <w:pPrChange w:id="1763" w:author="d" w:date="2018-05-05T20:22:00Z">
              <w:pPr>
                <w:pStyle w:val="TOC3"/>
              </w:pPr>
            </w:pPrChange>
          </w:pPr>
          <w:ins w:id="1764" w:author="d" w:date="2018-05-05T20:19:00Z">
            <w:r w:rsidRPr="00490E32">
              <w:rPr>
                <w:rStyle w:val="Hyperlink"/>
                <w:b w:val="0"/>
                <w:rPrChange w:id="1765" w:author="d" w:date="2018-05-05T20:20:00Z">
                  <w:rPr>
                    <w:rStyle w:val="Hyperlink"/>
                  </w:rPr>
                </w:rPrChange>
              </w:rPr>
              <w:fldChar w:fldCharType="begin"/>
            </w:r>
            <w:r w:rsidRPr="00490E32">
              <w:rPr>
                <w:rStyle w:val="Hyperlink"/>
                <w:b w:val="0"/>
                <w:rPrChange w:id="1766" w:author="d" w:date="2018-05-05T20:20:00Z">
                  <w:rPr>
                    <w:rStyle w:val="Hyperlink"/>
                  </w:rPr>
                </w:rPrChange>
              </w:rPr>
              <w:instrText xml:space="preserve"> </w:instrText>
            </w:r>
            <w:r w:rsidRPr="00490E32">
              <w:rPr>
                <w:b w:val="0"/>
                <w:rPrChange w:id="1767" w:author="d" w:date="2018-05-05T20:20:00Z">
                  <w:rPr/>
                </w:rPrChange>
              </w:rPr>
              <w:instrText>HYPERLINK \l "_Toc513314978"</w:instrText>
            </w:r>
            <w:r w:rsidRPr="00490E32">
              <w:rPr>
                <w:rStyle w:val="Hyperlink"/>
                <w:b w:val="0"/>
                <w:rPrChange w:id="1768" w:author="d" w:date="2018-05-05T20:20:00Z">
                  <w:rPr>
                    <w:rStyle w:val="Hyperlink"/>
                  </w:rPr>
                </w:rPrChange>
              </w:rPr>
              <w:instrText xml:space="preserve"> </w:instrText>
            </w:r>
            <w:r w:rsidRPr="00490E32">
              <w:rPr>
                <w:rStyle w:val="Hyperlink"/>
                <w:b w:val="0"/>
                <w:rPrChange w:id="1769" w:author="d" w:date="2018-05-05T20:20:00Z">
                  <w:rPr>
                    <w:rStyle w:val="Hyperlink"/>
                  </w:rPr>
                </w:rPrChange>
              </w:rPr>
            </w:r>
            <w:r w:rsidRPr="00490E32">
              <w:rPr>
                <w:rStyle w:val="Hyperlink"/>
                <w:b w:val="0"/>
                <w:rPrChange w:id="1770" w:author="d" w:date="2018-05-05T20:20:00Z">
                  <w:rPr>
                    <w:rStyle w:val="Hyperlink"/>
                  </w:rPr>
                </w:rPrChange>
              </w:rPr>
              <w:fldChar w:fldCharType="separate"/>
            </w:r>
            <w:r w:rsidRPr="00490E32">
              <w:rPr>
                <w:rStyle w:val="Hyperlink"/>
                <w:b w:val="0"/>
                <w:rPrChange w:id="1771" w:author="d" w:date="2018-05-05T20:20:00Z">
                  <w:rPr>
                    <w:rStyle w:val="Hyperlink"/>
                  </w:rPr>
                </w:rPrChange>
              </w:rPr>
              <w:t>2.</w:t>
            </w:r>
            <w:r w:rsidRPr="00490E32">
              <w:rPr>
                <w:rStyle w:val="Hyperlink"/>
                <w:b w:val="0"/>
                <w:lang w:val="vi-VN"/>
                <w:rPrChange w:id="1772" w:author="d" w:date="2018-05-05T20:20:00Z">
                  <w:rPr>
                    <w:rStyle w:val="Hyperlink"/>
                    <w:lang w:val="vi-VN"/>
                  </w:rPr>
                </w:rPrChange>
              </w:rPr>
              <w:t>5</w:t>
            </w:r>
            <w:r w:rsidRPr="00490E32">
              <w:rPr>
                <w:rStyle w:val="Hyperlink"/>
                <w:b w:val="0"/>
                <w:rPrChange w:id="1773" w:author="d" w:date="2018-05-05T20:20:00Z">
                  <w:rPr>
                    <w:rStyle w:val="Hyperlink"/>
                  </w:rPr>
                </w:rPrChange>
              </w:rPr>
              <w:t>.1 Giao diện của phần mềm dành cho khách hàng</w:t>
            </w:r>
            <w:r w:rsidRPr="00490E32">
              <w:rPr>
                <w:b w:val="0"/>
                <w:webHidden/>
                <w:rPrChange w:id="1774" w:author="d" w:date="2018-05-05T20:20:00Z">
                  <w:rPr>
                    <w:webHidden/>
                  </w:rPr>
                </w:rPrChange>
              </w:rPr>
              <w:tab/>
            </w:r>
            <w:r w:rsidRPr="00490E32">
              <w:rPr>
                <w:b w:val="0"/>
                <w:webHidden/>
                <w:rPrChange w:id="1775" w:author="d" w:date="2018-05-05T20:20:00Z">
                  <w:rPr>
                    <w:webHidden/>
                  </w:rPr>
                </w:rPrChange>
              </w:rPr>
              <w:fldChar w:fldCharType="begin"/>
            </w:r>
            <w:r w:rsidRPr="00490E32">
              <w:rPr>
                <w:b w:val="0"/>
                <w:webHidden/>
                <w:rPrChange w:id="1776" w:author="d" w:date="2018-05-05T20:20:00Z">
                  <w:rPr>
                    <w:webHidden/>
                  </w:rPr>
                </w:rPrChange>
              </w:rPr>
              <w:instrText xml:space="preserve"> PAGEREF _Toc513314978 \h </w:instrText>
            </w:r>
            <w:r w:rsidRPr="00490E32">
              <w:rPr>
                <w:b w:val="0"/>
                <w:webHidden/>
                <w:rPrChange w:id="1777" w:author="d" w:date="2018-05-05T20:20:00Z">
                  <w:rPr>
                    <w:webHidden/>
                  </w:rPr>
                </w:rPrChange>
              </w:rPr>
            </w:r>
          </w:ins>
          <w:r w:rsidRPr="00490E32">
            <w:rPr>
              <w:b w:val="0"/>
              <w:webHidden/>
              <w:rPrChange w:id="1778" w:author="d" w:date="2018-05-05T20:20:00Z">
                <w:rPr>
                  <w:webHidden/>
                </w:rPr>
              </w:rPrChange>
            </w:rPr>
            <w:fldChar w:fldCharType="separate"/>
          </w:r>
          <w:ins w:id="1779" w:author="d" w:date="2018-05-05T20:43:00Z">
            <w:r w:rsidR="00687D9D">
              <w:rPr>
                <w:b w:val="0"/>
                <w:webHidden/>
              </w:rPr>
              <w:t>65</w:t>
            </w:r>
          </w:ins>
          <w:ins w:id="1780" w:author="d" w:date="2018-05-05T20:19:00Z">
            <w:r w:rsidRPr="00490E32">
              <w:rPr>
                <w:b w:val="0"/>
                <w:webHidden/>
                <w:rPrChange w:id="1781" w:author="d" w:date="2018-05-05T20:20:00Z">
                  <w:rPr>
                    <w:webHidden/>
                  </w:rPr>
                </w:rPrChange>
              </w:rPr>
              <w:fldChar w:fldCharType="end"/>
            </w:r>
            <w:r w:rsidRPr="00490E32">
              <w:rPr>
                <w:rStyle w:val="Hyperlink"/>
                <w:b w:val="0"/>
                <w:rPrChange w:id="1782" w:author="d" w:date="2018-05-05T20:20:00Z">
                  <w:rPr>
                    <w:rStyle w:val="Hyperlink"/>
                  </w:rPr>
                </w:rPrChange>
              </w:rPr>
              <w:fldChar w:fldCharType="end"/>
            </w:r>
          </w:ins>
        </w:p>
        <w:p w:rsidR="00D702D0" w:rsidRPr="00490E32" w:rsidRDefault="00D702D0" w:rsidP="00A914AB">
          <w:pPr>
            <w:pStyle w:val="TOC3"/>
            <w:spacing w:after="60"/>
            <w:rPr>
              <w:ins w:id="1783" w:author="d" w:date="2018-05-05T20:19:00Z"/>
              <w:rFonts w:asciiTheme="minorHAnsi" w:hAnsiTheme="minorHAnsi" w:cstheme="minorBidi"/>
              <w:b w:val="0"/>
              <w:sz w:val="22"/>
              <w:szCs w:val="22"/>
              <w:lang w:eastAsia="en-US"/>
              <w:rPrChange w:id="1784" w:author="d" w:date="2018-05-05T20:20:00Z">
                <w:rPr>
                  <w:ins w:id="1785" w:author="d" w:date="2018-05-05T20:19:00Z"/>
                  <w:rFonts w:asciiTheme="minorHAnsi" w:hAnsiTheme="minorHAnsi" w:cstheme="minorBidi"/>
                  <w:b w:val="0"/>
                  <w:sz w:val="22"/>
                  <w:szCs w:val="22"/>
                  <w:lang w:eastAsia="en-US"/>
                </w:rPr>
              </w:rPrChange>
            </w:rPr>
            <w:pPrChange w:id="1786" w:author="d" w:date="2018-05-05T20:22:00Z">
              <w:pPr>
                <w:pStyle w:val="TOC3"/>
              </w:pPr>
            </w:pPrChange>
          </w:pPr>
          <w:ins w:id="1787" w:author="d" w:date="2018-05-05T20:19:00Z">
            <w:r w:rsidRPr="00490E32">
              <w:rPr>
                <w:rStyle w:val="Hyperlink"/>
                <w:b w:val="0"/>
                <w:rPrChange w:id="1788" w:author="d" w:date="2018-05-05T20:20:00Z">
                  <w:rPr>
                    <w:rStyle w:val="Hyperlink"/>
                  </w:rPr>
                </w:rPrChange>
              </w:rPr>
              <w:fldChar w:fldCharType="begin"/>
            </w:r>
            <w:r w:rsidRPr="00490E32">
              <w:rPr>
                <w:rStyle w:val="Hyperlink"/>
                <w:b w:val="0"/>
                <w:rPrChange w:id="1789" w:author="d" w:date="2018-05-05T20:20:00Z">
                  <w:rPr>
                    <w:rStyle w:val="Hyperlink"/>
                  </w:rPr>
                </w:rPrChange>
              </w:rPr>
              <w:instrText xml:space="preserve"> </w:instrText>
            </w:r>
            <w:r w:rsidRPr="00490E32">
              <w:rPr>
                <w:b w:val="0"/>
                <w:rPrChange w:id="1790" w:author="d" w:date="2018-05-05T20:20:00Z">
                  <w:rPr/>
                </w:rPrChange>
              </w:rPr>
              <w:instrText>HYPERLINK \l "_Toc513314979"</w:instrText>
            </w:r>
            <w:r w:rsidRPr="00490E32">
              <w:rPr>
                <w:rStyle w:val="Hyperlink"/>
                <w:b w:val="0"/>
                <w:rPrChange w:id="1791" w:author="d" w:date="2018-05-05T20:20:00Z">
                  <w:rPr>
                    <w:rStyle w:val="Hyperlink"/>
                  </w:rPr>
                </w:rPrChange>
              </w:rPr>
              <w:instrText xml:space="preserve"> </w:instrText>
            </w:r>
            <w:r w:rsidRPr="00490E32">
              <w:rPr>
                <w:rStyle w:val="Hyperlink"/>
                <w:b w:val="0"/>
                <w:rPrChange w:id="1792" w:author="d" w:date="2018-05-05T20:20:00Z">
                  <w:rPr>
                    <w:rStyle w:val="Hyperlink"/>
                  </w:rPr>
                </w:rPrChange>
              </w:rPr>
            </w:r>
            <w:r w:rsidRPr="00490E32">
              <w:rPr>
                <w:rStyle w:val="Hyperlink"/>
                <w:b w:val="0"/>
                <w:rPrChange w:id="1793" w:author="d" w:date="2018-05-05T20:20:00Z">
                  <w:rPr>
                    <w:rStyle w:val="Hyperlink"/>
                  </w:rPr>
                </w:rPrChange>
              </w:rPr>
              <w:fldChar w:fldCharType="separate"/>
            </w:r>
            <w:r w:rsidRPr="00490E32">
              <w:rPr>
                <w:rStyle w:val="Hyperlink"/>
                <w:b w:val="0"/>
                <w:rPrChange w:id="1794" w:author="d" w:date="2018-05-05T20:20:00Z">
                  <w:rPr>
                    <w:rStyle w:val="Hyperlink"/>
                  </w:rPr>
                </w:rPrChange>
              </w:rPr>
              <w:t>2.</w:t>
            </w:r>
            <w:r w:rsidRPr="00490E32">
              <w:rPr>
                <w:rStyle w:val="Hyperlink"/>
                <w:b w:val="0"/>
                <w:lang w:val="vi-VN"/>
                <w:rPrChange w:id="1795" w:author="d" w:date="2018-05-05T20:20:00Z">
                  <w:rPr>
                    <w:rStyle w:val="Hyperlink"/>
                    <w:lang w:val="vi-VN"/>
                  </w:rPr>
                </w:rPrChange>
              </w:rPr>
              <w:t>5</w:t>
            </w:r>
            <w:r w:rsidRPr="00490E32">
              <w:rPr>
                <w:rStyle w:val="Hyperlink"/>
                <w:b w:val="0"/>
                <w:rPrChange w:id="1796" w:author="d" w:date="2018-05-05T20:20:00Z">
                  <w:rPr>
                    <w:rStyle w:val="Hyperlink"/>
                  </w:rPr>
                </w:rPrChange>
              </w:rPr>
              <w:t>.2 Giao diện của phần mềm dành cho tài xế</w:t>
            </w:r>
            <w:r w:rsidRPr="00490E32">
              <w:rPr>
                <w:b w:val="0"/>
                <w:webHidden/>
                <w:rPrChange w:id="1797" w:author="d" w:date="2018-05-05T20:20:00Z">
                  <w:rPr>
                    <w:webHidden/>
                  </w:rPr>
                </w:rPrChange>
              </w:rPr>
              <w:tab/>
            </w:r>
            <w:r w:rsidRPr="00490E32">
              <w:rPr>
                <w:b w:val="0"/>
                <w:webHidden/>
                <w:rPrChange w:id="1798" w:author="d" w:date="2018-05-05T20:20:00Z">
                  <w:rPr>
                    <w:webHidden/>
                  </w:rPr>
                </w:rPrChange>
              </w:rPr>
              <w:fldChar w:fldCharType="begin"/>
            </w:r>
            <w:r w:rsidRPr="00490E32">
              <w:rPr>
                <w:b w:val="0"/>
                <w:webHidden/>
                <w:rPrChange w:id="1799" w:author="d" w:date="2018-05-05T20:20:00Z">
                  <w:rPr>
                    <w:webHidden/>
                  </w:rPr>
                </w:rPrChange>
              </w:rPr>
              <w:instrText xml:space="preserve"> PAGEREF _Toc513314979 \h </w:instrText>
            </w:r>
            <w:r w:rsidRPr="00490E32">
              <w:rPr>
                <w:b w:val="0"/>
                <w:webHidden/>
                <w:rPrChange w:id="1800" w:author="d" w:date="2018-05-05T20:20:00Z">
                  <w:rPr>
                    <w:webHidden/>
                  </w:rPr>
                </w:rPrChange>
              </w:rPr>
            </w:r>
          </w:ins>
          <w:r w:rsidRPr="00490E32">
            <w:rPr>
              <w:b w:val="0"/>
              <w:webHidden/>
              <w:rPrChange w:id="1801" w:author="d" w:date="2018-05-05T20:20:00Z">
                <w:rPr>
                  <w:webHidden/>
                </w:rPr>
              </w:rPrChange>
            </w:rPr>
            <w:fldChar w:fldCharType="separate"/>
          </w:r>
          <w:ins w:id="1802" w:author="d" w:date="2018-05-05T20:43:00Z">
            <w:r w:rsidR="00687D9D">
              <w:rPr>
                <w:b w:val="0"/>
                <w:webHidden/>
              </w:rPr>
              <w:t>69</w:t>
            </w:r>
          </w:ins>
          <w:ins w:id="1803" w:author="d" w:date="2018-05-05T20:19:00Z">
            <w:r w:rsidRPr="00490E32">
              <w:rPr>
                <w:b w:val="0"/>
                <w:webHidden/>
                <w:rPrChange w:id="1804" w:author="d" w:date="2018-05-05T20:20:00Z">
                  <w:rPr>
                    <w:webHidden/>
                  </w:rPr>
                </w:rPrChange>
              </w:rPr>
              <w:fldChar w:fldCharType="end"/>
            </w:r>
            <w:r w:rsidRPr="00490E32">
              <w:rPr>
                <w:rStyle w:val="Hyperlink"/>
                <w:b w:val="0"/>
                <w:rPrChange w:id="1805" w:author="d" w:date="2018-05-05T20:20:00Z">
                  <w:rPr>
                    <w:rStyle w:val="Hyperlink"/>
                  </w:rPr>
                </w:rPrChange>
              </w:rPr>
              <w:fldChar w:fldCharType="end"/>
            </w:r>
          </w:ins>
        </w:p>
        <w:p w:rsidR="00D702D0" w:rsidRPr="00490E32" w:rsidRDefault="00D702D0" w:rsidP="00A914AB">
          <w:pPr>
            <w:pStyle w:val="TOC1"/>
            <w:spacing w:after="60"/>
            <w:rPr>
              <w:ins w:id="1806" w:author="d" w:date="2018-05-05T20:19:00Z"/>
              <w:rFonts w:asciiTheme="minorHAnsi" w:hAnsiTheme="minorHAnsi" w:cstheme="minorBidi"/>
              <w:sz w:val="22"/>
              <w:szCs w:val="22"/>
              <w:lang w:eastAsia="en-US"/>
              <w:rPrChange w:id="1807" w:author="d" w:date="2018-05-05T20:20:00Z">
                <w:rPr>
                  <w:ins w:id="1808" w:author="d" w:date="2018-05-05T20:19:00Z"/>
                  <w:rFonts w:asciiTheme="minorHAnsi" w:hAnsiTheme="minorHAnsi" w:cstheme="minorBidi"/>
                  <w:b w:val="0"/>
                  <w:sz w:val="22"/>
                  <w:szCs w:val="22"/>
                  <w:lang w:eastAsia="en-US"/>
                </w:rPr>
              </w:rPrChange>
            </w:rPr>
            <w:pPrChange w:id="1809" w:author="d" w:date="2018-05-05T20:22:00Z">
              <w:pPr>
                <w:pStyle w:val="TOC1"/>
              </w:pPr>
            </w:pPrChange>
          </w:pPr>
          <w:ins w:id="1810" w:author="d" w:date="2018-05-05T20:19:00Z">
            <w:r w:rsidRPr="00490E32">
              <w:rPr>
                <w:rStyle w:val="Hyperlink"/>
                <w:rPrChange w:id="1811" w:author="d" w:date="2018-05-05T20:20:00Z">
                  <w:rPr>
                    <w:rStyle w:val="Hyperlink"/>
                  </w:rPr>
                </w:rPrChange>
              </w:rPr>
              <w:fldChar w:fldCharType="begin"/>
            </w:r>
            <w:r w:rsidRPr="00490E32">
              <w:rPr>
                <w:rStyle w:val="Hyperlink"/>
                <w:rPrChange w:id="1812" w:author="d" w:date="2018-05-05T20:20:00Z">
                  <w:rPr>
                    <w:rStyle w:val="Hyperlink"/>
                  </w:rPr>
                </w:rPrChange>
              </w:rPr>
              <w:instrText xml:space="preserve"> </w:instrText>
            </w:r>
            <w:r w:rsidRPr="00490E32">
              <w:rPr>
                <w:rPrChange w:id="1813" w:author="d" w:date="2018-05-05T20:20:00Z">
                  <w:rPr/>
                </w:rPrChange>
              </w:rPr>
              <w:instrText>HYPERLINK \l "_Toc513314980"</w:instrText>
            </w:r>
            <w:r w:rsidRPr="00490E32">
              <w:rPr>
                <w:rStyle w:val="Hyperlink"/>
                <w:rPrChange w:id="1814" w:author="d" w:date="2018-05-05T20:20:00Z">
                  <w:rPr>
                    <w:rStyle w:val="Hyperlink"/>
                  </w:rPr>
                </w:rPrChange>
              </w:rPr>
              <w:instrText xml:space="preserve"> </w:instrText>
            </w:r>
            <w:r w:rsidRPr="00490E32">
              <w:rPr>
                <w:rStyle w:val="Hyperlink"/>
                <w:rPrChange w:id="1815" w:author="d" w:date="2018-05-05T20:20:00Z">
                  <w:rPr>
                    <w:rStyle w:val="Hyperlink"/>
                  </w:rPr>
                </w:rPrChange>
              </w:rPr>
            </w:r>
            <w:r w:rsidRPr="00490E32">
              <w:rPr>
                <w:rStyle w:val="Hyperlink"/>
                <w:rPrChange w:id="1816" w:author="d" w:date="2018-05-05T20:20:00Z">
                  <w:rPr>
                    <w:rStyle w:val="Hyperlink"/>
                  </w:rPr>
                </w:rPrChange>
              </w:rPr>
              <w:fldChar w:fldCharType="separate"/>
            </w:r>
            <w:r w:rsidRPr="00490E32">
              <w:rPr>
                <w:rStyle w:val="Hyperlink"/>
                <w:lang w:val="vi-VN" w:eastAsia="en-US"/>
                <w:rPrChange w:id="1817" w:author="d" w:date="2018-05-05T20:20:00Z">
                  <w:rPr>
                    <w:rStyle w:val="Hyperlink"/>
                    <w:lang w:val="vi-VN" w:eastAsia="en-US"/>
                  </w:rPr>
                </w:rPrChange>
              </w:rPr>
              <w:t>KẾT LUẬN</w:t>
            </w:r>
            <w:r w:rsidRPr="00490E32">
              <w:rPr>
                <w:rStyle w:val="Hyperlink"/>
                <w:lang w:eastAsia="en-US"/>
                <w:rPrChange w:id="1818" w:author="d" w:date="2018-05-05T20:20:00Z">
                  <w:rPr>
                    <w:rStyle w:val="Hyperlink"/>
                    <w:lang w:eastAsia="en-US"/>
                  </w:rPr>
                </w:rPrChange>
              </w:rPr>
              <w:t xml:space="preserve"> CHUNG</w:t>
            </w:r>
            <w:r w:rsidRPr="00490E32">
              <w:rPr>
                <w:webHidden/>
                <w:rPrChange w:id="1819" w:author="d" w:date="2018-05-05T20:20:00Z">
                  <w:rPr>
                    <w:webHidden/>
                  </w:rPr>
                </w:rPrChange>
              </w:rPr>
              <w:tab/>
            </w:r>
            <w:r w:rsidRPr="00490E32">
              <w:rPr>
                <w:webHidden/>
                <w:rPrChange w:id="1820" w:author="d" w:date="2018-05-05T20:20:00Z">
                  <w:rPr>
                    <w:webHidden/>
                  </w:rPr>
                </w:rPrChange>
              </w:rPr>
              <w:fldChar w:fldCharType="begin"/>
            </w:r>
            <w:r w:rsidRPr="00490E32">
              <w:rPr>
                <w:webHidden/>
                <w:rPrChange w:id="1821" w:author="d" w:date="2018-05-05T20:20:00Z">
                  <w:rPr>
                    <w:webHidden/>
                  </w:rPr>
                </w:rPrChange>
              </w:rPr>
              <w:instrText xml:space="preserve"> PAGEREF _Toc513314980 \h </w:instrText>
            </w:r>
            <w:r w:rsidRPr="00490E32">
              <w:rPr>
                <w:webHidden/>
                <w:rPrChange w:id="1822" w:author="d" w:date="2018-05-05T20:20:00Z">
                  <w:rPr>
                    <w:webHidden/>
                  </w:rPr>
                </w:rPrChange>
              </w:rPr>
            </w:r>
          </w:ins>
          <w:r w:rsidRPr="00490E32">
            <w:rPr>
              <w:webHidden/>
              <w:rPrChange w:id="1823" w:author="d" w:date="2018-05-05T20:20:00Z">
                <w:rPr>
                  <w:webHidden/>
                </w:rPr>
              </w:rPrChange>
            </w:rPr>
            <w:fldChar w:fldCharType="separate"/>
          </w:r>
          <w:ins w:id="1824" w:author="d" w:date="2018-05-05T20:43:00Z">
            <w:r w:rsidR="00687D9D">
              <w:rPr>
                <w:webHidden/>
              </w:rPr>
              <w:t>73</w:t>
            </w:r>
          </w:ins>
          <w:ins w:id="1825" w:author="d" w:date="2018-05-05T20:19:00Z">
            <w:r w:rsidRPr="00490E32">
              <w:rPr>
                <w:webHidden/>
                <w:rPrChange w:id="1826" w:author="d" w:date="2018-05-05T20:20:00Z">
                  <w:rPr>
                    <w:webHidden/>
                  </w:rPr>
                </w:rPrChange>
              </w:rPr>
              <w:fldChar w:fldCharType="end"/>
            </w:r>
            <w:r w:rsidRPr="00490E32">
              <w:rPr>
                <w:rStyle w:val="Hyperlink"/>
                <w:rPrChange w:id="1827" w:author="d" w:date="2018-05-05T20:20:00Z">
                  <w:rPr>
                    <w:rStyle w:val="Hyperlink"/>
                  </w:rPr>
                </w:rPrChange>
              </w:rPr>
              <w:fldChar w:fldCharType="end"/>
            </w:r>
          </w:ins>
        </w:p>
        <w:p w:rsidR="00D702D0" w:rsidRPr="00490E32" w:rsidRDefault="00D702D0" w:rsidP="00A914AB">
          <w:pPr>
            <w:pStyle w:val="TOC1"/>
            <w:spacing w:after="60"/>
            <w:rPr>
              <w:ins w:id="1828" w:author="d" w:date="2018-05-05T20:19:00Z"/>
              <w:rFonts w:asciiTheme="minorHAnsi" w:hAnsiTheme="minorHAnsi" w:cstheme="minorBidi"/>
              <w:sz w:val="22"/>
              <w:szCs w:val="22"/>
              <w:lang w:eastAsia="en-US"/>
              <w:rPrChange w:id="1829" w:author="d" w:date="2018-05-05T20:20:00Z">
                <w:rPr>
                  <w:ins w:id="1830" w:author="d" w:date="2018-05-05T20:19:00Z"/>
                  <w:rFonts w:asciiTheme="minorHAnsi" w:hAnsiTheme="minorHAnsi" w:cstheme="minorBidi"/>
                  <w:b w:val="0"/>
                  <w:sz w:val="22"/>
                  <w:szCs w:val="22"/>
                  <w:lang w:eastAsia="en-US"/>
                </w:rPr>
              </w:rPrChange>
            </w:rPr>
            <w:pPrChange w:id="1831" w:author="d" w:date="2018-05-05T20:22:00Z">
              <w:pPr>
                <w:pStyle w:val="TOC1"/>
              </w:pPr>
            </w:pPrChange>
          </w:pPr>
          <w:ins w:id="1832" w:author="d" w:date="2018-05-05T20:19:00Z">
            <w:r w:rsidRPr="00490E32">
              <w:rPr>
                <w:rStyle w:val="Hyperlink"/>
                <w:rPrChange w:id="1833" w:author="d" w:date="2018-05-05T20:20:00Z">
                  <w:rPr>
                    <w:rStyle w:val="Hyperlink"/>
                  </w:rPr>
                </w:rPrChange>
              </w:rPr>
              <w:fldChar w:fldCharType="begin"/>
            </w:r>
            <w:r w:rsidRPr="00490E32">
              <w:rPr>
                <w:rStyle w:val="Hyperlink"/>
                <w:rPrChange w:id="1834" w:author="d" w:date="2018-05-05T20:20:00Z">
                  <w:rPr>
                    <w:rStyle w:val="Hyperlink"/>
                  </w:rPr>
                </w:rPrChange>
              </w:rPr>
              <w:instrText xml:space="preserve"> </w:instrText>
            </w:r>
            <w:r w:rsidRPr="00490E32">
              <w:rPr>
                <w:rPrChange w:id="1835" w:author="d" w:date="2018-05-05T20:20:00Z">
                  <w:rPr/>
                </w:rPrChange>
              </w:rPr>
              <w:instrText>HYPERLINK \l "_Toc513314981"</w:instrText>
            </w:r>
            <w:r w:rsidRPr="00490E32">
              <w:rPr>
                <w:rStyle w:val="Hyperlink"/>
                <w:rPrChange w:id="1836" w:author="d" w:date="2018-05-05T20:20:00Z">
                  <w:rPr>
                    <w:rStyle w:val="Hyperlink"/>
                  </w:rPr>
                </w:rPrChange>
              </w:rPr>
              <w:instrText xml:space="preserve"> </w:instrText>
            </w:r>
            <w:r w:rsidRPr="00490E32">
              <w:rPr>
                <w:rStyle w:val="Hyperlink"/>
                <w:rPrChange w:id="1837" w:author="d" w:date="2018-05-05T20:20:00Z">
                  <w:rPr>
                    <w:rStyle w:val="Hyperlink"/>
                  </w:rPr>
                </w:rPrChange>
              </w:rPr>
            </w:r>
            <w:r w:rsidRPr="00490E32">
              <w:rPr>
                <w:rStyle w:val="Hyperlink"/>
                <w:rPrChange w:id="1838" w:author="d" w:date="2018-05-05T20:20:00Z">
                  <w:rPr>
                    <w:rStyle w:val="Hyperlink"/>
                  </w:rPr>
                </w:rPrChange>
              </w:rPr>
              <w:fldChar w:fldCharType="separate"/>
            </w:r>
            <w:r w:rsidRPr="00490E32">
              <w:rPr>
                <w:rStyle w:val="Hyperlink"/>
                <w:rPrChange w:id="1839" w:author="d" w:date="2018-05-05T20:20:00Z">
                  <w:rPr>
                    <w:rStyle w:val="Hyperlink"/>
                  </w:rPr>
                </w:rPrChange>
              </w:rPr>
              <w:t>TÀI LIỆU THAM KHẢO</w:t>
            </w:r>
            <w:r w:rsidRPr="00490E32">
              <w:rPr>
                <w:webHidden/>
                <w:rPrChange w:id="1840" w:author="d" w:date="2018-05-05T20:20:00Z">
                  <w:rPr>
                    <w:webHidden/>
                  </w:rPr>
                </w:rPrChange>
              </w:rPr>
              <w:tab/>
            </w:r>
            <w:r w:rsidRPr="00490E32">
              <w:rPr>
                <w:webHidden/>
                <w:rPrChange w:id="1841" w:author="d" w:date="2018-05-05T20:20:00Z">
                  <w:rPr>
                    <w:webHidden/>
                  </w:rPr>
                </w:rPrChange>
              </w:rPr>
              <w:fldChar w:fldCharType="begin"/>
            </w:r>
            <w:r w:rsidRPr="00490E32">
              <w:rPr>
                <w:webHidden/>
                <w:rPrChange w:id="1842" w:author="d" w:date="2018-05-05T20:20:00Z">
                  <w:rPr>
                    <w:webHidden/>
                  </w:rPr>
                </w:rPrChange>
              </w:rPr>
              <w:instrText xml:space="preserve"> PAGEREF _Toc513314981 \h </w:instrText>
            </w:r>
            <w:r w:rsidRPr="00490E32">
              <w:rPr>
                <w:webHidden/>
                <w:rPrChange w:id="1843" w:author="d" w:date="2018-05-05T20:20:00Z">
                  <w:rPr>
                    <w:webHidden/>
                  </w:rPr>
                </w:rPrChange>
              </w:rPr>
            </w:r>
          </w:ins>
          <w:r w:rsidRPr="00490E32">
            <w:rPr>
              <w:webHidden/>
              <w:rPrChange w:id="1844" w:author="d" w:date="2018-05-05T20:20:00Z">
                <w:rPr>
                  <w:webHidden/>
                </w:rPr>
              </w:rPrChange>
            </w:rPr>
            <w:fldChar w:fldCharType="separate"/>
          </w:r>
          <w:ins w:id="1845" w:author="d" w:date="2018-05-05T20:43:00Z">
            <w:r w:rsidR="00687D9D">
              <w:rPr>
                <w:webHidden/>
              </w:rPr>
              <w:t>74</w:t>
            </w:r>
          </w:ins>
          <w:ins w:id="1846" w:author="d" w:date="2018-05-05T20:19:00Z">
            <w:r w:rsidRPr="00490E32">
              <w:rPr>
                <w:webHidden/>
                <w:rPrChange w:id="1847" w:author="d" w:date="2018-05-05T20:20:00Z">
                  <w:rPr>
                    <w:webHidden/>
                  </w:rPr>
                </w:rPrChange>
              </w:rPr>
              <w:fldChar w:fldCharType="end"/>
            </w:r>
            <w:r w:rsidRPr="00490E32">
              <w:rPr>
                <w:rStyle w:val="Hyperlink"/>
                <w:rPrChange w:id="1848" w:author="d" w:date="2018-05-05T20:20:00Z">
                  <w:rPr>
                    <w:rStyle w:val="Hyperlink"/>
                  </w:rPr>
                </w:rPrChange>
              </w:rPr>
              <w:fldChar w:fldCharType="end"/>
            </w:r>
          </w:ins>
        </w:p>
        <w:p w:rsidR="005B2DA6" w:rsidRPr="00490E32" w:rsidDel="00D702D0" w:rsidRDefault="005B2DA6" w:rsidP="00A914AB">
          <w:pPr>
            <w:pStyle w:val="TOC1"/>
            <w:spacing w:after="60"/>
            <w:rPr>
              <w:del w:id="1849" w:author="d" w:date="2018-05-05T20:19:00Z"/>
              <w:rFonts w:asciiTheme="minorHAnsi" w:hAnsiTheme="minorHAnsi" w:cstheme="minorBidi"/>
              <w:lang w:eastAsia="en-US"/>
              <w:rPrChange w:id="1850" w:author="d" w:date="2018-05-05T20:20:00Z">
                <w:rPr>
                  <w:del w:id="1851" w:author="d" w:date="2018-05-05T20:19:00Z"/>
                  <w:rFonts w:asciiTheme="minorHAnsi" w:hAnsiTheme="minorHAnsi" w:cstheme="minorBidi"/>
                  <w:lang w:eastAsia="en-US"/>
                </w:rPr>
              </w:rPrChange>
            </w:rPr>
            <w:pPrChange w:id="1852" w:author="d" w:date="2018-05-05T20:22:00Z">
              <w:pPr>
                <w:pStyle w:val="TOC1"/>
              </w:pPr>
            </w:pPrChange>
          </w:pPr>
          <w:del w:id="1853" w:author="d" w:date="2018-05-05T20:19:00Z">
            <w:r w:rsidRPr="00490E32" w:rsidDel="00D702D0">
              <w:rPr>
                <w:rStyle w:val="Hyperlink"/>
                <w:rPrChange w:id="1854" w:author="d" w:date="2018-05-05T20:20:00Z">
                  <w:rPr>
                    <w:rStyle w:val="Hyperlink"/>
                  </w:rPr>
                </w:rPrChange>
              </w:rPr>
              <w:delText>LỜI NÓI ĐẦU</w:delText>
            </w:r>
            <w:r w:rsidRPr="00490E32" w:rsidDel="00D702D0">
              <w:rPr>
                <w:webHidden/>
                <w:rPrChange w:id="1855" w:author="d" w:date="2018-05-05T20:20:00Z">
                  <w:rPr>
                    <w:webHidden/>
                  </w:rPr>
                </w:rPrChange>
              </w:rPr>
              <w:tab/>
              <w:delText>1</w:delText>
            </w:r>
          </w:del>
        </w:p>
        <w:p w:rsidR="005B2DA6" w:rsidRPr="00490E32" w:rsidDel="00D702D0" w:rsidRDefault="005B2DA6" w:rsidP="00A914AB">
          <w:pPr>
            <w:pStyle w:val="TOC1"/>
            <w:spacing w:after="60"/>
            <w:rPr>
              <w:del w:id="1856" w:author="d" w:date="2018-05-05T20:19:00Z"/>
              <w:rFonts w:asciiTheme="minorHAnsi" w:hAnsiTheme="minorHAnsi" w:cstheme="minorBidi"/>
              <w:lang w:eastAsia="en-US"/>
              <w:rPrChange w:id="1857" w:author="d" w:date="2018-05-05T20:20:00Z">
                <w:rPr>
                  <w:del w:id="1858" w:author="d" w:date="2018-05-05T20:19:00Z"/>
                  <w:rFonts w:asciiTheme="minorHAnsi" w:hAnsiTheme="minorHAnsi" w:cstheme="minorBidi"/>
                  <w:lang w:eastAsia="en-US"/>
                </w:rPr>
              </w:rPrChange>
            </w:rPr>
            <w:pPrChange w:id="1859" w:author="d" w:date="2018-05-05T20:22:00Z">
              <w:pPr>
                <w:pStyle w:val="TOC1"/>
              </w:pPr>
            </w:pPrChange>
          </w:pPr>
          <w:del w:id="1860" w:author="d" w:date="2018-05-05T20:19:00Z">
            <w:r w:rsidRPr="00490E32" w:rsidDel="00D702D0">
              <w:rPr>
                <w:rStyle w:val="Hyperlink"/>
                <w:rPrChange w:id="1861" w:author="d" w:date="2018-05-05T20:20:00Z">
                  <w:rPr>
                    <w:rStyle w:val="Hyperlink"/>
                  </w:rPr>
                </w:rPrChange>
              </w:rPr>
              <w:delText>CHƯƠNG 1: CƠ SỞ LÝ THUYẾT</w:delText>
            </w:r>
            <w:r w:rsidRPr="00490E32" w:rsidDel="00D702D0">
              <w:rPr>
                <w:webHidden/>
                <w:rPrChange w:id="1862" w:author="d" w:date="2018-05-05T20:20:00Z">
                  <w:rPr>
                    <w:webHidden/>
                  </w:rPr>
                </w:rPrChange>
              </w:rPr>
              <w:tab/>
              <w:delText>2</w:delText>
            </w:r>
          </w:del>
        </w:p>
        <w:p w:rsidR="005B2DA6" w:rsidRPr="00490E32" w:rsidDel="00D702D0" w:rsidRDefault="005B2DA6" w:rsidP="00A914AB">
          <w:pPr>
            <w:pStyle w:val="TOC2"/>
            <w:spacing w:after="60"/>
            <w:rPr>
              <w:del w:id="1863" w:author="d" w:date="2018-05-05T20:19:00Z"/>
              <w:rFonts w:asciiTheme="minorHAnsi" w:hAnsiTheme="minorHAnsi" w:cstheme="minorBidi"/>
              <w:szCs w:val="26"/>
              <w:lang w:eastAsia="en-US"/>
              <w:rPrChange w:id="1864" w:author="d" w:date="2018-05-05T20:20:00Z">
                <w:rPr>
                  <w:del w:id="1865" w:author="d" w:date="2018-05-05T20:19:00Z"/>
                  <w:rFonts w:asciiTheme="minorHAnsi" w:hAnsiTheme="minorHAnsi" w:cstheme="minorBidi"/>
                  <w:b w:val="0"/>
                  <w:szCs w:val="26"/>
                  <w:lang w:eastAsia="en-US"/>
                </w:rPr>
              </w:rPrChange>
            </w:rPr>
            <w:pPrChange w:id="1866" w:author="d" w:date="2018-05-05T20:22:00Z">
              <w:pPr>
                <w:pStyle w:val="TOC2"/>
              </w:pPr>
            </w:pPrChange>
          </w:pPr>
          <w:del w:id="1867" w:author="d" w:date="2018-05-05T20:19:00Z">
            <w:r w:rsidRPr="00490E32" w:rsidDel="00D702D0">
              <w:rPr>
                <w:rStyle w:val="Hyperlink"/>
                <w:szCs w:val="26"/>
                <w:rPrChange w:id="1868" w:author="d" w:date="2018-05-05T20:20:00Z">
                  <w:rPr>
                    <w:rStyle w:val="Hyperlink"/>
                    <w:b w:val="0"/>
                    <w:szCs w:val="26"/>
                  </w:rPr>
                </w:rPrChange>
              </w:rPr>
              <w:delText>1.1 Cơ sở dữ liệu</w:delText>
            </w:r>
            <w:r w:rsidRPr="00490E32" w:rsidDel="00D702D0">
              <w:rPr>
                <w:webHidden/>
                <w:szCs w:val="26"/>
                <w:rPrChange w:id="1869" w:author="d" w:date="2018-05-05T20:20:00Z">
                  <w:rPr>
                    <w:b w:val="0"/>
                    <w:webHidden/>
                    <w:szCs w:val="26"/>
                  </w:rPr>
                </w:rPrChange>
              </w:rPr>
              <w:tab/>
              <w:delText>2</w:delText>
            </w:r>
          </w:del>
        </w:p>
        <w:p w:rsidR="005B2DA6" w:rsidRPr="00490E32" w:rsidDel="00D702D0" w:rsidRDefault="005B2DA6" w:rsidP="00A914AB">
          <w:pPr>
            <w:pStyle w:val="TOC3"/>
            <w:spacing w:after="60"/>
            <w:rPr>
              <w:del w:id="1870" w:author="d" w:date="2018-05-05T20:19:00Z"/>
              <w:rFonts w:asciiTheme="minorHAnsi" w:hAnsiTheme="minorHAnsi" w:cstheme="minorBidi"/>
              <w:szCs w:val="26"/>
              <w:lang w:eastAsia="en-US"/>
              <w:rPrChange w:id="1871" w:author="d" w:date="2018-05-05T20:20:00Z">
                <w:rPr>
                  <w:del w:id="1872" w:author="d" w:date="2018-05-05T20:19:00Z"/>
                  <w:rFonts w:asciiTheme="minorHAnsi" w:hAnsiTheme="minorHAnsi" w:cstheme="minorBidi"/>
                  <w:b w:val="0"/>
                  <w:szCs w:val="26"/>
                  <w:lang w:eastAsia="en-US"/>
                </w:rPr>
              </w:rPrChange>
            </w:rPr>
            <w:pPrChange w:id="1873" w:author="d" w:date="2018-05-05T20:22:00Z">
              <w:pPr>
                <w:pStyle w:val="TOC3"/>
              </w:pPr>
            </w:pPrChange>
          </w:pPr>
          <w:del w:id="1874" w:author="d" w:date="2018-05-05T20:19:00Z">
            <w:r w:rsidRPr="00490E32" w:rsidDel="00D702D0">
              <w:rPr>
                <w:rStyle w:val="Hyperlink"/>
                <w:szCs w:val="26"/>
                <w:rPrChange w:id="1875" w:author="d" w:date="2018-05-05T20:20:00Z">
                  <w:rPr>
                    <w:rStyle w:val="Hyperlink"/>
                    <w:b w:val="0"/>
                    <w:szCs w:val="26"/>
                  </w:rPr>
                </w:rPrChange>
              </w:rPr>
              <w:delText>1.1.1 Định nghĩa</w:delText>
            </w:r>
            <w:r w:rsidRPr="00490E32" w:rsidDel="00D702D0">
              <w:rPr>
                <w:webHidden/>
                <w:szCs w:val="26"/>
                <w:rPrChange w:id="1876" w:author="d" w:date="2018-05-05T20:20:00Z">
                  <w:rPr>
                    <w:b w:val="0"/>
                    <w:webHidden/>
                    <w:szCs w:val="26"/>
                  </w:rPr>
                </w:rPrChange>
              </w:rPr>
              <w:tab/>
              <w:delText>2</w:delText>
            </w:r>
          </w:del>
        </w:p>
        <w:p w:rsidR="005B2DA6" w:rsidRPr="00490E32" w:rsidDel="00D702D0" w:rsidRDefault="005B2DA6" w:rsidP="00A914AB">
          <w:pPr>
            <w:pStyle w:val="TOC3"/>
            <w:spacing w:after="60"/>
            <w:rPr>
              <w:del w:id="1877" w:author="d" w:date="2018-05-05T20:19:00Z"/>
              <w:rFonts w:asciiTheme="minorHAnsi" w:hAnsiTheme="minorHAnsi" w:cstheme="minorBidi"/>
              <w:szCs w:val="26"/>
              <w:lang w:eastAsia="en-US"/>
              <w:rPrChange w:id="1878" w:author="d" w:date="2018-05-05T20:20:00Z">
                <w:rPr>
                  <w:del w:id="1879" w:author="d" w:date="2018-05-05T20:19:00Z"/>
                  <w:rFonts w:asciiTheme="minorHAnsi" w:hAnsiTheme="minorHAnsi" w:cstheme="minorBidi"/>
                  <w:b w:val="0"/>
                  <w:szCs w:val="26"/>
                  <w:lang w:eastAsia="en-US"/>
                </w:rPr>
              </w:rPrChange>
            </w:rPr>
            <w:pPrChange w:id="1880" w:author="d" w:date="2018-05-05T20:22:00Z">
              <w:pPr>
                <w:pStyle w:val="TOC3"/>
              </w:pPr>
            </w:pPrChange>
          </w:pPr>
          <w:del w:id="1881" w:author="d" w:date="2018-05-05T20:19:00Z">
            <w:r w:rsidRPr="00490E32" w:rsidDel="00D702D0">
              <w:rPr>
                <w:rStyle w:val="Hyperlink"/>
                <w:szCs w:val="26"/>
                <w:shd w:val="clear" w:color="auto" w:fill="FFFFFF"/>
                <w:rPrChange w:id="1882" w:author="d" w:date="2018-05-05T20:20:00Z">
                  <w:rPr>
                    <w:rStyle w:val="Hyperlink"/>
                    <w:b w:val="0"/>
                    <w:szCs w:val="26"/>
                    <w:shd w:val="clear" w:color="auto" w:fill="FFFFFF"/>
                  </w:rPr>
                </w:rPrChange>
              </w:rPr>
              <w:delText>1.1.2</w:delText>
            </w:r>
            <w:r w:rsidRPr="00490E32" w:rsidDel="00D702D0">
              <w:rPr>
                <w:rStyle w:val="Hyperlink"/>
                <w:szCs w:val="26"/>
                <w:rPrChange w:id="1883" w:author="d" w:date="2018-05-05T20:20:00Z">
                  <w:rPr>
                    <w:rStyle w:val="Hyperlink"/>
                    <w:b w:val="0"/>
                    <w:szCs w:val="26"/>
                  </w:rPr>
                </w:rPrChange>
              </w:rPr>
              <w:delText xml:space="preserve"> Ưu điểm:</w:delText>
            </w:r>
            <w:r w:rsidRPr="00490E32" w:rsidDel="00D702D0">
              <w:rPr>
                <w:webHidden/>
                <w:szCs w:val="26"/>
                <w:rPrChange w:id="1884" w:author="d" w:date="2018-05-05T20:20:00Z">
                  <w:rPr>
                    <w:b w:val="0"/>
                    <w:webHidden/>
                    <w:szCs w:val="26"/>
                  </w:rPr>
                </w:rPrChange>
              </w:rPr>
              <w:tab/>
              <w:delText>2</w:delText>
            </w:r>
          </w:del>
        </w:p>
        <w:p w:rsidR="005B2DA6" w:rsidRPr="00490E32" w:rsidDel="00D702D0" w:rsidRDefault="005B2DA6" w:rsidP="00A914AB">
          <w:pPr>
            <w:pStyle w:val="TOC3"/>
            <w:spacing w:after="60"/>
            <w:rPr>
              <w:del w:id="1885" w:author="d" w:date="2018-05-05T20:19:00Z"/>
              <w:rFonts w:asciiTheme="minorHAnsi" w:hAnsiTheme="minorHAnsi" w:cstheme="minorBidi"/>
              <w:szCs w:val="26"/>
              <w:lang w:eastAsia="en-US"/>
              <w:rPrChange w:id="1886" w:author="d" w:date="2018-05-05T20:20:00Z">
                <w:rPr>
                  <w:del w:id="1887" w:author="d" w:date="2018-05-05T20:19:00Z"/>
                  <w:rFonts w:asciiTheme="minorHAnsi" w:hAnsiTheme="minorHAnsi" w:cstheme="minorBidi"/>
                  <w:b w:val="0"/>
                  <w:szCs w:val="26"/>
                  <w:lang w:eastAsia="en-US"/>
                </w:rPr>
              </w:rPrChange>
            </w:rPr>
            <w:pPrChange w:id="1888" w:author="d" w:date="2018-05-05T20:22:00Z">
              <w:pPr>
                <w:pStyle w:val="TOC3"/>
              </w:pPr>
            </w:pPrChange>
          </w:pPr>
          <w:del w:id="1889" w:author="d" w:date="2018-05-05T20:19:00Z">
            <w:r w:rsidRPr="00490E32" w:rsidDel="00D702D0">
              <w:rPr>
                <w:rStyle w:val="Hyperlink"/>
                <w:szCs w:val="26"/>
                <w:rPrChange w:id="1890" w:author="d" w:date="2018-05-05T20:20:00Z">
                  <w:rPr>
                    <w:rStyle w:val="Hyperlink"/>
                    <w:b w:val="0"/>
                    <w:szCs w:val="26"/>
                  </w:rPr>
                </w:rPrChange>
              </w:rPr>
              <w:delText>1.1.3 Nhược điểm:</w:delText>
            </w:r>
            <w:r w:rsidRPr="00490E32" w:rsidDel="00D702D0">
              <w:rPr>
                <w:webHidden/>
                <w:szCs w:val="26"/>
                <w:rPrChange w:id="1891" w:author="d" w:date="2018-05-05T20:20:00Z">
                  <w:rPr>
                    <w:b w:val="0"/>
                    <w:webHidden/>
                    <w:szCs w:val="26"/>
                  </w:rPr>
                </w:rPrChange>
              </w:rPr>
              <w:tab/>
              <w:delText>2</w:delText>
            </w:r>
          </w:del>
        </w:p>
        <w:p w:rsidR="005B2DA6" w:rsidRPr="00490E32" w:rsidDel="00D702D0" w:rsidRDefault="005B2DA6" w:rsidP="00A914AB">
          <w:pPr>
            <w:pStyle w:val="TOC3"/>
            <w:spacing w:after="60"/>
            <w:rPr>
              <w:del w:id="1892" w:author="d" w:date="2018-05-05T20:19:00Z"/>
              <w:rFonts w:asciiTheme="minorHAnsi" w:hAnsiTheme="minorHAnsi" w:cstheme="minorBidi"/>
              <w:szCs w:val="26"/>
              <w:lang w:eastAsia="en-US"/>
              <w:rPrChange w:id="1893" w:author="d" w:date="2018-05-05T20:20:00Z">
                <w:rPr>
                  <w:del w:id="1894" w:author="d" w:date="2018-05-05T20:19:00Z"/>
                  <w:rFonts w:asciiTheme="minorHAnsi" w:hAnsiTheme="minorHAnsi" w:cstheme="minorBidi"/>
                  <w:b w:val="0"/>
                  <w:szCs w:val="26"/>
                  <w:lang w:eastAsia="en-US"/>
                </w:rPr>
              </w:rPrChange>
            </w:rPr>
            <w:pPrChange w:id="1895" w:author="d" w:date="2018-05-05T20:22:00Z">
              <w:pPr>
                <w:pStyle w:val="TOC3"/>
              </w:pPr>
            </w:pPrChange>
          </w:pPr>
          <w:del w:id="1896" w:author="d" w:date="2018-05-05T20:19:00Z">
            <w:r w:rsidRPr="00490E32" w:rsidDel="00D702D0">
              <w:rPr>
                <w:rStyle w:val="Hyperlink"/>
                <w:szCs w:val="26"/>
                <w:rPrChange w:id="1897" w:author="d" w:date="2018-05-05T20:20:00Z">
                  <w:rPr>
                    <w:rStyle w:val="Hyperlink"/>
                    <w:b w:val="0"/>
                    <w:szCs w:val="26"/>
                  </w:rPr>
                </w:rPrChange>
              </w:rPr>
              <w:delText>1.1.4 Tính chất:</w:delText>
            </w:r>
            <w:r w:rsidRPr="00490E32" w:rsidDel="00D702D0">
              <w:rPr>
                <w:webHidden/>
                <w:szCs w:val="26"/>
                <w:rPrChange w:id="1898" w:author="d" w:date="2018-05-05T20:20:00Z">
                  <w:rPr>
                    <w:b w:val="0"/>
                    <w:webHidden/>
                    <w:szCs w:val="26"/>
                  </w:rPr>
                </w:rPrChange>
              </w:rPr>
              <w:tab/>
              <w:delText>3</w:delText>
            </w:r>
          </w:del>
        </w:p>
        <w:p w:rsidR="005B2DA6" w:rsidRPr="00490E32" w:rsidDel="00D702D0" w:rsidRDefault="005B2DA6" w:rsidP="00A914AB">
          <w:pPr>
            <w:pStyle w:val="TOC3"/>
            <w:spacing w:after="60"/>
            <w:rPr>
              <w:del w:id="1899" w:author="d" w:date="2018-05-05T20:19:00Z"/>
              <w:rFonts w:asciiTheme="minorHAnsi" w:hAnsiTheme="minorHAnsi" w:cstheme="minorBidi"/>
              <w:szCs w:val="26"/>
              <w:lang w:eastAsia="en-US"/>
              <w:rPrChange w:id="1900" w:author="d" w:date="2018-05-05T20:20:00Z">
                <w:rPr>
                  <w:del w:id="1901" w:author="d" w:date="2018-05-05T20:19:00Z"/>
                  <w:rFonts w:asciiTheme="minorHAnsi" w:hAnsiTheme="minorHAnsi" w:cstheme="minorBidi"/>
                  <w:b w:val="0"/>
                  <w:szCs w:val="26"/>
                  <w:lang w:eastAsia="en-US"/>
                </w:rPr>
              </w:rPrChange>
            </w:rPr>
            <w:pPrChange w:id="1902" w:author="d" w:date="2018-05-05T20:22:00Z">
              <w:pPr>
                <w:pStyle w:val="TOC3"/>
              </w:pPr>
            </w:pPrChange>
          </w:pPr>
          <w:del w:id="1903" w:author="d" w:date="2018-05-05T20:19:00Z">
            <w:r w:rsidRPr="00490E32" w:rsidDel="00D702D0">
              <w:rPr>
                <w:rStyle w:val="Hyperlink"/>
                <w:szCs w:val="26"/>
                <w:rPrChange w:id="1904" w:author="d" w:date="2018-05-05T20:20:00Z">
                  <w:rPr>
                    <w:rStyle w:val="Hyperlink"/>
                    <w:b w:val="0"/>
                    <w:szCs w:val="26"/>
                  </w:rPr>
                </w:rPrChange>
              </w:rPr>
              <w:delText>1.1.5 Tổ chức cơ sở dữ liệu:</w:delText>
            </w:r>
            <w:r w:rsidRPr="00490E32" w:rsidDel="00D702D0">
              <w:rPr>
                <w:webHidden/>
                <w:szCs w:val="26"/>
                <w:rPrChange w:id="1905" w:author="d" w:date="2018-05-05T20:20:00Z">
                  <w:rPr>
                    <w:b w:val="0"/>
                    <w:webHidden/>
                    <w:szCs w:val="26"/>
                  </w:rPr>
                </w:rPrChange>
              </w:rPr>
              <w:tab/>
              <w:delText>3</w:delText>
            </w:r>
          </w:del>
        </w:p>
        <w:p w:rsidR="005B2DA6" w:rsidRPr="00490E32" w:rsidDel="00D702D0" w:rsidRDefault="005B2DA6" w:rsidP="00A914AB">
          <w:pPr>
            <w:pStyle w:val="TOC3"/>
            <w:spacing w:after="60"/>
            <w:rPr>
              <w:del w:id="1906" w:author="d" w:date="2018-05-05T20:19:00Z"/>
              <w:rFonts w:asciiTheme="minorHAnsi" w:hAnsiTheme="minorHAnsi" w:cstheme="minorBidi"/>
              <w:szCs w:val="26"/>
              <w:lang w:eastAsia="en-US"/>
              <w:rPrChange w:id="1907" w:author="d" w:date="2018-05-05T20:20:00Z">
                <w:rPr>
                  <w:del w:id="1908" w:author="d" w:date="2018-05-05T20:19:00Z"/>
                  <w:rFonts w:asciiTheme="minorHAnsi" w:hAnsiTheme="minorHAnsi" w:cstheme="minorBidi"/>
                  <w:b w:val="0"/>
                  <w:szCs w:val="26"/>
                  <w:lang w:eastAsia="en-US"/>
                </w:rPr>
              </w:rPrChange>
            </w:rPr>
            <w:pPrChange w:id="1909" w:author="d" w:date="2018-05-05T20:22:00Z">
              <w:pPr>
                <w:pStyle w:val="TOC3"/>
              </w:pPr>
            </w:pPrChange>
          </w:pPr>
          <w:del w:id="1910" w:author="d" w:date="2018-05-05T20:19:00Z">
            <w:r w:rsidRPr="00490E32" w:rsidDel="00D702D0">
              <w:rPr>
                <w:rStyle w:val="Hyperlink"/>
                <w:rFonts w:eastAsia="Times New Roman"/>
                <w:szCs w:val="26"/>
                <w:rPrChange w:id="1911" w:author="d" w:date="2018-05-05T20:20:00Z">
                  <w:rPr>
                    <w:rStyle w:val="Hyperlink"/>
                    <w:rFonts w:eastAsia="Times New Roman"/>
                    <w:b w:val="0"/>
                    <w:szCs w:val="26"/>
                  </w:rPr>
                </w:rPrChange>
              </w:rPr>
              <w:delText>1.1.6 Phân loại:</w:delText>
            </w:r>
            <w:r w:rsidRPr="00490E32" w:rsidDel="00D702D0">
              <w:rPr>
                <w:webHidden/>
                <w:szCs w:val="26"/>
                <w:rPrChange w:id="1912" w:author="d" w:date="2018-05-05T20:20:00Z">
                  <w:rPr>
                    <w:b w:val="0"/>
                    <w:webHidden/>
                    <w:szCs w:val="26"/>
                  </w:rPr>
                </w:rPrChange>
              </w:rPr>
              <w:tab/>
              <w:delText>3</w:delText>
            </w:r>
          </w:del>
        </w:p>
        <w:p w:rsidR="005B2DA6" w:rsidRPr="00490E32" w:rsidDel="00D702D0" w:rsidRDefault="005B2DA6" w:rsidP="00A914AB">
          <w:pPr>
            <w:pStyle w:val="TOC2"/>
            <w:spacing w:after="60"/>
            <w:rPr>
              <w:del w:id="1913" w:author="d" w:date="2018-05-05T20:19:00Z"/>
              <w:rFonts w:asciiTheme="minorHAnsi" w:hAnsiTheme="minorHAnsi" w:cstheme="minorBidi"/>
              <w:szCs w:val="26"/>
              <w:lang w:eastAsia="en-US"/>
              <w:rPrChange w:id="1914" w:author="d" w:date="2018-05-05T20:20:00Z">
                <w:rPr>
                  <w:del w:id="1915" w:author="d" w:date="2018-05-05T20:19:00Z"/>
                  <w:rFonts w:asciiTheme="minorHAnsi" w:hAnsiTheme="minorHAnsi" w:cstheme="minorBidi"/>
                  <w:b w:val="0"/>
                  <w:szCs w:val="26"/>
                  <w:lang w:eastAsia="en-US"/>
                </w:rPr>
              </w:rPrChange>
            </w:rPr>
            <w:pPrChange w:id="1916" w:author="d" w:date="2018-05-05T20:22:00Z">
              <w:pPr>
                <w:pStyle w:val="TOC2"/>
              </w:pPr>
            </w:pPrChange>
          </w:pPr>
          <w:del w:id="1917" w:author="d" w:date="2018-05-05T20:19:00Z">
            <w:r w:rsidRPr="00490E32" w:rsidDel="00D702D0">
              <w:rPr>
                <w:rStyle w:val="Hyperlink"/>
                <w:szCs w:val="26"/>
                <w:rPrChange w:id="1918" w:author="d" w:date="2018-05-05T20:20:00Z">
                  <w:rPr>
                    <w:rStyle w:val="Hyperlink"/>
                    <w:b w:val="0"/>
                    <w:szCs w:val="26"/>
                  </w:rPr>
                </w:rPrChange>
              </w:rPr>
              <w:delText>1.2 Hệ quản trị cơ sở dữ liệu</w:delText>
            </w:r>
            <w:r w:rsidRPr="00490E32" w:rsidDel="00D702D0">
              <w:rPr>
                <w:webHidden/>
                <w:szCs w:val="26"/>
                <w:rPrChange w:id="1919" w:author="d" w:date="2018-05-05T20:20:00Z">
                  <w:rPr>
                    <w:b w:val="0"/>
                    <w:webHidden/>
                    <w:szCs w:val="26"/>
                  </w:rPr>
                </w:rPrChange>
              </w:rPr>
              <w:tab/>
              <w:delText>3</w:delText>
            </w:r>
          </w:del>
        </w:p>
        <w:p w:rsidR="005B2DA6" w:rsidRPr="00490E32" w:rsidDel="00D702D0" w:rsidRDefault="005B2DA6" w:rsidP="00A914AB">
          <w:pPr>
            <w:pStyle w:val="TOC3"/>
            <w:spacing w:after="60"/>
            <w:rPr>
              <w:del w:id="1920" w:author="d" w:date="2018-05-05T20:19:00Z"/>
              <w:rFonts w:asciiTheme="minorHAnsi" w:hAnsiTheme="minorHAnsi" w:cstheme="minorBidi"/>
              <w:szCs w:val="26"/>
              <w:lang w:eastAsia="en-US"/>
              <w:rPrChange w:id="1921" w:author="d" w:date="2018-05-05T20:20:00Z">
                <w:rPr>
                  <w:del w:id="1922" w:author="d" w:date="2018-05-05T20:19:00Z"/>
                  <w:rFonts w:asciiTheme="minorHAnsi" w:hAnsiTheme="minorHAnsi" w:cstheme="minorBidi"/>
                  <w:b w:val="0"/>
                  <w:szCs w:val="26"/>
                  <w:lang w:eastAsia="en-US"/>
                </w:rPr>
              </w:rPrChange>
            </w:rPr>
            <w:pPrChange w:id="1923" w:author="d" w:date="2018-05-05T20:22:00Z">
              <w:pPr>
                <w:pStyle w:val="TOC3"/>
              </w:pPr>
            </w:pPrChange>
          </w:pPr>
          <w:del w:id="1924" w:author="d" w:date="2018-05-05T20:19:00Z">
            <w:r w:rsidRPr="00490E32" w:rsidDel="00D702D0">
              <w:rPr>
                <w:rStyle w:val="Hyperlink"/>
                <w:szCs w:val="26"/>
                <w:rPrChange w:id="1925" w:author="d" w:date="2018-05-05T20:20:00Z">
                  <w:rPr>
                    <w:rStyle w:val="Hyperlink"/>
                    <w:b w:val="0"/>
                    <w:szCs w:val="26"/>
                  </w:rPr>
                </w:rPrChange>
              </w:rPr>
              <w:delText>1.2.1 Định nghĩa</w:delText>
            </w:r>
            <w:r w:rsidRPr="00490E32" w:rsidDel="00D702D0">
              <w:rPr>
                <w:webHidden/>
                <w:szCs w:val="26"/>
                <w:rPrChange w:id="1926" w:author="d" w:date="2018-05-05T20:20:00Z">
                  <w:rPr>
                    <w:b w:val="0"/>
                    <w:webHidden/>
                    <w:szCs w:val="26"/>
                  </w:rPr>
                </w:rPrChange>
              </w:rPr>
              <w:tab/>
              <w:delText>3</w:delText>
            </w:r>
          </w:del>
        </w:p>
        <w:p w:rsidR="005B2DA6" w:rsidRPr="00490E32" w:rsidDel="00D702D0" w:rsidRDefault="005B2DA6" w:rsidP="00A914AB">
          <w:pPr>
            <w:pStyle w:val="TOC3"/>
            <w:spacing w:after="60"/>
            <w:rPr>
              <w:del w:id="1927" w:author="d" w:date="2018-05-05T20:19:00Z"/>
              <w:rFonts w:asciiTheme="minorHAnsi" w:hAnsiTheme="minorHAnsi" w:cstheme="minorBidi"/>
              <w:szCs w:val="26"/>
              <w:lang w:eastAsia="en-US"/>
              <w:rPrChange w:id="1928" w:author="d" w:date="2018-05-05T20:20:00Z">
                <w:rPr>
                  <w:del w:id="1929" w:author="d" w:date="2018-05-05T20:19:00Z"/>
                  <w:rFonts w:asciiTheme="minorHAnsi" w:hAnsiTheme="minorHAnsi" w:cstheme="minorBidi"/>
                  <w:b w:val="0"/>
                  <w:szCs w:val="26"/>
                  <w:lang w:eastAsia="en-US"/>
                </w:rPr>
              </w:rPrChange>
            </w:rPr>
            <w:pPrChange w:id="1930" w:author="d" w:date="2018-05-05T20:22:00Z">
              <w:pPr>
                <w:pStyle w:val="TOC3"/>
              </w:pPr>
            </w:pPrChange>
          </w:pPr>
          <w:del w:id="1931" w:author="d" w:date="2018-05-05T20:19:00Z">
            <w:r w:rsidRPr="00490E32" w:rsidDel="00D702D0">
              <w:rPr>
                <w:rStyle w:val="Hyperlink"/>
                <w:rFonts w:eastAsia="Times New Roman"/>
                <w:szCs w:val="26"/>
                <w:rPrChange w:id="1932" w:author="d" w:date="2018-05-05T20:20:00Z">
                  <w:rPr>
                    <w:rStyle w:val="Hyperlink"/>
                    <w:rFonts w:eastAsia="Times New Roman"/>
                    <w:b w:val="0"/>
                    <w:szCs w:val="26"/>
                  </w:rPr>
                </w:rPrChange>
              </w:rPr>
              <w:delText>1.</w:delText>
            </w:r>
            <w:r w:rsidRPr="00490E32" w:rsidDel="00D702D0">
              <w:rPr>
                <w:rStyle w:val="Hyperlink"/>
                <w:szCs w:val="26"/>
                <w:rPrChange w:id="1933" w:author="d" w:date="2018-05-05T20:20:00Z">
                  <w:rPr>
                    <w:rStyle w:val="Hyperlink"/>
                    <w:b w:val="0"/>
                    <w:szCs w:val="26"/>
                  </w:rPr>
                </w:rPrChange>
              </w:rPr>
              <w:delText>2.</w:delText>
            </w:r>
            <w:r w:rsidRPr="00490E32" w:rsidDel="00D702D0">
              <w:rPr>
                <w:rStyle w:val="Hyperlink"/>
                <w:rFonts w:eastAsia="Times New Roman"/>
                <w:szCs w:val="26"/>
                <w:rPrChange w:id="1934" w:author="d" w:date="2018-05-05T20:20:00Z">
                  <w:rPr>
                    <w:rStyle w:val="Hyperlink"/>
                    <w:rFonts w:eastAsia="Times New Roman"/>
                    <w:b w:val="0"/>
                    <w:szCs w:val="26"/>
                  </w:rPr>
                </w:rPrChange>
              </w:rPr>
              <w:delText>2 Ưu điểm của Hệ quản trị cơ sở dữ liệu:</w:delText>
            </w:r>
            <w:r w:rsidRPr="00490E32" w:rsidDel="00D702D0">
              <w:rPr>
                <w:webHidden/>
                <w:szCs w:val="26"/>
                <w:rPrChange w:id="1935" w:author="d" w:date="2018-05-05T20:20:00Z">
                  <w:rPr>
                    <w:b w:val="0"/>
                    <w:webHidden/>
                    <w:szCs w:val="26"/>
                  </w:rPr>
                </w:rPrChange>
              </w:rPr>
              <w:tab/>
              <w:delText>3</w:delText>
            </w:r>
          </w:del>
        </w:p>
        <w:p w:rsidR="005B2DA6" w:rsidRPr="00490E32" w:rsidDel="00D702D0" w:rsidRDefault="005B2DA6" w:rsidP="00A914AB">
          <w:pPr>
            <w:pStyle w:val="TOC3"/>
            <w:spacing w:after="60"/>
            <w:rPr>
              <w:del w:id="1936" w:author="d" w:date="2018-05-05T20:19:00Z"/>
              <w:rFonts w:asciiTheme="minorHAnsi" w:hAnsiTheme="minorHAnsi" w:cstheme="minorBidi"/>
              <w:szCs w:val="26"/>
              <w:lang w:eastAsia="en-US"/>
              <w:rPrChange w:id="1937" w:author="d" w:date="2018-05-05T20:20:00Z">
                <w:rPr>
                  <w:del w:id="1938" w:author="d" w:date="2018-05-05T20:19:00Z"/>
                  <w:rFonts w:asciiTheme="minorHAnsi" w:hAnsiTheme="minorHAnsi" w:cstheme="minorBidi"/>
                  <w:b w:val="0"/>
                  <w:szCs w:val="26"/>
                  <w:lang w:eastAsia="en-US"/>
                </w:rPr>
              </w:rPrChange>
            </w:rPr>
            <w:pPrChange w:id="1939" w:author="d" w:date="2018-05-05T20:22:00Z">
              <w:pPr>
                <w:pStyle w:val="TOC3"/>
              </w:pPr>
            </w:pPrChange>
          </w:pPr>
          <w:del w:id="1940" w:author="d" w:date="2018-05-05T20:19:00Z">
            <w:r w:rsidRPr="00490E32" w:rsidDel="00D702D0">
              <w:rPr>
                <w:rStyle w:val="Hyperlink"/>
                <w:rFonts w:eastAsia="Times New Roman"/>
                <w:szCs w:val="26"/>
                <w:rPrChange w:id="1941" w:author="d" w:date="2018-05-05T20:20:00Z">
                  <w:rPr>
                    <w:rStyle w:val="Hyperlink"/>
                    <w:rFonts w:eastAsia="Times New Roman"/>
                    <w:b w:val="0"/>
                    <w:szCs w:val="26"/>
                  </w:rPr>
                </w:rPrChange>
              </w:rPr>
              <w:delText>1.2.3 Nhược điểm:</w:delText>
            </w:r>
            <w:r w:rsidRPr="00490E32" w:rsidDel="00D702D0">
              <w:rPr>
                <w:webHidden/>
                <w:szCs w:val="26"/>
                <w:rPrChange w:id="1942" w:author="d" w:date="2018-05-05T20:20:00Z">
                  <w:rPr>
                    <w:b w:val="0"/>
                    <w:webHidden/>
                    <w:szCs w:val="26"/>
                  </w:rPr>
                </w:rPrChange>
              </w:rPr>
              <w:tab/>
              <w:delText>4</w:delText>
            </w:r>
          </w:del>
        </w:p>
        <w:p w:rsidR="005B2DA6" w:rsidRPr="00490E32" w:rsidDel="00D702D0" w:rsidRDefault="005B2DA6" w:rsidP="00A914AB">
          <w:pPr>
            <w:pStyle w:val="TOC3"/>
            <w:spacing w:after="60"/>
            <w:rPr>
              <w:del w:id="1943" w:author="d" w:date="2018-05-05T20:19:00Z"/>
              <w:rFonts w:asciiTheme="minorHAnsi" w:hAnsiTheme="minorHAnsi" w:cstheme="minorBidi"/>
              <w:szCs w:val="26"/>
              <w:lang w:eastAsia="en-US"/>
              <w:rPrChange w:id="1944" w:author="d" w:date="2018-05-05T20:20:00Z">
                <w:rPr>
                  <w:del w:id="1945" w:author="d" w:date="2018-05-05T20:19:00Z"/>
                  <w:rFonts w:asciiTheme="minorHAnsi" w:hAnsiTheme="minorHAnsi" w:cstheme="minorBidi"/>
                  <w:b w:val="0"/>
                  <w:szCs w:val="26"/>
                  <w:lang w:eastAsia="en-US"/>
                </w:rPr>
              </w:rPrChange>
            </w:rPr>
            <w:pPrChange w:id="1946" w:author="d" w:date="2018-05-05T20:22:00Z">
              <w:pPr>
                <w:pStyle w:val="TOC3"/>
              </w:pPr>
            </w:pPrChange>
          </w:pPr>
          <w:del w:id="1947" w:author="d" w:date="2018-05-05T20:19:00Z">
            <w:r w:rsidRPr="00490E32" w:rsidDel="00D702D0">
              <w:rPr>
                <w:rStyle w:val="Hyperlink"/>
                <w:szCs w:val="26"/>
                <w:rPrChange w:id="1948" w:author="d" w:date="2018-05-05T20:20:00Z">
                  <w:rPr>
                    <w:rStyle w:val="Hyperlink"/>
                    <w:b w:val="0"/>
                    <w:szCs w:val="26"/>
                  </w:rPr>
                </w:rPrChange>
              </w:rPr>
              <w:delText>1.</w:delText>
            </w:r>
            <w:r w:rsidRPr="00490E32" w:rsidDel="00D702D0">
              <w:rPr>
                <w:rStyle w:val="Hyperlink"/>
                <w:rFonts w:eastAsia="Times New Roman"/>
                <w:szCs w:val="26"/>
                <w:rPrChange w:id="1949" w:author="d" w:date="2018-05-05T20:20:00Z">
                  <w:rPr>
                    <w:rStyle w:val="Hyperlink"/>
                    <w:rFonts w:eastAsia="Times New Roman"/>
                    <w:b w:val="0"/>
                    <w:szCs w:val="26"/>
                  </w:rPr>
                </w:rPrChange>
              </w:rPr>
              <w:delText>2.</w:delText>
            </w:r>
            <w:r w:rsidRPr="00490E32" w:rsidDel="00D702D0">
              <w:rPr>
                <w:rStyle w:val="Hyperlink"/>
                <w:szCs w:val="26"/>
                <w:rPrChange w:id="1950" w:author="d" w:date="2018-05-05T20:20:00Z">
                  <w:rPr>
                    <w:rStyle w:val="Hyperlink"/>
                    <w:b w:val="0"/>
                    <w:szCs w:val="26"/>
                  </w:rPr>
                </w:rPrChange>
              </w:rPr>
              <w:delText xml:space="preserve">4 Các khả năng của hệ quản trị </w:delText>
            </w:r>
            <w:r w:rsidRPr="00490E32" w:rsidDel="00D702D0">
              <w:rPr>
                <w:rStyle w:val="Hyperlink"/>
                <w:rFonts w:eastAsia="Times New Roman"/>
                <w:szCs w:val="26"/>
                <w:rPrChange w:id="1951" w:author="d" w:date="2018-05-05T20:20:00Z">
                  <w:rPr>
                    <w:rStyle w:val="Hyperlink"/>
                    <w:rFonts w:eastAsia="Times New Roman"/>
                    <w:b w:val="0"/>
                    <w:szCs w:val="26"/>
                  </w:rPr>
                </w:rPrChange>
              </w:rPr>
              <w:delText>cơ sở dữ liệu</w:delText>
            </w:r>
            <w:r w:rsidRPr="00490E32" w:rsidDel="00D702D0">
              <w:rPr>
                <w:webHidden/>
                <w:szCs w:val="26"/>
                <w:rPrChange w:id="1952" w:author="d" w:date="2018-05-05T20:20:00Z">
                  <w:rPr>
                    <w:b w:val="0"/>
                    <w:webHidden/>
                    <w:szCs w:val="26"/>
                  </w:rPr>
                </w:rPrChange>
              </w:rPr>
              <w:tab/>
              <w:delText>4</w:delText>
            </w:r>
          </w:del>
        </w:p>
        <w:p w:rsidR="005B2DA6" w:rsidRPr="00490E32" w:rsidDel="00D702D0" w:rsidRDefault="005B2DA6" w:rsidP="00A914AB">
          <w:pPr>
            <w:pStyle w:val="TOC3"/>
            <w:spacing w:after="60"/>
            <w:rPr>
              <w:del w:id="1953" w:author="d" w:date="2018-05-05T20:19:00Z"/>
              <w:rFonts w:asciiTheme="minorHAnsi" w:hAnsiTheme="minorHAnsi" w:cstheme="minorBidi"/>
              <w:szCs w:val="26"/>
              <w:lang w:eastAsia="en-US"/>
              <w:rPrChange w:id="1954" w:author="d" w:date="2018-05-05T20:20:00Z">
                <w:rPr>
                  <w:del w:id="1955" w:author="d" w:date="2018-05-05T20:19:00Z"/>
                  <w:rFonts w:asciiTheme="minorHAnsi" w:hAnsiTheme="minorHAnsi" w:cstheme="minorBidi"/>
                  <w:b w:val="0"/>
                  <w:szCs w:val="26"/>
                  <w:lang w:eastAsia="en-US"/>
                </w:rPr>
              </w:rPrChange>
            </w:rPr>
            <w:pPrChange w:id="1956" w:author="d" w:date="2018-05-05T20:22:00Z">
              <w:pPr>
                <w:pStyle w:val="TOC3"/>
              </w:pPr>
            </w:pPrChange>
          </w:pPr>
          <w:del w:id="1957" w:author="d" w:date="2018-05-05T20:19:00Z">
            <w:r w:rsidRPr="00490E32" w:rsidDel="00D702D0">
              <w:rPr>
                <w:rStyle w:val="Hyperlink"/>
                <w:rFonts w:eastAsia="Times New Roman"/>
                <w:szCs w:val="26"/>
                <w:rPrChange w:id="1958" w:author="d" w:date="2018-05-05T20:20:00Z">
                  <w:rPr>
                    <w:rStyle w:val="Hyperlink"/>
                    <w:rFonts w:eastAsia="Times New Roman"/>
                    <w:b w:val="0"/>
                    <w:szCs w:val="26"/>
                  </w:rPr>
                </w:rPrChange>
              </w:rPr>
              <w:delText>1.2.5 Các hệ quản trị cơ sở dữ liệu đều thực hiện các chức năng sau :</w:delText>
            </w:r>
            <w:r w:rsidRPr="00490E32" w:rsidDel="00D702D0">
              <w:rPr>
                <w:webHidden/>
                <w:szCs w:val="26"/>
                <w:rPrChange w:id="1959" w:author="d" w:date="2018-05-05T20:20:00Z">
                  <w:rPr>
                    <w:b w:val="0"/>
                    <w:webHidden/>
                    <w:szCs w:val="26"/>
                  </w:rPr>
                </w:rPrChange>
              </w:rPr>
              <w:tab/>
              <w:delText>4</w:delText>
            </w:r>
          </w:del>
        </w:p>
        <w:p w:rsidR="005B2DA6" w:rsidRPr="00490E32" w:rsidDel="00D702D0" w:rsidRDefault="005B2DA6" w:rsidP="00A914AB">
          <w:pPr>
            <w:pStyle w:val="TOC3"/>
            <w:spacing w:after="60"/>
            <w:rPr>
              <w:del w:id="1960" w:author="d" w:date="2018-05-05T20:19:00Z"/>
              <w:rFonts w:asciiTheme="minorHAnsi" w:hAnsiTheme="minorHAnsi" w:cstheme="minorBidi"/>
              <w:szCs w:val="26"/>
              <w:lang w:eastAsia="en-US"/>
              <w:rPrChange w:id="1961" w:author="d" w:date="2018-05-05T20:20:00Z">
                <w:rPr>
                  <w:del w:id="1962" w:author="d" w:date="2018-05-05T20:19:00Z"/>
                  <w:rFonts w:asciiTheme="minorHAnsi" w:hAnsiTheme="minorHAnsi" w:cstheme="minorBidi"/>
                  <w:b w:val="0"/>
                  <w:szCs w:val="26"/>
                  <w:lang w:eastAsia="en-US"/>
                </w:rPr>
              </w:rPrChange>
            </w:rPr>
            <w:pPrChange w:id="1963" w:author="d" w:date="2018-05-05T20:22:00Z">
              <w:pPr>
                <w:pStyle w:val="TOC3"/>
              </w:pPr>
            </w:pPrChange>
          </w:pPr>
          <w:del w:id="1964" w:author="d" w:date="2018-05-05T20:19:00Z">
            <w:r w:rsidRPr="00490E32" w:rsidDel="00D702D0">
              <w:rPr>
                <w:rStyle w:val="Hyperlink"/>
                <w:rFonts w:eastAsia="Times New Roman"/>
                <w:szCs w:val="26"/>
                <w:rPrChange w:id="1965" w:author="d" w:date="2018-05-05T20:20:00Z">
                  <w:rPr>
                    <w:rStyle w:val="Hyperlink"/>
                    <w:rFonts w:eastAsia="Times New Roman"/>
                    <w:b w:val="0"/>
                    <w:szCs w:val="26"/>
                  </w:rPr>
                </w:rPrChange>
              </w:rPr>
              <w:delText>1.2.6 Giới thiệu về hệ quản trị cơ sở dữ liệu SQLite</w:delText>
            </w:r>
            <w:r w:rsidRPr="00490E32" w:rsidDel="00D702D0">
              <w:rPr>
                <w:webHidden/>
                <w:szCs w:val="26"/>
                <w:rPrChange w:id="1966" w:author="d" w:date="2018-05-05T20:20:00Z">
                  <w:rPr>
                    <w:b w:val="0"/>
                    <w:webHidden/>
                    <w:szCs w:val="26"/>
                  </w:rPr>
                </w:rPrChange>
              </w:rPr>
              <w:tab/>
              <w:delText>5</w:delText>
            </w:r>
          </w:del>
        </w:p>
        <w:p w:rsidR="005B2DA6" w:rsidRPr="00490E32" w:rsidDel="00D702D0" w:rsidRDefault="005B2DA6" w:rsidP="00A914AB">
          <w:pPr>
            <w:pStyle w:val="TOC2"/>
            <w:spacing w:after="60"/>
            <w:rPr>
              <w:del w:id="1967" w:author="d" w:date="2018-05-05T20:19:00Z"/>
              <w:rFonts w:asciiTheme="minorHAnsi" w:hAnsiTheme="minorHAnsi" w:cstheme="minorBidi"/>
              <w:szCs w:val="26"/>
              <w:lang w:eastAsia="en-US"/>
              <w:rPrChange w:id="1968" w:author="d" w:date="2018-05-05T20:20:00Z">
                <w:rPr>
                  <w:del w:id="1969" w:author="d" w:date="2018-05-05T20:19:00Z"/>
                  <w:rFonts w:asciiTheme="minorHAnsi" w:hAnsiTheme="minorHAnsi" w:cstheme="minorBidi"/>
                  <w:b w:val="0"/>
                  <w:szCs w:val="26"/>
                  <w:lang w:eastAsia="en-US"/>
                </w:rPr>
              </w:rPrChange>
            </w:rPr>
            <w:pPrChange w:id="1970" w:author="d" w:date="2018-05-05T20:22:00Z">
              <w:pPr>
                <w:pStyle w:val="TOC2"/>
              </w:pPr>
            </w:pPrChange>
          </w:pPr>
          <w:del w:id="1971" w:author="d" w:date="2018-05-05T20:19:00Z">
            <w:r w:rsidRPr="00490E32" w:rsidDel="00D702D0">
              <w:rPr>
                <w:rStyle w:val="Hyperlink"/>
                <w:szCs w:val="26"/>
                <w:rPrChange w:id="1972" w:author="d" w:date="2018-05-05T20:20:00Z">
                  <w:rPr>
                    <w:rStyle w:val="Hyperlink"/>
                    <w:b w:val="0"/>
                    <w:szCs w:val="26"/>
                  </w:rPr>
                </w:rPrChange>
              </w:rPr>
              <w:delText>1.3 Phân tích thiết kế hệ thống</w:delText>
            </w:r>
            <w:r w:rsidRPr="00490E32" w:rsidDel="00D702D0">
              <w:rPr>
                <w:webHidden/>
                <w:szCs w:val="26"/>
                <w:rPrChange w:id="1973" w:author="d" w:date="2018-05-05T20:20:00Z">
                  <w:rPr>
                    <w:b w:val="0"/>
                    <w:webHidden/>
                    <w:szCs w:val="26"/>
                  </w:rPr>
                </w:rPrChange>
              </w:rPr>
              <w:tab/>
              <w:delText>5</w:delText>
            </w:r>
          </w:del>
        </w:p>
        <w:p w:rsidR="005B2DA6" w:rsidRPr="00490E32" w:rsidDel="00D702D0" w:rsidRDefault="005B2DA6" w:rsidP="00A914AB">
          <w:pPr>
            <w:pStyle w:val="TOC3"/>
            <w:spacing w:after="60"/>
            <w:rPr>
              <w:del w:id="1974" w:author="d" w:date="2018-05-05T20:19:00Z"/>
              <w:rFonts w:asciiTheme="minorHAnsi" w:hAnsiTheme="minorHAnsi" w:cstheme="minorBidi"/>
              <w:szCs w:val="26"/>
              <w:lang w:eastAsia="en-US"/>
              <w:rPrChange w:id="1975" w:author="d" w:date="2018-05-05T20:20:00Z">
                <w:rPr>
                  <w:del w:id="1976" w:author="d" w:date="2018-05-05T20:19:00Z"/>
                  <w:rFonts w:asciiTheme="minorHAnsi" w:hAnsiTheme="minorHAnsi" w:cstheme="minorBidi"/>
                  <w:b w:val="0"/>
                  <w:szCs w:val="26"/>
                  <w:lang w:eastAsia="en-US"/>
                </w:rPr>
              </w:rPrChange>
            </w:rPr>
            <w:pPrChange w:id="1977" w:author="d" w:date="2018-05-05T20:22:00Z">
              <w:pPr>
                <w:pStyle w:val="TOC3"/>
              </w:pPr>
            </w:pPrChange>
          </w:pPr>
          <w:del w:id="1978" w:author="d" w:date="2018-05-05T20:19:00Z">
            <w:r w:rsidRPr="00490E32" w:rsidDel="00D702D0">
              <w:rPr>
                <w:rStyle w:val="Hyperlink"/>
                <w:szCs w:val="26"/>
                <w:rPrChange w:id="1979" w:author="d" w:date="2018-05-05T20:20:00Z">
                  <w:rPr>
                    <w:rStyle w:val="Hyperlink"/>
                    <w:b w:val="0"/>
                    <w:szCs w:val="26"/>
                  </w:rPr>
                </w:rPrChange>
              </w:rPr>
              <w:delText>1.3.1 Các khái niệm</w:delText>
            </w:r>
            <w:r w:rsidRPr="00490E32" w:rsidDel="00D702D0">
              <w:rPr>
                <w:webHidden/>
                <w:szCs w:val="26"/>
                <w:rPrChange w:id="1980" w:author="d" w:date="2018-05-05T20:20:00Z">
                  <w:rPr>
                    <w:b w:val="0"/>
                    <w:webHidden/>
                    <w:szCs w:val="26"/>
                  </w:rPr>
                </w:rPrChange>
              </w:rPr>
              <w:tab/>
              <w:delText>5</w:delText>
            </w:r>
          </w:del>
        </w:p>
        <w:p w:rsidR="005B2DA6" w:rsidRPr="00490E32" w:rsidDel="00D702D0" w:rsidRDefault="005B2DA6" w:rsidP="00A914AB">
          <w:pPr>
            <w:pStyle w:val="TOC3"/>
            <w:spacing w:after="60"/>
            <w:rPr>
              <w:del w:id="1981" w:author="d" w:date="2018-05-05T20:19:00Z"/>
              <w:rFonts w:asciiTheme="minorHAnsi" w:hAnsiTheme="minorHAnsi" w:cstheme="minorBidi"/>
              <w:szCs w:val="26"/>
              <w:lang w:eastAsia="en-US"/>
              <w:rPrChange w:id="1982" w:author="d" w:date="2018-05-05T20:20:00Z">
                <w:rPr>
                  <w:del w:id="1983" w:author="d" w:date="2018-05-05T20:19:00Z"/>
                  <w:rFonts w:asciiTheme="minorHAnsi" w:hAnsiTheme="minorHAnsi" w:cstheme="minorBidi"/>
                  <w:b w:val="0"/>
                  <w:szCs w:val="26"/>
                  <w:lang w:eastAsia="en-US"/>
                </w:rPr>
              </w:rPrChange>
            </w:rPr>
            <w:pPrChange w:id="1984" w:author="d" w:date="2018-05-05T20:22:00Z">
              <w:pPr>
                <w:pStyle w:val="TOC3"/>
              </w:pPr>
            </w:pPrChange>
          </w:pPr>
          <w:del w:id="1985" w:author="d" w:date="2018-05-05T20:19:00Z">
            <w:r w:rsidRPr="00490E32" w:rsidDel="00D702D0">
              <w:rPr>
                <w:rStyle w:val="Hyperlink"/>
                <w:szCs w:val="26"/>
                <w:rPrChange w:id="1986" w:author="d" w:date="2018-05-05T20:20:00Z">
                  <w:rPr>
                    <w:rStyle w:val="Hyperlink"/>
                    <w:b w:val="0"/>
                    <w:szCs w:val="26"/>
                  </w:rPr>
                </w:rPrChange>
              </w:rPr>
              <w:delText>1.3.2 Vai trò</w:delText>
            </w:r>
            <w:r w:rsidRPr="00490E32" w:rsidDel="00D702D0">
              <w:rPr>
                <w:webHidden/>
                <w:szCs w:val="26"/>
                <w:rPrChange w:id="1987" w:author="d" w:date="2018-05-05T20:20:00Z">
                  <w:rPr>
                    <w:b w:val="0"/>
                    <w:webHidden/>
                    <w:szCs w:val="26"/>
                  </w:rPr>
                </w:rPrChange>
              </w:rPr>
              <w:tab/>
              <w:delText>6</w:delText>
            </w:r>
          </w:del>
        </w:p>
        <w:p w:rsidR="005B2DA6" w:rsidRPr="00490E32" w:rsidDel="00D702D0" w:rsidRDefault="005B2DA6" w:rsidP="00A914AB">
          <w:pPr>
            <w:pStyle w:val="TOC3"/>
            <w:spacing w:after="60"/>
            <w:rPr>
              <w:del w:id="1988" w:author="d" w:date="2018-05-05T20:19:00Z"/>
              <w:rFonts w:asciiTheme="minorHAnsi" w:hAnsiTheme="minorHAnsi" w:cstheme="minorBidi"/>
              <w:szCs w:val="26"/>
              <w:lang w:eastAsia="en-US"/>
              <w:rPrChange w:id="1989" w:author="d" w:date="2018-05-05T20:20:00Z">
                <w:rPr>
                  <w:del w:id="1990" w:author="d" w:date="2018-05-05T20:19:00Z"/>
                  <w:rFonts w:asciiTheme="minorHAnsi" w:hAnsiTheme="minorHAnsi" w:cstheme="minorBidi"/>
                  <w:b w:val="0"/>
                  <w:szCs w:val="26"/>
                  <w:lang w:eastAsia="en-US"/>
                </w:rPr>
              </w:rPrChange>
            </w:rPr>
            <w:pPrChange w:id="1991" w:author="d" w:date="2018-05-05T20:22:00Z">
              <w:pPr>
                <w:pStyle w:val="TOC3"/>
              </w:pPr>
            </w:pPrChange>
          </w:pPr>
          <w:del w:id="1992" w:author="d" w:date="2018-05-05T20:19:00Z">
            <w:r w:rsidRPr="00490E32" w:rsidDel="00D702D0">
              <w:rPr>
                <w:rStyle w:val="Hyperlink"/>
                <w:szCs w:val="26"/>
                <w:rPrChange w:id="1993" w:author="d" w:date="2018-05-05T20:20:00Z">
                  <w:rPr>
                    <w:rStyle w:val="Hyperlink"/>
                    <w:b w:val="0"/>
                    <w:szCs w:val="26"/>
                  </w:rPr>
                </w:rPrChange>
              </w:rPr>
              <w:delText>1.3.3 Nhiệm vụ</w:delText>
            </w:r>
            <w:r w:rsidRPr="00490E32" w:rsidDel="00D702D0">
              <w:rPr>
                <w:webHidden/>
                <w:szCs w:val="26"/>
                <w:rPrChange w:id="1994" w:author="d" w:date="2018-05-05T20:20:00Z">
                  <w:rPr>
                    <w:b w:val="0"/>
                    <w:webHidden/>
                    <w:szCs w:val="26"/>
                  </w:rPr>
                </w:rPrChange>
              </w:rPr>
              <w:tab/>
              <w:delText>6</w:delText>
            </w:r>
          </w:del>
        </w:p>
        <w:p w:rsidR="005B2DA6" w:rsidRPr="00490E32" w:rsidDel="00D702D0" w:rsidRDefault="005B2DA6" w:rsidP="00A914AB">
          <w:pPr>
            <w:pStyle w:val="TOC3"/>
            <w:spacing w:after="60"/>
            <w:rPr>
              <w:del w:id="1995" w:author="d" w:date="2018-05-05T20:19:00Z"/>
              <w:rFonts w:asciiTheme="minorHAnsi" w:hAnsiTheme="minorHAnsi" w:cstheme="minorBidi"/>
              <w:szCs w:val="26"/>
              <w:lang w:eastAsia="en-US"/>
              <w:rPrChange w:id="1996" w:author="d" w:date="2018-05-05T20:20:00Z">
                <w:rPr>
                  <w:del w:id="1997" w:author="d" w:date="2018-05-05T20:19:00Z"/>
                  <w:rFonts w:asciiTheme="minorHAnsi" w:hAnsiTheme="minorHAnsi" w:cstheme="minorBidi"/>
                  <w:b w:val="0"/>
                  <w:szCs w:val="26"/>
                  <w:lang w:eastAsia="en-US"/>
                </w:rPr>
              </w:rPrChange>
            </w:rPr>
            <w:pPrChange w:id="1998" w:author="d" w:date="2018-05-05T20:22:00Z">
              <w:pPr>
                <w:pStyle w:val="TOC3"/>
              </w:pPr>
            </w:pPrChange>
          </w:pPr>
          <w:del w:id="1999" w:author="d" w:date="2018-05-05T20:19:00Z">
            <w:r w:rsidRPr="00490E32" w:rsidDel="00D702D0">
              <w:rPr>
                <w:rStyle w:val="Hyperlink"/>
                <w:szCs w:val="26"/>
                <w:rPrChange w:id="2000" w:author="d" w:date="2018-05-05T20:20:00Z">
                  <w:rPr>
                    <w:rStyle w:val="Hyperlink"/>
                    <w:b w:val="0"/>
                    <w:szCs w:val="26"/>
                  </w:rPr>
                </w:rPrChange>
              </w:rPr>
              <w:delText>1.3.4 Các phương pháp phân tích thiết kế hệ thống</w:delText>
            </w:r>
            <w:r w:rsidRPr="00490E32" w:rsidDel="00D702D0">
              <w:rPr>
                <w:webHidden/>
                <w:szCs w:val="26"/>
                <w:rPrChange w:id="2001" w:author="d" w:date="2018-05-05T20:20:00Z">
                  <w:rPr>
                    <w:b w:val="0"/>
                    <w:webHidden/>
                    <w:szCs w:val="26"/>
                  </w:rPr>
                </w:rPrChange>
              </w:rPr>
              <w:tab/>
              <w:delText>6</w:delText>
            </w:r>
          </w:del>
        </w:p>
        <w:p w:rsidR="005B2DA6" w:rsidRPr="00490E32" w:rsidDel="00D702D0" w:rsidRDefault="005B2DA6" w:rsidP="00A914AB">
          <w:pPr>
            <w:pStyle w:val="TOC3"/>
            <w:spacing w:after="60"/>
            <w:rPr>
              <w:del w:id="2002" w:author="d" w:date="2018-05-05T20:19:00Z"/>
              <w:rFonts w:asciiTheme="minorHAnsi" w:hAnsiTheme="minorHAnsi" w:cstheme="minorBidi"/>
              <w:szCs w:val="26"/>
              <w:lang w:eastAsia="en-US"/>
              <w:rPrChange w:id="2003" w:author="d" w:date="2018-05-05T20:20:00Z">
                <w:rPr>
                  <w:del w:id="2004" w:author="d" w:date="2018-05-05T20:19:00Z"/>
                  <w:rFonts w:asciiTheme="minorHAnsi" w:hAnsiTheme="minorHAnsi" w:cstheme="minorBidi"/>
                  <w:b w:val="0"/>
                  <w:szCs w:val="26"/>
                  <w:lang w:eastAsia="en-US"/>
                </w:rPr>
              </w:rPrChange>
            </w:rPr>
            <w:pPrChange w:id="2005" w:author="d" w:date="2018-05-05T20:22:00Z">
              <w:pPr>
                <w:pStyle w:val="TOC3"/>
              </w:pPr>
            </w:pPrChange>
          </w:pPr>
          <w:del w:id="2006" w:author="d" w:date="2018-05-05T20:19:00Z">
            <w:r w:rsidRPr="00490E32" w:rsidDel="00D702D0">
              <w:rPr>
                <w:rStyle w:val="Hyperlink"/>
                <w:szCs w:val="26"/>
                <w:rPrChange w:id="2007" w:author="d" w:date="2018-05-05T20:20:00Z">
                  <w:rPr>
                    <w:rStyle w:val="Hyperlink"/>
                    <w:b w:val="0"/>
                    <w:szCs w:val="26"/>
                  </w:rPr>
                </w:rPrChange>
              </w:rPr>
              <w:delText>1.3.5 Các giai đoạn phân tích thiết kế hệ thống</w:delText>
            </w:r>
            <w:r w:rsidRPr="00490E32" w:rsidDel="00D702D0">
              <w:rPr>
                <w:webHidden/>
                <w:szCs w:val="26"/>
                <w:rPrChange w:id="2008" w:author="d" w:date="2018-05-05T20:20:00Z">
                  <w:rPr>
                    <w:b w:val="0"/>
                    <w:webHidden/>
                    <w:szCs w:val="26"/>
                  </w:rPr>
                </w:rPrChange>
              </w:rPr>
              <w:tab/>
              <w:delText>6</w:delText>
            </w:r>
          </w:del>
        </w:p>
        <w:p w:rsidR="005B2DA6" w:rsidRPr="00490E32" w:rsidDel="00D702D0" w:rsidRDefault="005B2DA6" w:rsidP="00A914AB">
          <w:pPr>
            <w:pStyle w:val="TOC2"/>
            <w:spacing w:after="60"/>
            <w:rPr>
              <w:del w:id="2009" w:author="d" w:date="2018-05-05T20:19:00Z"/>
              <w:rFonts w:asciiTheme="minorHAnsi" w:hAnsiTheme="minorHAnsi" w:cstheme="minorBidi"/>
              <w:szCs w:val="26"/>
              <w:lang w:eastAsia="en-US"/>
              <w:rPrChange w:id="2010" w:author="d" w:date="2018-05-05T20:20:00Z">
                <w:rPr>
                  <w:del w:id="2011" w:author="d" w:date="2018-05-05T20:19:00Z"/>
                  <w:rFonts w:asciiTheme="minorHAnsi" w:hAnsiTheme="minorHAnsi" w:cstheme="minorBidi"/>
                  <w:b w:val="0"/>
                  <w:szCs w:val="26"/>
                  <w:lang w:eastAsia="en-US"/>
                </w:rPr>
              </w:rPrChange>
            </w:rPr>
            <w:pPrChange w:id="2012" w:author="d" w:date="2018-05-05T20:22:00Z">
              <w:pPr>
                <w:pStyle w:val="TOC2"/>
              </w:pPr>
            </w:pPrChange>
          </w:pPr>
          <w:del w:id="2013" w:author="d" w:date="2018-05-05T20:19:00Z">
            <w:r w:rsidRPr="00490E32" w:rsidDel="00D702D0">
              <w:rPr>
                <w:rStyle w:val="Hyperlink"/>
                <w:szCs w:val="26"/>
                <w:rPrChange w:id="2014" w:author="d" w:date="2018-05-05T20:20:00Z">
                  <w:rPr>
                    <w:rStyle w:val="Hyperlink"/>
                    <w:b w:val="0"/>
                    <w:szCs w:val="26"/>
                  </w:rPr>
                </w:rPrChange>
              </w:rPr>
              <w:delText>1.4 Công nghệ Java</w:delText>
            </w:r>
            <w:r w:rsidRPr="00490E32" w:rsidDel="00D702D0">
              <w:rPr>
                <w:webHidden/>
                <w:szCs w:val="26"/>
                <w:rPrChange w:id="2015" w:author="d" w:date="2018-05-05T20:20:00Z">
                  <w:rPr>
                    <w:b w:val="0"/>
                    <w:webHidden/>
                    <w:szCs w:val="26"/>
                  </w:rPr>
                </w:rPrChange>
              </w:rPr>
              <w:tab/>
              <w:delText>7</w:delText>
            </w:r>
          </w:del>
        </w:p>
        <w:p w:rsidR="005B2DA6" w:rsidRPr="00490E32" w:rsidDel="00D702D0" w:rsidRDefault="005B2DA6" w:rsidP="00A914AB">
          <w:pPr>
            <w:pStyle w:val="TOC3"/>
            <w:spacing w:after="60"/>
            <w:rPr>
              <w:del w:id="2016" w:author="d" w:date="2018-05-05T20:19:00Z"/>
              <w:rFonts w:asciiTheme="minorHAnsi" w:hAnsiTheme="minorHAnsi" w:cstheme="minorBidi"/>
              <w:szCs w:val="26"/>
              <w:lang w:eastAsia="en-US"/>
              <w:rPrChange w:id="2017" w:author="d" w:date="2018-05-05T20:20:00Z">
                <w:rPr>
                  <w:del w:id="2018" w:author="d" w:date="2018-05-05T20:19:00Z"/>
                  <w:rFonts w:asciiTheme="minorHAnsi" w:hAnsiTheme="minorHAnsi" w:cstheme="minorBidi"/>
                  <w:b w:val="0"/>
                  <w:szCs w:val="26"/>
                  <w:lang w:eastAsia="en-US"/>
                </w:rPr>
              </w:rPrChange>
            </w:rPr>
            <w:pPrChange w:id="2019" w:author="d" w:date="2018-05-05T20:22:00Z">
              <w:pPr>
                <w:pStyle w:val="TOC3"/>
              </w:pPr>
            </w:pPrChange>
          </w:pPr>
          <w:del w:id="2020" w:author="d" w:date="2018-05-05T20:19:00Z">
            <w:r w:rsidRPr="00490E32" w:rsidDel="00D702D0">
              <w:rPr>
                <w:rStyle w:val="Hyperlink"/>
                <w:szCs w:val="26"/>
                <w:rPrChange w:id="2021" w:author="d" w:date="2018-05-05T20:20:00Z">
                  <w:rPr>
                    <w:rStyle w:val="Hyperlink"/>
                    <w:b w:val="0"/>
                    <w:szCs w:val="26"/>
                  </w:rPr>
                </w:rPrChange>
              </w:rPr>
              <w:delText>1.4.1 Lịch sử phát triển</w:delText>
            </w:r>
            <w:r w:rsidRPr="00490E32" w:rsidDel="00D702D0">
              <w:rPr>
                <w:webHidden/>
                <w:szCs w:val="26"/>
                <w:rPrChange w:id="2022" w:author="d" w:date="2018-05-05T20:20:00Z">
                  <w:rPr>
                    <w:b w:val="0"/>
                    <w:webHidden/>
                    <w:szCs w:val="26"/>
                  </w:rPr>
                </w:rPrChange>
              </w:rPr>
              <w:tab/>
              <w:delText>7</w:delText>
            </w:r>
          </w:del>
        </w:p>
        <w:p w:rsidR="005B2DA6" w:rsidRPr="00490E32" w:rsidDel="00D702D0" w:rsidRDefault="005B2DA6" w:rsidP="00A914AB">
          <w:pPr>
            <w:pStyle w:val="TOC3"/>
            <w:tabs>
              <w:tab w:val="left" w:pos="1540"/>
            </w:tabs>
            <w:spacing w:after="60"/>
            <w:rPr>
              <w:del w:id="2023" w:author="d" w:date="2018-05-05T20:19:00Z"/>
              <w:rFonts w:asciiTheme="minorHAnsi" w:hAnsiTheme="minorHAnsi" w:cstheme="minorBidi"/>
              <w:szCs w:val="26"/>
              <w:lang w:eastAsia="en-US"/>
              <w:rPrChange w:id="2024" w:author="d" w:date="2018-05-05T20:20:00Z">
                <w:rPr>
                  <w:del w:id="2025" w:author="d" w:date="2018-05-05T20:19:00Z"/>
                  <w:rFonts w:asciiTheme="minorHAnsi" w:hAnsiTheme="minorHAnsi" w:cstheme="minorBidi"/>
                  <w:b w:val="0"/>
                  <w:szCs w:val="26"/>
                  <w:lang w:eastAsia="en-US"/>
                </w:rPr>
              </w:rPrChange>
            </w:rPr>
            <w:pPrChange w:id="2026" w:author="d" w:date="2018-05-05T20:22:00Z">
              <w:pPr>
                <w:pStyle w:val="TOC3"/>
                <w:tabs>
                  <w:tab w:val="left" w:pos="1540"/>
                </w:tabs>
              </w:pPr>
            </w:pPrChange>
          </w:pPr>
          <w:del w:id="2027" w:author="d" w:date="2018-05-05T20:19:00Z">
            <w:r w:rsidRPr="00490E32" w:rsidDel="00D702D0">
              <w:rPr>
                <w:rStyle w:val="Hyperlink"/>
                <w:szCs w:val="26"/>
                <w:rPrChange w:id="2028" w:author="d" w:date="2018-05-05T20:20:00Z">
                  <w:rPr>
                    <w:rStyle w:val="Hyperlink"/>
                    <w:b w:val="0"/>
                    <w:szCs w:val="26"/>
                  </w:rPr>
                </w:rPrChange>
              </w:rPr>
              <w:delText>1.4.2</w:delText>
            </w:r>
            <w:r w:rsidRPr="00490E32" w:rsidDel="00D702D0">
              <w:rPr>
                <w:rFonts w:asciiTheme="minorHAnsi" w:hAnsiTheme="minorHAnsi" w:cstheme="minorBidi"/>
                <w:szCs w:val="26"/>
                <w:lang w:eastAsia="en-US"/>
                <w:rPrChange w:id="2029" w:author="d" w:date="2018-05-05T20:20:00Z">
                  <w:rPr>
                    <w:rFonts w:asciiTheme="minorHAnsi" w:hAnsiTheme="minorHAnsi" w:cstheme="minorBidi"/>
                    <w:b w:val="0"/>
                    <w:szCs w:val="26"/>
                    <w:lang w:eastAsia="en-US"/>
                  </w:rPr>
                </w:rPrChange>
              </w:rPr>
              <w:tab/>
            </w:r>
            <w:r w:rsidRPr="00490E32" w:rsidDel="00D702D0">
              <w:rPr>
                <w:rStyle w:val="Hyperlink"/>
                <w:szCs w:val="26"/>
                <w:rPrChange w:id="2030" w:author="d" w:date="2018-05-05T20:20:00Z">
                  <w:rPr>
                    <w:rStyle w:val="Hyperlink"/>
                    <w:b w:val="0"/>
                    <w:szCs w:val="26"/>
                  </w:rPr>
                </w:rPrChange>
              </w:rPr>
              <w:delText>Phương châm</w:delText>
            </w:r>
            <w:r w:rsidRPr="00490E32" w:rsidDel="00D702D0">
              <w:rPr>
                <w:webHidden/>
                <w:szCs w:val="26"/>
                <w:rPrChange w:id="2031" w:author="d" w:date="2018-05-05T20:20:00Z">
                  <w:rPr>
                    <w:b w:val="0"/>
                    <w:webHidden/>
                    <w:szCs w:val="26"/>
                  </w:rPr>
                </w:rPrChange>
              </w:rPr>
              <w:tab/>
              <w:delText>8</w:delText>
            </w:r>
          </w:del>
        </w:p>
        <w:p w:rsidR="005B2DA6" w:rsidRPr="00490E32" w:rsidDel="00D702D0" w:rsidRDefault="005B2DA6" w:rsidP="00A914AB">
          <w:pPr>
            <w:pStyle w:val="TOC3"/>
            <w:spacing w:after="60"/>
            <w:rPr>
              <w:del w:id="2032" w:author="d" w:date="2018-05-05T20:19:00Z"/>
              <w:rFonts w:asciiTheme="minorHAnsi" w:hAnsiTheme="minorHAnsi" w:cstheme="minorBidi"/>
              <w:szCs w:val="26"/>
              <w:lang w:eastAsia="en-US"/>
              <w:rPrChange w:id="2033" w:author="d" w:date="2018-05-05T20:20:00Z">
                <w:rPr>
                  <w:del w:id="2034" w:author="d" w:date="2018-05-05T20:19:00Z"/>
                  <w:rFonts w:asciiTheme="minorHAnsi" w:hAnsiTheme="minorHAnsi" w:cstheme="minorBidi"/>
                  <w:b w:val="0"/>
                  <w:szCs w:val="26"/>
                  <w:lang w:eastAsia="en-US"/>
                </w:rPr>
              </w:rPrChange>
            </w:rPr>
            <w:pPrChange w:id="2035" w:author="d" w:date="2018-05-05T20:22:00Z">
              <w:pPr>
                <w:pStyle w:val="TOC3"/>
              </w:pPr>
            </w:pPrChange>
          </w:pPr>
          <w:del w:id="2036" w:author="d" w:date="2018-05-05T20:19:00Z">
            <w:r w:rsidRPr="00490E32" w:rsidDel="00D702D0">
              <w:rPr>
                <w:rStyle w:val="Hyperlink"/>
                <w:szCs w:val="26"/>
                <w:rPrChange w:id="2037" w:author="d" w:date="2018-05-05T20:20:00Z">
                  <w:rPr>
                    <w:rStyle w:val="Hyperlink"/>
                    <w:b w:val="0"/>
                    <w:szCs w:val="26"/>
                  </w:rPr>
                </w:rPrChange>
              </w:rPr>
              <w:delText>1.4.3 Khả năng của ngôn ngữ Java</w:delText>
            </w:r>
            <w:r w:rsidRPr="00490E32" w:rsidDel="00D702D0">
              <w:rPr>
                <w:webHidden/>
                <w:szCs w:val="26"/>
                <w:rPrChange w:id="2038" w:author="d" w:date="2018-05-05T20:20:00Z">
                  <w:rPr>
                    <w:b w:val="0"/>
                    <w:webHidden/>
                    <w:szCs w:val="26"/>
                  </w:rPr>
                </w:rPrChange>
              </w:rPr>
              <w:tab/>
              <w:delText>8</w:delText>
            </w:r>
          </w:del>
        </w:p>
        <w:p w:rsidR="005B2DA6" w:rsidRPr="00490E32" w:rsidDel="00D702D0" w:rsidRDefault="005B2DA6" w:rsidP="00A914AB">
          <w:pPr>
            <w:pStyle w:val="TOC3"/>
            <w:spacing w:after="60"/>
            <w:rPr>
              <w:del w:id="2039" w:author="d" w:date="2018-05-05T20:19:00Z"/>
              <w:rFonts w:asciiTheme="minorHAnsi" w:hAnsiTheme="minorHAnsi" w:cstheme="minorBidi"/>
              <w:szCs w:val="26"/>
              <w:lang w:eastAsia="en-US"/>
              <w:rPrChange w:id="2040" w:author="d" w:date="2018-05-05T20:20:00Z">
                <w:rPr>
                  <w:del w:id="2041" w:author="d" w:date="2018-05-05T20:19:00Z"/>
                  <w:rFonts w:asciiTheme="minorHAnsi" w:hAnsiTheme="minorHAnsi" w:cstheme="minorBidi"/>
                  <w:b w:val="0"/>
                  <w:szCs w:val="26"/>
                  <w:lang w:eastAsia="en-US"/>
                </w:rPr>
              </w:rPrChange>
            </w:rPr>
            <w:pPrChange w:id="2042" w:author="d" w:date="2018-05-05T20:22:00Z">
              <w:pPr>
                <w:pStyle w:val="TOC3"/>
              </w:pPr>
            </w:pPrChange>
          </w:pPr>
          <w:del w:id="2043" w:author="d" w:date="2018-05-05T20:19:00Z">
            <w:r w:rsidRPr="00490E32" w:rsidDel="00D702D0">
              <w:rPr>
                <w:rStyle w:val="Hyperlink"/>
                <w:szCs w:val="26"/>
                <w:rPrChange w:id="2044" w:author="d" w:date="2018-05-05T20:20:00Z">
                  <w:rPr>
                    <w:rStyle w:val="Hyperlink"/>
                    <w:b w:val="0"/>
                    <w:szCs w:val="26"/>
                  </w:rPr>
                </w:rPrChange>
              </w:rPr>
              <w:delText>1.4.4 Những đặc điểm của ngôn ngữ Java</w:delText>
            </w:r>
            <w:r w:rsidRPr="00490E32" w:rsidDel="00D702D0">
              <w:rPr>
                <w:webHidden/>
                <w:szCs w:val="26"/>
                <w:rPrChange w:id="2045" w:author="d" w:date="2018-05-05T20:20:00Z">
                  <w:rPr>
                    <w:b w:val="0"/>
                    <w:webHidden/>
                    <w:szCs w:val="26"/>
                  </w:rPr>
                </w:rPrChange>
              </w:rPr>
              <w:tab/>
              <w:delText>8</w:delText>
            </w:r>
          </w:del>
        </w:p>
        <w:p w:rsidR="005B2DA6" w:rsidRPr="00490E32" w:rsidDel="00D702D0" w:rsidRDefault="005B2DA6" w:rsidP="00A914AB">
          <w:pPr>
            <w:pStyle w:val="TOC3"/>
            <w:spacing w:after="60"/>
            <w:rPr>
              <w:del w:id="2046" w:author="d" w:date="2018-05-05T20:19:00Z"/>
              <w:rFonts w:asciiTheme="minorHAnsi" w:hAnsiTheme="minorHAnsi" w:cstheme="minorBidi"/>
              <w:szCs w:val="26"/>
              <w:lang w:eastAsia="en-US"/>
              <w:rPrChange w:id="2047" w:author="d" w:date="2018-05-05T20:20:00Z">
                <w:rPr>
                  <w:del w:id="2048" w:author="d" w:date="2018-05-05T20:19:00Z"/>
                  <w:rFonts w:asciiTheme="minorHAnsi" w:hAnsiTheme="minorHAnsi" w:cstheme="minorBidi"/>
                  <w:b w:val="0"/>
                  <w:szCs w:val="26"/>
                  <w:lang w:eastAsia="en-US"/>
                </w:rPr>
              </w:rPrChange>
            </w:rPr>
            <w:pPrChange w:id="2049" w:author="d" w:date="2018-05-05T20:22:00Z">
              <w:pPr>
                <w:pStyle w:val="TOC3"/>
              </w:pPr>
            </w:pPrChange>
          </w:pPr>
          <w:del w:id="2050" w:author="d" w:date="2018-05-05T20:19:00Z">
            <w:r w:rsidRPr="00490E32" w:rsidDel="00D702D0">
              <w:rPr>
                <w:rStyle w:val="Hyperlink"/>
                <w:szCs w:val="26"/>
                <w:rPrChange w:id="2051" w:author="d" w:date="2018-05-05T20:20:00Z">
                  <w:rPr>
                    <w:rStyle w:val="Hyperlink"/>
                    <w:b w:val="0"/>
                    <w:szCs w:val="26"/>
                  </w:rPr>
                </w:rPrChange>
              </w:rPr>
              <w:delText>1.4.5 Máy ảo Java (JMV - Java Virtual Machine)</w:delText>
            </w:r>
            <w:r w:rsidRPr="00490E32" w:rsidDel="00D702D0">
              <w:rPr>
                <w:webHidden/>
                <w:szCs w:val="26"/>
                <w:rPrChange w:id="2052" w:author="d" w:date="2018-05-05T20:20:00Z">
                  <w:rPr>
                    <w:b w:val="0"/>
                    <w:webHidden/>
                    <w:szCs w:val="26"/>
                  </w:rPr>
                </w:rPrChange>
              </w:rPr>
              <w:tab/>
              <w:delText>9</w:delText>
            </w:r>
          </w:del>
        </w:p>
        <w:p w:rsidR="005B2DA6" w:rsidRPr="00490E32" w:rsidDel="00D702D0" w:rsidRDefault="005B2DA6" w:rsidP="00A914AB">
          <w:pPr>
            <w:pStyle w:val="TOC3"/>
            <w:spacing w:after="60"/>
            <w:rPr>
              <w:del w:id="2053" w:author="d" w:date="2018-05-05T20:19:00Z"/>
              <w:rFonts w:asciiTheme="minorHAnsi" w:hAnsiTheme="minorHAnsi" w:cstheme="minorBidi"/>
              <w:szCs w:val="26"/>
              <w:lang w:eastAsia="en-US"/>
              <w:rPrChange w:id="2054" w:author="d" w:date="2018-05-05T20:20:00Z">
                <w:rPr>
                  <w:del w:id="2055" w:author="d" w:date="2018-05-05T20:19:00Z"/>
                  <w:rFonts w:asciiTheme="minorHAnsi" w:hAnsiTheme="minorHAnsi" w:cstheme="minorBidi"/>
                  <w:b w:val="0"/>
                  <w:szCs w:val="26"/>
                  <w:lang w:eastAsia="en-US"/>
                </w:rPr>
              </w:rPrChange>
            </w:rPr>
            <w:pPrChange w:id="2056" w:author="d" w:date="2018-05-05T20:22:00Z">
              <w:pPr>
                <w:pStyle w:val="TOC3"/>
              </w:pPr>
            </w:pPrChange>
          </w:pPr>
          <w:del w:id="2057" w:author="d" w:date="2018-05-05T20:19:00Z">
            <w:r w:rsidRPr="00490E32" w:rsidDel="00D702D0">
              <w:rPr>
                <w:rStyle w:val="Hyperlink"/>
                <w:szCs w:val="26"/>
                <w:rPrChange w:id="2058" w:author="d" w:date="2018-05-05T20:20:00Z">
                  <w:rPr>
                    <w:rStyle w:val="Hyperlink"/>
                    <w:b w:val="0"/>
                    <w:szCs w:val="26"/>
                  </w:rPr>
                </w:rPrChange>
              </w:rPr>
              <w:delText>1.4.6 Hai kiểu ứng dụng dưới ngôn ngữ java</w:delText>
            </w:r>
            <w:r w:rsidRPr="00490E32" w:rsidDel="00D702D0">
              <w:rPr>
                <w:webHidden/>
                <w:szCs w:val="26"/>
                <w:rPrChange w:id="2059" w:author="d" w:date="2018-05-05T20:20:00Z">
                  <w:rPr>
                    <w:b w:val="0"/>
                    <w:webHidden/>
                    <w:szCs w:val="26"/>
                  </w:rPr>
                </w:rPrChange>
              </w:rPr>
              <w:tab/>
              <w:delText>9</w:delText>
            </w:r>
          </w:del>
        </w:p>
        <w:p w:rsidR="005B2DA6" w:rsidRPr="00490E32" w:rsidDel="00D702D0" w:rsidRDefault="005B2DA6" w:rsidP="00A914AB">
          <w:pPr>
            <w:pStyle w:val="TOC3"/>
            <w:spacing w:after="60"/>
            <w:rPr>
              <w:del w:id="2060" w:author="d" w:date="2018-05-05T20:19:00Z"/>
              <w:rFonts w:asciiTheme="minorHAnsi" w:hAnsiTheme="minorHAnsi" w:cstheme="minorBidi"/>
              <w:szCs w:val="26"/>
              <w:lang w:eastAsia="en-US"/>
              <w:rPrChange w:id="2061" w:author="d" w:date="2018-05-05T20:20:00Z">
                <w:rPr>
                  <w:del w:id="2062" w:author="d" w:date="2018-05-05T20:19:00Z"/>
                  <w:rFonts w:asciiTheme="minorHAnsi" w:hAnsiTheme="minorHAnsi" w:cstheme="minorBidi"/>
                  <w:b w:val="0"/>
                  <w:szCs w:val="26"/>
                  <w:lang w:eastAsia="en-US"/>
                </w:rPr>
              </w:rPrChange>
            </w:rPr>
            <w:pPrChange w:id="2063" w:author="d" w:date="2018-05-05T20:22:00Z">
              <w:pPr>
                <w:pStyle w:val="TOC3"/>
              </w:pPr>
            </w:pPrChange>
          </w:pPr>
          <w:del w:id="2064" w:author="d" w:date="2018-05-05T20:19:00Z">
            <w:r w:rsidRPr="00490E32" w:rsidDel="00D702D0">
              <w:rPr>
                <w:rStyle w:val="Hyperlink"/>
                <w:szCs w:val="26"/>
                <w:rPrChange w:id="2065" w:author="d" w:date="2018-05-05T20:20:00Z">
                  <w:rPr>
                    <w:rStyle w:val="Hyperlink"/>
                    <w:b w:val="0"/>
                    <w:szCs w:val="26"/>
                  </w:rPr>
                </w:rPrChange>
              </w:rPr>
              <w:delText>1.4.7 Bộ phát triển ứng dụng Java (JDK- Java Development Kit)</w:delText>
            </w:r>
            <w:r w:rsidRPr="00490E32" w:rsidDel="00D702D0">
              <w:rPr>
                <w:webHidden/>
                <w:szCs w:val="26"/>
                <w:rPrChange w:id="2066" w:author="d" w:date="2018-05-05T20:20:00Z">
                  <w:rPr>
                    <w:b w:val="0"/>
                    <w:webHidden/>
                    <w:szCs w:val="26"/>
                  </w:rPr>
                </w:rPrChange>
              </w:rPr>
              <w:tab/>
              <w:delText>9</w:delText>
            </w:r>
          </w:del>
        </w:p>
        <w:p w:rsidR="005B2DA6" w:rsidRPr="00490E32" w:rsidDel="00D702D0" w:rsidRDefault="005B2DA6" w:rsidP="00A914AB">
          <w:pPr>
            <w:pStyle w:val="TOC2"/>
            <w:spacing w:after="60"/>
            <w:rPr>
              <w:del w:id="2067" w:author="d" w:date="2018-05-05T20:19:00Z"/>
              <w:rFonts w:asciiTheme="minorHAnsi" w:hAnsiTheme="minorHAnsi" w:cstheme="minorBidi"/>
              <w:szCs w:val="26"/>
              <w:lang w:eastAsia="en-US"/>
              <w:rPrChange w:id="2068" w:author="d" w:date="2018-05-05T20:20:00Z">
                <w:rPr>
                  <w:del w:id="2069" w:author="d" w:date="2018-05-05T20:19:00Z"/>
                  <w:rFonts w:asciiTheme="minorHAnsi" w:hAnsiTheme="minorHAnsi" w:cstheme="minorBidi"/>
                  <w:b w:val="0"/>
                  <w:szCs w:val="26"/>
                  <w:lang w:eastAsia="en-US"/>
                </w:rPr>
              </w:rPrChange>
            </w:rPr>
            <w:pPrChange w:id="2070" w:author="d" w:date="2018-05-05T20:22:00Z">
              <w:pPr>
                <w:pStyle w:val="TOC2"/>
              </w:pPr>
            </w:pPrChange>
          </w:pPr>
          <w:del w:id="2071" w:author="d" w:date="2018-05-05T20:19:00Z">
            <w:r w:rsidRPr="00490E32" w:rsidDel="00D702D0">
              <w:rPr>
                <w:rStyle w:val="Hyperlink"/>
                <w:szCs w:val="26"/>
                <w:rPrChange w:id="2072" w:author="d" w:date="2018-05-05T20:20:00Z">
                  <w:rPr>
                    <w:rStyle w:val="Hyperlink"/>
                    <w:b w:val="0"/>
                    <w:szCs w:val="26"/>
                  </w:rPr>
                </w:rPrChange>
              </w:rPr>
              <w:delText>1.5. Tìm hiểu về Hệ điều hành Android trên thiết bị di động</w:delText>
            </w:r>
            <w:r w:rsidRPr="00490E32" w:rsidDel="00D702D0">
              <w:rPr>
                <w:webHidden/>
                <w:szCs w:val="26"/>
                <w:rPrChange w:id="2073" w:author="d" w:date="2018-05-05T20:20:00Z">
                  <w:rPr>
                    <w:b w:val="0"/>
                    <w:webHidden/>
                    <w:szCs w:val="26"/>
                  </w:rPr>
                </w:rPrChange>
              </w:rPr>
              <w:tab/>
              <w:delText>10</w:delText>
            </w:r>
          </w:del>
        </w:p>
        <w:p w:rsidR="005B2DA6" w:rsidRPr="00490E32" w:rsidDel="00D702D0" w:rsidRDefault="005B2DA6" w:rsidP="00A914AB">
          <w:pPr>
            <w:pStyle w:val="TOC3"/>
            <w:spacing w:after="60"/>
            <w:rPr>
              <w:del w:id="2074" w:author="d" w:date="2018-05-05T20:19:00Z"/>
              <w:rFonts w:asciiTheme="minorHAnsi" w:hAnsiTheme="minorHAnsi" w:cstheme="minorBidi"/>
              <w:szCs w:val="26"/>
              <w:lang w:eastAsia="en-US"/>
              <w:rPrChange w:id="2075" w:author="d" w:date="2018-05-05T20:20:00Z">
                <w:rPr>
                  <w:del w:id="2076" w:author="d" w:date="2018-05-05T20:19:00Z"/>
                  <w:rFonts w:asciiTheme="minorHAnsi" w:hAnsiTheme="minorHAnsi" w:cstheme="minorBidi"/>
                  <w:b w:val="0"/>
                  <w:szCs w:val="26"/>
                  <w:lang w:eastAsia="en-US"/>
                </w:rPr>
              </w:rPrChange>
            </w:rPr>
            <w:pPrChange w:id="2077" w:author="d" w:date="2018-05-05T20:22:00Z">
              <w:pPr>
                <w:pStyle w:val="TOC3"/>
              </w:pPr>
            </w:pPrChange>
          </w:pPr>
          <w:del w:id="2078" w:author="d" w:date="2018-05-05T20:19:00Z">
            <w:r w:rsidRPr="00490E32" w:rsidDel="00D702D0">
              <w:rPr>
                <w:rStyle w:val="Hyperlink"/>
                <w:szCs w:val="26"/>
                <w:rPrChange w:id="2079" w:author="d" w:date="2018-05-05T20:20:00Z">
                  <w:rPr>
                    <w:rStyle w:val="Hyperlink"/>
                    <w:b w:val="0"/>
                    <w:szCs w:val="26"/>
                  </w:rPr>
                </w:rPrChange>
              </w:rPr>
              <w:delText>1.5.1 Giới thiệu</w:delText>
            </w:r>
            <w:r w:rsidRPr="00490E32" w:rsidDel="00D702D0">
              <w:rPr>
                <w:webHidden/>
                <w:szCs w:val="26"/>
                <w:rPrChange w:id="2080" w:author="d" w:date="2018-05-05T20:20:00Z">
                  <w:rPr>
                    <w:b w:val="0"/>
                    <w:webHidden/>
                    <w:szCs w:val="26"/>
                  </w:rPr>
                </w:rPrChange>
              </w:rPr>
              <w:tab/>
              <w:delText>10</w:delText>
            </w:r>
          </w:del>
        </w:p>
        <w:p w:rsidR="005B2DA6" w:rsidRPr="00490E32" w:rsidDel="00D702D0" w:rsidRDefault="005B2DA6" w:rsidP="00A914AB">
          <w:pPr>
            <w:pStyle w:val="TOC3"/>
            <w:spacing w:after="60"/>
            <w:rPr>
              <w:del w:id="2081" w:author="d" w:date="2018-05-05T20:19:00Z"/>
              <w:rFonts w:asciiTheme="minorHAnsi" w:hAnsiTheme="minorHAnsi" w:cstheme="minorBidi"/>
              <w:szCs w:val="26"/>
              <w:lang w:eastAsia="en-US"/>
              <w:rPrChange w:id="2082" w:author="d" w:date="2018-05-05T20:20:00Z">
                <w:rPr>
                  <w:del w:id="2083" w:author="d" w:date="2018-05-05T20:19:00Z"/>
                  <w:rFonts w:asciiTheme="minorHAnsi" w:hAnsiTheme="minorHAnsi" w:cstheme="minorBidi"/>
                  <w:b w:val="0"/>
                  <w:szCs w:val="26"/>
                  <w:lang w:eastAsia="en-US"/>
                </w:rPr>
              </w:rPrChange>
            </w:rPr>
            <w:pPrChange w:id="2084" w:author="d" w:date="2018-05-05T20:22:00Z">
              <w:pPr>
                <w:pStyle w:val="TOC3"/>
              </w:pPr>
            </w:pPrChange>
          </w:pPr>
          <w:del w:id="2085" w:author="d" w:date="2018-05-05T20:19:00Z">
            <w:r w:rsidRPr="00490E32" w:rsidDel="00D702D0">
              <w:rPr>
                <w:rStyle w:val="Hyperlink"/>
                <w:szCs w:val="26"/>
                <w:rPrChange w:id="2086" w:author="d" w:date="2018-05-05T20:20:00Z">
                  <w:rPr>
                    <w:rStyle w:val="Hyperlink"/>
                    <w:b w:val="0"/>
                    <w:szCs w:val="26"/>
                  </w:rPr>
                </w:rPrChange>
              </w:rPr>
              <w:delText>1.5.2 Cài đặt môi trường JDK và công cụ lập trình Android Studio</w:delText>
            </w:r>
            <w:r w:rsidRPr="00490E32" w:rsidDel="00D702D0">
              <w:rPr>
                <w:webHidden/>
                <w:szCs w:val="26"/>
                <w:rPrChange w:id="2087" w:author="d" w:date="2018-05-05T20:20:00Z">
                  <w:rPr>
                    <w:b w:val="0"/>
                    <w:webHidden/>
                    <w:szCs w:val="26"/>
                  </w:rPr>
                </w:rPrChange>
              </w:rPr>
              <w:tab/>
              <w:delText>11</w:delText>
            </w:r>
          </w:del>
        </w:p>
        <w:p w:rsidR="005B2DA6" w:rsidRPr="00490E32" w:rsidDel="00D702D0" w:rsidRDefault="005B2DA6" w:rsidP="00A914AB">
          <w:pPr>
            <w:pStyle w:val="TOC3"/>
            <w:spacing w:after="60"/>
            <w:rPr>
              <w:del w:id="2088" w:author="d" w:date="2018-05-05T20:19:00Z"/>
              <w:rFonts w:asciiTheme="minorHAnsi" w:hAnsiTheme="minorHAnsi" w:cstheme="minorBidi"/>
              <w:szCs w:val="26"/>
              <w:lang w:eastAsia="en-US"/>
              <w:rPrChange w:id="2089" w:author="d" w:date="2018-05-05T20:20:00Z">
                <w:rPr>
                  <w:del w:id="2090" w:author="d" w:date="2018-05-05T20:19:00Z"/>
                  <w:rFonts w:asciiTheme="minorHAnsi" w:hAnsiTheme="minorHAnsi" w:cstheme="minorBidi"/>
                  <w:b w:val="0"/>
                  <w:szCs w:val="26"/>
                  <w:lang w:eastAsia="en-US"/>
                </w:rPr>
              </w:rPrChange>
            </w:rPr>
            <w:pPrChange w:id="2091" w:author="d" w:date="2018-05-05T20:22:00Z">
              <w:pPr>
                <w:pStyle w:val="TOC3"/>
              </w:pPr>
            </w:pPrChange>
          </w:pPr>
          <w:del w:id="2092" w:author="d" w:date="2018-05-05T20:19:00Z">
            <w:r w:rsidRPr="00490E32" w:rsidDel="00D702D0">
              <w:rPr>
                <w:rStyle w:val="Hyperlink"/>
                <w:szCs w:val="26"/>
                <w:rPrChange w:id="2093" w:author="d" w:date="2018-05-05T20:20:00Z">
                  <w:rPr>
                    <w:rStyle w:val="Hyperlink"/>
                    <w:b w:val="0"/>
                    <w:szCs w:val="26"/>
                  </w:rPr>
                </w:rPrChange>
              </w:rPr>
              <w:delText>1.5.3 Vòng đời của một ứng dụng Android</w:delText>
            </w:r>
            <w:r w:rsidRPr="00490E32" w:rsidDel="00D702D0">
              <w:rPr>
                <w:webHidden/>
                <w:szCs w:val="26"/>
                <w:rPrChange w:id="2094" w:author="d" w:date="2018-05-05T20:20:00Z">
                  <w:rPr>
                    <w:b w:val="0"/>
                    <w:webHidden/>
                    <w:szCs w:val="26"/>
                  </w:rPr>
                </w:rPrChange>
              </w:rPr>
              <w:tab/>
              <w:delText>12</w:delText>
            </w:r>
          </w:del>
        </w:p>
        <w:p w:rsidR="005B2DA6" w:rsidRPr="00490E32" w:rsidDel="00D702D0" w:rsidRDefault="005B2DA6" w:rsidP="00A914AB">
          <w:pPr>
            <w:pStyle w:val="TOC3"/>
            <w:spacing w:after="60"/>
            <w:rPr>
              <w:del w:id="2095" w:author="d" w:date="2018-05-05T20:19:00Z"/>
              <w:rFonts w:asciiTheme="minorHAnsi" w:hAnsiTheme="minorHAnsi" w:cstheme="minorBidi"/>
              <w:szCs w:val="26"/>
              <w:lang w:eastAsia="en-US"/>
              <w:rPrChange w:id="2096" w:author="d" w:date="2018-05-05T20:20:00Z">
                <w:rPr>
                  <w:del w:id="2097" w:author="d" w:date="2018-05-05T20:19:00Z"/>
                  <w:rFonts w:asciiTheme="minorHAnsi" w:hAnsiTheme="minorHAnsi" w:cstheme="minorBidi"/>
                  <w:b w:val="0"/>
                  <w:szCs w:val="26"/>
                  <w:lang w:eastAsia="en-US"/>
                </w:rPr>
              </w:rPrChange>
            </w:rPr>
            <w:pPrChange w:id="2098" w:author="d" w:date="2018-05-05T20:22:00Z">
              <w:pPr>
                <w:pStyle w:val="TOC3"/>
              </w:pPr>
            </w:pPrChange>
          </w:pPr>
          <w:del w:id="2099" w:author="d" w:date="2018-05-05T20:19:00Z">
            <w:r w:rsidRPr="00490E32" w:rsidDel="00D702D0">
              <w:rPr>
                <w:rStyle w:val="Hyperlink"/>
                <w:szCs w:val="26"/>
                <w:rPrChange w:id="2100" w:author="d" w:date="2018-05-05T20:20:00Z">
                  <w:rPr>
                    <w:rStyle w:val="Hyperlink"/>
                    <w:b w:val="0"/>
                    <w:szCs w:val="26"/>
                  </w:rPr>
                </w:rPrChange>
              </w:rPr>
              <w:delText>1.5.4 Tính năng của Android</w:delText>
            </w:r>
            <w:r w:rsidRPr="00490E32" w:rsidDel="00D702D0">
              <w:rPr>
                <w:webHidden/>
                <w:szCs w:val="26"/>
                <w:rPrChange w:id="2101" w:author="d" w:date="2018-05-05T20:20:00Z">
                  <w:rPr>
                    <w:b w:val="0"/>
                    <w:webHidden/>
                    <w:szCs w:val="26"/>
                  </w:rPr>
                </w:rPrChange>
              </w:rPr>
              <w:tab/>
              <w:delText>12</w:delText>
            </w:r>
          </w:del>
        </w:p>
        <w:p w:rsidR="005B2DA6" w:rsidRPr="00490E32" w:rsidDel="00D702D0" w:rsidRDefault="005B2DA6" w:rsidP="00A914AB">
          <w:pPr>
            <w:pStyle w:val="TOC3"/>
            <w:spacing w:after="60"/>
            <w:rPr>
              <w:del w:id="2102" w:author="d" w:date="2018-05-05T20:19:00Z"/>
              <w:rFonts w:asciiTheme="minorHAnsi" w:hAnsiTheme="minorHAnsi" w:cstheme="minorBidi"/>
              <w:szCs w:val="26"/>
              <w:lang w:eastAsia="en-US"/>
              <w:rPrChange w:id="2103" w:author="d" w:date="2018-05-05T20:20:00Z">
                <w:rPr>
                  <w:del w:id="2104" w:author="d" w:date="2018-05-05T20:19:00Z"/>
                  <w:rFonts w:asciiTheme="minorHAnsi" w:hAnsiTheme="minorHAnsi" w:cstheme="minorBidi"/>
                  <w:b w:val="0"/>
                  <w:szCs w:val="26"/>
                  <w:lang w:eastAsia="en-US"/>
                </w:rPr>
              </w:rPrChange>
            </w:rPr>
            <w:pPrChange w:id="2105" w:author="d" w:date="2018-05-05T20:22:00Z">
              <w:pPr>
                <w:pStyle w:val="TOC3"/>
              </w:pPr>
            </w:pPrChange>
          </w:pPr>
          <w:del w:id="2106" w:author="d" w:date="2018-05-05T20:19:00Z">
            <w:r w:rsidRPr="00490E32" w:rsidDel="00D702D0">
              <w:rPr>
                <w:rStyle w:val="Hyperlink"/>
                <w:szCs w:val="26"/>
                <w:rPrChange w:id="2107" w:author="d" w:date="2018-05-05T20:20:00Z">
                  <w:rPr>
                    <w:rStyle w:val="Hyperlink"/>
                    <w:b w:val="0"/>
                    <w:szCs w:val="26"/>
                  </w:rPr>
                </w:rPrChange>
              </w:rPr>
              <w:delText>1.5.5 Các ứng dụng Android</w:delText>
            </w:r>
            <w:r w:rsidRPr="00490E32" w:rsidDel="00D702D0">
              <w:rPr>
                <w:webHidden/>
                <w:szCs w:val="26"/>
                <w:rPrChange w:id="2108" w:author="d" w:date="2018-05-05T20:20:00Z">
                  <w:rPr>
                    <w:b w:val="0"/>
                    <w:webHidden/>
                    <w:szCs w:val="26"/>
                  </w:rPr>
                </w:rPrChange>
              </w:rPr>
              <w:tab/>
              <w:delText>13</w:delText>
            </w:r>
          </w:del>
        </w:p>
        <w:p w:rsidR="005B2DA6" w:rsidRPr="00490E32" w:rsidDel="00D702D0" w:rsidRDefault="005B2DA6" w:rsidP="00A914AB">
          <w:pPr>
            <w:pStyle w:val="TOC3"/>
            <w:spacing w:after="60"/>
            <w:rPr>
              <w:del w:id="2109" w:author="d" w:date="2018-05-05T20:19:00Z"/>
              <w:rFonts w:asciiTheme="minorHAnsi" w:hAnsiTheme="minorHAnsi" w:cstheme="minorBidi"/>
              <w:szCs w:val="26"/>
              <w:lang w:eastAsia="en-US"/>
              <w:rPrChange w:id="2110" w:author="d" w:date="2018-05-05T20:20:00Z">
                <w:rPr>
                  <w:del w:id="2111" w:author="d" w:date="2018-05-05T20:19:00Z"/>
                  <w:rFonts w:asciiTheme="minorHAnsi" w:hAnsiTheme="minorHAnsi" w:cstheme="minorBidi"/>
                  <w:b w:val="0"/>
                  <w:szCs w:val="26"/>
                  <w:lang w:eastAsia="en-US"/>
                </w:rPr>
              </w:rPrChange>
            </w:rPr>
            <w:pPrChange w:id="2112" w:author="d" w:date="2018-05-05T20:22:00Z">
              <w:pPr>
                <w:pStyle w:val="TOC3"/>
              </w:pPr>
            </w:pPrChange>
          </w:pPr>
          <w:del w:id="2113" w:author="d" w:date="2018-05-05T20:19:00Z">
            <w:r w:rsidRPr="00490E32" w:rsidDel="00D702D0">
              <w:rPr>
                <w:rStyle w:val="Hyperlink"/>
                <w:szCs w:val="26"/>
                <w:rPrChange w:id="2114" w:author="d" w:date="2018-05-05T20:20:00Z">
                  <w:rPr>
                    <w:rStyle w:val="Hyperlink"/>
                    <w:b w:val="0"/>
                    <w:szCs w:val="26"/>
                  </w:rPr>
                </w:rPrChange>
              </w:rPr>
              <w:delText>1.5.6 Kiến trúc của hệ điều hành Android</w:delText>
            </w:r>
            <w:r w:rsidRPr="00490E32" w:rsidDel="00D702D0">
              <w:rPr>
                <w:webHidden/>
                <w:szCs w:val="26"/>
                <w:rPrChange w:id="2115" w:author="d" w:date="2018-05-05T20:20:00Z">
                  <w:rPr>
                    <w:b w:val="0"/>
                    <w:webHidden/>
                    <w:szCs w:val="26"/>
                  </w:rPr>
                </w:rPrChange>
              </w:rPr>
              <w:tab/>
              <w:delText>13</w:delText>
            </w:r>
          </w:del>
        </w:p>
        <w:p w:rsidR="005B2DA6" w:rsidRPr="00490E32" w:rsidDel="00D702D0" w:rsidRDefault="005B2DA6" w:rsidP="00A914AB">
          <w:pPr>
            <w:pStyle w:val="TOC3"/>
            <w:tabs>
              <w:tab w:val="left" w:pos="1540"/>
            </w:tabs>
            <w:spacing w:after="60"/>
            <w:rPr>
              <w:del w:id="2116" w:author="d" w:date="2018-05-05T20:19:00Z"/>
              <w:rFonts w:asciiTheme="minorHAnsi" w:hAnsiTheme="minorHAnsi" w:cstheme="minorBidi"/>
              <w:szCs w:val="26"/>
              <w:lang w:eastAsia="en-US"/>
              <w:rPrChange w:id="2117" w:author="d" w:date="2018-05-05T20:20:00Z">
                <w:rPr>
                  <w:del w:id="2118" w:author="d" w:date="2018-05-05T20:19:00Z"/>
                  <w:rFonts w:asciiTheme="minorHAnsi" w:hAnsiTheme="minorHAnsi" w:cstheme="minorBidi"/>
                  <w:b w:val="0"/>
                  <w:szCs w:val="26"/>
                  <w:lang w:eastAsia="en-US"/>
                </w:rPr>
              </w:rPrChange>
            </w:rPr>
            <w:pPrChange w:id="2119" w:author="d" w:date="2018-05-05T20:22:00Z">
              <w:pPr>
                <w:pStyle w:val="TOC3"/>
                <w:tabs>
                  <w:tab w:val="left" w:pos="1540"/>
                </w:tabs>
              </w:pPr>
            </w:pPrChange>
          </w:pPr>
          <w:del w:id="2120" w:author="d" w:date="2018-05-05T20:19:00Z">
            <w:r w:rsidRPr="00490E32" w:rsidDel="00D702D0">
              <w:rPr>
                <w:rStyle w:val="Hyperlink"/>
                <w:szCs w:val="26"/>
                <w:rPrChange w:id="2121" w:author="d" w:date="2018-05-05T20:20:00Z">
                  <w:rPr>
                    <w:rStyle w:val="Hyperlink"/>
                    <w:b w:val="0"/>
                    <w:szCs w:val="26"/>
                  </w:rPr>
                </w:rPrChange>
              </w:rPr>
              <w:delText>1.5.7</w:delText>
            </w:r>
            <w:r w:rsidR="007B4FC6" w:rsidRPr="00490E32" w:rsidDel="00D702D0">
              <w:rPr>
                <w:rFonts w:asciiTheme="minorHAnsi" w:hAnsiTheme="minorHAnsi" w:cstheme="minorBidi"/>
                <w:szCs w:val="26"/>
                <w:lang w:eastAsia="en-US"/>
                <w:rPrChange w:id="2122" w:author="d" w:date="2018-05-05T20:20:00Z">
                  <w:rPr>
                    <w:rFonts w:asciiTheme="minorHAnsi" w:hAnsiTheme="minorHAnsi" w:cstheme="minorBidi"/>
                    <w:b w:val="0"/>
                    <w:szCs w:val="26"/>
                    <w:lang w:eastAsia="en-US"/>
                  </w:rPr>
                </w:rPrChange>
              </w:rPr>
              <w:delText xml:space="preserve"> </w:delText>
            </w:r>
            <w:r w:rsidRPr="00490E32" w:rsidDel="00D702D0">
              <w:rPr>
                <w:rStyle w:val="Hyperlink"/>
                <w:szCs w:val="26"/>
                <w:rPrChange w:id="2123" w:author="d" w:date="2018-05-05T20:20:00Z">
                  <w:rPr>
                    <w:rStyle w:val="Hyperlink"/>
                    <w:b w:val="0"/>
                    <w:szCs w:val="26"/>
                  </w:rPr>
                </w:rPrChange>
              </w:rPr>
              <w:delText>Các thành phần cơ bản của một ứng dụng android</w:delText>
            </w:r>
            <w:r w:rsidRPr="00490E32" w:rsidDel="00D702D0">
              <w:rPr>
                <w:webHidden/>
                <w:szCs w:val="26"/>
                <w:rPrChange w:id="2124" w:author="d" w:date="2018-05-05T20:20:00Z">
                  <w:rPr>
                    <w:b w:val="0"/>
                    <w:webHidden/>
                    <w:szCs w:val="26"/>
                  </w:rPr>
                </w:rPrChange>
              </w:rPr>
              <w:tab/>
              <w:delText>15</w:delText>
            </w:r>
          </w:del>
        </w:p>
        <w:p w:rsidR="005B2DA6" w:rsidRPr="00490E32" w:rsidDel="00D702D0" w:rsidRDefault="005B2DA6" w:rsidP="00A914AB">
          <w:pPr>
            <w:pStyle w:val="TOC3"/>
            <w:spacing w:after="60"/>
            <w:rPr>
              <w:del w:id="2125" w:author="d" w:date="2018-05-05T20:19:00Z"/>
              <w:rFonts w:asciiTheme="minorHAnsi" w:hAnsiTheme="minorHAnsi" w:cstheme="minorBidi"/>
              <w:szCs w:val="26"/>
              <w:lang w:eastAsia="en-US"/>
              <w:rPrChange w:id="2126" w:author="d" w:date="2018-05-05T20:20:00Z">
                <w:rPr>
                  <w:del w:id="2127" w:author="d" w:date="2018-05-05T20:19:00Z"/>
                  <w:rFonts w:asciiTheme="minorHAnsi" w:hAnsiTheme="minorHAnsi" w:cstheme="minorBidi"/>
                  <w:b w:val="0"/>
                  <w:szCs w:val="26"/>
                  <w:lang w:eastAsia="en-US"/>
                </w:rPr>
              </w:rPrChange>
            </w:rPr>
            <w:pPrChange w:id="2128" w:author="d" w:date="2018-05-05T20:22:00Z">
              <w:pPr>
                <w:pStyle w:val="TOC3"/>
              </w:pPr>
            </w:pPrChange>
          </w:pPr>
          <w:del w:id="2129" w:author="d" w:date="2018-05-05T20:19:00Z">
            <w:r w:rsidRPr="00490E32" w:rsidDel="00D702D0">
              <w:rPr>
                <w:rStyle w:val="Hyperlink"/>
                <w:szCs w:val="26"/>
                <w:rPrChange w:id="2130" w:author="d" w:date="2018-05-05T20:20:00Z">
                  <w:rPr>
                    <w:rStyle w:val="Hyperlink"/>
                    <w:b w:val="0"/>
                    <w:szCs w:val="26"/>
                  </w:rPr>
                </w:rPrChange>
              </w:rPr>
              <w:delText>1.5.8 Các tệp tin quan trọng trong Android</w:delText>
            </w:r>
            <w:r w:rsidRPr="00490E32" w:rsidDel="00D702D0">
              <w:rPr>
                <w:webHidden/>
                <w:szCs w:val="26"/>
                <w:rPrChange w:id="2131" w:author="d" w:date="2018-05-05T20:20:00Z">
                  <w:rPr>
                    <w:b w:val="0"/>
                    <w:webHidden/>
                    <w:szCs w:val="26"/>
                  </w:rPr>
                </w:rPrChange>
              </w:rPr>
              <w:tab/>
              <w:delText>17</w:delText>
            </w:r>
          </w:del>
        </w:p>
        <w:p w:rsidR="005B2DA6" w:rsidRPr="00490E32" w:rsidDel="00D702D0" w:rsidRDefault="005B2DA6" w:rsidP="00A914AB">
          <w:pPr>
            <w:pStyle w:val="TOC3"/>
            <w:spacing w:after="60"/>
            <w:rPr>
              <w:del w:id="2132" w:author="d" w:date="2018-05-05T20:19:00Z"/>
              <w:rFonts w:asciiTheme="minorHAnsi" w:hAnsiTheme="minorHAnsi" w:cstheme="minorBidi"/>
              <w:szCs w:val="26"/>
              <w:lang w:eastAsia="en-US"/>
              <w:rPrChange w:id="2133" w:author="d" w:date="2018-05-05T20:20:00Z">
                <w:rPr>
                  <w:del w:id="2134" w:author="d" w:date="2018-05-05T20:19:00Z"/>
                  <w:rFonts w:asciiTheme="minorHAnsi" w:hAnsiTheme="minorHAnsi" w:cstheme="minorBidi"/>
                  <w:b w:val="0"/>
                  <w:szCs w:val="26"/>
                  <w:lang w:eastAsia="en-US"/>
                </w:rPr>
              </w:rPrChange>
            </w:rPr>
            <w:pPrChange w:id="2135" w:author="d" w:date="2018-05-05T20:22:00Z">
              <w:pPr>
                <w:pStyle w:val="TOC3"/>
              </w:pPr>
            </w:pPrChange>
          </w:pPr>
          <w:del w:id="2136" w:author="d" w:date="2018-05-05T20:19:00Z">
            <w:r w:rsidRPr="00490E32" w:rsidDel="00D702D0">
              <w:rPr>
                <w:rStyle w:val="Hyperlink"/>
                <w:szCs w:val="26"/>
                <w:rPrChange w:id="2137" w:author="d" w:date="2018-05-05T20:20:00Z">
                  <w:rPr>
                    <w:rStyle w:val="Hyperlink"/>
                    <w:b w:val="0"/>
                    <w:szCs w:val="26"/>
                  </w:rPr>
                </w:rPrChange>
              </w:rPr>
              <w:delText>1.5.9 Các giao diện cơ bản trong Android</w:delText>
            </w:r>
            <w:r w:rsidRPr="00490E32" w:rsidDel="00D702D0">
              <w:rPr>
                <w:webHidden/>
                <w:szCs w:val="26"/>
                <w:rPrChange w:id="2138" w:author="d" w:date="2018-05-05T20:20:00Z">
                  <w:rPr>
                    <w:b w:val="0"/>
                    <w:webHidden/>
                    <w:szCs w:val="26"/>
                  </w:rPr>
                </w:rPrChange>
              </w:rPr>
              <w:tab/>
              <w:delText>20</w:delText>
            </w:r>
          </w:del>
        </w:p>
        <w:p w:rsidR="005B2DA6" w:rsidRPr="00490E32" w:rsidDel="00D702D0" w:rsidRDefault="005B2DA6" w:rsidP="00A914AB">
          <w:pPr>
            <w:pStyle w:val="TOC3"/>
            <w:tabs>
              <w:tab w:val="left" w:pos="1760"/>
            </w:tabs>
            <w:spacing w:after="60"/>
            <w:rPr>
              <w:del w:id="2139" w:author="d" w:date="2018-05-05T20:19:00Z"/>
              <w:rFonts w:asciiTheme="minorHAnsi" w:hAnsiTheme="minorHAnsi" w:cstheme="minorBidi"/>
              <w:szCs w:val="26"/>
              <w:lang w:eastAsia="en-US"/>
              <w:rPrChange w:id="2140" w:author="d" w:date="2018-05-05T20:20:00Z">
                <w:rPr>
                  <w:del w:id="2141" w:author="d" w:date="2018-05-05T20:19:00Z"/>
                  <w:rFonts w:asciiTheme="minorHAnsi" w:hAnsiTheme="minorHAnsi" w:cstheme="minorBidi"/>
                  <w:b w:val="0"/>
                  <w:szCs w:val="26"/>
                  <w:lang w:eastAsia="en-US"/>
                </w:rPr>
              </w:rPrChange>
            </w:rPr>
            <w:pPrChange w:id="2142" w:author="d" w:date="2018-05-05T20:22:00Z">
              <w:pPr>
                <w:pStyle w:val="TOC3"/>
                <w:tabs>
                  <w:tab w:val="left" w:pos="1760"/>
                </w:tabs>
              </w:pPr>
            </w:pPrChange>
          </w:pPr>
          <w:del w:id="2143" w:author="d" w:date="2018-05-05T20:19:00Z">
            <w:r w:rsidRPr="00490E32" w:rsidDel="00D702D0">
              <w:rPr>
                <w:rStyle w:val="Hyperlink"/>
                <w:szCs w:val="26"/>
                <w:rPrChange w:id="2144" w:author="d" w:date="2018-05-05T20:20:00Z">
                  <w:rPr>
                    <w:rStyle w:val="Hyperlink"/>
                    <w:b w:val="0"/>
                    <w:szCs w:val="26"/>
                  </w:rPr>
                </w:rPrChange>
              </w:rPr>
              <w:delText>1.5.10</w:delText>
            </w:r>
            <w:r w:rsidR="007B4FC6" w:rsidRPr="00490E32" w:rsidDel="00D702D0">
              <w:rPr>
                <w:rFonts w:asciiTheme="minorHAnsi" w:hAnsiTheme="minorHAnsi" w:cstheme="minorBidi"/>
                <w:szCs w:val="26"/>
                <w:lang w:eastAsia="en-US"/>
                <w:rPrChange w:id="2145" w:author="d" w:date="2018-05-05T20:20:00Z">
                  <w:rPr>
                    <w:rFonts w:asciiTheme="minorHAnsi" w:hAnsiTheme="minorHAnsi" w:cstheme="minorBidi"/>
                    <w:b w:val="0"/>
                    <w:szCs w:val="26"/>
                    <w:lang w:eastAsia="en-US"/>
                  </w:rPr>
                </w:rPrChange>
              </w:rPr>
              <w:delText xml:space="preserve"> </w:delText>
            </w:r>
            <w:r w:rsidRPr="00490E32" w:rsidDel="00D702D0">
              <w:rPr>
                <w:rStyle w:val="Hyperlink"/>
                <w:szCs w:val="26"/>
                <w:rPrChange w:id="2146" w:author="d" w:date="2018-05-05T20:20:00Z">
                  <w:rPr>
                    <w:rStyle w:val="Hyperlink"/>
                    <w:b w:val="0"/>
                    <w:szCs w:val="26"/>
                  </w:rPr>
                </w:rPrChange>
              </w:rPr>
              <w:delText>Giới thiệu một số widget cơ bản trong lập trình android</w:delText>
            </w:r>
            <w:r w:rsidRPr="00490E32" w:rsidDel="00D702D0">
              <w:rPr>
                <w:webHidden/>
                <w:szCs w:val="26"/>
                <w:rPrChange w:id="2147" w:author="d" w:date="2018-05-05T20:20:00Z">
                  <w:rPr>
                    <w:b w:val="0"/>
                    <w:webHidden/>
                    <w:szCs w:val="26"/>
                  </w:rPr>
                </w:rPrChange>
              </w:rPr>
              <w:tab/>
              <w:delText>28</w:delText>
            </w:r>
          </w:del>
        </w:p>
        <w:p w:rsidR="005B2DA6" w:rsidRPr="00490E32" w:rsidDel="00D702D0" w:rsidRDefault="005B2DA6" w:rsidP="00A914AB">
          <w:pPr>
            <w:pStyle w:val="TOC3"/>
            <w:spacing w:after="60"/>
            <w:rPr>
              <w:del w:id="2148" w:author="d" w:date="2018-05-05T20:19:00Z"/>
              <w:rFonts w:asciiTheme="minorHAnsi" w:hAnsiTheme="minorHAnsi" w:cstheme="minorBidi"/>
              <w:szCs w:val="26"/>
              <w:lang w:eastAsia="en-US"/>
              <w:rPrChange w:id="2149" w:author="d" w:date="2018-05-05T20:20:00Z">
                <w:rPr>
                  <w:del w:id="2150" w:author="d" w:date="2018-05-05T20:19:00Z"/>
                  <w:rFonts w:asciiTheme="minorHAnsi" w:hAnsiTheme="minorHAnsi" w:cstheme="minorBidi"/>
                  <w:b w:val="0"/>
                  <w:szCs w:val="26"/>
                  <w:lang w:eastAsia="en-US"/>
                </w:rPr>
              </w:rPrChange>
            </w:rPr>
            <w:pPrChange w:id="2151" w:author="d" w:date="2018-05-05T20:22:00Z">
              <w:pPr>
                <w:pStyle w:val="TOC3"/>
              </w:pPr>
            </w:pPrChange>
          </w:pPr>
          <w:del w:id="2152" w:author="d" w:date="2018-05-05T20:19:00Z">
            <w:r w:rsidRPr="00490E32" w:rsidDel="00D702D0">
              <w:rPr>
                <w:rStyle w:val="Hyperlink"/>
                <w:szCs w:val="26"/>
                <w:rPrChange w:id="2153" w:author="d" w:date="2018-05-05T20:20:00Z">
                  <w:rPr>
                    <w:rStyle w:val="Hyperlink"/>
                    <w:b w:val="0"/>
                    <w:szCs w:val="26"/>
                  </w:rPr>
                </w:rPrChange>
              </w:rPr>
              <w:delText>1.5.11 Các thành phần được thiết kế trong Material Design</w:delText>
            </w:r>
            <w:r w:rsidRPr="00490E32" w:rsidDel="00D702D0">
              <w:rPr>
                <w:webHidden/>
                <w:szCs w:val="26"/>
                <w:rPrChange w:id="2154" w:author="d" w:date="2018-05-05T20:20:00Z">
                  <w:rPr>
                    <w:b w:val="0"/>
                    <w:webHidden/>
                    <w:szCs w:val="26"/>
                  </w:rPr>
                </w:rPrChange>
              </w:rPr>
              <w:tab/>
              <w:delText>39</w:delText>
            </w:r>
          </w:del>
        </w:p>
        <w:p w:rsidR="005B2DA6" w:rsidRPr="00490E32" w:rsidDel="00D702D0" w:rsidRDefault="005B2DA6" w:rsidP="00A914AB">
          <w:pPr>
            <w:pStyle w:val="TOC3"/>
            <w:spacing w:after="60"/>
            <w:rPr>
              <w:del w:id="2155" w:author="d" w:date="2018-05-05T20:19:00Z"/>
              <w:rFonts w:asciiTheme="minorHAnsi" w:hAnsiTheme="minorHAnsi" w:cstheme="minorBidi"/>
              <w:szCs w:val="26"/>
              <w:lang w:eastAsia="en-US"/>
              <w:rPrChange w:id="2156" w:author="d" w:date="2018-05-05T20:20:00Z">
                <w:rPr>
                  <w:del w:id="2157" w:author="d" w:date="2018-05-05T20:19:00Z"/>
                  <w:rFonts w:asciiTheme="minorHAnsi" w:hAnsiTheme="minorHAnsi" w:cstheme="minorBidi"/>
                  <w:b w:val="0"/>
                  <w:szCs w:val="26"/>
                  <w:lang w:eastAsia="en-US"/>
                </w:rPr>
              </w:rPrChange>
            </w:rPr>
            <w:pPrChange w:id="2158" w:author="d" w:date="2018-05-05T20:22:00Z">
              <w:pPr>
                <w:pStyle w:val="TOC3"/>
              </w:pPr>
            </w:pPrChange>
          </w:pPr>
          <w:del w:id="2159" w:author="d" w:date="2018-05-05T20:19:00Z">
            <w:r w:rsidRPr="00490E32" w:rsidDel="00D702D0">
              <w:rPr>
                <w:rStyle w:val="Hyperlink"/>
                <w:szCs w:val="26"/>
                <w:rPrChange w:id="2160" w:author="d" w:date="2018-05-05T20:20:00Z">
                  <w:rPr>
                    <w:rStyle w:val="Hyperlink"/>
                    <w:b w:val="0"/>
                    <w:szCs w:val="26"/>
                  </w:rPr>
                </w:rPrChange>
              </w:rPr>
              <w:delText>1.5.12 Lưu trữ dữ liệu trong Android</w:delText>
            </w:r>
            <w:r w:rsidRPr="00490E32" w:rsidDel="00D702D0">
              <w:rPr>
                <w:webHidden/>
                <w:szCs w:val="26"/>
                <w:rPrChange w:id="2161" w:author="d" w:date="2018-05-05T20:20:00Z">
                  <w:rPr>
                    <w:b w:val="0"/>
                    <w:webHidden/>
                    <w:szCs w:val="26"/>
                  </w:rPr>
                </w:rPrChange>
              </w:rPr>
              <w:tab/>
              <w:delText>40</w:delText>
            </w:r>
          </w:del>
        </w:p>
        <w:p w:rsidR="005B2DA6" w:rsidRPr="00490E32" w:rsidDel="00D702D0" w:rsidRDefault="005B2DA6" w:rsidP="00A914AB">
          <w:pPr>
            <w:pStyle w:val="TOC2"/>
            <w:spacing w:after="60"/>
            <w:rPr>
              <w:del w:id="2162" w:author="d" w:date="2018-05-05T20:19:00Z"/>
              <w:rFonts w:asciiTheme="minorHAnsi" w:hAnsiTheme="minorHAnsi" w:cstheme="minorBidi"/>
              <w:szCs w:val="26"/>
              <w:lang w:eastAsia="en-US"/>
              <w:rPrChange w:id="2163" w:author="d" w:date="2018-05-05T20:20:00Z">
                <w:rPr>
                  <w:del w:id="2164" w:author="d" w:date="2018-05-05T20:19:00Z"/>
                  <w:rFonts w:asciiTheme="minorHAnsi" w:hAnsiTheme="minorHAnsi" w:cstheme="minorBidi"/>
                  <w:b w:val="0"/>
                  <w:szCs w:val="26"/>
                  <w:lang w:eastAsia="en-US"/>
                </w:rPr>
              </w:rPrChange>
            </w:rPr>
            <w:pPrChange w:id="2165" w:author="d" w:date="2018-05-05T20:22:00Z">
              <w:pPr>
                <w:pStyle w:val="TOC2"/>
              </w:pPr>
            </w:pPrChange>
          </w:pPr>
          <w:del w:id="2166" w:author="d" w:date="2018-05-05T20:19:00Z">
            <w:r w:rsidRPr="00490E32" w:rsidDel="00D702D0">
              <w:rPr>
                <w:rStyle w:val="Hyperlink"/>
                <w:szCs w:val="26"/>
                <w:rPrChange w:id="2167" w:author="d" w:date="2018-05-05T20:20:00Z">
                  <w:rPr>
                    <w:rStyle w:val="Hyperlink"/>
                    <w:b w:val="0"/>
                    <w:szCs w:val="26"/>
                  </w:rPr>
                </w:rPrChange>
              </w:rPr>
              <w:delText xml:space="preserve">1.6 </w:delText>
            </w:r>
            <w:r w:rsidRPr="00490E32" w:rsidDel="00D702D0">
              <w:rPr>
                <w:rStyle w:val="Hyperlink"/>
                <w:szCs w:val="26"/>
                <w:lang w:val="de-DE"/>
                <w:rPrChange w:id="2168" w:author="d" w:date="2018-05-05T20:20:00Z">
                  <w:rPr>
                    <w:rStyle w:val="Hyperlink"/>
                    <w:b w:val="0"/>
                    <w:szCs w:val="26"/>
                    <w:lang w:val="de-DE"/>
                  </w:rPr>
                </w:rPrChange>
              </w:rPr>
              <w:delText>Google Map API trên Hệ điều hành Android</w:delText>
            </w:r>
            <w:r w:rsidRPr="00490E32" w:rsidDel="00D702D0">
              <w:rPr>
                <w:webHidden/>
                <w:szCs w:val="26"/>
                <w:rPrChange w:id="2169" w:author="d" w:date="2018-05-05T20:20:00Z">
                  <w:rPr>
                    <w:b w:val="0"/>
                    <w:webHidden/>
                    <w:szCs w:val="26"/>
                  </w:rPr>
                </w:rPrChange>
              </w:rPr>
              <w:tab/>
              <w:delText>41</w:delText>
            </w:r>
          </w:del>
        </w:p>
        <w:p w:rsidR="005B2DA6" w:rsidRPr="00490E32" w:rsidDel="00D702D0" w:rsidRDefault="005B2DA6" w:rsidP="00A914AB">
          <w:pPr>
            <w:pStyle w:val="TOC3"/>
            <w:spacing w:after="60"/>
            <w:rPr>
              <w:del w:id="2170" w:author="d" w:date="2018-05-05T20:19:00Z"/>
              <w:rFonts w:asciiTheme="minorHAnsi" w:hAnsiTheme="minorHAnsi" w:cstheme="minorBidi"/>
              <w:szCs w:val="26"/>
              <w:lang w:eastAsia="en-US"/>
              <w:rPrChange w:id="2171" w:author="d" w:date="2018-05-05T20:20:00Z">
                <w:rPr>
                  <w:del w:id="2172" w:author="d" w:date="2018-05-05T20:19:00Z"/>
                  <w:rFonts w:asciiTheme="minorHAnsi" w:hAnsiTheme="minorHAnsi" w:cstheme="minorBidi"/>
                  <w:b w:val="0"/>
                  <w:szCs w:val="26"/>
                  <w:lang w:eastAsia="en-US"/>
                </w:rPr>
              </w:rPrChange>
            </w:rPr>
            <w:pPrChange w:id="2173" w:author="d" w:date="2018-05-05T20:22:00Z">
              <w:pPr>
                <w:pStyle w:val="TOC3"/>
              </w:pPr>
            </w:pPrChange>
          </w:pPr>
          <w:del w:id="2174" w:author="d" w:date="2018-05-05T20:19:00Z">
            <w:r w:rsidRPr="00490E32" w:rsidDel="00D702D0">
              <w:rPr>
                <w:rStyle w:val="Hyperlink"/>
                <w:szCs w:val="26"/>
                <w:rPrChange w:id="2175" w:author="d" w:date="2018-05-05T20:20:00Z">
                  <w:rPr>
                    <w:rStyle w:val="Hyperlink"/>
                    <w:b w:val="0"/>
                    <w:szCs w:val="26"/>
                  </w:rPr>
                </w:rPrChange>
              </w:rPr>
              <w:delText>1.6.1 Google Maps</w:delText>
            </w:r>
            <w:r w:rsidRPr="00490E32" w:rsidDel="00D702D0">
              <w:rPr>
                <w:webHidden/>
                <w:szCs w:val="26"/>
                <w:rPrChange w:id="2176" w:author="d" w:date="2018-05-05T20:20:00Z">
                  <w:rPr>
                    <w:b w:val="0"/>
                    <w:webHidden/>
                    <w:szCs w:val="26"/>
                  </w:rPr>
                </w:rPrChange>
              </w:rPr>
              <w:tab/>
              <w:delText>41</w:delText>
            </w:r>
          </w:del>
        </w:p>
        <w:p w:rsidR="005B2DA6" w:rsidRPr="00490E32" w:rsidDel="00D702D0" w:rsidRDefault="005B2DA6" w:rsidP="00A914AB">
          <w:pPr>
            <w:pStyle w:val="TOC3"/>
            <w:spacing w:after="60"/>
            <w:rPr>
              <w:del w:id="2177" w:author="d" w:date="2018-05-05T20:19:00Z"/>
              <w:rFonts w:asciiTheme="minorHAnsi" w:hAnsiTheme="minorHAnsi" w:cstheme="minorBidi"/>
              <w:szCs w:val="26"/>
              <w:lang w:eastAsia="en-US"/>
              <w:rPrChange w:id="2178" w:author="d" w:date="2018-05-05T20:20:00Z">
                <w:rPr>
                  <w:del w:id="2179" w:author="d" w:date="2018-05-05T20:19:00Z"/>
                  <w:rFonts w:asciiTheme="minorHAnsi" w:hAnsiTheme="minorHAnsi" w:cstheme="minorBidi"/>
                  <w:b w:val="0"/>
                  <w:szCs w:val="26"/>
                  <w:lang w:eastAsia="en-US"/>
                </w:rPr>
              </w:rPrChange>
            </w:rPr>
            <w:pPrChange w:id="2180" w:author="d" w:date="2018-05-05T20:22:00Z">
              <w:pPr>
                <w:pStyle w:val="TOC3"/>
              </w:pPr>
            </w:pPrChange>
          </w:pPr>
          <w:del w:id="2181" w:author="d" w:date="2018-05-05T20:19:00Z">
            <w:r w:rsidRPr="00490E32" w:rsidDel="00D702D0">
              <w:rPr>
                <w:rStyle w:val="Hyperlink"/>
                <w:szCs w:val="26"/>
                <w:rPrChange w:id="2182" w:author="d" w:date="2018-05-05T20:20:00Z">
                  <w:rPr>
                    <w:rStyle w:val="Hyperlink"/>
                    <w:b w:val="0"/>
                    <w:szCs w:val="26"/>
                  </w:rPr>
                </w:rPrChange>
              </w:rPr>
              <w:delText>1.6.2 Các loại bản đồ Google Maps</w:delText>
            </w:r>
            <w:r w:rsidRPr="00490E32" w:rsidDel="00D702D0">
              <w:rPr>
                <w:webHidden/>
                <w:szCs w:val="26"/>
                <w:rPrChange w:id="2183" w:author="d" w:date="2018-05-05T20:20:00Z">
                  <w:rPr>
                    <w:b w:val="0"/>
                    <w:webHidden/>
                    <w:szCs w:val="26"/>
                  </w:rPr>
                </w:rPrChange>
              </w:rPr>
              <w:tab/>
              <w:delText>41</w:delText>
            </w:r>
          </w:del>
        </w:p>
        <w:p w:rsidR="005B2DA6" w:rsidRPr="00490E32" w:rsidDel="00D702D0" w:rsidRDefault="005B2DA6" w:rsidP="00A914AB">
          <w:pPr>
            <w:pStyle w:val="TOC3"/>
            <w:spacing w:after="60"/>
            <w:rPr>
              <w:del w:id="2184" w:author="d" w:date="2018-05-05T20:19:00Z"/>
              <w:rFonts w:asciiTheme="minorHAnsi" w:hAnsiTheme="minorHAnsi" w:cstheme="minorBidi"/>
              <w:szCs w:val="26"/>
              <w:lang w:eastAsia="en-US"/>
              <w:rPrChange w:id="2185" w:author="d" w:date="2018-05-05T20:20:00Z">
                <w:rPr>
                  <w:del w:id="2186" w:author="d" w:date="2018-05-05T20:19:00Z"/>
                  <w:rFonts w:asciiTheme="minorHAnsi" w:hAnsiTheme="minorHAnsi" w:cstheme="minorBidi"/>
                  <w:b w:val="0"/>
                  <w:szCs w:val="26"/>
                  <w:lang w:eastAsia="en-US"/>
                </w:rPr>
              </w:rPrChange>
            </w:rPr>
            <w:pPrChange w:id="2187" w:author="d" w:date="2018-05-05T20:22:00Z">
              <w:pPr>
                <w:pStyle w:val="TOC3"/>
              </w:pPr>
            </w:pPrChange>
          </w:pPr>
          <w:del w:id="2188" w:author="d" w:date="2018-05-05T20:19:00Z">
            <w:r w:rsidRPr="00490E32" w:rsidDel="00D702D0">
              <w:rPr>
                <w:rStyle w:val="Hyperlink"/>
                <w:szCs w:val="26"/>
                <w:rPrChange w:id="2189" w:author="d" w:date="2018-05-05T20:20:00Z">
                  <w:rPr>
                    <w:rStyle w:val="Hyperlink"/>
                    <w:b w:val="0"/>
                    <w:szCs w:val="26"/>
                  </w:rPr>
                </w:rPrChange>
              </w:rPr>
              <w:delText>1.6.3 Ứng dụng Google Maps trên nền tảng Andriod.</w:delText>
            </w:r>
            <w:r w:rsidRPr="00490E32" w:rsidDel="00D702D0">
              <w:rPr>
                <w:webHidden/>
                <w:szCs w:val="26"/>
                <w:rPrChange w:id="2190" w:author="d" w:date="2018-05-05T20:20:00Z">
                  <w:rPr>
                    <w:b w:val="0"/>
                    <w:webHidden/>
                    <w:szCs w:val="26"/>
                  </w:rPr>
                </w:rPrChange>
              </w:rPr>
              <w:tab/>
              <w:delText>41</w:delText>
            </w:r>
          </w:del>
        </w:p>
        <w:p w:rsidR="005B2DA6" w:rsidRPr="00490E32" w:rsidDel="00D702D0" w:rsidRDefault="005B2DA6" w:rsidP="00A914AB">
          <w:pPr>
            <w:pStyle w:val="TOC3"/>
            <w:spacing w:after="60"/>
            <w:rPr>
              <w:del w:id="2191" w:author="d" w:date="2018-05-05T20:19:00Z"/>
              <w:rFonts w:asciiTheme="minorHAnsi" w:hAnsiTheme="minorHAnsi" w:cstheme="minorBidi"/>
              <w:szCs w:val="26"/>
              <w:lang w:eastAsia="en-US"/>
              <w:rPrChange w:id="2192" w:author="d" w:date="2018-05-05T20:20:00Z">
                <w:rPr>
                  <w:del w:id="2193" w:author="d" w:date="2018-05-05T20:19:00Z"/>
                  <w:rFonts w:asciiTheme="minorHAnsi" w:hAnsiTheme="minorHAnsi" w:cstheme="minorBidi"/>
                  <w:b w:val="0"/>
                  <w:szCs w:val="26"/>
                  <w:lang w:eastAsia="en-US"/>
                </w:rPr>
              </w:rPrChange>
            </w:rPr>
            <w:pPrChange w:id="2194" w:author="d" w:date="2018-05-05T20:22:00Z">
              <w:pPr>
                <w:pStyle w:val="TOC3"/>
              </w:pPr>
            </w:pPrChange>
          </w:pPr>
          <w:del w:id="2195" w:author="d" w:date="2018-05-05T20:19:00Z">
            <w:r w:rsidRPr="00490E32" w:rsidDel="00D702D0">
              <w:rPr>
                <w:rStyle w:val="Hyperlink"/>
                <w:szCs w:val="26"/>
                <w:rPrChange w:id="2196" w:author="d" w:date="2018-05-05T20:20:00Z">
                  <w:rPr>
                    <w:rStyle w:val="Hyperlink"/>
                    <w:b w:val="0"/>
                    <w:szCs w:val="26"/>
                  </w:rPr>
                </w:rPrChange>
              </w:rPr>
              <w:delText>1.6.4 Các phương thức của Google Maps</w:delText>
            </w:r>
            <w:r w:rsidRPr="00490E32" w:rsidDel="00D702D0">
              <w:rPr>
                <w:webHidden/>
                <w:szCs w:val="26"/>
                <w:rPrChange w:id="2197" w:author="d" w:date="2018-05-05T20:20:00Z">
                  <w:rPr>
                    <w:b w:val="0"/>
                    <w:webHidden/>
                    <w:szCs w:val="26"/>
                  </w:rPr>
                </w:rPrChange>
              </w:rPr>
              <w:tab/>
              <w:delText>42</w:delText>
            </w:r>
          </w:del>
        </w:p>
        <w:p w:rsidR="005B2DA6" w:rsidRPr="00490E32" w:rsidDel="00D702D0" w:rsidRDefault="005B2DA6" w:rsidP="00A914AB">
          <w:pPr>
            <w:pStyle w:val="TOC3"/>
            <w:spacing w:after="60"/>
            <w:rPr>
              <w:del w:id="2198" w:author="d" w:date="2018-05-05T20:19:00Z"/>
              <w:rFonts w:asciiTheme="minorHAnsi" w:hAnsiTheme="minorHAnsi" w:cstheme="minorBidi"/>
              <w:szCs w:val="26"/>
              <w:lang w:eastAsia="en-US"/>
              <w:rPrChange w:id="2199" w:author="d" w:date="2018-05-05T20:20:00Z">
                <w:rPr>
                  <w:del w:id="2200" w:author="d" w:date="2018-05-05T20:19:00Z"/>
                  <w:rFonts w:asciiTheme="minorHAnsi" w:hAnsiTheme="minorHAnsi" w:cstheme="minorBidi"/>
                  <w:b w:val="0"/>
                  <w:szCs w:val="26"/>
                  <w:lang w:eastAsia="en-US"/>
                </w:rPr>
              </w:rPrChange>
            </w:rPr>
            <w:pPrChange w:id="2201" w:author="d" w:date="2018-05-05T20:22:00Z">
              <w:pPr>
                <w:pStyle w:val="TOC3"/>
              </w:pPr>
            </w:pPrChange>
          </w:pPr>
          <w:del w:id="2202" w:author="d" w:date="2018-05-05T20:19:00Z">
            <w:r w:rsidRPr="00490E32" w:rsidDel="00D702D0">
              <w:rPr>
                <w:rStyle w:val="Hyperlink"/>
                <w:szCs w:val="26"/>
                <w:rPrChange w:id="2203" w:author="d" w:date="2018-05-05T20:20:00Z">
                  <w:rPr>
                    <w:rStyle w:val="Hyperlink"/>
                    <w:b w:val="0"/>
                    <w:szCs w:val="26"/>
                  </w:rPr>
                </w:rPrChange>
              </w:rPr>
              <w:delText>1.6.5 Marker trong Google Maps.</w:delText>
            </w:r>
            <w:r w:rsidRPr="00490E32" w:rsidDel="00D702D0">
              <w:rPr>
                <w:webHidden/>
                <w:szCs w:val="26"/>
                <w:rPrChange w:id="2204" w:author="d" w:date="2018-05-05T20:20:00Z">
                  <w:rPr>
                    <w:b w:val="0"/>
                    <w:webHidden/>
                    <w:szCs w:val="26"/>
                  </w:rPr>
                </w:rPrChange>
              </w:rPr>
              <w:tab/>
              <w:delText>42</w:delText>
            </w:r>
          </w:del>
        </w:p>
        <w:p w:rsidR="005B2DA6" w:rsidRPr="00490E32" w:rsidDel="00D702D0" w:rsidRDefault="005B2DA6" w:rsidP="00A914AB">
          <w:pPr>
            <w:pStyle w:val="TOC2"/>
            <w:spacing w:after="60"/>
            <w:rPr>
              <w:del w:id="2205" w:author="d" w:date="2018-05-05T20:19:00Z"/>
              <w:rFonts w:asciiTheme="minorHAnsi" w:hAnsiTheme="minorHAnsi" w:cstheme="minorBidi"/>
              <w:szCs w:val="26"/>
              <w:lang w:eastAsia="en-US"/>
              <w:rPrChange w:id="2206" w:author="d" w:date="2018-05-05T20:20:00Z">
                <w:rPr>
                  <w:del w:id="2207" w:author="d" w:date="2018-05-05T20:19:00Z"/>
                  <w:rFonts w:asciiTheme="minorHAnsi" w:hAnsiTheme="minorHAnsi" w:cstheme="minorBidi"/>
                  <w:b w:val="0"/>
                  <w:szCs w:val="26"/>
                  <w:lang w:eastAsia="en-US"/>
                </w:rPr>
              </w:rPrChange>
            </w:rPr>
            <w:pPrChange w:id="2208" w:author="d" w:date="2018-05-05T20:22:00Z">
              <w:pPr>
                <w:pStyle w:val="TOC2"/>
              </w:pPr>
            </w:pPrChange>
          </w:pPr>
          <w:del w:id="2209" w:author="d" w:date="2018-05-05T20:19:00Z">
            <w:r w:rsidRPr="00490E32" w:rsidDel="00D702D0">
              <w:rPr>
                <w:rStyle w:val="Hyperlink"/>
                <w:szCs w:val="26"/>
                <w:rPrChange w:id="2210" w:author="d" w:date="2018-05-05T20:20:00Z">
                  <w:rPr>
                    <w:rStyle w:val="Hyperlink"/>
                    <w:b w:val="0"/>
                    <w:szCs w:val="26"/>
                  </w:rPr>
                </w:rPrChange>
              </w:rPr>
              <w:delText>1.7  Công nghệ Nodejs</w:delText>
            </w:r>
            <w:r w:rsidRPr="00490E32" w:rsidDel="00D702D0">
              <w:rPr>
                <w:webHidden/>
                <w:szCs w:val="26"/>
                <w:rPrChange w:id="2211" w:author="d" w:date="2018-05-05T20:20:00Z">
                  <w:rPr>
                    <w:b w:val="0"/>
                    <w:webHidden/>
                    <w:szCs w:val="26"/>
                  </w:rPr>
                </w:rPrChange>
              </w:rPr>
              <w:tab/>
              <w:delText>45</w:delText>
            </w:r>
          </w:del>
        </w:p>
        <w:p w:rsidR="005B2DA6" w:rsidRPr="00490E32" w:rsidDel="00D702D0" w:rsidRDefault="005B2DA6" w:rsidP="00A914AB">
          <w:pPr>
            <w:pStyle w:val="TOC3"/>
            <w:spacing w:after="60"/>
            <w:rPr>
              <w:del w:id="2212" w:author="d" w:date="2018-05-05T20:19:00Z"/>
              <w:rFonts w:asciiTheme="minorHAnsi" w:hAnsiTheme="minorHAnsi" w:cstheme="minorBidi"/>
              <w:szCs w:val="26"/>
              <w:lang w:eastAsia="en-US"/>
              <w:rPrChange w:id="2213" w:author="d" w:date="2018-05-05T20:20:00Z">
                <w:rPr>
                  <w:del w:id="2214" w:author="d" w:date="2018-05-05T20:19:00Z"/>
                  <w:rFonts w:asciiTheme="minorHAnsi" w:hAnsiTheme="minorHAnsi" w:cstheme="minorBidi"/>
                  <w:b w:val="0"/>
                  <w:szCs w:val="26"/>
                  <w:lang w:eastAsia="en-US"/>
                </w:rPr>
              </w:rPrChange>
            </w:rPr>
            <w:pPrChange w:id="2215" w:author="d" w:date="2018-05-05T20:22:00Z">
              <w:pPr>
                <w:pStyle w:val="TOC3"/>
              </w:pPr>
            </w:pPrChange>
          </w:pPr>
          <w:del w:id="2216" w:author="d" w:date="2018-05-05T20:19:00Z">
            <w:r w:rsidRPr="00490E32" w:rsidDel="00D702D0">
              <w:rPr>
                <w:rStyle w:val="Hyperlink"/>
                <w:szCs w:val="26"/>
                <w:rPrChange w:id="2217" w:author="d" w:date="2018-05-05T20:20:00Z">
                  <w:rPr>
                    <w:rStyle w:val="Hyperlink"/>
                    <w:b w:val="0"/>
                    <w:szCs w:val="26"/>
                  </w:rPr>
                </w:rPrChange>
              </w:rPr>
              <w:delText>1.7.1 Tổng quan</w:delText>
            </w:r>
            <w:r w:rsidRPr="00490E32" w:rsidDel="00D702D0">
              <w:rPr>
                <w:webHidden/>
                <w:szCs w:val="26"/>
                <w:rPrChange w:id="2218" w:author="d" w:date="2018-05-05T20:20:00Z">
                  <w:rPr>
                    <w:b w:val="0"/>
                    <w:webHidden/>
                    <w:szCs w:val="26"/>
                  </w:rPr>
                </w:rPrChange>
              </w:rPr>
              <w:tab/>
              <w:delText>45</w:delText>
            </w:r>
          </w:del>
        </w:p>
        <w:p w:rsidR="005B2DA6" w:rsidRPr="00490E32" w:rsidDel="00D702D0" w:rsidRDefault="005B2DA6" w:rsidP="00A914AB">
          <w:pPr>
            <w:pStyle w:val="TOC3"/>
            <w:spacing w:after="60"/>
            <w:rPr>
              <w:del w:id="2219" w:author="d" w:date="2018-05-05T20:19:00Z"/>
              <w:rFonts w:asciiTheme="minorHAnsi" w:hAnsiTheme="minorHAnsi" w:cstheme="minorBidi"/>
              <w:szCs w:val="26"/>
              <w:lang w:eastAsia="en-US"/>
              <w:rPrChange w:id="2220" w:author="d" w:date="2018-05-05T20:20:00Z">
                <w:rPr>
                  <w:del w:id="2221" w:author="d" w:date="2018-05-05T20:19:00Z"/>
                  <w:rFonts w:asciiTheme="minorHAnsi" w:hAnsiTheme="minorHAnsi" w:cstheme="minorBidi"/>
                  <w:b w:val="0"/>
                  <w:szCs w:val="26"/>
                  <w:lang w:eastAsia="en-US"/>
                </w:rPr>
              </w:rPrChange>
            </w:rPr>
            <w:pPrChange w:id="2222" w:author="d" w:date="2018-05-05T20:22:00Z">
              <w:pPr>
                <w:pStyle w:val="TOC3"/>
              </w:pPr>
            </w:pPrChange>
          </w:pPr>
          <w:del w:id="2223" w:author="d" w:date="2018-05-05T20:19:00Z">
            <w:r w:rsidRPr="00490E32" w:rsidDel="00D702D0">
              <w:rPr>
                <w:rStyle w:val="Hyperlink"/>
                <w:szCs w:val="26"/>
                <w:rPrChange w:id="2224" w:author="d" w:date="2018-05-05T20:20:00Z">
                  <w:rPr>
                    <w:rStyle w:val="Hyperlink"/>
                    <w:b w:val="0"/>
                    <w:szCs w:val="26"/>
                  </w:rPr>
                </w:rPrChange>
              </w:rPr>
              <w:delText xml:space="preserve">1.7.2 </w:delText>
            </w:r>
            <w:r w:rsidRPr="00490E32" w:rsidDel="00D702D0">
              <w:rPr>
                <w:rStyle w:val="Hyperlink"/>
                <w:szCs w:val="26"/>
                <w:shd w:val="clear" w:color="auto" w:fill="FFFFFF"/>
                <w:rPrChange w:id="2225" w:author="d" w:date="2018-05-05T20:20:00Z">
                  <w:rPr>
                    <w:rStyle w:val="Hyperlink"/>
                    <w:b w:val="0"/>
                    <w:szCs w:val="26"/>
                    <w:shd w:val="clear" w:color="auto" w:fill="FFFFFF"/>
                  </w:rPr>
                </w:rPrChange>
              </w:rPr>
              <w:delText>Điểm nổi bật của NodeJS so với các ngôn ngữ lập trình khác</w:delText>
            </w:r>
            <w:r w:rsidRPr="00490E32" w:rsidDel="00D702D0">
              <w:rPr>
                <w:webHidden/>
                <w:szCs w:val="26"/>
                <w:rPrChange w:id="2226" w:author="d" w:date="2018-05-05T20:20:00Z">
                  <w:rPr>
                    <w:b w:val="0"/>
                    <w:webHidden/>
                    <w:szCs w:val="26"/>
                  </w:rPr>
                </w:rPrChange>
              </w:rPr>
              <w:tab/>
              <w:delText>46</w:delText>
            </w:r>
          </w:del>
        </w:p>
        <w:p w:rsidR="005B2DA6" w:rsidRPr="00490E32" w:rsidDel="00D702D0" w:rsidRDefault="005B2DA6" w:rsidP="00A914AB">
          <w:pPr>
            <w:pStyle w:val="TOC3"/>
            <w:spacing w:after="60"/>
            <w:rPr>
              <w:del w:id="2227" w:author="d" w:date="2018-05-05T20:19:00Z"/>
              <w:rFonts w:asciiTheme="minorHAnsi" w:hAnsiTheme="minorHAnsi" w:cstheme="minorBidi"/>
              <w:szCs w:val="26"/>
              <w:lang w:eastAsia="en-US"/>
              <w:rPrChange w:id="2228" w:author="d" w:date="2018-05-05T20:20:00Z">
                <w:rPr>
                  <w:del w:id="2229" w:author="d" w:date="2018-05-05T20:19:00Z"/>
                  <w:rFonts w:asciiTheme="minorHAnsi" w:hAnsiTheme="minorHAnsi" w:cstheme="minorBidi"/>
                  <w:b w:val="0"/>
                  <w:szCs w:val="26"/>
                  <w:lang w:eastAsia="en-US"/>
                </w:rPr>
              </w:rPrChange>
            </w:rPr>
            <w:pPrChange w:id="2230" w:author="d" w:date="2018-05-05T20:22:00Z">
              <w:pPr>
                <w:pStyle w:val="TOC3"/>
              </w:pPr>
            </w:pPrChange>
          </w:pPr>
          <w:del w:id="2231" w:author="d" w:date="2018-05-05T20:19:00Z">
            <w:r w:rsidRPr="00490E32" w:rsidDel="00D702D0">
              <w:rPr>
                <w:rStyle w:val="Hyperlink"/>
                <w:szCs w:val="26"/>
                <w:rPrChange w:id="2232" w:author="d" w:date="2018-05-05T20:20:00Z">
                  <w:rPr>
                    <w:rStyle w:val="Hyperlink"/>
                    <w:b w:val="0"/>
                    <w:szCs w:val="26"/>
                  </w:rPr>
                </w:rPrChange>
              </w:rPr>
              <w:delText xml:space="preserve">1.7.3 </w:delText>
            </w:r>
            <w:r w:rsidRPr="00490E32" w:rsidDel="00D702D0">
              <w:rPr>
                <w:rStyle w:val="Hyperlink"/>
                <w:szCs w:val="26"/>
                <w:shd w:val="clear" w:color="auto" w:fill="FFFFFF"/>
                <w:rPrChange w:id="2233" w:author="d" w:date="2018-05-05T20:20:00Z">
                  <w:rPr>
                    <w:rStyle w:val="Hyperlink"/>
                    <w:b w:val="0"/>
                    <w:szCs w:val="26"/>
                    <w:shd w:val="clear" w:color="auto" w:fill="FFFFFF"/>
                  </w:rPr>
                </w:rPrChange>
              </w:rPr>
              <w:delText>Đặc điểm của Nodejs</w:delText>
            </w:r>
            <w:r w:rsidRPr="00490E32" w:rsidDel="00D702D0">
              <w:rPr>
                <w:webHidden/>
                <w:szCs w:val="26"/>
                <w:rPrChange w:id="2234" w:author="d" w:date="2018-05-05T20:20:00Z">
                  <w:rPr>
                    <w:b w:val="0"/>
                    <w:webHidden/>
                    <w:szCs w:val="26"/>
                  </w:rPr>
                </w:rPrChange>
              </w:rPr>
              <w:tab/>
              <w:delText>46</w:delText>
            </w:r>
          </w:del>
        </w:p>
        <w:p w:rsidR="005B2DA6" w:rsidRPr="00490E32" w:rsidDel="00D702D0" w:rsidRDefault="005B2DA6" w:rsidP="00A914AB">
          <w:pPr>
            <w:pStyle w:val="TOC3"/>
            <w:spacing w:after="60"/>
            <w:rPr>
              <w:del w:id="2235" w:author="d" w:date="2018-05-05T20:19:00Z"/>
              <w:rFonts w:asciiTheme="minorHAnsi" w:hAnsiTheme="minorHAnsi" w:cstheme="minorBidi"/>
              <w:szCs w:val="26"/>
              <w:lang w:eastAsia="en-US"/>
              <w:rPrChange w:id="2236" w:author="d" w:date="2018-05-05T20:20:00Z">
                <w:rPr>
                  <w:del w:id="2237" w:author="d" w:date="2018-05-05T20:19:00Z"/>
                  <w:rFonts w:asciiTheme="minorHAnsi" w:hAnsiTheme="minorHAnsi" w:cstheme="minorBidi"/>
                  <w:b w:val="0"/>
                  <w:szCs w:val="26"/>
                  <w:lang w:eastAsia="en-US"/>
                </w:rPr>
              </w:rPrChange>
            </w:rPr>
            <w:pPrChange w:id="2238" w:author="d" w:date="2018-05-05T20:22:00Z">
              <w:pPr>
                <w:pStyle w:val="TOC3"/>
              </w:pPr>
            </w:pPrChange>
          </w:pPr>
          <w:del w:id="2239" w:author="d" w:date="2018-05-05T20:19:00Z">
            <w:r w:rsidRPr="00490E32" w:rsidDel="00D702D0">
              <w:rPr>
                <w:rStyle w:val="Hyperlink"/>
                <w:szCs w:val="26"/>
                <w:rPrChange w:id="2240" w:author="d" w:date="2018-05-05T20:20:00Z">
                  <w:rPr>
                    <w:rStyle w:val="Hyperlink"/>
                    <w:b w:val="0"/>
                    <w:szCs w:val="26"/>
                  </w:rPr>
                </w:rPrChange>
              </w:rPr>
              <w:delText>1.</w:delText>
            </w:r>
            <w:r w:rsidRPr="00490E32" w:rsidDel="00D702D0">
              <w:rPr>
                <w:rStyle w:val="Hyperlink"/>
                <w:rFonts w:eastAsia="Times New Roman"/>
                <w:szCs w:val="26"/>
                <w:rPrChange w:id="2241" w:author="d" w:date="2018-05-05T20:20:00Z">
                  <w:rPr>
                    <w:rStyle w:val="Hyperlink"/>
                    <w:rFonts w:eastAsia="Times New Roman"/>
                    <w:b w:val="0"/>
                    <w:szCs w:val="26"/>
                  </w:rPr>
                </w:rPrChange>
              </w:rPr>
              <w:delText>7.4 Ưu điểm</w:delText>
            </w:r>
            <w:r w:rsidRPr="00490E32" w:rsidDel="00D702D0">
              <w:rPr>
                <w:webHidden/>
                <w:szCs w:val="26"/>
                <w:rPrChange w:id="2242" w:author="d" w:date="2018-05-05T20:20:00Z">
                  <w:rPr>
                    <w:b w:val="0"/>
                    <w:webHidden/>
                    <w:szCs w:val="26"/>
                  </w:rPr>
                </w:rPrChange>
              </w:rPr>
              <w:tab/>
              <w:delText>46</w:delText>
            </w:r>
          </w:del>
        </w:p>
        <w:p w:rsidR="005B2DA6" w:rsidRPr="00490E32" w:rsidDel="00D702D0" w:rsidRDefault="005B2DA6" w:rsidP="00A914AB">
          <w:pPr>
            <w:pStyle w:val="TOC3"/>
            <w:spacing w:after="60"/>
            <w:rPr>
              <w:del w:id="2243" w:author="d" w:date="2018-05-05T20:19:00Z"/>
              <w:rFonts w:asciiTheme="minorHAnsi" w:hAnsiTheme="minorHAnsi" w:cstheme="minorBidi"/>
              <w:szCs w:val="26"/>
              <w:lang w:eastAsia="en-US"/>
              <w:rPrChange w:id="2244" w:author="d" w:date="2018-05-05T20:20:00Z">
                <w:rPr>
                  <w:del w:id="2245" w:author="d" w:date="2018-05-05T20:19:00Z"/>
                  <w:rFonts w:asciiTheme="minorHAnsi" w:hAnsiTheme="minorHAnsi" w:cstheme="minorBidi"/>
                  <w:b w:val="0"/>
                  <w:szCs w:val="26"/>
                  <w:lang w:eastAsia="en-US"/>
                </w:rPr>
              </w:rPrChange>
            </w:rPr>
            <w:pPrChange w:id="2246" w:author="d" w:date="2018-05-05T20:22:00Z">
              <w:pPr>
                <w:pStyle w:val="TOC3"/>
              </w:pPr>
            </w:pPrChange>
          </w:pPr>
          <w:del w:id="2247" w:author="d" w:date="2018-05-05T20:19:00Z">
            <w:r w:rsidRPr="00490E32" w:rsidDel="00D702D0">
              <w:rPr>
                <w:rStyle w:val="Hyperlink"/>
                <w:szCs w:val="26"/>
                <w:rPrChange w:id="2248" w:author="d" w:date="2018-05-05T20:20:00Z">
                  <w:rPr>
                    <w:rStyle w:val="Hyperlink"/>
                    <w:b w:val="0"/>
                    <w:szCs w:val="26"/>
                  </w:rPr>
                </w:rPrChange>
              </w:rPr>
              <w:delText>1.</w:delText>
            </w:r>
            <w:r w:rsidRPr="00490E32" w:rsidDel="00D702D0">
              <w:rPr>
                <w:rStyle w:val="Hyperlink"/>
                <w:rFonts w:eastAsia="Times New Roman"/>
                <w:szCs w:val="26"/>
                <w:rPrChange w:id="2249" w:author="d" w:date="2018-05-05T20:20:00Z">
                  <w:rPr>
                    <w:rStyle w:val="Hyperlink"/>
                    <w:rFonts w:eastAsia="Times New Roman"/>
                    <w:b w:val="0"/>
                    <w:szCs w:val="26"/>
                  </w:rPr>
                </w:rPrChange>
              </w:rPr>
              <w:delText>7.5 Nhược điểm</w:delText>
            </w:r>
            <w:r w:rsidRPr="00490E32" w:rsidDel="00D702D0">
              <w:rPr>
                <w:webHidden/>
                <w:szCs w:val="26"/>
                <w:rPrChange w:id="2250" w:author="d" w:date="2018-05-05T20:20:00Z">
                  <w:rPr>
                    <w:b w:val="0"/>
                    <w:webHidden/>
                    <w:szCs w:val="26"/>
                  </w:rPr>
                </w:rPrChange>
              </w:rPr>
              <w:tab/>
              <w:delText>46</w:delText>
            </w:r>
          </w:del>
        </w:p>
        <w:p w:rsidR="005B2DA6" w:rsidRPr="00490E32" w:rsidDel="00D702D0" w:rsidRDefault="005B2DA6" w:rsidP="00A914AB">
          <w:pPr>
            <w:pStyle w:val="TOC3"/>
            <w:spacing w:after="60"/>
            <w:rPr>
              <w:del w:id="2251" w:author="d" w:date="2018-05-05T20:19:00Z"/>
              <w:rFonts w:asciiTheme="minorHAnsi" w:hAnsiTheme="minorHAnsi" w:cstheme="minorBidi"/>
              <w:szCs w:val="26"/>
              <w:lang w:eastAsia="en-US"/>
              <w:rPrChange w:id="2252" w:author="d" w:date="2018-05-05T20:20:00Z">
                <w:rPr>
                  <w:del w:id="2253" w:author="d" w:date="2018-05-05T20:19:00Z"/>
                  <w:rFonts w:asciiTheme="minorHAnsi" w:hAnsiTheme="minorHAnsi" w:cstheme="minorBidi"/>
                  <w:b w:val="0"/>
                  <w:szCs w:val="26"/>
                  <w:lang w:eastAsia="en-US"/>
                </w:rPr>
              </w:rPrChange>
            </w:rPr>
            <w:pPrChange w:id="2254" w:author="d" w:date="2018-05-05T20:22:00Z">
              <w:pPr>
                <w:pStyle w:val="TOC3"/>
              </w:pPr>
            </w:pPrChange>
          </w:pPr>
          <w:del w:id="2255" w:author="d" w:date="2018-05-05T20:19:00Z">
            <w:r w:rsidRPr="00490E32" w:rsidDel="00D702D0">
              <w:rPr>
                <w:rStyle w:val="Hyperlink"/>
                <w:szCs w:val="26"/>
                <w:rPrChange w:id="2256" w:author="d" w:date="2018-05-05T20:20:00Z">
                  <w:rPr>
                    <w:rStyle w:val="Hyperlink"/>
                    <w:b w:val="0"/>
                    <w:szCs w:val="26"/>
                  </w:rPr>
                </w:rPrChange>
              </w:rPr>
              <w:delText>1.</w:delText>
            </w:r>
            <w:r w:rsidRPr="00490E32" w:rsidDel="00D702D0">
              <w:rPr>
                <w:rStyle w:val="Hyperlink"/>
                <w:rFonts w:eastAsia="Times New Roman"/>
                <w:szCs w:val="26"/>
                <w:rPrChange w:id="2257" w:author="d" w:date="2018-05-05T20:20:00Z">
                  <w:rPr>
                    <w:rStyle w:val="Hyperlink"/>
                    <w:rFonts w:eastAsia="Times New Roman"/>
                    <w:b w:val="0"/>
                    <w:szCs w:val="26"/>
                  </w:rPr>
                </w:rPrChange>
              </w:rPr>
              <w:delText>7.6 NodeJS core-module</w:delText>
            </w:r>
            <w:r w:rsidRPr="00490E32" w:rsidDel="00D702D0">
              <w:rPr>
                <w:webHidden/>
                <w:szCs w:val="26"/>
                <w:rPrChange w:id="2258" w:author="d" w:date="2018-05-05T20:20:00Z">
                  <w:rPr>
                    <w:b w:val="0"/>
                    <w:webHidden/>
                    <w:szCs w:val="26"/>
                  </w:rPr>
                </w:rPrChange>
              </w:rPr>
              <w:tab/>
              <w:delText>47</w:delText>
            </w:r>
          </w:del>
        </w:p>
        <w:p w:rsidR="005B2DA6" w:rsidRPr="00490E32" w:rsidDel="00D702D0" w:rsidRDefault="005B2DA6" w:rsidP="00A914AB">
          <w:pPr>
            <w:pStyle w:val="TOC3"/>
            <w:spacing w:after="60"/>
            <w:rPr>
              <w:del w:id="2259" w:author="d" w:date="2018-05-05T20:19:00Z"/>
              <w:rFonts w:asciiTheme="minorHAnsi" w:hAnsiTheme="minorHAnsi" w:cstheme="minorBidi"/>
              <w:szCs w:val="26"/>
              <w:lang w:eastAsia="en-US"/>
              <w:rPrChange w:id="2260" w:author="d" w:date="2018-05-05T20:20:00Z">
                <w:rPr>
                  <w:del w:id="2261" w:author="d" w:date="2018-05-05T20:19:00Z"/>
                  <w:rFonts w:asciiTheme="minorHAnsi" w:hAnsiTheme="minorHAnsi" w:cstheme="minorBidi"/>
                  <w:b w:val="0"/>
                  <w:szCs w:val="26"/>
                  <w:lang w:eastAsia="en-US"/>
                </w:rPr>
              </w:rPrChange>
            </w:rPr>
            <w:pPrChange w:id="2262" w:author="d" w:date="2018-05-05T20:22:00Z">
              <w:pPr>
                <w:pStyle w:val="TOC3"/>
              </w:pPr>
            </w:pPrChange>
          </w:pPr>
          <w:del w:id="2263" w:author="d" w:date="2018-05-05T20:19:00Z">
            <w:r w:rsidRPr="00490E32" w:rsidDel="00D702D0">
              <w:rPr>
                <w:rStyle w:val="Hyperlink"/>
                <w:szCs w:val="26"/>
                <w:rPrChange w:id="2264" w:author="d" w:date="2018-05-05T20:20:00Z">
                  <w:rPr>
                    <w:rStyle w:val="Hyperlink"/>
                    <w:b w:val="0"/>
                    <w:szCs w:val="26"/>
                  </w:rPr>
                </w:rPrChange>
              </w:rPr>
              <w:delText>1.</w:delText>
            </w:r>
            <w:r w:rsidRPr="00490E32" w:rsidDel="00D702D0">
              <w:rPr>
                <w:rStyle w:val="Hyperlink"/>
                <w:rFonts w:eastAsia="Times New Roman"/>
                <w:szCs w:val="26"/>
                <w:rPrChange w:id="2265" w:author="d" w:date="2018-05-05T20:20:00Z">
                  <w:rPr>
                    <w:rStyle w:val="Hyperlink"/>
                    <w:rFonts w:eastAsia="Times New Roman"/>
                    <w:b w:val="0"/>
                    <w:szCs w:val="26"/>
                  </w:rPr>
                </w:rPrChange>
              </w:rPr>
              <w:delText>7.7 Node.js third-party modules</w:delText>
            </w:r>
            <w:r w:rsidRPr="00490E32" w:rsidDel="00D702D0">
              <w:rPr>
                <w:webHidden/>
                <w:szCs w:val="26"/>
                <w:rPrChange w:id="2266" w:author="d" w:date="2018-05-05T20:20:00Z">
                  <w:rPr>
                    <w:b w:val="0"/>
                    <w:webHidden/>
                    <w:szCs w:val="26"/>
                  </w:rPr>
                </w:rPrChange>
              </w:rPr>
              <w:tab/>
              <w:delText>47</w:delText>
            </w:r>
          </w:del>
        </w:p>
        <w:p w:rsidR="005B2DA6" w:rsidRPr="00490E32" w:rsidDel="00D702D0" w:rsidRDefault="005B2DA6" w:rsidP="00A914AB">
          <w:pPr>
            <w:pStyle w:val="TOC2"/>
            <w:spacing w:after="60"/>
            <w:rPr>
              <w:del w:id="2267" w:author="d" w:date="2018-05-05T20:19:00Z"/>
              <w:rFonts w:asciiTheme="minorHAnsi" w:hAnsiTheme="minorHAnsi" w:cstheme="minorBidi"/>
              <w:szCs w:val="26"/>
              <w:lang w:eastAsia="en-US"/>
              <w:rPrChange w:id="2268" w:author="d" w:date="2018-05-05T20:20:00Z">
                <w:rPr>
                  <w:del w:id="2269" w:author="d" w:date="2018-05-05T20:19:00Z"/>
                  <w:rFonts w:asciiTheme="minorHAnsi" w:hAnsiTheme="minorHAnsi" w:cstheme="minorBidi"/>
                  <w:b w:val="0"/>
                  <w:szCs w:val="26"/>
                  <w:lang w:eastAsia="en-US"/>
                </w:rPr>
              </w:rPrChange>
            </w:rPr>
            <w:pPrChange w:id="2270" w:author="d" w:date="2018-05-05T20:22:00Z">
              <w:pPr>
                <w:pStyle w:val="TOC2"/>
              </w:pPr>
            </w:pPrChange>
          </w:pPr>
          <w:del w:id="2271" w:author="d" w:date="2018-05-05T20:19:00Z">
            <w:r w:rsidRPr="00490E32" w:rsidDel="00D702D0">
              <w:rPr>
                <w:rStyle w:val="Hyperlink"/>
                <w:szCs w:val="26"/>
                <w:rPrChange w:id="2272" w:author="d" w:date="2018-05-05T20:20:00Z">
                  <w:rPr>
                    <w:rStyle w:val="Hyperlink"/>
                    <w:b w:val="0"/>
                    <w:szCs w:val="26"/>
                  </w:rPr>
                </w:rPrChange>
              </w:rPr>
              <w:delText>1.</w:delText>
            </w:r>
            <w:r w:rsidRPr="00490E32" w:rsidDel="00D702D0">
              <w:rPr>
                <w:rStyle w:val="Hyperlink"/>
                <w:rFonts w:eastAsia="Times New Roman"/>
                <w:szCs w:val="26"/>
                <w:rPrChange w:id="2273" w:author="d" w:date="2018-05-05T20:20:00Z">
                  <w:rPr>
                    <w:rStyle w:val="Hyperlink"/>
                    <w:rFonts w:eastAsia="Times New Roman"/>
                    <w:b w:val="0"/>
                    <w:szCs w:val="26"/>
                  </w:rPr>
                </w:rPrChange>
              </w:rPr>
              <w:delText>8. Express framework trên NodeJS</w:delText>
            </w:r>
            <w:r w:rsidRPr="00490E32" w:rsidDel="00D702D0">
              <w:rPr>
                <w:webHidden/>
                <w:szCs w:val="26"/>
                <w:rPrChange w:id="2274" w:author="d" w:date="2018-05-05T20:20:00Z">
                  <w:rPr>
                    <w:b w:val="0"/>
                    <w:webHidden/>
                    <w:szCs w:val="26"/>
                  </w:rPr>
                </w:rPrChange>
              </w:rPr>
              <w:tab/>
              <w:delText>47</w:delText>
            </w:r>
          </w:del>
        </w:p>
        <w:p w:rsidR="005B2DA6" w:rsidRPr="00490E32" w:rsidDel="00D702D0" w:rsidRDefault="005B2DA6" w:rsidP="00A914AB">
          <w:pPr>
            <w:pStyle w:val="TOC3"/>
            <w:spacing w:after="60"/>
            <w:rPr>
              <w:del w:id="2275" w:author="d" w:date="2018-05-05T20:19:00Z"/>
              <w:rFonts w:asciiTheme="minorHAnsi" w:hAnsiTheme="minorHAnsi" w:cstheme="minorBidi"/>
              <w:szCs w:val="26"/>
              <w:lang w:eastAsia="en-US"/>
              <w:rPrChange w:id="2276" w:author="d" w:date="2018-05-05T20:20:00Z">
                <w:rPr>
                  <w:del w:id="2277" w:author="d" w:date="2018-05-05T20:19:00Z"/>
                  <w:rFonts w:asciiTheme="minorHAnsi" w:hAnsiTheme="minorHAnsi" w:cstheme="minorBidi"/>
                  <w:b w:val="0"/>
                  <w:szCs w:val="26"/>
                  <w:lang w:eastAsia="en-US"/>
                </w:rPr>
              </w:rPrChange>
            </w:rPr>
            <w:pPrChange w:id="2278" w:author="d" w:date="2018-05-05T20:22:00Z">
              <w:pPr>
                <w:pStyle w:val="TOC3"/>
              </w:pPr>
            </w:pPrChange>
          </w:pPr>
          <w:del w:id="2279" w:author="d" w:date="2018-05-05T20:19:00Z">
            <w:r w:rsidRPr="00490E32" w:rsidDel="00D702D0">
              <w:rPr>
                <w:rStyle w:val="Hyperlink"/>
                <w:szCs w:val="26"/>
                <w:rPrChange w:id="2280" w:author="d" w:date="2018-05-05T20:20:00Z">
                  <w:rPr>
                    <w:rStyle w:val="Hyperlink"/>
                    <w:b w:val="0"/>
                    <w:szCs w:val="26"/>
                  </w:rPr>
                </w:rPrChange>
              </w:rPr>
              <w:delText>1.</w:delText>
            </w:r>
            <w:r w:rsidRPr="00490E32" w:rsidDel="00D702D0">
              <w:rPr>
                <w:rStyle w:val="Hyperlink"/>
                <w:rFonts w:eastAsia="Times New Roman"/>
                <w:szCs w:val="26"/>
                <w:rPrChange w:id="2281" w:author="d" w:date="2018-05-05T20:20:00Z">
                  <w:rPr>
                    <w:rStyle w:val="Hyperlink"/>
                    <w:rFonts w:eastAsia="Times New Roman"/>
                    <w:b w:val="0"/>
                    <w:szCs w:val="26"/>
                  </w:rPr>
                </w:rPrChange>
              </w:rPr>
              <w:delText>8.1 Giới thiệu</w:delText>
            </w:r>
            <w:r w:rsidRPr="00490E32" w:rsidDel="00D702D0">
              <w:rPr>
                <w:webHidden/>
                <w:szCs w:val="26"/>
                <w:rPrChange w:id="2282" w:author="d" w:date="2018-05-05T20:20:00Z">
                  <w:rPr>
                    <w:b w:val="0"/>
                    <w:webHidden/>
                    <w:szCs w:val="26"/>
                  </w:rPr>
                </w:rPrChange>
              </w:rPr>
              <w:tab/>
              <w:delText>47</w:delText>
            </w:r>
          </w:del>
        </w:p>
        <w:p w:rsidR="005B2DA6" w:rsidRPr="00490E32" w:rsidDel="00D702D0" w:rsidRDefault="005B2DA6" w:rsidP="00A914AB">
          <w:pPr>
            <w:pStyle w:val="TOC3"/>
            <w:spacing w:after="60"/>
            <w:rPr>
              <w:del w:id="2283" w:author="d" w:date="2018-05-05T20:19:00Z"/>
              <w:rFonts w:asciiTheme="minorHAnsi" w:hAnsiTheme="minorHAnsi" w:cstheme="minorBidi"/>
              <w:szCs w:val="26"/>
              <w:lang w:eastAsia="en-US"/>
              <w:rPrChange w:id="2284" w:author="d" w:date="2018-05-05T20:20:00Z">
                <w:rPr>
                  <w:del w:id="2285" w:author="d" w:date="2018-05-05T20:19:00Z"/>
                  <w:rFonts w:asciiTheme="minorHAnsi" w:hAnsiTheme="minorHAnsi" w:cstheme="minorBidi"/>
                  <w:b w:val="0"/>
                  <w:szCs w:val="26"/>
                  <w:lang w:eastAsia="en-US"/>
                </w:rPr>
              </w:rPrChange>
            </w:rPr>
            <w:pPrChange w:id="2286" w:author="d" w:date="2018-05-05T20:22:00Z">
              <w:pPr>
                <w:pStyle w:val="TOC3"/>
              </w:pPr>
            </w:pPrChange>
          </w:pPr>
          <w:del w:id="2287" w:author="d" w:date="2018-05-05T20:19:00Z">
            <w:r w:rsidRPr="00490E32" w:rsidDel="00D702D0">
              <w:rPr>
                <w:rStyle w:val="Hyperlink"/>
                <w:szCs w:val="26"/>
                <w:rPrChange w:id="2288" w:author="d" w:date="2018-05-05T20:20:00Z">
                  <w:rPr>
                    <w:rStyle w:val="Hyperlink"/>
                    <w:b w:val="0"/>
                    <w:szCs w:val="26"/>
                  </w:rPr>
                </w:rPrChange>
              </w:rPr>
              <w:delText>1.</w:delText>
            </w:r>
            <w:r w:rsidRPr="00490E32" w:rsidDel="00D702D0">
              <w:rPr>
                <w:rStyle w:val="Hyperlink"/>
                <w:rFonts w:eastAsia="Times New Roman"/>
                <w:szCs w:val="26"/>
                <w:lang w:eastAsia="en-US"/>
                <w:rPrChange w:id="2289" w:author="d" w:date="2018-05-05T20:20:00Z">
                  <w:rPr>
                    <w:rStyle w:val="Hyperlink"/>
                    <w:rFonts w:eastAsia="Times New Roman"/>
                    <w:b w:val="0"/>
                    <w:szCs w:val="26"/>
                    <w:lang w:eastAsia="en-US"/>
                  </w:rPr>
                </w:rPrChange>
              </w:rPr>
              <w:delText>8.2 Cài đặt Express Framework</w:delText>
            </w:r>
            <w:r w:rsidRPr="00490E32" w:rsidDel="00D702D0">
              <w:rPr>
                <w:webHidden/>
                <w:szCs w:val="26"/>
                <w:rPrChange w:id="2290" w:author="d" w:date="2018-05-05T20:20:00Z">
                  <w:rPr>
                    <w:b w:val="0"/>
                    <w:webHidden/>
                    <w:szCs w:val="26"/>
                  </w:rPr>
                </w:rPrChange>
              </w:rPr>
              <w:tab/>
              <w:delText>48</w:delText>
            </w:r>
          </w:del>
        </w:p>
        <w:p w:rsidR="005B2DA6" w:rsidRPr="00490E32" w:rsidDel="00D702D0" w:rsidRDefault="005B2DA6" w:rsidP="00A914AB">
          <w:pPr>
            <w:pStyle w:val="TOC3"/>
            <w:spacing w:after="60"/>
            <w:rPr>
              <w:del w:id="2291" w:author="d" w:date="2018-05-05T20:19:00Z"/>
              <w:rFonts w:asciiTheme="minorHAnsi" w:hAnsiTheme="minorHAnsi" w:cstheme="minorBidi"/>
              <w:szCs w:val="26"/>
              <w:lang w:eastAsia="en-US"/>
              <w:rPrChange w:id="2292" w:author="d" w:date="2018-05-05T20:20:00Z">
                <w:rPr>
                  <w:del w:id="2293" w:author="d" w:date="2018-05-05T20:19:00Z"/>
                  <w:rFonts w:asciiTheme="minorHAnsi" w:hAnsiTheme="minorHAnsi" w:cstheme="minorBidi"/>
                  <w:b w:val="0"/>
                  <w:szCs w:val="26"/>
                  <w:lang w:eastAsia="en-US"/>
                </w:rPr>
              </w:rPrChange>
            </w:rPr>
            <w:pPrChange w:id="2294" w:author="d" w:date="2018-05-05T20:22:00Z">
              <w:pPr>
                <w:pStyle w:val="TOC3"/>
              </w:pPr>
            </w:pPrChange>
          </w:pPr>
          <w:del w:id="2295" w:author="d" w:date="2018-05-05T20:19:00Z">
            <w:r w:rsidRPr="00490E32" w:rsidDel="00D702D0">
              <w:rPr>
                <w:rStyle w:val="Hyperlink"/>
                <w:szCs w:val="26"/>
                <w:rPrChange w:id="2296" w:author="d" w:date="2018-05-05T20:20:00Z">
                  <w:rPr>
                    <w:rStyle w:val="Hyperlink"/>
                    <w:b w:val="0"/>
                    <w:szCs w:val="26"/>
                  </w:rPr>
                </w:rPrChange>
              </w:rPr>
              <w:delText>1.</w:delText>
            </w:r>
            <w:r w:rsidRPr="00490E32" w:rsidDel="00D702D0">
              <w:rPr>
                <w:rStyle w:val="Hyperlink"/>
                <w:rFonts w:eastAsia="Times New Roman"/>
                <w:szCs w:val="26"/>
                <w:lang w:eastAsia="en-US"/>
                <w:rPrChange w:id="2297" w:author="d" w:date="2018-05-05T20:20:00Z">
                  <w:rPr>
                    <w:rStyle w:val="Hyperlink"/>
                    <w:rFonts w:eastAsia="Times New Roman"/>
                    <w:b w:val="0"/>
                    <w:szCs w:val="26"/>
                    <w:lang w:eastAsia="en-US"/>
                  </w:rPr>
                </w:rPrChange>
              </w:rPr>
              <w:delText xml:space="preserve">8.3 </w:delText>
            </w:r>
            <w:r w:rsidRPr="00490E32" w:rsidDel="00D702D0">
              <w:rPr>
                <w:rStyle w:val="Hyperlink"/>
                <w:szCs w:val="26"/>
                <w:rPrChange w:id="2298" w:author="d" w:date="2018-05-05T20:20:00Z">
                  <w:rPr>
                    <w:rStyle w:val="Hyperlink"/>
                    <w:b w:val="0"/>
                    <w:szCs w:val="26"/>
                  </w:rPr>
                </w:rPrChange>
              </w:rPr>
              <w:delText>Express route</w:delText>
            </w:r>
            <w:r w:rsidRPr="00490E32" w:rsidDel="00D702D0">
              <w:rPr>
                <w:webHidden/>
                <w:szCs w:val="26"/>
                <w:rPrChange w:id="2299" w:author="d" w:date="2018-05-05T20:20:00Z">
                  <w:rPr>
                    <w:b w:val="0"/>
                    <w:webHidden/>
                    <w:szCs w:val="26"/>
                  </w:rPr>
                </w:rPrChange>
              </w:rPr>
              <w:tab/>
              <w:delText>48</w:delText>
            </w:r>
          </w:del>
        </w:p>
        <w:p w:rsidR="005B2DA6" w:rsidRPr="00490E32" w:rsidDel="00D702D0" w:rsidRDefault="005B2DA6" w:rsidP="00A914AB">
          <w:pPr>
            <w:pStyle w:val="TOC2"/>
            <w:spacing w:after="60"/>
            <w:rPr>
              <w:del w:id="2300" w:author="d" w:date="2018-05-05T20:19:00Z"/>
              <w:rFonts w:asciiTheme="minorHAnsi" w:hAnsiTheme="minorHAnsi" w:cstheme="minorBidi"/>
              <w:szCs w:val="26"/>
              <w:lang w:eastAsia="en-US"/>
              <w:rPrChange w:id="2301" w:author="d" w:date="2018-05-05T20:20:00Z">
                <w:rPr>
                  <w:del w:id="2302" w:author="d" w:date="2018-05-05T20:19:00Z"/>
                  <w:rFonts w:asciiTheme="minorHAnsi" w:hAnsiTheme="minorHAnsi" w:cstheme="minorBidi"/>
                  <w:b w:val="0"/>
                  <w:szCs w:val="26"/>
                  <w:lang w:eastAsia="en-US"/>
                </w:rPr>
              </w:rPrChange>
            </w:rPr>
            <w:pPrChange w:id="2303" w:author="d" w:date="2018-05-05T20:22:00Z">
              <w:pPr>
                <w:pStyle w:val="TOC2"/>
              </w:pPr>
            </w:pPrChange>
          </w:pPr>
          <w:del w:id="2304" w:author="d" w:date="2018-05-05T20:19:00Z">
            <w:r w:rsidRPr="00490E32" w:rsidDel="00D702D0">
              <w:rPr>
                <w:rStyle w:val="Hyperlink"/>
                <w:szCs w:val="26"/>
                <w:rPrChange w:id="2305" w:author="d" w:date="2018-05-05T20:20:00Z">
                  <w:rPr>
                    <w:rStyle w:val="Hyperlink"/>
                    <w:b w:val="0"/>
                    <w:szCs w:val="26"/>
                  </w:rPr>
                </w:rPrChange>
              </w:rPr>
              <w:delText>1.9 Socket.io framework Real-time trong Nodejs</w:delText>
            </w:r>
            <w:r w:rsidRPr="00490E32" w:rsidDel="00D702D0">
              <w:rPr>
                <w:webHidden/>
                <w:szCs w:val="26"/>
                <w:rPrChange w:id="2306" w:author="d" w:date="2018-05-05T20:20:00Z">
                  <w:rPr>
                    <w:b w:val="0"/>
                    <w:webHidden/>
                    <w:szCs w:val="26"/>
                  </w:rPr>
                </w:rPrChange>
              </w:rPr>
              <w:tab/>
              <w:delText>49</w:delText>
            </w:r>
          </w:del>
        </w:p>
        <w:p w:rsidR="005B2DA6" w:rsidRPr="00490E32" w:rsidDel="00D702D0" w:rsidRDefault="005B2DA6" w:rsidP="00A914AB">
          <w:pPr>
            <w:pStyle w:val="TOC3"/>
            <w:spacing w:after="60"/>
            <w:rPr>
              <w:del w:id="2307" w:author="d" w:date="2018-05-05T20:19:00Z"/>
              <w:rFonts w:asciiTheme="minorHAnsi" w:hAnsiTheme="minorHAnsi" w:cstheme="minorBidi"/>
              <w:szCs w:val="26"/>
              <w:lang w:eastAsia="en-US"/>
              <w:rPrChange w:id="2308" w:author="d" w:date="2018-05-05T20:20:00Z">
                <w:rPr>
                  <w:del w:id="2309" w:author="d" w:date="2018-05-05T20:19:00Z"/>
                  <w:rFonts w:asciiTheme="minorHAnsi" w:hAnsiTheme="minorHAnsi" w:cstheme="minorBidi"/>
                  <w:b w:val="0"/>
                  <w:szCs w:val="26"/>
                  <w:lang w:eastAsia="en-US"/>
                </w:rPr>
              </w:rPrChange>
            </w:rPr>
            <w:pPrChange w:id="2310" w:author="d" w:date="2018-05-05T20:22:00Z">
              <w:pPr>
                <w:pStyle w:val="TOC3"/>
              </w:pPr>
            </w:pPrChange>
          </w:pPr>
          <w:del w:id="2311" w:author="d" w:date="2018-05-05T20:19:00Z">
            <w:r w:rsidRPr="00490E32" w:rsidDel="00D702D0">
              <w:rPr>
                <w:rStyle w:val="Hyperlink"/>
                <w:szCs w:val="26"/>
                <w:rPrChange w:id="2312" w:author="d" w:date="2018-05-05T20:20:00Z">
                  <w:rPr>
                    <w:rStyle w:val="Hyperlink"/>
                    <w:b w:val="0"/>
                    <w:szCs w:val="26"/>
                  </w:rPr>
                </w:rPrChange>
              </w:rPr>
              <w:delText>1.9.1 Giới thiệu</w:delText>
            </w:r>
            <w:r w:rsidRPr="00490E32" w:rsidDel="00D702D0">
              <w:rPr>
                <w:webHidden/>
                <w:szCs w:val="26"/>
                <w:rPrChange w:id="2313" w:author="d" w:date="2018-05-05T20:20:00Z">
                  <w:rPr>
                    <w:b w:val="0"/>
                    <w:webHidden/>
                    <w:szCs w:val="26"/>
                  </w:rPr>
                </w:rPrChange>
              </w:rPr>
              <w:tab/>
              <w:delText>49</w:delText>
            </w:r>
          </w:del>
        </w:p>
        <w:p w:rsidR="005B2DA6" w:rsidRPr="00490E32" w:rsidDel="00D702D0" w:rsidRDefault="005B2DA6" w:rsidP="00A914AB">
          <w:pPr>
            <w:pStyle w:val="TOC3"/>
            <w:spacing w:after="60"/>
            <w:rPr>
              <w:del w:id="2314" w:author="d" w:date="2018-05-05T20:19:00Z"/>
              <w:rFonts w:asciiTheme="minorHAnsi" w:hAnsiTheme="minorHAnsi" w:cstheme="minorBidi"/>
              <w:szCs w:val="26"/>
              <w:lang w:eastAsia="en-US"/>
              <w:rPrChange w:id="2315" w:author="d" w:date="2018-05-05T20:20:00Z">
                <w:rPr>
                  <w:del w:id="2316" w:author="d" w:date="2018-05-05T20:19:00Z"/>
                  <w:rFonts w:asciiTheme="minorHAnsi" w:hAnsiTheme="minorHAnsi" w:cstheme="minorBidi"/>
                  <w:b w:val="0"/>
                  <w:szCs w:val="26"/>
                  <w:lang w:eastAsia="en-US"/>
                </w:rPr>
              </w:rPrChange>
            </w:rPr>
            <w:pPrChange w:id="2317" w:author="d" w:date="2018-05-05T20:22:00Z">
              <w:pPr>
                <w:pStyle w:val="TOC3"/>
              </w:pPr>
            </w:pPrChange>
          </w:pPr>
          <w:del w:id="2318" w:author="d" w:date="2018-05-05T20:19:00Z">
            <w:r w:rsidRPr="00490E32" w:rsidDel="00D702D0">
              <w:rPr>
                <w:rStyle w:val="Hyperlink"/>
                <w:szCs w:val="26"/>
                <w:rPrChange w:id="2319" w:author="d" w:date="2018-05-05T20:20:00Z">
                  <w:rPr>
                    <w:rStyle w:val="Hyperlink"/>
                    <w:b w:val="0"/>
                    <w:szCs w:val="26"/>
                  </w:rPr>
                </w:rPrChange>
              </w:rPr>
              <w:delText>1.9.2 Cài đặt socket.io</w:delText>
            </w:r>
            <w:r w:rsidRPr="00490E32" w:rsidDel="00D702D0">
              <w:rPr>
                <w:webHidden/>
                <w:szCs w:val="26"/>
                <w:rPrChange w:id="2320" w:author="d" w:date="2018-05-05T20:20:00Z">
                  <w:rPr>
                    <w:b w:val="0"/>
                    <w:webHidden/>
                    <w:szCs w:val="26"/>
                  </w:rPr>
                </w:rPrChange>
              </w:rPr>
              <w:tab/>
              <w:delText>50</w:delText>
            </w:r>
          </w:del>
        </w:p>
        <w:p w:rsidR="005B2DA6" w:rsidRPr="00490E32" w:rsidDel="00D702D0" w:rsidRDefault="005B2DA6" w:rsidP="00A914AB">
          <w:pPr>
            <w:pStyle w:val="TOC2"/>
            <w:spacing w:after="60"/>
            <w:rPr>
              <w:del w:id="2321" w:author="d" w:date="2018-05-05T20:19:00Z"/>
              <w:rFonts w:asciiTheme="minorHAnsi" w:hAnsiTheme="minorHAnsi" w:cstheme="minorBidi"/>
              <w:szCs w:val="26"/>
              <w:lang w:eastAsia="en-US"/>
              <w:rPrChange w:id="2322" w:author="d" w:date="2018-05-05T20:20:00Z">
                <w:rPr>
                  <w:del w:id="2323" w:author="d" w:date="2018-05-05T20:19:00Z"/>
                  <w:rFonts w:asciiTheme="minorHAnsi" w:hAnsiTheme="minorHAnsi" w:cstheme="minorBidi"/>
                  <w:b w:val="0"/>
                  <w:szCs w:val="26"/>
                  <w:lang w:eastAsia="en-US"/>
                </w:rPr>
              </w:rPrChange>
            </w:rPr>
            <w:pPrChange w:id="2324" w:author="d" w:date="2018-05-05T20:22:00Z">
              <w:pPr>
                <w:pStyle w:val="TOC2"/>
              </w:pPr>
            </w:pPrChange>
          </w:pPr>
          <w:del w:id="2325" w:author="d" w:date="2018-05-05T20:19:00Z">
            <w:r w:rsidRPr="00490E32" w:rsidDel="00D702D0">
              <w:rPr>
                <w:rStyle w:val="Hyperlink"/>
                <w:szCs w:val="26"/>
                <w:rPrChange w:id="2326" w:author="d" w:date="2018-05-05T20:20:00Z">
                  <w:rPr>
                    <w:rStyle w:val="Hyperlink"/>
                    <w:b w:val="0"/>
                    <w:szCs w:val="26"/>
                  </w:rPr>
                </w:rPrChange>
              </w:rPr>
              <w:delText>1.10. Sử dụng MongoDB với NodeJs</w:delText>
            </w:r>
            <w:r w:rsidRPr="00490E32" w:rsidDel="00D702D0">
              <w:rPr>
                <w:webHidden/>
                <w:szCs w:val="26"/>
                <w:rPrChange w:id="2327" w:author="d" w:date="2018-05-05T20:20:00Z">
                  <w:rPr>
                    <w:b w:val="0"/>
                    <w:webHidden/>
                    <w:szCs w:val="26"/>
                  </w:rPr>
                </w:rPrChange>
              </w:rPr>
              <w:tab/>
              <w:delText>51</w:delText>
            </w:r>
          </w:del>
        </w:p>
        <w:p w:rsidR="005B2DA6" w:rsidRPr="00490E32" w:rsidDel="00D702D0" w:rsidRDefault="005B2DA6" w:rsidP="00A914AB">
          <w:pPr>
            <w:pStyle w:val="TOC3"/>
            <w:spacing w:after="60"/>
            <w:rPr>
              <w:del w:id="2328" w:author="d" w:date="2018-05-05T20:19:00Z"/>
              <w:rFonts w:asciiTheme="minorHAnsi" w:hAnsiTheme="minorHAnsi" w:cstheme="minorBidi"/>
              <w:szCs w:val="26"/>
              <w:lang w:eastAsia="en-US"/>
              <w:rPrChange w:id="2329" w:author="d" w:date="2018-05-05T20:20:00Z">
                <w:rPr>
                  <w:del w:id="2330" w:author="d" w:date="2018-05-05T20:19:00Z"/>
                  <w:rFonts w:asciiTheme="minorHAnsi" w:hAnsiTheme="minorHAnsi" w:cstheme="minorBidi"/>
                  <w:b w:val="0"/>
                  <w:szCs w:val="26"/>
                  <w:lang w:eastAsia="en-US"/>
                </w:rPr>
              </w:rPrChange>
            </w:rPr>
            <w:pPrChange w:id="2331" w:author="d" w:date="2018-05-05T20:22:00Z">
              <w:pPr>
                <w:pStyle w:val="TOC3"/>
              </w:pPr>
            </w:pPrChange>
          </w:pPr>
          <w:del w:id="2332" w:author="d" w:date="2018-05-05T20:19:00Z">
            <w:r w:rsidRPr="00490E32" w:rsidDel="00D702D0">
              <w:rPr>
                <w:rStyle w:val="Hyperlink"/>
                <w:szCs w:val="26"/>
                <w:rPrChange w:id="2333" w:author="d" w:date="2018-05-05T20:20:00Z">
                  <w:rPr>
                    <w:rStyle w:val="Hyperlink"/>
                    <w:b w:val="0"/>
                    <w:szCs w:val="26"/>
                  </w:rPr>
                </w:rPrChange>
              </w:rPr>
              <w:delText>1.10.1 Giới thiệu:</w:delText>
            </w:r>
            <w:r w:rsidRPr="00490E32" w:rsidDel="00D702D0">
              <w:rPr>
                <w:webHidden/>
                <w:szCs w:val="26"/>
                <w:rPrChange w:id="2334" w:author="d" w:date="2018-05-05T20:20:00Z">
                  <w:rPr>
                    <w:b w:val="0"/>
                    <w:webHidden/>
                    <w:szCs w:val="26"/>
                  </w:rPr>
                </w:rPrChange>
              </w:rPr>
              <w:tab/>
              <w:delText>51</w:delText>
            </w:r>
          </w:del>
        </w:p>
        <w:p w:rsidR="005B2DA6" w:rsidRPr="00490E32" w:rsidDel="00D702D0" w:rsidRDefault="005B2DA6" w:rsidP="00A914AB">
          <w:pPr>
            <w:pStyle w:val="TOC3"/>
            <w:spacing w:after="60"/>
            <w:rPr>
              <w:del w:id="2335" w:author="d" w:date="2018-05-05T20:19:00Z"/>
              <w:rFonts w:asciiTheme="minorHAnsi" w:hAnsiTheme="minorHAnsi" w:cstheme="minorBidi"/>
              <w:szCs w:val="26"/>
              <w:lang w:eastAsia="en-US"/>
              <w:rPrChange w:id="2336" w:author="d" w:date="2018-05-05T20:20:00Z">
                <w:rPr>
                  <w:del w:id="2337" w:author="d" w:date="2018-05-05T20:19:00Z"/>
                  <w:rFonts w:asciiTheme="minorHAnsi" w:hAnsiTheme="minorHAnsi" w:cstheme="minorBidi"/>
                  <w:b w:val="0"/>
                  <w:szCs w:val="26"/>
                  <w:lang w:eastAsia="en-US"/>
                </w:rPr>
              </w:rPrChange>
            </w:rPr>
            <w:pPrChange w:id="2338" w:author="d" w:date="2018-05-05T20:22:00Z">
              <w:pPr>
                <w:pStyle w:val="TOC3"/>
              </w:pPr>
            </w:pPrChange>
          </w:pPr>
          <w:del w:id="2339" w:author="d" w:date="2018-05-05T20:19:00Z">
            <w:r w:rsidRPr="00490E32" w:rsidDel="00D702D0">
              <w:rPr>
                <w:rStyle w:val="Hyperlink"/>
                <w:szCs w:val="26"/>
                <w:rPrChange w:id="2340" w:author="d" w:date="2018-05-05T20:20:00Z">
                  <w:rPr>
                    <w:rStyle w:val="Hyperlink"/>
                    <w:b w:val="0"/>
                    <w:szCs w:val="26"/>
                  </w:rPr>
                </w:rPrChange>
              </w:rPr>
              <w:delText>1.10.2 Nền tảng và ngôn ngữ hỗ trợ</w:delText>
            </w:r>
            <w:r w:rsidRPr="00490E32" w:rsidDel="00D702D0">
              <w:rPr>
                <w:webHidden/>
                <w:szCs w:val="26"/>
                <w:rPrChange w:id="2341" w:author="d" w:date="2018-05-05T20:20:00Z">
                  <w:rPr>
                    <w:b w:val="0"/>
                    <w:webHidden/>
                    <w:szCs w:val="26"/>
                  </w:rPr>
                </w:rPrChange>
              </w:rPr>
              <w:tab/>
              <w:delText>52</w:delText>
            </w:r>
          </w:del>
        </w:p>
        <w:p w:rsidR="005B2DA6" w:rsidRPr="00490E32" w:rsidDel="00D702D0" w:rsidRDefault="005B2DA6" w:rsidP="00A914AB">
          <w:pPr>
            <w:pStyle w:val="TOC1"/>
            <w:spacing w:after="60"/>
            <w:rPr>
              <w:del w:id="2342" w:author="d" w:date="2018-05-05T20:19:00Z"/>
              <w:rFonts w:asciiTheme="minorHAnsi" w:hAnsiTheme="minorHAnsi" w:cstheme="minorBidi"/>
              <w:lang w:eastAsia="en-US"/>
              <w:rPrChange w:id="2343" w:author="d" w:date="2018-05-05T20:20:00Z">
                <w:rPr>
                  <w:del w:id="2344" w:author="d" w:date="2018-05-05T20:19:00Z"/>
                  <w:rFonts w:asciiTheme="minorHAnsi" w:hAnsiTheme="minorHAnsi" w:cstheme="minorBidi"/>
                  <w:lang w:eastAsia="en-US"/>
                </w:rPr>
              </w:rPrChange>
            </w:rPr>
            <w:pPrChange w:id="2345" w:author="d" w:date="2018-05-05T20:22:00Z">
              <w:pPr>
                <w:pStyle w:val="TOC1"/>
              </w:pPr>
            </w:pPrChange>
          </w:pPr>
          <w:del w:id="2346" w:author="d" w:date="2018-05-05T20:19:00Z">
            <w:r w:rsidRPr="00490E32" w:rsidDel="00D702D0">
              <w:rPr>
                <w:rStyle w:val="Hyperlink"/>
                <w:rPrChange w:id="2347" w:author="d" w:date="2018-05-05T20:20:00Z">
                  <w:rPr>
                    <w:rStyle w:val="Hyperlink"/>
                  </w:rPr>
                </w:rPrChange>
              </w:rPr>
              <w:delText>CHƯƠNG 2: XÂY DỰNG ỨNG DỤNG</w:delText>
            </w:r>
            <w:r w:rsidRPr="00490E32" w:rsidDel="00D702D0">
              <w:rPr>
                <w:webHidden/>
                <w:rPrChange w:id="2348" w:author="d" w:date="2018-05-05T20:20:00Z">
                  <w:rPr>
                    <w:webHidden/>
                  </w:rPr>
                </w:rPrChange>
              </w:rPr>
              <w:tab/>
              <w:delText>53</w:delText>
            </w:r>
          </w:del>
        </w:p>
        <w:p w:rsidR="005B2DA6" w:rsidRPr="00490E32" w:rsidDel="00D702D0" w:rsidRDefault="005B2DA6" w:rsidP="00A914AB">
          <w:pPr>
            <w:pStyle w:val="TOC2"/>
            <w:spacing w:after="60"/>
            <w:rPr>
              <w:del w:id="2349" w:author="d" w:date="2018-05-05T20:19:00Z"/>
              <w:rFonts w:asciiTheme="minorHAnsi" w:hAnsiTheme="minorHAnsi" w:cstheme="minorBidi"/>
              <w:szCs w:val="26"/>
              <w:lang w:eastAsia="en-US"/>
              <w:rPrChange w:id="2350" w:author="d" w:date="2018-05-05T20:20:00Z">
                <w:rPr>
                  <w:del w:id="2351" w:author="d" w:date="2018-05-05T20:19:00Z"/>
                  <w:rFonts w:asciiTheme="minorHAnsi" w:hAnsiTheme="minorHAnsi" w:cstheme="minorBidi"/>
                  <w:b w:val="0"/>
                  <w:szCs w:val="26"/>
                  <w:lang w:eastAsia="en-US"/>
                </w:rPr>
              </w:rPrChange>
            </w:rPr>
            <w:pPrChange w:id="2352" w:author="d" w:date="2018-05-05T20:22:00Z">
              <w:pPr>
                <w:pStyle w:val="TOC2"/>
              </w:pPr>
            </w:pPrChange>
          </w:pPr>
          <w:del w:id="2353" w:author="d" w:date="2018-05-05T20:19:00Z">
            <w:r w:rsidRPr="00490E32" w:rsidDel="00D702D0">
              <w:rPr>
                <w:rStyle w:val="Hyperlink"/>
                <w:szCs w:val="26"/>
                <w:rPrChange w:id="2354" w:author="d" w:date="2018-05-05T20:20:00Z">
                  <w:rPr>
                    <w:rStyle w:val="Hyperlink"/>
                    <w:b w:val="0"/>
                    <w:szCs w:val="26"/>
                  </w:rPr>
                </w:rPrChange>
              </w:rPr>
              <w:delText>2.1 Quy trình nghiệp vụ</w:delText>
            </w:r>
            <w:r w:rsidRPr="00490E32" w:rsidDel="00D702D0">
              <w:rPr>
                <w:webHidden/>
                <w:szCs w:val="26"/>
                <w:rPrChange w:id="2355" w:author="d" w:date="2018-05-05T20:20:00Z">
                  <w:rPr>
                    <w:b w:val="0"/>
                    <w:webHidden/>
                    <w:szCs w:val="26"/>
                  </w:rPr>
                </w:rPrChange>
              </w:rPr>
              <w:tab/>
              <w:delText>53</w:delText>
            </w:r>
          </w:del>
        </w:p>
        <w:p w:rsidR="005B2DA6" w:rsidRPr="00490E32" w:rsidDel="00D702D0" w:rsidRDefault="005B2DA6" w:rsidP="00A914AB">
          <w:pPr>
            <w:pStyle w:val="TOC3"/>
            <w:spacing w:after="60"/>
            <w:rPr>
              <w:del w:id="2356" w:author="d" w:date="2018-05-05T20:19:00Z"/>
              <w:rFonts w:asciiTheme="minorHAnsi" w:hAnsiTheme="minorHAnsi" w:cstheme="minorBidi"/>
              <w:szCs w:val="26"/>
              <w:lang w:eastAsia="en-US"/>
              <w:rPrChange w:id="2357" w:author="d" w:date="2018-05-05T20:20:00Z">
                <w:rPr>
                  <w:del w:id="2358" w:author="d" w:date="2018-05-05T20:19:00Z"/>
                  <w:rFonts w:asciiTheme="minorHAnsi" w:hAnsiTheme="minorHAnsi" w:cstheme="minorBidi"/>
                  <w:b w:val="0"/>
                  <w:szCs w:val="26"/>
                  <w:lang w:eastAsia="en-US"/>
                </w:rPr>
              </w:rPrChange>
            </w:rPr>
            <w:pPrChange w:id="2359" w:author="d" w:date="2018-05-05T20:22:00Z">
              <w:pPr>
                <w:pStyle w:val="TOC3"/>
              </w:pPr>
            </w:pPrChange>
          </w:pPr>
          <w:del w:id="2360" w:author="d" w:date="2018-05-05T20:19:00Z">
            <w:r w:rsidRPr="00490E32" w:rsidDel="00D702D0">
              <w:rPr>
                <w:rStyle w:val="Hyperlink"/>
                <w:szCs w:val="26"/>
                <w:rPrChange w:id="2361" w:author="d" w:date="2018-05-05T20:20:00Z">
                  <w:rPr>
                    <w:rStyle w:val="Hyperlink"/>
                    <w:b w:val="0"/>
                    <w:szCs w:val="26"/>
                  </w:rPr>
                </w:rPrChange>
              </w:rPr>
              <w:delText>2.1.1 Khách hàng</w:delText>
            </w:r>
            <w:r w:rsidRPr="00490E32" w:rsidDel="00D702D0">
              <w:rPr>
                <w:webHidden/>
                <w:szCs w:val="26"/>
                <w:rPrChange w:id="2362" w:author="d" w:date="2018-05-05T20:20:00Z">
                  <w:rPr>
                    <w:b w:val="0"/>
                    <w:webHidden/>
                    <w:szCs w:val="26"/>
                  </w:rPr>
                </w:rPrChange>
              </w:rPr>
              <w:tab/>
              <w:delText>53</w:delText>
            </w:r>
          </w:del>
        </w:p>
        <w:p w:rsidR="005B2DA6" w:rsidRPr="00490E32" w:rsidDel="00D702D0" w:rsidRDefault="005B2DA6" w:rsidP="00A914AB">
          <w:pPr>
            <w:pStyle w:val="TOC3"/>
            <w:spacing w:after="60"/>
            <w:rPr>
              <w:del w:id="2363" w:author="d" w:date="2018-05-05T20:19:00Z"/>
              <w:rFonts w:asciiTheme="minorHAnsi" w:hAnsiTheme="minorHAnsi" w:cstheme="minorBidi"/>
              <w:szCs w:val="26"/>
              <w:lang w:eastAsia="en-US"/>
              <w:rPrChange w:id="2364" w:author="d" w:date="2018-05-05T20:20:00Z">
                <w:rPr>
                  <w:del w:id="2365" w:author="d" w:date="2018-05-05T20:19:00Z"/>
                  <w:rFonts w:asciiTheme="minorHAnsi" w:hAnsiTheme="minorHAnsi" w:cstheme="minorBidi"/>
                  <w:b w:val="0"/>
                  <w:szCs w:val="26"/>
                  <w:lang w:eastAsia="en-US"/>
                </w:rPr>
              </w:rPrChange>
            </w:rPr>
            <w:pPrChange w:id="2366" w:author="d" w:date="2018-05-05T20:22:00Z">
              <w:pPr>
                <w:pStyle w:val="TOC3"/>
              </w:pPr>
            </w:pPrChange>
          </w:pPr>
          <w:del w:id="2367" w:author="d" w:date="2018-05-05T20:19:00Z">
            <w:r w:rsidRPr="00490E32" w:rsidDel="00D702D0">
              <w:rPr>
                <w:rStyle w:val="Hyperlink"/>
                <w:szCs w:val="26"/>
                <w:rPrChange w:id="2368" w:author="d" w:date="2018-05-05T20:20:00Z">
                  <w:rPr>
                    <w:rStyle w:val="Hyperlink"/>
                    <w:b w:val="0"/>
                    <w:szCs w:val="26"/>
                  </w:rPr>
                </w:rPrChange>
              </w:rPr>
              <w:delText>2.1.2 Tài xế</w:delText>
            </w:r>
            <w:r w:rsidRPr="00490E32" w:rsidDel="00D702D0">
              <w:rPr>
                <w:webHidden/>
                <w:szCs w:val="26"/>
                <w:rPrChange w:id="2369" w:author="d" w:date="2018-05-05T20:20:00Z">
                  <w:rPr>
                    <w:b w:val="0"/>
                    <w:webHidden/>
                    <w:szCs w:val="26"/>
                  </w:rPr>
                </w:rPrChange>
              </w:rPr>
              <w:tab/>
              <w:delText>53</w:delText>
            </w:r>
          </w:del>
        </w:p>
        <w:p w:rsidR="005B2DA6" w:rsidRPr="00490E32" w:rsidDel="00D702D0" w:rsidRDefault="005B2DA6" w:rsidP="00A914AB">
          <w:pPr>
            <w:pStyle w:val="TOC2"/>
            <w:spacing w:after="60"/>
            <w:rPr>
              <w:del w:id="2370" w:author="d" w:date="2018-05-05T20:19:00Z"/>
              <w:rFonts w:asciiTheme="minorHAnsi" w:hAnsiTheme="minorHAnsi" w:cstheme="minorBidi"/>
              <w:szCs w:val="26"/>
              <w:lang w:eastAsia="en-US"/>
              <w:rPrChange w:id="2371" w:author="d" w:date="2018-05-05T20:20:00Z">
                <w:rPr>
                  <w:del w:id="2372" w:author="d" w:date="2018-05-05T20:19:00Z"/>
                  <w:rFonts w:asciiTheme="minorHAnsi" w:hAnsiTheme="minorHAnsi" w:cstheme="minorBidi"/>
                  <w:b w:val="0"/>
                  <w:szCs w:val="26"/>
                  <w:lang w:eastAsia="en-US"/>
                </w:rPr>
              </w:rPrChange>
            </w:rPr>
            <w:pPrChange w:id="2373" w:author="d" w:date="2018-05-05T20:22:00Z">
              <w:pPr>
                <w:pStyle w:val="TOC2"/>
              </w:pPr>
            </w:pPrChange>
          </w:pPr>
          <w:del w:id="2374" w:author="d" w:date="2018-05-05T20:19:00Z">
            <w:r w:rsidRPr="00490E32" w:rsidDel="00D702D0">
              <w:rPr>
                <w:rStyle w:val="Hyperlink"/>
                <w:szCs w:val="26"/>
                <w:rPrChange w:id="2375" w:author="d" w:date="2018-05-05T20:20:00Z">
                  <w:rPr>
                    <w:rStyle w:val="Hyperlink"/>
                    <w:b w:val="0"/>
                    <w:szCs w:val="26"/>
                  </w:rPr>
                </w:rPrChange>
              </w:rPr>
              <w:delText>2.2 Yêu cầu hệ thống</w:delText>
            </w:r>
            <w:r w:rsidRPr="00490E32" w:rsidDel="00D702D0">
              <w:rPr>
                <w:webHidden/>
                <w:szCs w:val="26"/>
                <w:rPrChange w:id="2376" w:author="d" w:date="2018-05-05T20:20:00Z">
                  <w:rPr>
                    <w:b w:val="0"/>
                    <w:webHidden/>
                    <w:szCs w:val="26"/>
                  </w:rPr>
                </w:rPrChange>
              </w:rPr>
              <w:tab/>
              <w:delText>53</w:delText>
            </w:r>
          </w:del>
        </w:p>
        <w:p w:rsidR="005B2DA6" w:rsidRPr="00490E32" w:rsidDel="00D702D0" w:rsidRDefault="005B2DA6" w:rsidP="00A914AB">
          <w:pPr>
            <w:pStyle w:val="TOC3"/>
            <w:spacing w:after="60"/>
            <w:rPr>
              <w:del w:id="2377" w:author="d" w:date="2018-05-05T20:19:00Z"/>
              <w:rFonts w:asciiTheme="minorHAnsi" w:hAnsiTheme="minorHAnsi" w:cstheme="minorBidi"/>
              <w:szCs w:val="26"/>
              <w:lang w:eastAsia="en-US"/>
              <w:rPrChange w:id="2378" w:author="d" w:date="2018-05-05T20:20:00Z">
                <w:rPr>
                  <w:del w:id="2379" w:author="d" w:date="2018-05-05T20:19:00Z"/>
                  <w:rFonts w:asciiTheme="minorHAnsi" w:hAnsiTheme="minorHAnsi" w:cstheme="minorBidi"/>
                  <w:b w:val="0"/>
                  <w:szCs w:val="26"/>
                  <w:lang w:eastAsia="en-US"/>
                </w:rPr>
              </w:rPrChange>
            </w:rPr>
            <w:pPrChange w:id="2380" w:author="d" w:date="2018-05-05T20:22:00Z">
              <w:pPr>
                <w:pStyle w:val="TOC3"/>
              </w:pPr>
            </w:pPrChange>
          </w:pPr>
          <w:del w:id="2381" w:author="d" w:date="2018-05-05T20:19:00Z">
            <w:r w:rsidRPr="00490E32" w:rsidDel="00D702D0">
              <w:rPr>
                <w:rStyle w:val="Hyperlink"/>
                <w:szCs w:val="26"/>
                <w:rPrChange w:id="2382" w:author="d" w:date="2018-05-05T20:20:00Z">
                  <w:rPr>
                    <w:rStyle w:val="Hyperlink"/>
                    <w:b w:val="0"/>
                    <w:szCs w:val="26"/>
                  </w:rPr>
                </w:rPrChange>
              </w:rPr>
              <w:delText>2.2.1 Khách hàng</w:delText>
            </w:r>
            <w:r w:rsidRPr="00490E32" w:rsidDel="00D702D0">
              <w:rPr>
                <w:webHidden/>
                <w:szCs w:val="26"/>
                <w:rPrChange w:id="2383" w:author="d" w:date="2018-05-05T20:20:00Z">
                  <w:rPr>
                    <w:b w:val="0"/>
                    <w:webHidden/>
                    <w:szCs w:val="26"/>
                  </w:rPr>
                </w:rPrChange>
              </w:rPr>
              <w:tab/>
              <w:delText>53</w:delText>
            </w:r>
          </w:del>
        </w:p>
        <w:p w:rsidR="005B2DA6" w:rsidRPr="00490E32" w:rsidDel="00D702D0" w:rsidRDefault="005B2DA6" w:rsidP="00A914AB">
          <w:pPr>
            <w:pStyle w:val="TOC3"/>
            <w:spacing w:after="60"/>
            <w:rPr>
              <w:del w:id="2384" w:author="d" w:date="2018-05-05T20:19:00Z"/>
              <w:rFonts w:asciiTheme="minorHAnsi" w:hAnsiTheme="minorHAnsi" w:cstheme="minorBidi"/>
              <w:szCs w:val="26"/>
              <w:lang w:eastAsia="en-US"/>
              <w:rPrChange w:id="2385" w:author="d" w:date="2018-05-05T20:20:00Z">
                <w:rPr>
                  <w:del w:id="2386" w:author="d" w:date="2018-05-05T20:19:00Z"/>
                  <w:rFonts w:asciiTheme="minorHAnsi" w:hAnsiTheme="minorHAnsi" w:cstheme="minorBidi"/>
                  <w:b w:val="0"/>
                  <w:szCs w:val="26"/>
                  <w:lang w:eastAsia="en-US"/>
                </w:rPr>
              </w:rPrChange>
            </w:rPr>
            <w:pPrChange w:id="2387" w:author="d" w:date="2018-05-05T20:22:00Z">
              <w:pPr>
                <w:pStyle w:val="TOC3"/>
              </w:pPr>
            </w:pPrChange>
          </w:pPr>
          <w:del w:id="2388" w:author="d" w:date="2018-05-05T20:19:00Z">
            <w:r w:rsidRPr="00490E32" w:rsidDel="00D702D0">
              <w:rPr>
                <w:rStyle w:val="Hyperlink"/>
                <w:szCs w:val="26"/>
                <w:rPrChange w:id="2389" w:author="d" w:date="2018-05-05T20:20:00Z">
                  <w:rPr>
                    <w:rStyle w:val="Hyperlink"/>
                    <w:b w:val="0"/>
                    <w:szCs w:val="26"/>
                  </w:rPr>
                </w:rPrChange>
              </w:rPr>
              <w:delText>2.2.2 Tài xế</w:delText>
            </w:r>
            <w:r w:rsidRPr="00490E32" w:rsidDel="00D702D0">
              <w:rPr>
                <w:webHidden/>
                <w:szCs w:val="26"/>
                <w:rPrChange w:id="2390" w:author="d" w:date="2018-05-05T20:20:00Z">
                  <w:rPr>
                    <w:b w:val="0"/>
                    <w:webHidden/>
                    <w:szCs w:val="26"/>
                  </w:rPr>
                </w:rPrChange>
              </w:rPr>
              <w:tab/>
              <w:delText>54</w:delText>
            </w:r>
          </w:del>
        </w:p>
        <w:p w:rsidR="005B2DA6" w:rsidRPr="00490E32" w:rsidDel="00D702D0" w:rsidRDefault="005B2DA6" w:rsidP="00A914AB">
          <w:pPr>
            <w:pStyle w:val="TOC2"/>
            <w:spacing w:after="60"/>
            <w:rPr>
              <w:del w:id="2391" w:author="d" w:date="2018-05-05T20:19:00Z"/>
              <w:rFonts w:asciiTheme="minorHAnsi" w:hAnsiTheme="minorHAnsi" w:cstheme="minorBidi"/>
              <w:szCs w:val="26"/>
              <w:lang w:eastAsia="en-US"/>
              <w:rPrChange w:id="2392" w:author="d" w:date="2018-05-05T20:20:00Z">
                <w:rPr>
                  <w:del w:id="2393" w:author="d" w:date="2018-05-05T20:19:00Z"/>
                  <w:rFonts w:asciiTheme="minorHAnsi" w:hAnsiTheme="minorHAnsi" w:cstheme="minorBidi"/>
                  <w:b w:val="0"/>
                  <w:szCs w:val="26"/>
                  <w:lang w:eastAsia="en-US"/>
                </w:rPr>
              </w:rPrChange>
            </w:rPr>
            <w:pPrChange w:id="2394" w:author="d" w:date="2018-05-05T20:22:00Z">
              <w:pPr>
                <w:pStyle w:val="TOC2"/>
              </w:pPr>
            </w:pPrChange>
          </w:pPr>
          <w:del w:id="2395" w:author="d" w:date="2018-05-05T20:19:00Z">
            <w:r w:rsidRPr="00490E32" w:rsidDel="00D702D0">
              <w:rPr>
                <w:rStyle w:val="Hyperlink"/>
                <w:szCs w:val="26"/>
                <w:rPrChange w:id="2396" w:author="d" w:date="2018-05-05T20:20:00Z">
                  <w:rPr>
                    <w:rStyle w:val="Hyperlink"/>
                    <w:b w:val="0"/>
                    <w:szCs w:val="26"/>
                  </w:rPr>
                </w:rPrChange>
              </w:rPr>
              <w:delText>2.3 Biểu đồ ca sử dụng</w:delText>
            </w:r>
            <w:r w:rsidRPr="00490E32" w:rsidDel="00D702D0">
              <w:rPr>
                <w:webHidden/>
                <w:szCs w:val="26"/>
                <w:rPrChange w:id="2397" w:author="d" w:date="2018-05-05T20:20:00Z">
                  <w:rPr>
                    <w:b w:val="0"/>
                    <w:webHidden/>
                    <w:szCs w:val="26"/>
                  </w:rPr>
                </w:rPrChange>
              </w:rPr>
              <w:tab/>
              <w:delText>54</w:delText>
            </w:r>
          </w:del>
        </w:p>
        <w:p w:rsidR="005B2DA6" w:rsidRPr="00490E32" w:rsidDel="00D702D0" w:rsidRDefault="005B2DA6" w:rsidP="00A914AB">
          <w:pPr>
            <w:pStyle w:val="TOC3"/>
            <w:spacing w:after="60"/>
            <w:rPr>
              <w:del w:id="2398" w:author="d" w:date="2018-05-05T20:19:00Z"/>
              <w:rFonts w:asciiTheme="minorHAnsi" w:hAnsiTheme="minorHAnsi" w:cstheme="minorBidi"/>
              <w:szCs w:val="26"/>
              <w:lang w:eastAsia="en-US"/>
              <w:rPrChange w:id="2399" w:author="d" w:date="2018-05-05T20:20:00Z">
                <w:rPr>
                  <w:del w:id="2400" w:author="d" w:date="2018-05-05T20:19:00Z"/>
                  <w:rFonts w:asciiTheme="minorHAnsi" w:hAnsiTheme="minorHAnsi" w:cstheme="minorBidi"/>
                  <w:b w:val="0"/>
                  <w:szCs w:val="26"/>
                  <w:lang w:eastAsia="en-US"/>
                </w:rPr>
              </w:rPrChange>
            </w:rPr>
            <w:pPrChange w:id="2401" w:author="d" w:date="2018-05-05T20:22:00Z">
              <w:pPr>
                <w:pStyle w:val="TOC3"/>
              </w:pPr>
            </w:pPrChange>
          </w:pPr>
          <w:del w:id="2402" w:author="d" w:date="2018-05-05T20:19:00Z">
            <w:r w:rsidRPr="00490E32" w:rsidDel="00D702D0">
              <w:rPr>
                <w:rStyle w:val="Hyperlink"/>
                <w:szCs w:val="26"/>
                <w:rPrChange w:id="2403" w:author="d" w:date="2018-05-05T20:20:00Z">
                  <w:rPr>
                    <w:rStyle w:val="Hyperlink"/>
                    <w:b w:val="0"/>
                    <w:szCs w:val="26"/>
                  </w:rPr>
                </w:rPrChange>
              </w:rPr>
              <w:delText>2.3.1 Xác định các tác nhân của hệ thống</w:delText>
            </w:r>
            <w:r w:rsidRPr="00490E32" w:rsidDel="00D702D0">
              <w:rPr>
                <w:webHidden/>
                <w:szCs w:val="26"/>
                <w:rPrChange w:id="2404" w:author="d" w:date="2018-05-05T20:20:00Z">
                  <w:rPr>
                    <w:b w:val="0"/>
                    <w:webHidden/>
                    <w:szCs w:val="26"/>
                  </w:rPr>
                </w:rPrChange>
              </w:rPr>
              <w:tab/>
              <w:delText>54</w:delText>
            </w:r>
          </w:del>
        </w:p>
        <w:p w:rsidR="005B2DA6" w:rsidRPr="00490E32" w:rsidDel="00D702D0" w:rsidRDefault="005B2DA6" w:rsidP="00A914AB">
          <w:pPr>
            <w:pStyle w:val="TOC3"/>
            <w:spacing w:after="60"/>
            <w:rPr>
              <w:del w:id="2405" w:author="d" w:date="2018-05-05T20:19:00Z"/>
              <w:rFonts w:asciiTheme="minorHAnsi" w:hAnsiTheme="minorHAnsi" w:cstheme="minorBidi"/>
              <w:szCs w:val="26"/>
              <w:lang w:eastAsia="en-US"/>
              <w:rPrChange w:id="2406" w:author="d" w:date="2018-05-05T20:20:00Z">
                <w:rPr>
                  <w:del w:id="2407" w:author="d" w:date="2018-05-05T20:19:00Z"/>
                  <w:rFonts w:asciiTheme="minorHAnsi" w:hAnsiTheme="minorHAnsi" w:cstheme="minorBidi"/>
                  <w:b w:val="0"/>
                  <w:szCs w:val="26"/>
                  <w:lang w:eastAsia="en-US"/>
                </w:rPr>
              </w:rPrChange>
            </w:rPr>
            <w:pPrChange w:id="2408" w:author="d" w:date="2018-05-05T20:22:00Z">
              <w:pPr>
                <w:pStyle w:val="TOC3"/>
              </w:pPr>
            </w:pPrChange>
          </w:pPr>
          <w:del w:id="2409" w:author="d" w:date="2018-05-05T20:19:00Z">
            <w:r w:rsidRPr="00490E32" w:rsidDel="00D702D0">
              <w:rPr>
                <w:rStyle w:val="Hyperlink"/>
                <w:szCs w:val="26"/>
                <w:rPrChange w:id="2410" w:author="d" w:date="2018-05-05T20:20:00Z">
                  <w:rPr>
                    <w:rStyle w:val="Hyperlink"/>
                    <w:b w:val="0"/>
                    <w:szCs w:val="26"/>
                  </w:rPr>
                </w:rPrChange>
              </w:rPr>
              <w:delText>2.3.2 Xác định các ca sử dụng</w:delText>
            </w:r>
            <w:r w:rsidRPr="00490E32" w:rsidDel="00D702D0">
              <w:rPr>
                <w:webHidden/>
                <w:szCs w:val="26"/>
                <w:rPrChange w:id="2411" w:author="d" w:date="2018-05-05T20:20:00Z">
                  <w:rPr>
                    <w:b w:val="0"/>
                    <w:webHidden/>
                    <w:szCs w:val="26"/>
                  </w:rPr>
                </w:rPrChange>
              </w:rPr>
              <w:tab/>
              <w:delText>55</w:delText>
            </w:r>
          </w:del>
        </w:p>
        <w:p w:rsidR="005B2DA6" w:rsidRPr="00490E32" w:rsidDel="00D702D0" w:rsidRDefault="005B2DA6" w:rsidP="00A914AB">
          <w:pPr>
            <w:pStyle w:val="TOC3"/>
            <w:tabs>
              <w:tab w:val="left" w:pos="1540"/>
            </w:tabs>
            <w:spacing w:after="60"/>
            <w:rPr>
              <w:del w:id="2412" w:author="d" w:date="2018-05-05T20:19:00Z"/>
              <w:rFonts w:asciiTheme="minorHAnsi" w:hAnsiTheme="minorHAnsi" w:cstheme="minorBidi"/>
              <w:szCs w:val="26"/>
              <w:lang w:eastAsia="en-US"/>
              <w:rPrChange w:id="2413" w:author="d" w:date="2018-05-05T20:20:00Z">
                <w:rPr>
                  <w:del w:id="2414" w:author="d" w:date="2018-05-05T20:19:00Z"/>
                  <w:rFonts w:asciiTheme="minorHAnsi" w:hAnsiTheme="minorHAnsi" w:cstheme="minorBidi"/>
                  <w:b w:val="0"/>
                  <w:szCs w:val="26"/>
                  <w:lang w:eastAsia="en-US"/>
                </w:rPr>
              </w:rPrChange>
            </w:rPr>
            <w:pPrChange w:id="2415" w:author="d" w:date="2018-05-05T20:22:00Z">
              <w:pPr>
                <w:pStyle w:val="TOC3"/>
                <w:tabs>
                  <w:tab w:val="left" w:pos="1540"/>
                </w:tabs>
              </w:pPr>
            </w:pPrChange>
          </w:pPr>
          <w:del w:id="2416" w:author="d" w:date="2018-05-05T20:19:00Z">
            <w:r w:rsidRPr="00490E32" w:rsidDel="00D702D0">
              <w:rPr>
                <w:rStyle w:val="Hyperlink"/>
                <w:szCs w:val="26"/>
                <w:rPrChange w:id="2417" w:author="d" w:date="2018-05-05T20:20:00Z">
                  <w:rPr>
                    <w:rStyle w:val="Hyperlink"/>
                    <w:b w:val="0"/>
                    <w:szCs w:val="26"/>
                  </w:rPr>
                </w:rPrChange>
              </w:rPr>
              <w:delText>2.3.3</w:delText>
            </w:r>
            <w:r w:rsidRPr="00490E32" w:rsidDel="00D702D0">
              <w:rPr>
                <w:rFonts w:asciiTheme="minorHAnsi" w:hAnsiTheme="minorHAnsi" w:cstheme="minorBidi"/>
                <w:szCs w:val="26"/>
                <w:lang w:eastAsia="en-US"/>
                <w:rPrChange w:id="2418" w:author="d" w:date="2018-05-05T20:20:00Z">
                  <w:rPr>
                    <w:rFonts w:asciiTheme="minorHAnsi" w:hAnsiTheme="minorHAnsi" w:cstheme="minorBidi"/>
                    <w:b w:val="0"/>
                    <w:szCs w:val="26"/>
                    <w:lang w:eastAsia="en-US"/>
                  </w:rPr>
                </w:rPrChange>
              </w:rPr>
              <w:tab/>
            </w:r>
            <w:r w:rsidRPr="00490E32" w:rsidDel="00D702D0">
              <w:rPr>
                <w:rStyle w:val="Hyperlink"/>
                <w:szCs w:val="26"/>
                <w:rPrChange w:id="2419" w:author="d" w:date="2018-05-05T20:20:00Z">
                  <w:rPr>
                    <w:rStyle w:val="Hyperlink"/>
                    <w:b w:val="0"/>
                    <w:szCs w:val="26"/>
                  </w:rPr>
                </w:rPrChange>
              </w:rPr>
              <w:delText>Các biểu đồ ca sử dụng</w:delText>
            </w:r>
            <w:r w:rsidRPr="00490E32" w:rsidDel="00D702D0">
              <w:rPr>
                <w:webHidden/>
                <w:szCs w:val="26"/>
                <w:rPrChange w:id="2420" w:author="d" w:date="2018-05-05T20:20:00Z">
                  <w:rPr>
                    <w:b w:val="0"/>
                    <w:webHidden/>
                    <w:szCs w:val="26"/>
                  </w:rPr>
                </w:rPrChange>
              </w:rPr>
              <w:tab/>
              <w:delText>56</w:delText>
            </w:r>
          </w:del>
        </w:p>
        <w:p w:rsidR="005B2DA6" w:rsidRPr="00490E32" w:rsidDel="00D702D0" w:rsidRDefault="005B2DA6" w:rsidP="00A914AB">
          <w:pPr>
            <w:pStyle w:val="TOC2"/>
            <w:spacing w:after="60"/>
            <w:rPr>
              <w:del w:id="2421" w:author="d" w:date="2018-05-05T20:19:00Z"/>
              <w:rFonts w:asciiTheme="minorHAnsi" w:hAnsiTheme="minorHAnsi" w:cstheme="minorBidi"/>
              <w:szCs w:val="26"/>
              <w:lang w:eastAsia="en-US"/>
              <w:rPrChange w:id="2422" w:author="d" w:date="2018-05-05T20:20:00Z">
                <w:rPr>
                  <w:del w:id="2423" w:author="d" w:date="2018-05-05T20:19:00Z"/>
                  <w:rFonts w:asciiTheme="minorHAnsi" w:hAnsiTheme="minorHAnsi" w:cstheme="minorBidi"/>
                  <w:b w:val="0"/>
                  <w:szCs w:val="26"/>
                  <w:lang w:eastAsia="en-US"/>
                </w:rPr>
              </w:rPrChange>
            </w:rPr>
            <w:pPrChange w:id="2424" w:author="d" w:date="2018-05-05T20:22:00Z">
              <w:pPr>
                <w:pStyle w:val="TOC2"/>
              </w:pPr>
            </w:pPrChange>
          </w:pPr>
          <w:del w:id="2425" w:author="d" w:date="2018-05-05T20:19:00Z">
            <w:r w:rsidRPr="00490E32" w:rsidDel="00D702D0">
              <w:rPr>
                <w:rStyle w:val="Hyperlink"/>
                <w:szCs w:val="26"/>
                <w:rPrChange w:id="2426" w:author="d" w:date="2018-05-05T20:20:00Z">
                  <w:rPr>
                    <w:rStyle w:val="Hyperlink"/>
                    <w:b w:val="0"/>
                    <w:szCs w:val="26"/>
                  </w:rPr>
                </w:rPrChange>
              </w:rPr>
              <w:delText>2.4 Đặc tả các ca sử dụng</w:delText>
            </w:r>
            <w:r w:rsidRPr="00490E32" w:rsidDel="00D702D0">
              <w:rPr>
                <w:webHidden/>
                <w:szCs w:val="26"/>
                <w:rPrChange w:id="2427" w:author="d" w:date="2018-05-05T20:20:00Z">
                  <w:rPr>
                    <w:b w:val="0"/>
                    <w:webHidden/>
                    <w:szCs w:val="26"/>
                  </w:rPr>
                </w:rPrChange>
              </w:rPr>
              <w:tab/>
              <w:delText>57</w:delText>
            </w:r>
          </w:del>
        </w:p>
        <w:p w:rsidR="005B2DA6" w:rsidRPr="00490E32" w:rsidDel="00D702D0" w:rsidRDefault="005B2DA6" w:rsidP="00A914AB">
          <w:pPr>
            <w:pStyle w:val="TOC3"/>
            <w:spacing w:after="60"/>
            <w:rPr>
              <w:del w:id="2428" w:author="d" w:date="2018-05-05T20:19:00Z"/>
              <w:rFonts w:asciiTheme="minorHAnsi" w:hAnsiTheme="minorHAnsi" w:cstheme="minorBidi"/>
              <w:szCs w:val="26"/>
              <w:lang w:eastAsia="en-US"/>
              <w:rPrChange w:id="2429" w:author="d" w:date="2018-05-05T20:20:00Z">
                <w:rPr>
                  <w:del w:id="2430" w:author="d" w:date="2018-05-05T20:19:00Z"/>
                  <w:rFonts w:asciiTheme="minorHAnsi" w:hAnsiTheme="minorHAnsi" w:cstheme="minorBidi"/>
                  <w:b w:val="0"/>
                  <w:szCs w:val="26"/>
                  <w:lang w:eastAsia="en-US"/>
                </w:rPr>
              </w:rPrChange>
            </w:rPr>
            <w:pPrChange w:id="2431" w:author="d" w:date="2018-05-05T20:22:00Z">
              <w:pPr>
                <w:pStyle w:val="TOC3"/>
              </w:pPr>
            </w:pPrChange>
          </w:pPr>
          <w:del w:id="2432" w:author="d" w:date="2018-05-05T20:19:00Z">
            <w:r w:rsidRPr="00490E32" w:rsidDel="00D702D0">
              <w:rPr>
                <w:rStyle w:val="Hyperlink"/>
                <w:szCs w:val="26"/>
                <w:rPrChange w:id="2433" w:author="d" w:date="2018-05-05T20:20:00Z">
                  <w:rPr>
                    <w:rStyle w:val="Hyperlink"/>
                    <w:b w:val="0"/>
                    <w:szCs w:val="26"/>
                  </w:rPr>
                </w:rPrChange>
              </w:rPr>
              <w:delText>2.4.1 Khách hàng</w:delText>
            </w:r>
            <w:r w:rsidRPr="00490E32" w:rsidDel="00D702D0">
              <w:rPr>
                <w:webHidden/>
                <w:szCs w:val="26"/>
                <w:rPrChange w:id="2434" w:author="d" w:date="2018-05-05T20:20:00Z">
                  <w:rPr>
                    <w:b w:val="0"/>
                    <w:webHidden/>
                    <w:szCs w:val="26"/>
                  </w:rPr>
                </w:rPrChange>
              </w:rPr>
              <w:tab/>
              <w:delText>57</w:delText>
            </w:r>
          </w:del>
        </w:p>
        <w:p w:rsidR="005B2DA6" w:rsidRPr="00490E32" w:rsidDel="00D702D0" w:rsidRDefault="005B2DA6" w:rsidP="00A914AB">
          <w:pPr>
            <w:pStyle w:val="TOC3"/>
            <w:spacing w:after="60"/>
            <w:rPr>
              <w:del w:id="2435" w:author="d" w:date="2018-05-05T20:19:00Z"/>
              <w:rFonts w:asciiTheme="minorHAnsi" w:hAnsiTheme="minorHAnsi" w:cstheme="minorBidi"/>
              <w:szCs w:val="26"/>
              <w:lang w:eastAsia="en-US"/>
              <w:rPrChange w:id="2436" w:author="d" w:date="2018-05-05T20:20:00Z">
                <w:rPr>
                  <w:del w:id="2437" w:author="d" w:date="2018-05-05T20:19:00Z"/>
                  <w:rFonts w:asciiTheme="minorHAnsi" w:hAnsiTheme="minorHAnsi" w:cstheme="minorBidi"/>
                  <w:b w:val="0"/>
                  <w:szCs w:val="26"/>
                  <w:lang w:eastAsia="en-US"/>
                </w:rPr>
              </w:rPrChange>
            </w:rPr>
            <w:pPrChange w:id="2438" w:author="d" w:date="2018-05-05T20:22:00Z">
              <w:pPr>
                <w:pStyle w:val="TOC3"/>
              </w:pPr>
            </w:pPrChange>
          </w:pPr>
          <w:del w:id="2439" w:author="d" w:date="2018-05-05T20:19:00Z">
            <w:r w:rsidRPr="00490E32" w:rsidDel="00D702D0">
              <w:rPr>
                <w:rStyle w:val="Hyperlink"/>
                <w:szCs w:val="26"/>
                <w:rPrChange w:id="2440" w:author="d" w:date="2018-05-05T20:20:00Z">
                  <w:rPr>
                    <w:rStyle w:val="Hyperlink"/>
                    <w:b w:val="0"/>
                    <w:szCs w:val="26"/>
                  </w:rPr>
                </w:rPrChange>
              </w:rPr>
              <w:delText>2.4.2 Tài xế</w:delText>
            </w:r>
            <w:r w:rsidRPr="00490E32" w:rsidDel="00D702D0">
              <w:rPr>
                <w:webHidden/>
                <w:szCs w:val="26"/>
                <w:rPrChange w:id="2441" w:author="d" w:date="2018-05-05T20:20:00Z">
                  <w:rPr>
                    <w:b w:val="0"/>
                    <w:webHidden/>
                    <w:szCs w:val="26"/>
                  </w:rPr>
                </w:rPrChange>
              </w:rPr>
              <w:tab/>
              <w:delText>62</w:delText>
            </w:r>
          </w:del>
        </w:p>
        <w:p w:rsidR="005B2DA6" w:rsidRPr="00490E32" w:rsidDel="00D702D0" w:rsidRDefault="005B2DA6" w:rsidP="00A914AB">
          <w:pPr>
            <w:pStyle w:val="TOC2"/>
            <w:spacing w:after="60"/>
            <w:rPr>
              <w:del w:id="2442" w:author="d" w:date="2018-05-05T20:19:00Z"/>
              <w:rFonts w:asciiTheme="minorHAnsi" w:hAnsiTheme="minorHAnsi" w:cstheme="minorBidi"/>
              <w:szCs w:val="26"/>
              <w:lang w:eastAsia="en-US"/>
              <w:rPrChange w:id="2443" w:author="d" w:date="2018-05-05T20:20:00Z">
                <w:rPr>
                  <w:del w:id="2444" w:author="d" w:date="2018-05-05T20:19:00Z"/>
                  <w:rFonts w:asciiTheme="minorHAnsi" w:hAnsiTheme="minorHAnsi" w:cstheme="minorBidi"/>
                  <w:b w:val="0"/>
                  <w:szCs w:val="26"/>
                  <w:lang w:eastAsia="en-US"/>
                </w:rPr>
              </w:rPrChange>
            </w:rPr>
            <w:pPrChange w:id="2445" w:author="d" w:date="2018-05-05T20:22:00Z">
              <w:pPr>
                <w:pStyle w:val="TOC2"/>
              </w:pPr>
            </w:pPrChange>
          </w:pPr>
          <w:del w:id="2446" w:author="d" w:date="2018-05-05T20:19:00Z">
            <w:r w:rsidRPr="00490E32" w:rsidDel="00D702D0">
              <w:rPr>
                <w:rStyle w:val="Hyperlink"/>
                <w:szCs w:val="26"/>
                <w:rPrChange w:id="2447" w:author="d" w:date="2018-05-05T20:20:00Z">
                  <w:rPr>
                    <w:rStyle w:val="Hyperlink"/>
                    <w:b w:val="0"/>
                    <w:szCs w:val="26"/>
                  </w:rPr>
                </w:rPrChange>
              </w:rPr>
              <w:delText>2.5 Biểu đồ hoạt động</w:delText>
            </w:r>
            <w:r w:rsidRPr="00490E32" w:rsidDel="00D702D0">
              <w:rPr>
                <w:webHidden/>
                <w:szCs w:val="26"/>
                <w:rPrChange w:id="2448" w:author="d" w:date="2018-05-05T20:20:00Z">
                  <w:rPr>
                    <w:b w:val="0"/>
                    <w:webHidden/>
                    <w:szCs w:val="26"/>
                  </w:rPr>
                </w:rPrChange>
              </w:rPr>
              <w:tab/>
              <w:delText>66</w:delText>
            </w:r>
          </w:del>
        </w:p>
        <w:p w:rsidR="005B2DA6" w:rsidRPr="00490E32" w:rsidDel="00D702D0" w:rsidRDefault="005B2DA6" w:rsidP="00A914AB">
          <w:pPr>
            <w:pStyle w:val="TOC2"/>
            <w:spacing w:after="60"/>
            <w:rPr>
              <w:del w:id="2449" w:author="d" w:date="2018-05-05T20:19:00Z"/>
              <w:rFonts w:asciiTheme="minorHAnsi" w:hAnsiTheme="minorHAnsi" w:cstheme="minorBidi"/>
              <w:szCs w:val="26"/>
              <w:lang w:eastAsia="en-US"/>
              <w:rPrChange w:id="2450" w:author="d" w:date="2018-05-05T20:20:00Z">
                <w:rPr>
                  <w:del w:id="2451" w:author="d" w:date="2018-05-05T20:19:00Z"/>
                  <w:rFonts w:asciiTheme="minorHAnsi" w:hAnsiTheme="minorHAnsi" w:cstheme="minorBidi"/>
                  <w:b w:val="0"/>
                  <w:szCs w:val="26"/>
                  <w:lang w:eastAsia="en-US"/>
                </w:rPr>
              </w:rPrChange>
            </w:rPr>
            <w:pPrChange w:id="2452" w:author="d" w:date="2018-05-05T20:22:00Z">
              <w:pPr>
                <w:pStyle w:val="TOC2"/>
              </w:pPr>
            </w:pPrChange>
          </w:pPr>
          <w:del w:id="2453" w:author="d" w:date="2018-05-05T20:19:00Z">
            <w:r w:rsidRPr="00490E32" w:rsidDel="00D702D0">
              <w:rPr>
                <w:rStyle w:val="Hyperlink"/>
                <w:szCs w:val="26"/>
                <w:rPrChange w:id="2454" w:author="d" w:date="2018-05-05T20:20:00Z">
                  <w:rPr>
                    <w:rStyle w:val="Hyperlink"/>
                    <w:b w:val="0"/>
                    <w:szCs w:val="26"/>
                  </w:rPr>
                </w:rPrChange>
              </w:rPr>
              <w:delText>2.6 Giao diện chương trình</w:delText>
            </w:r>
            <w:r w:rsidRPr="00490E32" w:rsidDel="00D702D0">
              <w:rPr>
                <w:webHidden/>
                <w:szCs w:val="26"/>
                <w:rPrChange w:id="2455" w:author="d" w:date="2018-05-05T20:20:00Z">
                  <w:rPr>
                    <w:b w:val="0"/>
                    <w:webHidden/>
                    <w:szCs w:val="26"/>
                  </w:rPr>
                </w:rPrChange>
              </w:rPr>
              <w:tab/>
              <w:delText>66</w:delText>
            </w:r>
          </w:del>
        </w:p>
        <w:p w:rsidR="005B2DA6" w:rsidRPr="00490E32" w:rsidDel="00D702D0" w:rsidRDefault="005B2DA6" w:rsidP="00A914AB">
          <w:pPr>
            <w:pStyle w:val="TOC3"/>
            <w:spacing w:after="60"/>
            <w:rPr>
              <w:del w:id="2456" w:author="d" w:date="2018-05-05T20:19:00Z"/>
              <w:rFonts w:asciiTheme="minorHAnsi" w:hAnsiTheme="minorHAnsi" w:cstheme="minorBidi"/>
              <w:szCs w:val="26"/>
              <w:lang w:eastAsia="en-US"/>
              <w:rPrChange w:id="2457" w:author="d" w:date="2018-05-05T20:20:00Z">
                <w:rPr>
                  <w:del w:id="2458" w:author="d" w:date="2018-05-05T20:19:00Z"/>
                  <w:rFonts w:asciiTheme="minorHAnsi" w:hAnsiTheme="minorHAnsi" w:cstheme="minorBidi"/>
                  <w:b w:val="0"/>
                  <w:szCs w:val="26"/>
                  <w:lang w:eastAsia="en-US"/>
                </w:rPr>
              </w:rPrChange>
            </w:rPr>
            <w:pPrChange w:id="2459" w:author="d" w:date="2018-05-05T20:22:00Z">
              <w:pPr>
                <w:pStyle w:val="TOC3"/>
              </w:pPr>
            </w:pPrChange>
          </w:pPr>
          <w:del w:id="2460" w:author="d" w:date="2018-05-05T20:19:00Z">
            <w:r w:rsidRPr="00490E32" w:rsidDel="00D702D0">
              <w:rPr>
                <w:rStyle w:val="Hyperlink"/>
                <w:szCs w:val="26"/>
                <w:rPrChange w:id="2461" w:author="d" w:date="2018-05-05T20:20:00Z">
                  <w:rPr>
                    <w:rStyle w:val="Hyperlink"/>
                    <w:b w:val="0"/>
                    <w:szCs w:val="26"/>
                  </w:rPr>
                </w:rPrChange>
              </w:rPr>
              <w:delText>2.6.1 Giao diện của phần mềm dành cho khách hàng</w:delText>
            </w:r>
            <w:r w:rsidRPr="00490E32" w:rsidDel="00D702D0">
              <w:rPr>
                <w:webHidden/>
                <w:szCs w:val="26"/>
                <w:rPrChange w:id="2462" w:author="d" w:date="2018-05-05T20:20:00Z">
                  <w:rPr>
                    <w:b w:val="0"/>
                    <w:webHidden/>
                    <w:szCs w:val="26"/>
                  </w:rPr>
                </w:rPrChange>
              </w:rPr>
              <w:tab/>
              <w:delText>66</w:delText>
            </w:r>
          </w:del>
        </w:p>
        <w:p w:rsidR="005B2DA6" w:rsidRPr="00490E32" w:rsidDel="00D702D0" w:rsidRDefault="005B2DA6" w:rsidP="00A914AB">
          <w:pPr>
            <w:pStyle w:val="TOC3"/>
            <w:spacing w:after="60"/>
            <w:rPr>
              <w:del w:id="2463" w:author="d" w:date="2018-05-05T20:19:00Z"/>
              <w:rFonts w:asciiTheme="minorHAnsi" w:hAnsiTheme="minorHAnsi" w:cstheme="minorBidi"/>
              <w:szCs w:val="26"/>
              <w:lang w:eastAsia="en-US"/>
              <w:rPrChange w:id="2464" w:author="d" w:date="2018-05-05T20:20:00Z">
                <w:rPr>
                  <w:del w:id="2465" w:author="d" w:date="2018-05-05T20:19:00Z"/>
                  <w:rFonts w:asciiTheme="minorHAnsi" w:hAnsiTheme="minorHAnsi" w:cstheme="minorBidi"/>
                  <w:b w:val="0"/>
                  <w:szCs w:val="26"/>
                  <w:lang w:eastAsia="en-US"/>
                </w:rPr>
              </w:rPrChange>
            </w:rPr>
            <w:pPrChange w:id="2466" w:author="d" w:date="2018-05-05T20:22:00Z">
              <w:pPr>
                <w:pStyle w:val="TOC3"/>
              </w:pPr>
            </w:pPrChange>
          </w:pPr>
          <w:del w:id="2467" w:author="d" w:date="2018-05-05T20:19:00Z">
            <w:r w:rsidRPr="00490E32" w:rsidDel="00D702D0">
              <w:rPr>
                <w:rStyle w:val="Hyperlink"/>
                <w:szCs w:val="26"/>
                <w:rPrChange w:id="2468" w:author="d" w:date="2018-05-05T20:20:00Z">
                  <w:rPr>
                    <w:rStyle w:val="Hyperlink"/>
                    <w:b w:val="0"/>
                    <w:szCs w:val="26"/>
                  </w:rPr>
                </w:rPrChange>
              </w:rPr>
              <w:delText>2.6.2 Giao diện của phần mềm dành cho tài xế</w:delText>
            </w:r>
            <w:r w:rsidRPr="00490E32" w:rsidDel="00D702D0">
              <w:rPr>
                <w:webHidden/>
                <w:szCs w:val="26"/>
                <w:rPrChange w:id="2469" w:author="d" w:date="2018-05-05T20:20:00Z">
                  <w:rPr>
                    <w:b w:val="0"/>
                    <w:webHidden/>
                    <w:szCs w:val="26"/>
                  </w:rPr>
                </w:rPrChange>
              </w:rPr>
              <w:tab/>
              <w:delText>68</w:delText>
            </w:r>
          </w:del>
        </w:p>
        <w:p w:rsidR="005B2DA6" w:rsidRPr="00490E32" w:rsidDel="00D702D0" w:rsidRDefault="005B2DA6" w:rsidP="00A914AB">
          <w:pPr>
            <w:pStyle w:val="TOC1"/>
            <w:spacing w:after="60"/>
            <w:rPr>
              <w:del w:id="2470" w:author="d" w:date="2018-05-05T20:19:00Z"/>
              <w:rFonts w:asciiTheme="minorHAnsi" w:hAnsiTheme="minorHAnsi" w:cstheme="minorBidi"/>
              <w:lang w:eastAsia="en-US"/>
              <w:rPrChange w:id="2471" w:author="d" w:date="2018-05-05T20:20:00Z">
                <w:rPr>
                  <w:del w:id="2472" w:author="d" w:date="2018-05-05T20:19:00Z"/>
                  <w:rFonts w:asciiTheme="minorHAnsi" w:hAnsiTheme="minorHAnsi" w:cstheme="minorBidi"/>
                  <w:lang w:eastAsia="en-US"/>
                </w:rPr>
              </w:rPrChange>
            </w:rPr>
            <w:pPrChange w:id="2473" w:author="d" w:date="2018-05-05T20:22:00Z">
              <w:pPr>
                <w:pStyle w:val="TOC1"/>
              </w:pPr>
            </w:pPrChange>
          </w:pPr>
          <w:del w:id="2474" w:author="d" w:date="2018-05-05T20:19:00Z">
            <w:r w:rsidRPr="00490E32" w:rsidDel="00D702D0">
              <w:rPr>
                <w:rStyle w:val="Hyperlink"/>
                <w:rPrChange w:id="2475" w:author="d" w:date="2018-05-05T20:20:00Z">
                  <w:rPr>
                    <w:rStyle w:val="Hyperlink"/>
                  </w:rPr>
                </w:rPrChange>
              </w:rPr>
              <w:delText>CHƯƠNG 3: CÀI ĐẶT VÀ CHẠY CHƯƠNG TRÌNH</w:delText>
            </w:r>
            <w:r w:rsidRPr="00490E32" w:rsidDel="00D702D0">
              <w:rPr>
                <w:webHidden/>
                <w:rPrChange w:id="2476" w:author="d" w:date="2018-05-05T20:20:00Z">
                  <w:rPr>
                    <w:webHidden/>
                  </w:rPr>
                </w:rPrChange>
              </w:rPr>
              <w:tab/>
              <w:delText>70</w:delText>
            </w:r>
          </w:del>
        </w:p>
        <w:p w:rsidR="005B2DA6" w:rsidRPr="00490E32" w:rsidDel="00D702D0" w:rsidRDefault="005B2DA6" w:rsidP="00A914AB">
          <w:pPr>
            <w:pStyle w:val="TOC1"/>
            <w:spacing w:after="60"/>
            <w:rPr>
              <w:del w:id="2477" w:author="d" w:date="2018-05-05T20:19:00Z"/>
              <w:rFonts w:asciiTheme="minorHAnsi" w:hAnsiTheme="minorHAnsi" w:cstheme="minorBidi"/>
              <w:lang w:eastAsia="en-US"/>
              <w:rPrChange w:id="2478" w:author="d" w:date="2018-05-05T20:20:00Z">
                <w:rPr>
                  <w:del w:id="2479" w:author="d" w:date="2018-05-05T20:19:00Z"/>
                  <w:rFonts w:asciiTheme="minorHAnsi" w:hAnsiTheme="minorHAnsi" w:cstheme="minorBidi"/>
                  <w:lang w:eastAsia="en-US"/>
                </w:rPr>
              </w:rPrChange>
            </w:rPr>
            <w:pPrChange w:id="2480" w:author="d" w:date="2018-05-05T20:22:00Z">
              <w:pPr>
                <w:pStyle w:val="TOC1"/>
              </w:pPr>
            </w:pPrChange>
          </w:pPr>
          <w:del w:id="2481" w:author="d" w:date="2018-05-05T20:19:00Z">
            <w:r w:rsidRPr="00490E32" w:rsidDel="00D702D0">
              <w:rPr>
                <w:rStyle w:val="Hyperlink"/>
                <w:lang w:val="vi-VN" w:eastAsia="en-US"/>
                <w:rPrChange w:id="2482" w:author="d" w:date="2018-05-05T20:20:00Z">
                  <w:rPr>
                    <w:rStyle w:val="Hyperlink"/>
                    <w:lang w:val="vi-VN" w:eastAsia="en-US"/>
                  </w:rPr>
                </w:rPrChange>
              </w:rPr>
              <w:delText>KẾT LUẬN</w:delText>
            </w:r>
            <w:r w:rsidRPr="00490E32" w:rsidDel="00D702D0">
              <w:rPr>
                <w:rStyle w:val="Hyperlink"/>
                <w:lang w:eastAsia="en-US"/>
                <w:rPrChange w:id="2483" w:author="d" w:date="2018-05-05T20:20:00Z">
                  <w:rPr>
                    <w:rStyle w:val="Hyperlink"/>
                    <w:lang w:eastAsia="en-US"/>
                  </w:rPr>
                </w:rPrChange>
              </w:rPr>
              <w:delText xml:space="preserve"> CHUNG</w:delText>
            </w:r>
            <w:r w:rsidRPr="00490E32" w:rsidDel="00D702D0">
              <w:rPr>
                <w:webHidden/>
                <w:rPrChange w:id="2484" w:author="d" w:date="2018-05-05T20:20:00Z">
                  <w:rPr>
                    <w:webHidden/>
                  </w:rPr>
                </w:rPrChange>
              </w:rPr>
              <w:tab/>
              <w:delText>71</w:delText>
            </w:r>
          </w:del>
        </w:p>
        <w:p w:rsidR="005B2DA6" w:rsidRPr="00490E32" w:rsidDel="00D702D0" w:rsidRDefault="005B2DA6" w:rsidP="00A914AB">
          <w:pPr>
            <w:pStyle w:val="TOC1"/>
            <w:spacing w:after="60"/>
            <w:rPr>
              <w:del w:id="2485" w:author="d" w:date="2018-05-05T20:19:00Z"/>
              <w:rFonts w:asciiTheme="minorHAnsi" w:hAnsiTheme="minorHAnsi" w:cstheme="minorBidi"/>
              <w:lang w:eastAsia="en-US"/>
              <w:rPrChange w:id="2486" w:author="d" w:date="2018-05-05T20:20:00Z">
                <w:rPr>
                  <w:del w:id="2487" w:author="d" w:date="2018-05-05T20:19:00Z"/>
                  <w:rFonts w:asciiTheme="minorHAnsi" w:hAnsiTheme="minorHAnsi" w:cstheme="minorBidi"/>
                  <w:lang w:eastAsia="en-US"/>
                </w:rPr>
              </w:rPrChange>
            </w:rPr>
            <w:pPrChange w:id="2488" w:author="d" w:date="2018-05-05T20:22:00Z">
              <w:pPr>
                <w:pStyle w:val="TOC1"/>
              </w:pPr>
            </w:pPrChange>
          </w:pPr>
          <w:del w:id="2489" w:author="d" w:date="2018-05-05T20:19:00Z">
            <w:r w:rsidRPr="00490E32" w:rsidDel="00D702D0">
              <w:rPr>
                <w:rStyle w:val="Hyperlink"/>
                <w:rPrChange w:id="2490" w:author="d" w:date="2018-05-05T20:20:00Z">
                  <w:rPr>
                    <w:rStyle w:val="Hyperlink"/>
                  </w:rPr>
                </w:rPrChange>
              </w:rPr>
              <w:delText>TÀI LIỆU THAM KHẢO</w:delText>
            </w:r>
            <w:r w:rsidRPr="00490E32" w:rsidDel="00D702D0">
              <w:rPr>
                <w:webHidden/>
                <w:rPrChange w:id="2491" w:author="d" w:date="2018-05-05T20:20:00Z">
                  <w:rPr>
                    <w:webHidden/>
                  </w:rPr>
                </w:rPrChange>
              </w:rPr>
              <w:tab/>
              <w:delText>72</w:delText>
            </w:r>
          </w:del>
        </w:p>
        <w:p w:rsidR="005A4F33" w:rsidRPr="005B2DA6" w:rsidRDefault="004A4A32" w:rsidP="00A914AB">
          <w:pPr>
            <w:rPr>
              <w:szCs w:val="26"/>
            </w:rPr>
            <w:sectPr w:rsidR="005A4F33" w:rsidRPr="005B2DA6" w:rsidSect="00733BEA">
              <w:headerReference w:type="default" r:id="rId11"/>
              <w:footerReference w:type="default" r:id="rId12"/>
              <w:pgSz w:w="12240" w:h="15840" w:code="1"/>
              <w:pgMar w:top="1418" w:right="1418" w:bottom="1418" w:left="1985" w:header="720" w:footer="720" w:gutter="0"/>
              <w:pgNumType w:start="1"/>
              <w:cols w:space="720"/>
              <w:docGrid w:linePitch="360"/>
            </w:sectPr>
            <w:pPrChange w:id="2492" w:author="d" w:date="2018-05-05T20:22:00Z">
              <w:pPr/>
            </w:pPrChange>
          </w:pPr>
          <w:r w:rsidRPr="005B2DA6">
            <w:rPr>
              <w:bCs/>
              <w:noProof/>
              <w:szCs w:val="26"/>
            </w:rPr>
            <w:fldChar w:fldCharType="end"/>
          </w:r>
        </w:p>
      </w:sdtContent>
    </w:sdt>
    <w:p w:rsidR="000F0B6C" w:rsidRPr="004869B8" w:rsidDel="00BA6DB3" w:rsidRDefault="000F0B6C" w:rsidP="006D5B75">
      <w:pPr>
        <w:spacing w:line="26" w:lineRule="atLeast"/>
        <w:ind w:firstLine="0"/>
        <w:jc w:val="center"/>
        <w:rPr>
          <w:del w:id="2493" w:author="D" w:date="2018-04-19T15:17:00Z"/>
          <w:rFonts w:cs="Times New Roman"/>
          <w:b/>
          <w:szCs w:val="28"/>
        </w:rPr>
        <w:pPrChange w:id="2494" w:author="d" w:date="2018-05-05T20:26:00Z">
          <w:pPr>
            <w:spacing w:line="26" w:lineRule="atLeast"/>
            <w:ind w:firstLine="709"/>
            <w:jc w:val="center"/>
          </w:pPr>
        </w:pPrChange>
      </w:pPr>
    </w:p>
    <w:p w:rsidR="00B00F15" w:rsidRPr="00300FD9" w:rsidRDefault="00B47A24" w:rsidP="006D5B75">
      <w:pPr>
        <w:pStyle w:val="Heading1"/>
        <w:ind w:firstLine="0"/>
        <w:jc w:val="center"/>
        <w:rPr>
          <w:rFonts w:cs="Times New Roman"/>
          <w:color w:val="auto"/>
          <w:szCs w:val="32"/>
        </w:rPr>
        <w:pPrChange w:id="2495" w:author="d" w:date="2018-05-05T20:26:00Z">
          <w:pPr>
            <w:pStyle w:val="Heading1"/>
            <w:jc w:val="center"/>
          </w:pPr>
        </w:pPrChange>
      </w:pPr>
      <w:bookmarkStart w:id="2496" w:name="_Toc513314895"/>
      <w:r w:rsidRPr="00300FD9">
        <w:rPr>
          <w:rFonts w:cs="Times New Roman"/>
          <w:color w:val="auto"/>
          <w:szCs w:val="32"/>
        </w:rPr>
        <w:t>LỜI NÓI ĐẦU</w:t>
      </w:r>
      <w:bookmarkEnd w:id="2496"/>
    </w:p>
    <w:p w:rsidR="00E5470E" w:rsidRPr="000A6031" w:rsidRDefault="00E721C5" w:rsidP="00E5470E">
      <w:pPr>
        <w:spacing w:line="26" w:lineRule="atLeast"/>
        <w:ind w:firstLine="709"/>
        <w:rPr>
          <w:i/>
          <w:szCs w:val="26"/>
        </w:rPr>
      </w:pPr>
      <w:r w:rsidRPr="000A6031">
        <w:rPr>
          <w:i/>
          <w:szCs w:val="26"/>
        </w:rPr>
        <w:t xml:space="preserve">Hiện nay </w:t>
      </w:r>
      <w:r w:rsidR="007E4F7E" w:rsidRPr="000A6031">
        <w:rPr>
          <w:i/>
          <w:szCs w:val="26"/>
        </w:rPr>
        <w:t>trong cuộc Cách</w:t>
      </w:r>
      <w:r w:rsidRPr="000A6031">
        <w:rPr>
          <w:i/>
          <w:szCs w:val="26"/>
        </w:rPr>
        <w:t xml:space="preserve"> mạng công nghiệp 4.0</w:t>
      </w:r>
      <w:r w:rsidR="007E4F7E" w:rsidRPr="000A6031">
        <w:rPr>
          <w:i/>
          <w:szCs w:val="26"/>
        </w:rPr>
        <w:t xml:space="preserve"> chúng ta biết đến định nghĩa kinh tế chia sẻ có thể hiểu là xóa bỏ tâm lý tư hữu, tận dụng tài sản nhàn rỗi để có thể tạo ra doanh thu bằng cách cho thuê hoặc là mượn lại. Vấn đề hiện nay ở khu vực Hà Nội</w:t>
      </w:r>
      <w:r w:rsidR="007E4F7E" w:rsidRPr="000A6031">
        <w:rPr>
          <w:i/>
          <w:color w:val="222222"/>
          <w:szCs w:val="26"/>
          <w:shd w:val="clear" w:color="auto" w:fill="FFFFFF"/>
        </w:rPr>
        <w:t>,</w:t>
      </w:r>
      <w:r w:rsidR="007E4F7E" w:rsidRPr="000A6031">
        <w:rPr>
          <w:i/>
          <w:szCs w:val="26"/>
        </w:rPr>
        <w:t xml:space="preserve"> một thành phố với 7,5 triệu dân và 5 triệu xe máy và xe ga.</w:t>
      </w:r>
    </w:p>
    <w:p w:rsidR="0023573F" w:rsidRPr="000A6031" w:rsidRDefault="007E4F7E" w:rsidP="00E5470E">
      <w:pPr>
        <w:spacing w:line="26" w:lineRule="atLeast"/>
        <w:ind w:firstLine="709"/>
        <w:rPr>
          <w:i/>
          <w:szCs w:val="26"/>
        </w:rPr>
      </w:pPr>
      <w:r w:rsidRPr="000A6031">
        <w:rPr>
          <w:i/>
          <w:szCs w:val="26"/>
        </w:rPr>
        <w:t xml:space="preserve"> Đ</w:t>
      </w:r>
      <w:r w:rsidRPr="000A6031">
        <w:rPr>
          <w:i/>
          <w:color w:val="222222"/>
          <w:szCs w:val="26"/>
          <w:shd w:val="clear" w:color="auto" w:fill="FFFFFF"/>
        </w:rPr>
        <w:t xml:space="preserve">ối lập lại thì </w:t>
      </w:r>
      <w:r w:rsidR="008A21D8" w:rsidRPr="000A6031">
        <w:rPr>
          <w:i/>
          <w:color w:val="222222"/>
          <w:szCs w:val="26"/>
          <w:shd w:val="clear" w:color="auto" w:fill="FFFFFF"/>
        </w:rPr>
        <w:t>khoảng hơn</w:t>
      </w:r>
      <w:r w:rsidRPr="000A6031">
        <w:rPr>
          <w:i/>
          <w:color w:val="222222"/>
          <w:szCs w:val="26"/>
          <w:shd w:val="clear" w:color="auto" w:fill="FFFFFF"/>
        </w:rPr>
        <w:t xml:space="preserve"> 500.000 xe hơi </w:t>
      </w:r>
      <w:r w:rsidR="005730C2" w:rsidRPr="000A6031">
        <w:rPr>
          <w:i/>
          <w:color w:val="222222"/>
          <w:szCs w:val="26"/>
          <w:shd w:val="clear" w:color="auto" w:fill="FFFFFF"/>
        </w:rPr>
        <w:t xml:space="preserve">trong </w:t>
      </w:r>
      <w:r w:rsidRPr="000A6031">
        <w:rPr>
          <w:i/>
          <w:color w:val="222222"/>
          <w:szCs w:val="26"/>
          <w:shd w:val="clear" w:color="auto" w:fill="FFFFFF"/>
        </w:rPr>
        <w:t>thành phố</w:t>
      </w:r>
      <w:r w:rsidR="005730C2" w:rsidRPr="000A6031">
        <w:rPr>
          <w:i/>
          <w:color w:val="222222"/>
          <w:szCs w:val="26"/>
          <w:shd w:val="clear" w:color="auto" w:fill="FFFFFF"/>
        </w:rPr>
        <w:t xml:space="preserve"> Hà Nội</w:t>
      </w:r>
      <w:r w:rsidRPr="000A6031">
        <w:rPr>
          <w:i/>
          <w:color w:val="222222"/>
          <w:szCs w:val="26"/>
          <w:shd w:val="clear" w:color="auto" w:fill="FFFFFF"/>
        </w:rPr>
        <w:t>, nếu so sánh giữa xe 2 bánh và ôtô thì tỷ lệ này là 10:1. Các nhà hoạch định chính sách của thành phố Hà Nội còn ước tính số lượ</w:t>
      </w:r>
      <w:r w:rsidR="008A21D8" w:rsidRPr="000A6031">
        <w:rPr>
          <w:i/>
          <w:color w:val="222222"/>
          <w:szCs w:val="26"/>
          <w:shd w:val="clear" w:color="auto" w:fill="FFFFFF"/>
        </w:rPr>
        <w:t>ng xe môtô</w:t>
      </w:r>
      <w:r w:rsidRPr="000A6031">
        <w:rPr>
          <w:i/>
          <w:color w:val="222222"/>
          <w:szCs w:val="26"/>
          <w:shd w:val="clear" w:color="auto" w:fill="FFFFFF"/>
        </w:rPr>
        <w:t xml:space="preserve"> sẽ tăng lên 6 triệu chiếc vào năm 2020, còn xe ôtô sẽ vượt ngưỡng 800.000 chiếc. </w:t>
      </w:r>
    </w:p>
    <w:p w:rsidR="00E721C5" w:rsidRPr="000A6031" w:rsidRDefault="007E4F7E" w:rsidP="00547EC1">
      <w:pPr>
        <w:spacing w:line="26" w:lineRule="atLeast"/>
        <w:ind w:firstLine="709"/>
        <w:rPr>
          <w:i/>
          <w:szCs w:val="26"/>
        </w:rPr>
      </w:pPr>
      <w:r w:rsidRPr="000A6031">
        <w:rPr>
          <w:i/>
          <w:color w:val="222222"/>
          <w:szCs w:val="26"/>
          <w:shd w:val="clear" w:color="auto" w:fill="FFFFFF"/>
        </w:rPr>
        <w:t xml:space="preserve">Với số lượng lớn những chiếc xe </w:t>
      </w:r>
      <w:r w:rsidR="00DE5B47" w:rsidRPr="000A6031">
        <w:rPr>
          <w:i/>
          <w:color w:val="222222"/>
          <w:szCs w:val="26"/>
          <w:shd w:val="clear" w:color="auto" w:fill="FFFFFF"/>
        </w:rPr>
        <w:t>moto</w:t>
      </w:r>
      <w:r w:rsidRPr="000A6031">
        <w:rPr>
          <w:i/>
          <w:color w:val="222222"/>
          <w:szCs w:val="26"/>
          <w:shd w:val="clear" w:color="auto" w:fill="FFFFFF"/>
        </w:rPr>
        <w:t xml:space="preserve"> hiện có ở Hà Nội như hiện tạ</w:t>
      </w:r>
      <w:r w:rsidR="00F37FDE" w:rsidRPr="000A6031">
        <w:rPr>
          <w:i/>
          <w:color w:val="222222"/>
          <w:szCs w:val="26"/>
          <w:shd w:val="clear" w:color="auto" w:fill="FFFFFF"/>
        </w:rPr>
        <w:t xml:space="preserve">i và vấn đề giải quyết vấn đề việc làm, an sinh xã hội hiện nay với thời gian học tập ở trường học </w:t>
      </w:r>
      <w:r w:rsidR="00DE5B47" w:rsidRPr="000A6031">
        <w:rPr>
          <w:i/>
          <w:color w:val="222222"/>
          <w:szCs w:val="26"/>
          <w:shd w:val="clear" w:color="auto" w:fill="FFFFFF"/>
        </w:rPr>
        <w:t>tôi</w:t>
      </w:r>
      <w:r w:rsidR="00F37FDE" w:rsidRPr="000A6031">
        <w:rPr>
          <w:i/>
          <w:color w:val="222222"/>
          <w:szCs w:val="26"/>
          <w:shd w:val="clear" w:color="auto" w:fill="FFFFFF"/>
        </w:rPr>
        <w:t xml:space="preserve"> muốn tổng kết lại </w:t>
      </w:r>
      <w:r w:rsidR="00E5470E" w:rsidRPr="000A6031">
        <w:rPr>
          <w:i/>
          <w:color w:val="222222"/>
          <w:szCs w:val="26"/>
          <w:shd w:val="clear" w:color="auto" w:fill="FFFFFF"/>
        </w:rPr>
        <w:t>một số</w:t>
      </w:r>
      <w:r w:rsidR="0023573F" w:rsidRPr="000A6031">
        <w:rPr>
          <w:i/>
          <w:color w:val="222222"/>
          <w:szCs w:val="26"/>
          <w:shd w:val="clear" w:color="auto" w:fill="FFFFFF"/>
        </w:rPr>
        <w:t xml:space="preserve"> công nghệ và</w:t>
      </w:r>
      <w:r w:rsidR="00F37FDE" w:rsidRPr="000A6031">
        <w:rPr>
          <w:i/>
          <w:color w:val="222222"/>
          <w:szCs w:val="26"/>
          <w:shd w:val="clear" w:color="auto" w:fill="FFFFFF"/>
        </w:rPr>
        <w:t xml:space="preserve"> kiến thức đã học</w:t>
      </w:r>
      <w:r w:rsidR="00DE5B47" w:rsidRPr="000A6031">
        <w:rPr>
          <w:i/>
          <w:color w:val="222222"/>
          <w:szCs w:val="26"/>
          <w:shd w:val="clear" w:color="auto" w:fill="FFFFFF"/>
        </w:rPr>
        <w:t xml:space="preserve"> ở trường</w:t>
      </w:r>
      <w:r w:rsidR="0023573F" w:rsidRPr="000A6031">
        <w:rPr>
          <w:i/>
          <w:color w:val="222222"/>
          <w:szCs w:val="26"/>
          <w:shd w:val="clear" w:color="auto" w:fill="FFFFFF"/>
        </w:rPr>
        <w:t xml:space="preserve"> để </w:t>
      </w:r>
      <w:r w:rsidR="00DE5B47" w:rsidRPr="000A6031">
        <w:rPr>
          <w:i/>
          <w:color w:val="222222"/>
          <w:szCs w:val="26"/>
          <w:shd w:val="clear" w:color="auto" w:fill="FFFFFF"/>
        </w:rPr>
        <w:t>xây dựng và phát triển</w:t>
      </w:r>
      <w:r w:rsidR="00F37FDE" w:rsidRPr="000A6031">
        <w:rPr>
          <w:i/>
          <w:color w:val="222222"/>
          <w:szCs w:val="26"/>
          <w:shd w:val="clear" w:color="auto" w:fill="FFFFFF"/>
        </w:rPr>
        <w:t xml:space="preserve"> một phầm mềm giúp giải quyết các vấn đề </w:t>
      </w:r>
      <w:r w:rsidR="00DE5B47" w:rsidRPr="000A6031">
        <w:rPr>
          <w:i/>
          <w:color w:val="222222"/>
          <w:szCs w:val="26"/>
          <w:shd w:val="clear" w:color="auto" w:fill="FFFFFF"/>
        </w:rPr>
        <w:t xml:space="preserve"> đã nêu </w:t>
      </w:r>
      <w:r w:rsidR="00F37FDE" w:rsidRPr="000A6031">
        <w:rPr>
          <w:i/>
          <w:color w:val="222222"/>
          <w:szCs w:val="26"/>
          <w:shd w:val="clear" w:color="auto" w:fill="FFFFFF"/>
        </w:rPr>
        <w:t>trên</w:t>
      </w:r>
      <w:r w:rsidR="00DE5B47" w:rsidRPr="000A6031">
        <w:rPr>
          <w:i/>
          <w:color w:val="222222"/>
          <w:szCs w:val="26"/>
          <w:shd w:val="clear" w:color="auto" w:fill="FFFFFF"/>
        </w:rPr>
        <w:t xml:space="preserve"> bằng</w:t>
      </w:r>
      <w:r w:rsidR="00F37FDE" w:rsidRPr="000A6031">
        <w:rPr>
          <w:i/>
          <w:color w:val="222222"/>
          <w:szCs w:val="26"/>
          <w:shd w:val="clear" w:color="auto" w:fill="FFFFFF"/>
        </w:rPr>
        <w:t xml:space="preserve"> </w:t>
      </w:r>
      <w:r w:rsidR="00DE5B47" w:rsidRPr="000A6031">
        <w:rPr>
          <w:i/>
          <w:color w:val="222222"/>
          <w:szCs w:val="26"/>
          <w:shd w:val="clear" w:color="auto" w:fill="FFFFFF"/>
        </w:rPr>
        <w:t>“</w:t>
      </w:r>
      <w:r w:rsidR="00F37FDE" w:rsidRPr="000A6031">
        <w:rPr>
          <w:b/>
          <w:i/>
          <w:color w:val="222222"/>
          <w:szCs w:val="26"/>
          <w:shd w:val="clear" w:color="auto" w:fill="FFFFFF"/>
        </w:rPr>
        <w:t>Phần mềm giải pháp vận tải Driper</w:t>
      </w:r>
      <w:r w:rsidR="00DE5B47" w:rsidRPr="000A6031">
        <w:rPr>
          <w:b/>
          <w:i/>
          <w:color w:val="222222"/>
          <w:szCs w:val="26"/>
          <w:shd w:val="clear" w:color="auto" w:fill="FFFFFF"/>
        </w:rPr>
        <w:t>”</w:t>
      </w:r>
      <w:r w:rsidR="00F37FDE" w:rsidRPr="000A6031">
        <w:rPr>
          <w:b/>
          <w:i/>
          <w:color w:val="222222"/>
          <w:szCs w:val="26"/>
          <w:shd w:val="clear" w:color="auto" w:fill="FFFFFF"/>
        </w:rPr>
        <w:t xml:space="preserve"> </w:t>
      </w:r>
      <w:r w:rsidR="00DE5B47" w:rsidRPr="000A6031">
        <w:rPr>
          <w:i/>
          <w:szCs w:val="26"/>
        </w:rPr>
        <w:t>trên</w:t>
      </w:r>
      <w:r w:rsidR="00F37FDE" w:rsidRPr="000A6031">
        <w:rPr>
          <w:i/>
          <w:szCs w:val="26"/>
        </w:rPr>
        <w:t xml:space="preserve"> thiết bị di động </w:t>
      </w:r>
      <w:r w:rsidR="00535672" w:rsidRPr="000A6031">
        <w:rPr>
          <w:i/>
          <w:szCs w:val="26"/>
        </w:rPr>
        <w:t>sử dụng</w:t>
      </w:r>
      <w:r w:rsidR="00F37FDE" w:rsidRPr="000A6031">
        <w:rPr>
          <w:i/>
          <w:szCs w:val="26"/>
        </w:rPr>
        <w:t xml:space="preserve"> hệ điều hành Android</w:t>
      </w:r>
      <w:r w:rsidR="00F37FDE" w:rsidRPr="000A6031">
        <w:rPr>
          <w:b/>
          <w:i/>
          <w:color w:val="222222"/>
          <w:szCs w:val="26"/>
          <w:shd w:val="clear" w:color="auto" w:fill="FFFFFF"/>
        </w:rPr>
        <w:t>.</w:t>
      </w:r>
    </w:p>
    <w:p w:rsidR="00B00F15" w:rsidRPr="000A6031" w:rsidRDefault="00F37FDE" w:rsidP="00547EC1">
      <w:pPr>
        <w:spacing w:line="26" w:lineRule="atLeast"/>
        <w:ind w:firstLine="709"/>
        <w:rPr>
          <w:i/>
          <w:szCs w:val="26"/>
        </w:rPr>
      </w:pPr>
      <w:r w:rsidRPr="000A6031">
        <w:rPr>
          <w:i/>
          <w:szCs w:val="26"/>
        </w:rPr>
        <w:t>“Phần mềm giải pháp vận tải Driper”</w:t>
      </w:r>
      <w:r w:rsidRPr="000A6031">
        <w:rPr>
          <w:b/>
          <w:i/>
          <w:color w:val="222222"/>
          <w:szCs w:val="26"/>
          <w:shd w:val="clear" w:color="auto" w:fill="FFFFFF"/>
        </w:rPr>
        <w:t xml:space="preserve"> </w:t>
      </w:r>
      <w:r w:rsidRPr="000A6031">
        <w:rPr>
          <w:i/>
          <w:szCs w:val="26"/>
        </w:rPr>
        <w:t>giúp kết nối những người có xe máy và người có nhu cầu đi lại trong ngày bằng một chiếc di động thông minh một phần mềm theo dõi những kết nối đó. Giúp cho người có xe máy có</w:t>
      </w:r>
      <w:r w:rsidR="0023573F" w:rsidRPr="000A6031">
        <w:rPr>
          <w:i/>
          <w:szCs w:val="26"/>
        </w:rPr>
        <w:t xml:space="preserve"> thêm một khoản thu nhập bằng cách giúp những người có nhu cầu đi lạ</w:t>
      </w:r>
      <w:r w:rsidR="00535672" w:rsidRPr="000A6031">
        <w:rPr>
          <w:i/>
          <w:szCs w:val="26"/>
        </w:rPr>
        <w:t>i và vận chuyển hàng.</w:t>
      </w:r>
    </w:p>
    <w:p w:rsidR="0023573F" w:rsidRPr="000A6031" w:rsidRDefault="00E5470E" w:rsidP="005730C2">
      <w:pPr>
        <w:spacing w:line="26" w:lineRule="atLeast"/>
        <w:ind w:firstLine="709"/>
        <w:rPr>
          <w:rFonts w:cs="Times New Roman"/>
          <w:i/>
          <w:szCs w:val="26"/>
        </w:rPr>
      </w:pPr>
      <w:r w:rsidRPr="000A6031">
        <w:rPr>
          <w:rFonts w:cs="Times New Roman"/>
          <w:i/>
          <w:szCs w:val="26"/>
        </w:rPr>
        <w:t>Nội dung báo cáo:</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1: Cơ sở lý thuyết</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2: Xây dựng ứng dụng</w:t>
      </w:r>
    </w:p>
    <w:p w:rsidR="00E5470E" w:rsidRPr="000A6031" w:rsidDel="00666A9B" w:rsidRDefault="00E5470E" w:rsidP="00E5470E">
      <w:pPr>
        <w:spacing w:line="26" w:lineRule="atLeast"/>
        <w:ind w:firstLine="709"/>
        <w:rPr>
          <w:del w:id="2497" w:author="d" w:date="2018-05-05T20:25:00Z"/>
          <w:rFonts w:cs="Times New Roman"/>
          <w:i/>
          <w:szCs w:val="26"/>
        </w:rPr>
      </w:pPr>
      <w:del w:id="2498" w:author="d" w:date="2018-05-05T20:25:00Z">
        <w:r w:rsidRPr="000A6031" w:rsidDel="00666A9B">
          <w:rPr>
            <w:rFonts w:cs="Times New Roman"/>
            <w:i/>
            <w:szCs w:val="26"/>
          </w:rPr>
          <w:delText xml:space="preserve">Chương </w:delText>
        </w:r>
        <w:r w:rsidR="00785FBF" w:rsidRPr="000A6031" w:rsidDel="00666A9B">
          <w:rPr>
            <w:rFonts w:cs="Times New Roman"/>
            <w:i/>
            <w:szCs w:val="26"/>
          </w:rPr>
          <w:delText>3: Cài đặt và chạy thử chương trình ứng dụng.</w:delText>
        </w:r>
      </w:del>
    </w:p>
    <w:p w:rsidR="000A6031" w:rsidRDefault="00DE5B47" w:rsidP="000A6031">
      <w:pPr>
        <w:spacing w:line="26" w:lineRule="atLeast"/>
        <w:ind w:firstLine="709"/>
        <w:rPr>
          <w:ins w:id="2499" w:author="d" w:date="2018-05-05T20:25:00Z"/>
          <w:rFonts w:cs="Times New Roman"/>
          <w:i/>
          <w:szCs w:val="26"/>
        </w:rPr>
      </w:pPr>
      <w:r w:rsidRPr="000A6031">
        <w:rPr>
          <w:rFonts w:cs="Times New Roman"/>
          <w:i/>
          <w:szCs w:val="26"/>
        </w:rPr>
        <w:t>Tôi xin chân thành cám ơn đến Ths. An Văn Minh, thầy đã hướng dẫn cũng như giúp đỡ tôi trong việc nghiên cứu và hoàn thành nội dung báo cáo đồ án tốt nghiệp này</w:t>
      </w:r>
      <w:ins w:id="2500" w:author="d" w:date="2018-05-05T20:26:00Z">
        <w:r w:rsidR="00513730">
          <w:rPr>
            <w:rFonts w:cs="Times New Roman"/>
            <w:i/>
            <w:szCs w:val="26"/>
            <w:lang w:val="vi-VN"/>
          </w:rPr>
          <w:t>!</w:t>
        </w:r>
      </w:ins>
      <w:del w:id="2501" w:author="d" w:date="2018-05-05T20:26:00Z">
        <w:r w:rsidRPr="000A6031" w:rsidDel="00513730">
          <w:rPr>
            <w:rFonts w:cs="Times New Roman"/>
            <w:i/>
            <w:szCs w:val="26"/>
          </w:rPr>
          <w:delText>.</w:delText>
        </w:r>
      </w:del>
    </w:p>
    <w:p w:rsidR="00666A9B" w:rsidRDefault="00666A9B" w:rsidP="00666A9B">
      <w:pPr>
        <w:tabs>
          <w:tab w:val="left" w:pos="4536"/>
        </w:tabs>
        <w:rPr>
          <w:ins w:id="2502" w:author="d" w:date="2018-05-05T20:26:00Z"/>
        </w:rPr>
        <w:pPrChange w:id="2503" w:author="d" w:date="2018-05-05T20:26:00Z">
          <w:pPr>
            <w:spacing w:line="26" w:lineRule="atLeast"/>
            <w:ind w:firstLine="709"/>
          </w:pPr>
        </w:pPrChange>
      </w:pPr>
      <w:ins w:id="2504" w:author="d" w:date="2018-05-05T20:26:00Z">
        <w:r>
          <w:tab/>
        </w:r>
      </w:ins>
    </w:p>
    <w:p w:rsidR="00666A9B" w:rsidRPr="00666A9B" w:rsidRDefault="00666A9B" w:rsidP="00666A9B">
      <w:pPr>
        <w:tabs>
          <w:tab w:val="left" w:pos="4820"/>
        </w:tabs>
        <w:rPr>
          <w:rPrChange w:id="2505" w:author="d" w:date="2018-05-05T20:25:00Z">
            <w:rPr>
              <w:rFonts w:cs="Times New Roman"/>
              <w:i/>
              <w:szCs w:val="26"/>
            </w:rPr>
          </w:rPrChange>
        </w:rPr>
        <w:pPrChange w:id="2506" w:author="d" w:date="2018-05-05T20:26:00Z">
          <w:pPr>
            <w:spacing w:line="26" w:lineRule="atLeast"/>
            <w:ind w:firstLine="709"/>
          </w:pPr>
        </w:pPrChange>
      </w:pPr>
      <w:ins w:id="2507" w:author="d" w:date="2018-05-05T20:26:00Z">
        <w:r>
          <w:tab/>
        </w:r>
      </w:ins>
      <w:ins w:id="2508" w:author="d" w:date="2018-05-05T20:25:00Z">
        <w:r w:rsidRPr="00666A9B">
          <w:rPr>
            <w:rPrChange w:id="2509" w:author="d" w:date="2018-05-05T20:25:00Z">
              <w:rPr/>
            </w:rPrChange>
          </w:rPr>
          <w:t>Hà Nội, ngày 20 tháng 4 năm 2018</w:t>
        </w:r>
      </w:ins>
    </w:p>
    <w:p w:rsidR="00DA18F3" w:rsidRDefault="00DA18F3">
      <w:pPr>
        <w:rPr>
          <w:rFonts w:eastAsiaTheme="majorEastAsia" w:cs="Times New Roman"/>
          <w:b/>
          <w:bCs/>
          <w:sz w:val="32"/>
          <w:szCs w:val="32"/>
        </w:rPr>
      </w:pPr>
      <w:bookmarkStart w:id="2510" w:name="_Toc475999796"/>
      <w:bookmarkStart w:id="2511" w:name="_Toc507842834"/>
      <w:bookmarkStart w:id="2512" w:name="_Toc511914346"/>
      <w:bookmarkStart w:id="2513" w:name="_Toc511914426"/>
      <w:r>
        <w:rPr>
          <w:rFonts w:cs="Times New Roman"/>
          <w:szCs w:val="32"/>
        </w:rPr>
        <w:br w:type="page"/>
      </w:r>
    </w:p>
    <w:p w:rsidR="00E8598C" w:rsidRPr="000A6031" w:rsidRDefault="00C67697" w:rsidP="00547EC1">
      <w:pPr>
        <w:pStyle w:val="Heading1"/>
        <w:spacing w:before="120" w:after="120" w:line="26" w:lineRule="atLeast"/>
        <w:ind w:firstLine="709"/>
        <w:jc w:val="center"/>
        <w:rPr>
          <w:rFonts w:cs="Times New Roman"/>
          <w:color w:val="auto"/>
          <w:szCs w:val="32"/>
        </w:rPr>
      </w:pPr>
      <w:bookmarkStart w:id="2514" w:name="_Toc513314896"/>
      <w:r w:rsidRPr="000A6031">
        <w:rPr>
          <w:rFonts w:cs="Times New Roman"/>
          <w:color w:val="auto"/>
          <w:szCs w:val="32"/>
        </w:rPr>
        <w:lastRenderedPageBreak/>
        <w:t>CHƯƠNG</w:t>
      </w:r>
      <w:r w:rsidR="00A67684" w:rsidRPr="000A6031">
        <w:rPr>
          <w:rFonts w:cs="Times New Roman"/>
          <w:color w:val="auto"/>
          <w:szCs w:val="32"/>
        </w:rPr>
        <w:t xml:space="preserve"> 1</w:t>
      </w:r>
      <w:r w:rsidR="00E8598C" w:rsidRPr="000A6031">
        <w:rPr>
          <w:rFonts w:cs="Times New Roman"/>
          <w:color w:val="auto"/>
          <w:szCs w:val="32"/>
        </w:rPr>
        <w:t>: CƠ SỞ LÝ THUYẾT</w:t>
      </w:r>
      <w:bookmarkEnd w:id="1"/>
      <w:bookmarkEnd w:id="2510"/>
      <w:bookmarkEnd w:id="2511"/>
      <w:bookmarkEnd w:id="2512"/>
      <w:bookmarkEnd w:id="2513"/>
      <w:bookmarkEnd w:id="2514"/>
    </w:p>
    <w:p w:rsidR="00563E72" w:rsidRDefault="00A67684" w:rsidP="006529FE">
      <w:pPr>
        <w:pStyle w:val="Heading2"/>
        <w:ind w:firstLine="0"/>
      </w:pPr>
      <w:bookmarkStart w:id="2515" w:name="_Toc507842835"/>
      <w:bookmarkStart w:id="2516" w:name="_Toc511914347"/>
      <w:bookmarkStart w:id="2517" w:name="_Toc511914427"/>
      <w:bookmarkStart w:id="2518" w:name="_Toc513314897"/>
      <w:r w:rsidRPr="000A6031">
        <w:t>1</w:t>
      </w:r>
      <w:r w:rsidR="0023573F" w:rsidRPr="000A6031">
        <w:t>.1</w:t>
      </w:r>
      <w:r w:rsidRPr="000A6031">
        <w:t xml:space="preserve"> </w:t>
      </w:r>
      <w:r w:rsidR="00E8598C" w:rsidRPr="000A6031">
        <w:t>Cơ sở dữ liệu</w:t>
      </w:r>
      <w:bookmarkEnd w:id="2515"/>
      <w:bookmarkEnd w:id="2516"/>
      <w:bookmarkEnd w:id="2517"/>
      <w:bookmarkEnd w:id="2518"/>
    </w:p>
    <w:p w:rsidR="00E8598C" w:rsidRPr="00563E72" w:rsidRDefault="00A67684" w:rsidP="006529FE">
      <w:pPr>
        <w:pStyle w:val="Heading3"/>
        <w:ind w:firstLine="0"/>
        <w:rPr>
          <w:rFonts w:cs="Times New Roman"/>
          <w:color w:val="auto"/>
        </w:rPr>
      </w:pPr>
      <w:bookmarkStart w:id="2519" w:name="_Toc511914348"/>
      <w:bookmarkStart w:id="2520" w:name="_Toc511914428"/>
      <w:bookmarkStart w:id="2521" w:name="_Toc513314898"/>
      <w:r w:rsidRPr="000A6031">
        <w:rPr>
          <w:rFonts w:cs="Times New Roman"/>
          <w:color w:val="auto"/>
        </w:rPr>
        <w:t>1.1</w:t>
      </w:r>
      <w:r w:rsidR="005E31EA" w:rsidRPr="000A6031">
        <w:rPr>
          <w:rFonts w:cs="Times New Roman"/>
          <w:color w:val="auto"/>
        </w:rPr>
        <w:t>.1</w:t>
      </w:r>
      <w:r w:rsidRPr="000A6031">
        <w:rPr>
          <w:rFonts w:cs="Times New Roman"/>
          <w:color w:val="auto"/>
        </w:rPr>
        <w:t xml:space="preserve"> </w:t>
      </w:r>
      <w:r w:rsidR="00E8598C" w:rsidRPr="000A6031">
        <w:rPr>
          <w:rFonts w:cs="Times New Roman"/>
          <w:color w:val="auto"/>
        </w:rPr>
        <w:t>Định nghĩa</w:t>
      </w:r>
      <w:bookmarkEnd w:id="2519"/>
      <w:bookmarkEnd w:id="2520"/>
      <w:bookmarkEnd w:id="2521"/>
    </w:p>
    <w:p w:rsidR="00563E72" w:rsidRPr="00563E72" w:rsidRDefault="00563E72" w:rsidP="00563E72">
      <w:r w:rsidRPr="00563E72">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A67684" w:rsidRPr="00B024FC" w:rsidRDefault="005E31EA" w:rsidP="006529FE">
      <w:pPr>
        <w:pStyle w:val="Heading3"/>
        <w:ind w:firstLine="0"/>
        <w:rPr>
          <w:rFonts w:cs="Times New Roman"/>
          <w:szCs w:val="26"/>
        </w:rPr>
      </w:pPr>
      <w:bookmarkStart w:id="2522" w:name="_Toc513314899"/>
      <w:r w:rsidRPr="00B024FC">
        <w:rPr>
          <w:rFonts w:cs="Times New Roman"/>
          <w:szCs w:val="26"/>
          <w:shd w:val="clear" w:color="auto" w:fill="FFFFFF"/>
        </w:rPr>
        <w:t>1.1.2</w:t>
      </w:r>
      <w:r w:rsidR="00A67684" w:rsidRPr="00B024FC">
        <w:rPr>
          <w:rFonts w:cs="Times New Roman"/>
          <w:szCs w:val="26"/>
        </w:rPr>
        <w:t xml:space="preserve"> Ưu điểm:</w:t>
      </w:r>
      <w:bookmarkEnd w:id="2522"/>
    </w:p>
    <w:p w:rsidR="00E8598C" w:rsidRPr="000A6031" w:rsidRDefault="00E8598C" w:rsidP="00563E72">
      <w:pPr>
        <w:spacing w:line="26" w:lineRule="atLeast"/>
        <w:rPr>
          <w:rFonts w:cs="Times New Roman"/>
          <w:szCs w:val="26"/>
        </w:rPr>
      </w:pPr>
      <w:r w:rsidRPr="000A6031">
        <w:rPr>
          <w:rFonts w:cs="Times New Roman"/>
          <w:szCs w:val="26"/>
        </w:rPr>
        <w:t>Giảm sự trùng lặp thông tin xuống mức thấp nhất. Do đó đảm bảo thông tin có tính nhất quán và toàn vẹn dữ liệu.</w:t>
      </w:r>
    </w:p>
    <w:p w:rsidR="00E8598C" w:rsidRPr="000A6031" w:rsidRDefault="00E8598C" w:rsidP="00563E72">
      <w:pPr>
        <w:spacing w:line="26" w:lineRule="atLeast"/>
        <w:rPr>
          <w:rFonts w:cs="Times New Roman"/>
          <w:szCs w:val="26"/>
        </w:rPr>
      </w:pPr>
      <w:r w:rsidRPr="000A6031">
        <w:rPr>
          <w:rFonts w:cs="Times New Roman"/>
          <w:szCs w:val="26"/>
        </w:rPr>
        <w:t>Đảm bảo dữ liệu có thể được truy xuất theo nhiều cách khác nhau.</w:t>
      </w:r>
    </w:p>
    <w:p w:rsidR="00E8598C" w:rsidRPr="000A6031" w:rsidRDefault="00E8598C" w:rsidP="00563E72">
      <w:pPr>
        <w:spacing w:line="26" w:lineRule="atLeast"/>
        <w:rPr>
          <w:rFonts w:cs="Times New Roman"/>
          <w:szCs w:val="26"/>
        </w:rPr>
      </w:pPr>
      <w:r w:rsidRPr="000A6031">
        <w:rPr>
          <w:rFonts w:cs="Times New Roman"/>
          <w:szCs w:val="26"/>
        </w:rPr>
        <w:t>Nhiều người có thể sử dụng một cơ sở dữ liệu.</w:t>
      </w:r>
    </w:p>
    <w:p w:rsidR="00E8598C" w:rsidRPr="000A6031" w:rsidRDefault="00A67684" w:rsidP="006529FE">
      <w:pPr>
        <w:pStyle w:val="Heading3"/>
        <w:spacing w:before="120" w:after="120" w:line="26" w:lineRule="atLeast"/>
        <w:ind w:firstLine="0"/>
        <w:rPr>
          <w:rFonts w:cs="Times New Roman"/>
          <w:b w:val="0"/>
          <w:color w:val="auto"/>
          <w:szCs w:val="26"/>
        </w:rPr>
      </w:pPr>
      <w:bookmarkStart w:id="2523" w:name="_Toc511914349"/>
      <w:bookmarkStart w:id="2524" w:name="_Toc511914429"/>
      <w:bookmarkStart w:id="2525" w:name="_Toc513314900"/>
      <w:r w:rsidRPr="000A6031">
        <w:rPr>
          <w:rFonts w:cs="Times New Roman"/>
          <w:color w:val="auto"/>
          <w:szCs w:val="26"/>
        </w:rPr>
        <w:t>1</w:t>
      </w:r>
      <w:r w:rsidR="005E31EA" w:rsidRPr="000A6031">
        <w:rPr>
          <w:rFonts w:cs="Times New Roman"/>
          <w:color w:val="auto"/>
          <w:szCs w:val="26"/>
        </w:rPr>
        <w:t>.1</w:t>
      </w:r>
      <w:r w:rsidRPr="000A6031">
        <w:rPr>
          <w:rFonts w:cs="Times New Roman"/>
          <w:color w:val="auto"/>
          <w:szCs w:val="26"/>
        </w:rPr>
        <w:t xml:space="preserve">.3 </w:t>
      </w:r>
      <w:r w:rsidR="00E8598C" w:rsidRPr="000A6031">
        <w:rPr>
          <w:rFonts w:cs="Times New Roman"/>
          <w:color w:val="auto"/>
          <w:szCs w:val="26"/>
        </w:rPr>
        <w:t>Nhược điểm:</w:t>
      </w:r>
      <w:bookmarkEnd w:id="2523"/>
      <w:bookmarkEnd w:id="2524"/>
      <w:bookmarkEnd w:id="2525"/>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Tính chủ quyền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Thể hiện ở phương diện an toàn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Khả năng biểu diễn mỗi liên hệ ngữ nghĩa của dữ liệu và tính chính xác của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Người khai thác cơ sở dữ liệu phải cập nhật cho </w:t>
      </w:r>
      <w:r w:rsidR="00853332">
        <w:t>c</w:t>
      </w:r>
      <w:r w:rsidR="00853332" w:rsidRPr="00563E72">
        <w:t xml:space="preserve">ơ sở dữ liệu </w:t>
      </w:r>
      <w:r w:rsidRPr="000A6031">
        <w:rPr>
          <w:rFonts w:eastAsia="Times New Roman" w:cs="Times New Roman"/>
          <w:szCs w:val="26"/>
        </w:rPr>
        <w:t>những thông tin mới nhất.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Tính bảo mật và quyền khai thác thông tin của người sử dụng:</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Do ưu điểm </w:t>
      </w:r>
      <w:r w:rsidR="00853332">
        <w:t>c</w:t>
      </w:r>
      <w:r w:rsidR="00853332" w:rsidRPr="00563E72">
        <w:t xml:space="preserve">ơ sở dữ liệu </w:t>
      </w:r>
      <w:r w:rsidRPr="000A6031">
        <w:rPr>
          <w:rFonts w:eastAsia="Times New Roman" w:cs="Times New Roman"/>
          <w:szCs w:val="26"/>
        </w:rPr>
        <w:t xml:space="preserve">có thể cho nhiều người khai thác đồng thời. nên cần phải có một cơ chế bảo mật phân quyền khai thác </w:t>
      </w:r>
      <w:r w:rsidR="00853332">
        <w:t>c</w:t>
      </w:r>
      <w:r w:rsidR="00853332" w:rsidRPr="00563E72">
        <w:t>ơ sở dữ liệu</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Các hệ điều hành nhiều người sử dụng hay cục bộ đều cung cấp cơ chế này.</w:t>
      </w:r>
    </w:p>
    <w:p w:rsidR="00E8598C" w:rsidRPr="00563E72" w:rsidRDefault="00E8598C" w:rsidP="00155488">
      <w:pPr>
        <w:pStyle w:val="ListParagraph"/>
        <w:numPr>
          <w:ilvl w:val="0"/>
          <w:numId w:val="2"/>
        </w:numPr>
        <w:spacing w:line="26" w:lineRule="atLeast"/>
        <w:rPr>
          <w:rFonts w:eastAsia="Times New Roman" w:cs="Times New Roman"/>
          <w:szCs w:val="26"/>
        </w:rPr>
      </w:pPr>
      <w:r w:rsidRPr="00563E72">
        <w:rPr>
          <w:rFonts w:eastAsia="Times New Roman" w:cs="Times New Roman"/>
          <w:szCs w:val="26"/>
        </w:rPr>
        <w:t>Tranh chấp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Khi nhiều người cùng truy nhập </w:t>
      </w:r>
      <w:r w:rsidR="00853332">
        <w:t>c</w:t>
      </w:r>
      <w:r w:rsidR="00853332" w:rsidRPr="00563E72">
        <w:t xml:space="preserve">ơ sở dữ liệu </w:t>
      </w:r>
      <w:r w:rsidRPr="000A6031">
        <w:rPr>
          <w:rFonts w:eastAsia="Times New Roman" w:cs="Times New Roman"/>
          <w:szCs w:val="26"/>
        </w:rPr>
        <w:t>với các mục đích khác nhau. Rất có thể sẽ xảy ra hiện tượng tranh chấp dữ liệu.</w:t>
      </w:r>
    </w:p>
    <w:p w:rsidR="00E8598C" w:rsidRPr="00853332"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Cần có cơ chế ưu tiên khi truy cập </w:t>
      </w:r>
      <w:r w:rsidR="00853332">
        <w:t>c</w:t>
      </w:r>
      <w:r w:rsidR="00853332" w:rsidRPr="00563E72">
        <w:t>ơ sở dữ liệu</w:t>
      </w:r>
      <w:r w:rsidRPr="000A6031">
        <w:rPr>
          <w:rFonts w:eastAsia="Times New Roman" w:cs="Times New Roman"/>
          <w:szCs w:val="26"/>
        </w:rPr>
        <w:t xml:space="preserve">. </w:t>
      </w:r>
      <w:r w:rsidRPr="00853332">
        <w:rPr>
          <w:rFonts w:eastAsia="Times New Roman" w:cs="Times New Roman"/>
          <w:szCs w:val="26"/>
        </w:rPr>
        <w:t xml:space="preserve">Ví dụ: </w:t>
      </w:r>
      <w:r w:rsidR="00853332">
        <w:rPr>
          <w:rFonts w:eastAsia="Times New Roman" w:cs="Times New Roman"/>
          <w:szCs w:val="26"/>
        </w:rPr>
        <w:t>Người quản trị</w:t>
      </w:r>
      <w:r w:rsidRPr="00853332">
        <w:rPr>
          <w:rFonts w:eastAsia="Times New Roman" w:cs="Times New Roman"/>
          <w:szCs w:val="26"/>
        </w:rPr>
        <w:t xml:space="preserve"> luôn có thể truy cập cơ sở dữ liệu.</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 xml:space="preserve">Cấp quyền ưu tiên cho </w:t>
      </w:r>
      <w:r w:rsidR="00853332">
        <w:rPr>
          <w:rFonts w:eastAsia="Times New Roman" w:cs="Times New Roman"/>
          <w:szCs w:val="26"/>
        </w:rPr>
        <w:t>những</w:t>
      </w:r>
      <w:r w:rsidRPr="000A6031">
        <w:rPr>
          <w:rFonts w:eastAsia="Times New Roman" w:cs="Times New Roman"/>
          <w:szCs w:val="26"/>
        </w:rPr>
        <w:t xml:space="preserve"> người </w:t>
      </w:r>
      <w:r w:rsidR="00853332">
        <w:rPr>
          <w:rFonts w:eastAsia="Times New Roman" w:cs="Times New Roman"/>
          <w:szCs w:val="26"/>
        </w:rPr>
        <w:t>dùng khác</w:t>
      </w:r>
      <w:r w:rsidRPr="000A6031">
        <w:rPr>
          <w:rFonts w:eastAsia="Times New Roman" w:cs="Times New Roman"/>
          <w:szCs w:val="26"/>
        </w:rPr>
        <w:t>.</w:t>
      </w:r>
    </w:p>
    <w:p w:rsidR="00E8598C" w:rsidRPr="000A6031" w:rsidRDefault="00E8598C" w:rsidP="00155488">
      <w:pPr>
        <w:pStyle w:val="ListParagraph"/>
        <w:numPr>
          <w:ilvl w:val="0"/>
          <w:numId w:val="2"/>
        </w:numPr>
        <w:spacing w:line="26" w:lineRule="atLeast"/>
        <w:rPr>
          <w:rFonts w:eastAsia="Times New Roman" w:cs="Times New Roman"/>
          <w:szCs w:val="26"/>
        </w:rPr>
      </w:pPr>
      <w:r w:rsidRPr="000A6031">
        <w:rPr>
          <w:rFonts w:eastAsia="Times New Roman" w:cs="Times New Roman"/>
          <w:szCs w:val="26"/>
        </w:rPr>
        <w:t>Cần đảm bảo an toàn dữ liệu khi có sự cố:</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Khi </w:t>
      </w:r>
      <w:r w:rsidR="00853332">
        <w:t>c</w:t>
      </w:r>
      <w:r w:rsidR="00853332" w:rsidRPr="00563E72">
        <w:t xml:space="preserve">ơ sở dữ liệu </w:t>
      </w:r>
      <w:r w:rsidRPr="000A6031">
        <w:rPr>
          <w:rFonts w:eastAsia="Times New Roman" w:cs="Times New Roman"/>
          <w:szCs w:val="26"/>
        </w:rPr>
        <w:t>nhiều và được quản lý tập trung. Khả năng rủi ro mất dữ liệu rất cao. Các nguyên nhân chính là mất điện đột ngột hoặc hỏng thiết bị lưu trữ.</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Hiện tại có một số hệ điều hành đã có cơ chế tự động sao lưu ổ cứng và </w:t>
      </w:r>
      <w:r w:rsidR="009803F1">
        <w:rPr>
          <w:rFonts w:eastAsia="Times New Roman" w:cs="Times New Roman"/>
          <w:szCs w:val="26"/>
        </w:rPr>
        <w:t>sửa</w:t>
      </w:r>
      <w:r w:rsidRPr="000A6031">
        <w:rPr>
          <w:rFonts w:eastAsia="Times New Roman" w:cs="Times New Roman"/>
          <w:szCs w:val="26"/>
        </w:rPr>
        <w:t xml:space="preserve"> lỗi khi có sự cố xảy ra.</w:t>
      </w:r>
    </w:p>
    <w:p w:rsidR="00E8598C" w:rsidRPr="000A6031" w:rsidRDefault="00E8598C" w:rsidP="00563E72">
      <w:pPr>
        <w:spacing w:line="26" w:lineRule="atLeast"/>
        <w:rPr>
          <w:rFonts w:eastAsia="Times New Roman" w:cs="Times New Roman"/>
          <w:szCs w:val="26"/>
        </w:rPr>
      </w:pPr>
      <w:r w:rsidRPr="000A6031">
        <w:rPr>
          <w:rFonts w:eastAsia="Times New Roman" w:cs="Times New Roman"/>
          <w:szCs w:val="26"/>
        </w:rPr>
        <w:t>Tuy nhiên: cẩn tắc vô áy náy. Chúng ta nên sao lưu dự phòng cho dữ liệu đề phòng trường hợp xấu xảy ra.</w:t>
      </w:r>
    </w:p>
    <w:p w:rsidR="00E8598C" w:rsidRPr="000A6031" w:rsidRDefault="00A67684" w:rsidP="006529FE">
      <w:pPr>
        <w:pStyle w:val="Heading3"/>
        <w:spacing w:before="120" w:after="120" w:line="26" w:lineRule="atLeast"/>
        <w:ind w:firstLine="0"/>
        <w:rPr>
          <w:rFonts w:cs="Times New Roman"/>
          <w:b w:val="0"/>
          <w:color w:val="auto"/>
          <w:szCs w:val="26"/>
        </w:rPr>
      </w:pPr>
      <w:bookmarkStart w:id="2526" w:name="_Toc511914350"/>
      <w:bookmarkStart w:id="2527" w:name="_Toc511914430"/>
      <w:bookmarkStart w:id="2528" w:name="_Toc513314901"/>
      <w:r w:rsidRPr="000A6031">
        <w:rPr>
          <w:rFonts w:cs="Times New Roman"/>
          <w:color w:val="auto"/>
          <w:szCs w:val="26"/>
        </w:rPr>
        <w:lastRenderedPageBreak/>
        <w:t>1</w:t>
      </w:r>
      <w:r w:rsidR="000A136D" w:rsidRPr="000A6031">
        <w:rPr>
          <w:rFonts w:cs="Times New Roman"/>
          <w:color w:val="auto"/>
          <w:szCs w:val="26"/>
        </w:rPr>
        <w:t>.1</w:t>
      </w:r>
      <w:r w:rsidRPr="000A6031">
        <w:rPr>
          <w:rFonts w:cs="Times New Roman"/>
          <w:color w:val="auto"/>
          <w:szCs w:val="26"/>
        </w:rPr>
        <w:t xml:space="preserve">.4 </w:t>
      </w:r>
      <w:r w:rsidR="00E8598C" w:rsidRPr="000A6031">
        <w:rPr>
          <w:rFonts w:cs="Times New Roman"/>
          <w:color w:val="auto"/>
          <w:szCs w:val="26"/>
        </w:rPr>
        <w:t>Tính chất:</w:t>
      </w:r>
      <w:bookmarkEnd w:id="2526"/>
      <w:bookmarkEnd w:id="2527"/>
      <w:bookmarkEnd w:id="2528"/>
    </w:p>
    <w:p w:rsidR="00E8598C" w:rsidRPr="000A6031" w:rsidRDefault="00E8598C" w:rsidP="00853332">
      <w:pPr>
        <w:spacing w:line="26" w:lineRule="atLeast"/>
        <w:ind w:firstLine="709"/>
        <w:rPr>
          <w:rFonts w:cs="Times New Roman"/>
          <w:szCs w:val="26"/>
        </w:rPr>
      </w:pPr>
      <w:r w:rsidRPr="000A6031">
        <w:rPr>
          <w:rFonts w:cs="Times New Roman"/>
          <w:szCs w:val="26"/>
        </w:rPr>
        <w:t>Phả</w:t>
      </w:r>
      <w:r w:rsidR="00853332">
        <w:rPr>
          <w:rFonts w:cs="Times New Roman"/>
          <w:szCs w:val="26"/>
        </w:rPr>
        <w:t>n ánh một</w:t>
      </w:r>
      <w:r w:rsidRPr="000A6031">
        <w:rPr>
          <w:rFonts w:cs="Times New Roman"/>
          <w:szCs w:val="26"/>
        </w:rPr>
        <w:t xml:space="preserve"> phần của thế giới thực được cập nhật phản ánh sự thay đ</w:t>
      </w:r>
      <w:r w:rsidR="00853332">
        <w:rPr>
          <w:rFonts w:cs="Times New Roman"/>
          <w:szCs w:val="26"/>
        </w:rPr>
        <w:t>ổ</w:t>
      </w:r>
      <w:r w:rsidRPr="000A6031">
        <w:rPr>
          <w:rFonts w:cs="Times New Roman"/>
          <w:szCs w:val="26"/>
        </w:rPr>
        <w:t>i của thế giới nó biểu diễn.</w:t>
      </w:r>
    </w:p>
    <w:p w:rsidR="00E8598C" w:rsidRPr="000A6031" w:rsidRDefault="00853332" w:rsidP="00547EC1">
      <w:pPr>
        <w:spacing w:line="26" w:lineRule="atLeast"/>
        <w:ind w:firstLine="709"/>
        <w:rPr>
          <w:rFonts w:cs="Times New Roman"/>
          <w:szCs w:val="26"/>
        </w:rPr>
      </w:pPr>
      <w:r>
        <w:rPr>
          <w:rFonts w:cs="Times New Roman"/>
          <w:szCs w:val="26"/>
        </w:rPr>
        <w:t>C</w:t>
      </w:r>
      <w:r w:rsidRPr="00563E72">
        <w:t xml:space="preserve">ơ sở dữ liệu </w:t>
      </w:r>
      <w:r w:rsidR="00E8598C" w:rsidRPr="000A6031">
        <w:rPr>
          <w:rFonts w:cs="Times New Roman"/>
          <w:szCs w:val="26"/>
        </w:rPr>
        <w:t xml:space="preserve">là </w:t>
      </w:r>
      <w:r>
        <w:rPr>
          <w:rFonts w:cs="Times New Roman"/>
          <w:szCs w:val="26"/>
        </w:rPr>
        <w:t>một</w:t>
      </w:r>
      <w:r w:rsidR="00E8598C" w:rsidRPr="000A6031">
        <w:rPr>
          <w:rFonts w:cs="Times New Roman"/>
          <w:szCs w:val="26"/>
        </w:rPr>
        <w:t xml:space="preserve"> tập hợp </w:t>
      </w:r>
      <w:r>
        <w:rPr>
          <w:rFonts w:cs="Times New Roman"/>
          <w:szCs w:val="26"/>
        </w:rPr>
        <w:t>dữ liệu</w:t>
      </w:r>
      <w:r w:rsidR="00E8598C" w:rsidRPr="000A6031">
        <w:rPr>
          <w:rFonts w:cs="Times New Roman"/>
          <w:szCs w:val="26"/>
        </w:rPr>
        <w:t xml:space="preserve"> liên kết với nhau </w:t>
      </w:r>
      <w:r w:rsidR="009803F1">
        <w:rPr>
          <w:rFonts w:cs="Times New Roman"/>
          <w:szCs w:val="26"/>
        </w:rPr>
        <w:t>một</w:t>
      </w:r>
      <w:r w:rsidR="00E8598C" w:rsidRPr="000A6031">
        <w:rPr>
          <w:rFonts w:cs="Times New Roman"/>
          <w:szCs w:val="26"/>
        </w:rPr>
        <w:t xml:space="preserve"> cách logic và mang </w:t>
      </w:r>
      <w:r w:rsidR="009803F1">
        <w:rPr>
          <w:rFonts w:cs="Times New Roman"/>
          <w:szCs w:val="26"/>
        </w:rPr>
        <w:t>một</w:t>
      </w:r>
      <w:r w:rsidR="00E8598C" w:rsidRPr="000A6031">
        <w:rPr>
          <w:rFonts w:cs="Times New Roman"/>
          <w:szCs w:val="26"/>
        </w:rPr>
        <w:t xml:space="preserve"> ý nghĩa nào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2529" w:name="_Toc511914351"/>
      <w:bookmarkStart w:id="2530" w:name="_Toc511914431"/>
      <w:bookmarkStart w:id="2531" w:name="_Toc513314902"/>
      <w:r w:rsidRPr="000A6031">
        <w:rPr>
          <w:rFonts w:cs="Times New Roman"/>
          <w:color w:val="auto"/>
          <w:szCs w:val="26"/>
        </w:rPr>
        <w:t>1.</w:t>
      </w:r>
      <w:r w:rsidR="00A67684" w:rsidRPr="000A6031">
        <w:rPr>
          <w:rFonts w:cs="Times New Roman"/>
          <w:color w:val="auto"/>
          <w:szCs w:val="26"/>
        </w:rPr>
        <w:t xml:space="preserve">1.5 </w:t>
      </w:r>
      <w:r w:rsidR="00E8598C" w:rsidRPr="000A6031">
        <w:rPr>
          <w:rFonts w:cs="Times New Roman"/>
          <w:color w:val="auto"/>
          <w:szCs w:val="26"/>
        </w:rPr>
        <w:t xml:space="preserve">Tổ chức </w:t>
      </w:r>
      <w:r w:rsidR="00853332" w:rsidRPr="00853332">
        <w:rPr>
          <w:rFonts w:cs="Times New Roman"/>
          <w:color w:val="auto"/>
          <w:szCs w:val="26"/>
        </w:rPr>
        <w:t>c</w:t>
      </w:r>
      <w:r w:rsidR="00563E72" w:rsidRPr="00853332">
        <w:rPr>
          <w:rFonts w:cs="Times New Roman"/>
          <w:color w:val="auto"/>
          <w:szCs w:val="26"/>
        </w:rPr>
        <w:t>ơ sở dữ liệu</w:t>
      </w:r>
      <w:r w:rsidR="00E8598C" w:rsidRPr="000A6031">
        <w:rPr>
          <w:rFonts w:cs="Times New Roman"/>
          <w:color w:val="auto"/>
          <w:szCs w:val="26"/>
        </w:rPr>
        <w:t>:</w:t>
      </w:r>
      <w:bookmarkEnd w:id="2529"/>
      <w:bookmarkEnd w:id="2530"/>
      <w:bookmarkEnd w:id="2531"/>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Pr="000A6031">
        <w:rPr>
          <w:rFonts w:eastAsia="Times New Roman" w:cs="Times New Roman"/>
          <w:szCs w:val="26"/>
        </w:rPr>
        <w:t>lưu trữ</w:t>
      </w:r>
      <w:r w:rsidR="009803F1">
        <w:rPr>
          <w:rFonts w:eastAsia="Times New Roman" w:cs="Times New Roman"/>
          <w:szCs w:val="26"/>
        </w:rPr>
        <w:t xml:space="preserve"> có cấu trúc thành các bản ghi </w:t>
      </w:r>
      <w:r w:rsidRPr="000A6031">
        <w:rPr>
          <w:rFonts w:eastAsia="Times New Roman" w:cs="Times New Roman"/>
          <w:szCs w:val="26"/>
        </w:rPr>
        <w:t xml:space="preserve">, các trường </w:t>
      </w:r>
      <w:r w:rsidR="009803F1">
        <w:rPr>
          <w:rFonts w:eastAsia="Times New Roman" w:cs="Times New Roman"/>
          <w:szCs w:val="26"/>
        </w:rPr>
        <w:t>dữ liệu.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009803F1">
        <w:rPr>
          <w:rFonts w:eastAsia="Times New Roman" w:cs="Times New Roman"/>
          <w:szCs w:val="26"/>
        </w:rPr>
        <w:t>lưu trữ có mối quan hệ</w:t>
      </w:r>
      <w:r w:rsidRPr="000A6031">
        <w:rPr>
          <w:rFonts w:eastAsia="Times New Roman" w:cs="Times New Roman"/>
          <w:szCs w:val="26"/>
        </w:rPr>
        <w:t xml:space="preserve"> với nhau.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Khả năng truy xuất thông tin từ </w:t>
      </w:r>
      <w:r w:rsidR="00853332">
        <w:t>c</w:t>
      </w:r>
      <w:r w:rsidR="00853332" w:rsidRPr="00563E72">
        <w:t xml:space="preserve">ơ sở dữ liệu </w:t>
      </w:r>
      <w:r w:rsidRPr="000A6031">
        <w:rPr>
          <w:rFonts w:eastAsia="Times New Roman" w:cs="Times New Roman"/>
          <w:szCs w:val="26"/>
        </w:rPr>
        <w:t xml:space="preserve">=&gt; Dễ dàng truy cập, quản lí,cập nhật </w:t>
      </w:r>
      <w:r w:rsidR="009803F1" w:rsidRPr="000A6031">
        <w:rPr>
          <w:rFonts w:eastAsia="Times New Roman" w:cs="Times New Roman"/>
          <w:szCs w:val="26"/>
        </w:rPr>
        <w:t>dữ liệu</w:t>
      </w:r>
      <w:r w:rsidRPr="000A6031">
        <w:rPr>
          <w:rFonts w:eastAsia="Times New Roman" w:cs="Times New Roman"/>
          <w:szCs w:val="26"/>
        </w:rPr>
        <w:t>.</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2532" w:name="_Toc511914352"/>
      <w:bookmarkStart w:id="2533" w:name="_Toc511914432"/>
      <w:bookmarkStart w:id="2534" w:name="_Toc513314903"/>
      <w:r w:rsidRPr="000A6031">
        <w:rPr>
          <w:rFonts w:eastAsia="Times New Roman" w:cs="Times New Roman"/>
          <w:color w:val="auto"/>
          <w:szCs w:val="26"/>
        </w:rPr>
        <w:t>1.</w:t>
      </w:r>
      <w:r w:rsidR="00A67684" w:rsidRPr="000A6031">
        <w:rPr>
          <w:rFonts w:eastAsia="Times New Roman" w:cs="Times New Roman"/>
          <w:color w:val="auto"/>
          <w:szCs w:val="26"/>
        </w:rPr>
        <w:t xml:space="preserve">1.6 </w:t>
      </w:r>
      <w:r w:rsidR="00E8598C" w:rsidRPr="000A6031">
        <w:rPr>
          <w:rFonts w:eastAsia="Times New Roman" w:cs="Times New Roman"/>
          <w:color w:val="auto"/>
          <w:szCs w:val="26"/>
        </w:rPr>
        <w:t>Phân loại:</w:t>
      </w:r>
      <w:bookmarkEnd w:id="2532"/>
      <w:bookmarkEnd w:id="2533"/>
      <w:bookmarkEnd w:id="2534"/>
    </w:p>
    <w:p w:rsidR="00E8598C" w:rsidRPr="000A6031" w:rsidRDefault="00E8598C" w:rsidP="00853332">
      <w:pPr>
        <w:spacing w:line="26" w:lineRule="atLeast"/>
        <w:ind w:firstLine="360"/>
        <w:rPr>
          <w:rFonts w:cs="Times New Roman"/>
          <w:szCs w:val="26"/>
        </w:rPr>
      </w:pPr>
      <w:r w:rsidRPr="000A6031">
        <w:rPr>
          <w:rFonts w:cs="Times New Roman"/>
          <w:szCs w:val="26"/>
        </w:rPr>
        <w:t>Cơ sở dữ liệu được phân chia ra nhiều loại khác nhau:</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 xml:space="preserve">Cơ sở dữ liệu dạng file: dữ liệu được lưu trữ dưới dạng các file có thể là </w:t>
      </w:r>
      <w:r w:rsidRPr="00853332">
        <w:rPr>
          <w:rFonts w:cs="Times New Roman"/>
          <w:szCs w:val="26"/>
        </w:rPr>
        <w:t>text,</w:t>
      </w:r>
      <w:r w:rsidRPr="00853332">
        <w:rPr>
          <w:rStyle w:val="apple-converted-space"/>
          <w:rFonts w:cs="Times New Roman"/>
          <w:szCs w:val="26"/>
        </w:rPr>
        <w:t> </w:t>
      </w:r>
      <w:hyperlink r:id="rId13" w:tooltip="ASCII" w:history="1">
        <w:r w:rsidRPr="00853332">
          <w:rPr>
            <w:rStyle w:val="Hyperlink"/>
            <w:rFonts w:cs="Times New Roman"/>
            <w:color w:val="auto"/>
            <w:szCs w:val="26"/>
            <w:u w:val="none"/>
          </w:rPr>
          <w:t>ascii</w:t>
        </w:r>
      </w:hyperlink>
      <w:r w:rsidRPr="00853332">
        <w:rPr>
          <w:rFonts w:cs="Times New Roman"/>
          <w:szCs w:val="26"/>
        </w:rPr>
        <w:t>, *.dbf</w:t>
      </w:r>
      <w:r w:rsidRPr="000A6031">
        <w:rPr>
          <w:rFonts w:cs="Times New Roman"/>
          <w:szCs w:val="26"/>
        </w:rPr>
        <w:t xml:space="preserve">. Tiêu biểu cho cơ sở dữ liệu dạng file là </w:t>
      </w:r>
      <w:r w:rsidRPr="00853332">
        <w:rPr>
          <w:rFonts w:cs="Times New Roman"/>
          <w:szCs w:val="26"/>
        </w:rPr>
        <w:t>*.mdb</w:t>
      </w:r>
      <w:r w:rsidRPr="00853332">
        <w:rPr>
          <w:rStyle w:val="apple-converted-space"/>
          <w:rFonts w:cs="Times New Roman"/>
          <w:szCs w:val="26"/>
        </w:rPr>
        <w:t> </w:t>
      </w:r>
      <w:hyperlink r:id="rId14" w:tooltip="Visual FoxPro" w:history="1">
        <w:r w:rsidRPr="000A6031">
          <w:rPr>
            <w:rStyle w:val="Hyperlink"/>
            <w:rFonts w:cs="Times New Roman"/>
            <w:color w:val="auto"/>
            <w:szCs w:val="26"/>
            <w:u w:val="none"/>
          </w:rPr>
          <w:t>Foxpro</w:t>
        </w:r>
      </w:hyperlink>
    </w:p>
    <w:p w:rsidR="00E8598C" w:rsidRPr="000A6031" w:rsidRDefault="00E8598C" w:rsidP="00155488">
      <w:pPr>
        <w:pStyle w:val="ListParagraph"/>
        <w:numPr>
          <w:ilvl w:val="0"/>
          <w:numId w:val="2"/>
        </w:numPr>
        <w:spacing w:line="26" w:lineRule="atLeast"/>
        <w:rPr>
          <w:rFonts w:cs="Times New Roman"/>
          <w:b/>
          <w:szCs w:val="26"/>
        </w:rPr>
      </w:pPr>
      <w:r w:rsidRPr="000A6031">
        <w:rPr>
          <w:rFonts w:cs="Times New Roman"/>
          <w:szCs w:val="26"/>
        </w:rPr>
        <w:t>Cơ sở dữ liệu quan hệ: dữ liệu được lưu trữ trong các bảng dữ liệu gọi là các thực thể, giữa các thực thể này có mối liên hệ với nhau gọi là các</w:t>
      </w:r>
      <w:r w:rsidRPr="000A6031">
        <w:rPr>
          <w:rStyle w:val="apple-converted-space"/>
          <w:rFonts w:cs="Times New Roman"/>
          <w:szCs w:val="26"/>
        </w:rPr>
        <w:t> </w:t>
      </w:r>
      <w:hyperlink r:id="rId15" w:tooltip="Quan hệ" w:history="1">
        <w:r w:rsidRPr="000A6031">
          <w:rPr>
            <w:rStyle w:val="Hyperlink"/>
            <w:rFonts w:cs="Times New Roman"/>
            <w:color w:val="auto"/>
            <w:szCs w:val="26"/>
            <w:u w:val="none"/>
          </w:rPr>
          <w:t>quan hệ</w:t>
        </w:r>
      </w:hyperlink>
      <w:r w:rsidRPr="000A6031">
        <w:rPr>
          <w:rFonts w:cs="Times New Roman"/>
          <w:szCs w:val="26"/>
        </w:rPr>
        <w:t>, mỗi quan hệ có các thuộc tính, trong đó có một thuộc tính là</w:t>
      </w:r>
      <w:r w:rsidRPr="000A6031">
        <w:rPr>
          <w:rStyle w:val="apple-converted-space"/>
          <w:rFonts w:cs="Times New Roman"/>
          <w:szCs w:val="26"/>
        </w:rPr>
        <w:t> </w:t>
      </w:r>
      <w:hyperlink r:id="rId16" w:tooltip="Khóa chính" w:history="1">
        <w:r w:rsidRPr="000A6031">
          <w:rPr>
            <w:rStyle w:val="Hyperlink"/>
            <w:rFonts w:cs="Times New Roman"/>
            <w:color w:val="auto"/>
            <w:szCs w:val="26"/>
            <w:u w:val="none"/>
          </w:rPr>
          <w:t>khóa chính</w:t>
        </w:r>
      </w:hyperlink>
      <w:r w:rsidRPr="000A6031">
        <w:rPr>
          <w:rFonts w:cs="Times New Roman"/>
          <w:szCs w:val="26"/>
        </w:rPr>
        <w:t xml:space="preserve">. Các hệ quản trị hỗ trợ cơ sở dữ liệu quan hệ như: </w:t>
      </w:r>
      <w:r w:rsidRPr="00853332">
        <w:rPr>
          <w:rFonts w:cs="Times New Roman"/>
          <w:szCs w:val="26"/>
        </w:rPr>
        <w:t>MS</w:t>
      </w:r>
      <w:r w:rsidRPr="00853332">
        <w:rPr>
          <w:rStyle w:val="apple-converted-space"/>
          <w:rFonts w:cs="Times New Roman"/>
          <w:szCs w:val="26"/>
        </w:rPr>
        <w:t> </w:t>
      </w:r>
      <w:hyperlink r:id="rId17" w:tooltip="SQL server (trang chưa được viết)" w:history="1">
        <w:r w:rsidRPr="00853332">
          <w:rPr>
            <w:rStyle w:val="Hyperlink"/>
            <w:rFonts w:cs="Times New Roman"/>
            <w:color w:val="auto"/>
            <w:szCs w:val="26"/>
            <w:u w:val="none"/>
          </w:rPr>
          <w:t>SQL server</w:t>
        </w:r>
      </w:hyperlink>
      <w:r w:rsidRPr="00853332">
        <w:rPr>
          <w:rFonts w:cs="Times New Roman"/>
          <w:szCs w:val="26"/>
        </w:rPr>
        <w:t>,</w:t>
      </w:r>
      <w:r w:rsidRPr="00853332">
        <w:rPr>
          <w:rStyle w:val="apple-converted-space"/>
          <w:rFonts w:cs="Times New Roman"/>
          <w:szCs w:val="26"/>
        </w:rPr>
        <w:t> </w:t>
      </w:r>
      <w:hyperlink r:id="rId18" w:tooltip="Oracle" w:history="1">
        <w:r w:rsidRPr="00853332">
          <w:rPr>
            <w:rStyle w:val="Hyperlink"/>
            <w:rFonts w:cs="Times New Roman"/>
            <w:color w:val="auto"/>
            <w:szCs w:val="26"/>
            <w:u w:val="none"/>
          </w:rPr>
          <w:t>Oracle</w:t>
        </w:r>
      </w:hyperlink>
      <w:r w:rsidRPr="00853332">
        <w:rPr>
          <w:rFonts w:cs="Times New Roman"/>
          <w:szCs w:val="26"/>
        </w:rPr>
        <w:t>,</w:t>
      </w:r>
      <w:r w:rsidRPr="00853332">
        <w:rPr>
          <w:rStyle w:val="apple-converted-space"/>
          <w:rFonts w:cs="Times New Roman"/>
          <w:szCs w:val="26"/>
        </w:rPr>
        <w:t> </w:t>
      </w:r>
      <w:hyperlink r:id="rId19" w:tooltip="MySQL" w:history="1">
        <w:r w:rsidRPr="00853332">
          <w:rPr>
            <w:rStyle w:val="Hyperlink"/>
            <w:rFonts w:cs="Times New Roman"/>
            <w:color w:val="auto"/>
            <w:szCs w:val="26"/>
            <w:u w:val="none"/>
          </w:rPr>
          <w:t>MySQL</w:t>
        </w:r>
      </w:hyperlink>
      <w:r w:rsidR="00853332">
        <w:rPr>
          <w:rStyle w:val="Hyperlink"/>
          <w:rFonts w:cs="Times New Roman"/>
          <w:b/>
          <w:color w:val="auto"/>
          <w:szCs w:val="26"/>
          <w:u w:val="none"/>
        </w:rPr>
        <w:t>,</w:t>
      </w:r>
      <w:r w:rsidRPr="000A6031">
        <w:rPr>
          <w:rFonts w:cs="Times New Roman"/>
          <w:b/>
          <w:szCs w:val="26"/>
        </w:rPr>
        <w:t>...</w:t>
      </w:r>
    </w:p>
    <w:p w:rsidR="00E5470E" w:rsidRPr="00853332"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w:t>
      </w:r>
      <w:r w:rsidR="000A136D" w:rsidRPr="000A6031">
        <w:rPr>
          <w:rFonts w:cs="Times New Roman"/>
          <w:szCs w:val="26"/>
        </w:rPr>
        <w:t xml:space="preserve"> </w:t>
      </w:r>
      <w:r w:rsidRPr="000A6031">
        <w:rPr>
          <w:rFonts w:cs="Times New Roman"/>
          <w:szCs w:val="26"/>
        </w:rPr>
        <w:t xml:space="preserve">tượng. Các hệ quản trị có hỗ trợ cơ sở dữ liệu hướng đối tượng như: </w:t>
      </w:r>
      <w:r w:rsidRPr="00853332">
        <w:rPr>
          <w:rFonts w:cs="Times New Roman"/>
          <w:szCs w:val="26"/>
        </w:rPr>
        <w:t>MS SQL server, Oracle, Postgres,...</w:t>
      </w:r>
    </w:p>
    <w:p w:rsidR="00E8598C" w:rsidRPr="000A6031" w:rsidRDefault="00E8598C" w:rsidP="00155488">
      <w:pPr>
        <w:pStyle w:val="ListParagraph"/>
        <w:numPr>
          <w:ilvl w:val="0"/>
          <w:numId w:val="2"/>
        </w:numPr>
        <w:spacing w:line="26" w:lineRule="atLeast"/>
        <w:rPr>
          <w:rFonts w:cs="Times New Roman"/>
          <w:szCs w:val="26"/>
        </w:rPr>
      </w:pPr>
      <w:r w:rsidRPr="000A6031">
        <w:rPr>
          <w:rFonts w:cs="Times New Roman"/>
          <w:szCs w:val="26"/>
        </w:rPr>
        <w:t>Cơ sở dữ liệu bán cấu trúc: dữ liệu được lưu dưới dạng XML, với định dạng này thông tin mô tả về đối tượng thể hiện trong các</w:t>
      </w:r>
      <w:r w:rsidRPr="000A6031">
        <w:rPr>
          <w:rStyle w:val="apple-converted-space"/>
          <w:rFonts w:cs="Times New Roman"/>
          <w:szCs w:val="26"/>
        </w:rPr>
        <w:t> </w:t>
      </w:r>
      <w:r w:rsidR="009803F1">
        <w:rPr>
          <w:rStyle w:val="apple-converted-space"/>
          <w:rFonts w:cs="Times New Roman"/>
          <w:szCs w:val="26"/>
        </w:rPr>
        <w:t>thẻ</w:t>
      </w:r>
      <w:hyperlink r:id="rId20" w:tooltip="Tag" w:history="1"/>
      <w:r w:rsidRPr="000A6031">
        <w:rPr>
          <w:rFonts w:cs="Times New Roman"/>
          <w:szCs w:val="26"/>
        </w:rPr>
        <w:t>. Đây là cơ sở dữ liệu có nhiều ưu điểm do lưu trữ được hầu hết các loại dữ liệu khác nhau nên cơ sở dữ liệu bán cấu trúc là hướng mới trong nghiên cứu và ứng dụng.</w:t>
      </w:r>
    </w:p>
    <w:p w:rsidR="00E8598C" w:rsidRPr="000A6031" w:rsidRDefault="000A136D" w:rsidP="006529FE">
      <w:pPr>
        <w:pStyle w:val="Heading2"/>
        <w:spacing w:before="120" w:after="120" w:line="26" w:lineRule="atLeast"/>
        <w:ind w:firstLine="0"/>
        <w:rPr>
          <w:rFonts w:cs="Times New Roman"/>
          <w:color w:val="auto"/>
        </w:rPr>
      </w:pPr>
      <w:bookmarkStart w:id="2535" w:name="_Toc507842836"/>
      <w:bookmarkStart w:id="2536" w:name="_Toc511914353"/>
      <w:bookmarkStart w:id="2537" w:name="_Toc511914433"/>
      <w:bookmarkStart w:id="2538" w:name="_Toc513314904"/>
      <w:r w:rsidRPr="000A6031">
        <w:rPr>
          <w:rFonts w:cs="Times New Roman"/>
          <w:color w:val="auto"/>
        </w:rPr>
        <w:t>1</w:t>
      </w:r>
      <w:r w:rsidR="00A67684" w:rsidRPr="000A6031">
        <w:rPr>
          <w:rFonts w:cs="Times New Roman"/>
          <w:color w:val="auto"/>
        </w:rPr>
        <w:t>.</w:t>
      </w:r>
      <w:r w:rsidRPr="000A6031">
        <w:rPr>
          <w:rFonts w:cs="Times New Roman"/>
          <w:color w:val="auto"/>
        </w:rPr>
        <w:t>2</w:t>
      </w:r>
      <w:r w:rsidR="00A67684" w:rsidRPr="000A6031">
        <w:rPr>
          <w:rFonts w:cs="Times New Roman"/>
          <w:color w:val="auto"/>
        </w:rPr>
        <w:t xml:space="preserve"> </w:t>
      </w:r>
      <w:r w:rsidR="00E8598C" w:rsidRPr="000A6031">
        <w:rPr>
          <w:rFonts w:cs="Times New Roman"/>
          <w:color w:val="auto"/>
        </w:rPr>
        <w:t>Hệ quản trị cơ sở dữ liệu</w:t>
      </w:r>
      <w:bookmarkEnd w:id="2535"/>
      <w:bookmarkEnd w:id="2536"/>
      <w:bookmarkEnd w:id="2537"/>
      <w:bookmarkEnd w:id="2538"/>
    </w:p>
    <w:p w:rsidR="00E8598C" w:rsidRPr="000A6031" w:rsidRDefault="000A136D" w:rsidP="006529FE">
      <w:pPr>
        <w:pStyle w:val="Heading3"/>
        <w:spacing w:before="120" w:after="120" w:line="26" w:lineRule="atLeast"/>
        <w:ind w:firstLine="0"/>
        <w:rPr>
          <w:rFonts w:cs="Times New Roman"/>
          <w:b w:val="0"/>
          <w:color w:val="auto"/>
          <w:szCs w:val="26"/>
        </w:rPr>
      </w:pPr>
      <w:bookmarkStart w:id="2539" w:name="_Toc511914354"/>
      <w:bookmarkStart w:id="2540" w:name="_Toc511914434"/>
      <w:bookmarkStart w:id="2541" w:name="_Toc513314905"/>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2.</w:t>
      </w:r>
      <w:r w:rsidR="00A67684" w:rsidRPr="000A6031">
        <w:rPr>
          <w:rFonts w:cs="Times New Roman"/>
          <w:color w:val="auto"/>
          <w:szCs w:val="26"/>
        </w:rPr>
        <w:t xml:space="preserve">1 </w:t>
      </w:r>
      <w:r w:rsidR="00E8598C" w:rsidRPr="000A6031">
        <w:rPr>
          <w:rFonts w:cs="Times New Roman"/>
          <w:color w:val="auto"/>
          <w:szCs w:val="26"/>
        </w:rPr>
        <w:t>Định nghĩa</w:t>
      </w:r>
      <w:bookmarkEnd w:id="2539"/>
      <w:bookmarkEnd w:id="2540"/>
      <w:bookmarkEnd w:id="2541"/>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6031" w:rsidRDefault="00E8598C" w:rsidP="00547EC1">
      <w:pPr>
        <w:spacing w:line="26" w:lineRule="atLeast"/>
        <w:ind w:firstLine="709"/>
        <w:rPr>
          <w:rFonts w:cs="Times New Roman"/>
          <w:szCs w:val="26"/>
        </w:rPr>
      </w:pPr>
      <w:r w:rsidRPr="000A6031">
        <w:rPr>
          <w:rFonts w:cs="Times New Roman"/>
          <w:szCs w:val="26"/>
        </w:rPr>
        <w:t>Trên thị trường phần mềm ở Việt Nam đã xuất hiện khá nhiều phần mềm hệ quản trị cơ sở dữ liệ</w:t>
      </w:r>
      <w:r w:rsidR="009803F1">
        <w:rPr>
          <w:rFonts w:cs="Times New Roman"/>
          <w:szCs w:val="26"/>
        </w:rPr>
        <w:t xml:space="preserve">u như: </w:t>
      </w:r>
      <w:r w:rsidRPr="000A6031">
        <w:rPr>
          <w:rFonts w:cs="Times New Roman"/>
          <w:szCs w:val="26"/>
        </w:rPr>
        <w:t xml:space="preserve">SQL Server, Oracle,.v.v… </w:t>
      </w:r>
    </w:p>
    <w:p w:rsidR="00E8598C" w:rsidRPr="000A6031" w:rsidRDefault="00E8598C" w:rsidP="00547EC1">
      <w:pPr>
        <w:spacing w:line="26" w:lineRule="atLeast"/>
        <w:ind w:firstLine="709"/>
        <w:rPr>
          <w:rFonts w:cs="Times New Roman"/>
          <w:b/>
          <w:szCs w:val="26"/>
        </w:rPr>
      </w:pPr>
      <w:r w:rsidRPr="000A6031">
        <w:rPr>
          <w:rFonts w:cs="Times New Roman"/>
          <w:szCs w:val="26"/>
        </w:rPr>
        <w:t>Hệ quản trị cơ sở dữ liệu quan hệ (Relation Database Management System - RDBMS) là một hệ quản trị cơ sở dữ liệu theo mô hình quan hệ.</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2542" w:name="_Toc511914355"/>
      <w:bookmarkStart w:id="2543" w:name="_Toc511914435"/>
      <w:bookmarkStart w:id="2544" w:name="_Toc513314906"/>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cs="Times New Roman"/>
          <w:color w:val="auto"/>
          <w:szCs w:val="26"/>
        </w:rPr>
        <w:t>2.</w:t>
      </w:r>
      <w:r w:rsidR="00A67684" w:rsidRPr="000A6031">
        <w:rPr>
          <w:rFonts w:eastAsia="Times New Roman" w:cs="Times New Roman"/>
          <w:color w:val="auto"/>
          <w:szCs w:val="26"/>
        </w:rPr>
        <w:t xml:space="preserve">2 </w:t>
      </w:r>
      <w:r w:rsidR="00E8598C" w:rsidRPr="000A6031">
        <w:rPr>
          <w:rFonts w:eastAsia="Times New Roman" w:cs="Times New Roman"/>
          <w:color w:val="auto"/>
          <w:szCs w:val="26"/>
        </w:rPr>
        <w:t xml:space="preserve">Ưu điểm của </w:t>
      </w:r>
      <w:r w:rsidR="009803F1">
        <w:rPr>
          <w:rFonts w:eastAsia="Times New Roman" w:cs="Times New Roman"/>
          <w:color w:val="auto"/>
          <w:szCs w:val="26"/>
        </w:rPr>
        <w:t>Hệ quản trị cơ sở dữ liệu</w:t>
      </w:r>
      <w:r w:rsidR="00E8598C" w:rsidRPr="000A6031">
        <w:rPr>
          <w:rFonts w:eastAsia="Times New Roman" w:cs="Times New Roman"/>
          <w:color w:val="auto"/>
          <w:szCs w:val="26"/>
        </w:rPr>
        <w:t>:</w:t>
      </w:r>
      <w:bookmarkEnd w:id="2542"/>
      <w:bookmarkEnd w:id="2543"/>
      <w:bookmarkEnd w:id="2544"/>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Quản lý được dữ liệu dư thừa.</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lastRenderedPageBreak/>
        <w:t>Đảm báo tính nhất quán cho dữ liệu.</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Tạo khả năng chia sẻ dữ liệu nhiều hơn.</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Cải tiến tính toàn vẹn cho dữ liệu.</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2545" w:name="_Toc511914356"/>
      <w:bookmarkStart w:id="2546" w:name="_Toc511914436"/>
      <w:bookmarkStart w:id="2547" w:name="_Toc513314907"/>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3 </w:t>
      </w:r>
      <w:r w:rsidR="00E8598C" w:rsidRPr="000A6031">
        <w:rPr>
          <w:rFonts w:eastAsia="Times New Roman" w:cs="Times New Roman"/>
          <w:color w:val="auto"/>
          <w:szCs w:val="26"/>
        </w:rPr>
        <w:t>Nhược điểm:</w:t>
      </w:r>
      <w:bookmarkEnd w:id="2545"/>
      <w:bookmarkEnd w:id="2546"/>
      <w:bookmarkEnd w:id="2547"/>
    </w:p>
    <w:p w:rsidR="00E8598C" w:rsidRPr="000A6031" w:rsidRDefault="009803F1" w:rsidP="009803F1">
      <w:pPr>
        <w:spacing w:line="26" w:lineRule="atLeast"/>
        <w:rPr>
          <w:rFonts w:eastAsia="Times New Roman" w:cs="Times New Roman"/>
          <w:szCs w:val="26"/>
        </w:rPr>
      </w:pPr>
      <w:r>
        <w:rPr>
          <w:rFonts w:eastAsia="Times New Roman" w:cs="Times New Roman"/>
          <w:szCs w:val="26"/>
        </w:rPr>
        <w:t>Hệ quản trị cơ sở dữ liệu</w:t>
      </w:r>
      <w:r w:rsidRPr="000A6031">
        <w:rPr>
          <w:rFonts w:eastAsia="Times New Roman" w:cs="Times New Roman"/>
          <w:szCs w:val="26"/>
        </w:rPr>
        <w:t xml:space="preserve"> </w:t>
      </w:r>
      <w:r w:rsidR="00E8598C" w:rsidRPr="000A6031">
        <w:rPr>
          <w:rFonts w:eastAsia="Times New Roman" w:cs="Times New Roman"/>
          <w:szCs w:val="26"/>
        </w:rPr>
        <w:t>tốt thì khá phức tạp.</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tốt thường rất lớn chiếm nhiều dung lượng bộ nhớ.</w:t>
      </w:r>
    </w:p>
    <w:p w:rsidR="00E8598C" w:rsidRPr="000A6031" w:rsidRDefault="00E8598C" w:rsidP="009803F1">
      <w:pPr>
        <w:spacing w:line="26" w:lineRule="atLeast"/>
        <w:rPr>
          <w:rFonts w:eastAsia="Times New Roman" w:cs="Times New Roman"/>
          <w:szCs w:val="26"/>
        </w:rPr>
      </w:pPr>
      <w:r w:rsidRPr="000A6031">
        <w:rPr>
          <w:rFonts w:eastAsia="Times New Roman" w:cs="Times New Roman"/>
          <w:szCs w:val="26"/>
        </w:rPr>
        <w:t>Giá cả khác nhau tùy theo môi trường và chức năng.</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được viết tổng quát cho nhiều người dùng thì thường chậm.</w:t>
      </w:r>
    </w:p>
    <w:p w:rsidR="00E8598C" w:rsidRPr="000A6031" w:rsidRDefault="000A136D" w:rsidP="006529FE">
      <w:pPr>
        <w:pStyle w:val="Heading3"/>
        <w:spacing w:before="120" w:after="120" w:line="26" w:lineRule="atLeast"/>
        <w:ind w:firstLine="0"/>
        <w:rPr>
          <w:rFonts w:cs="Times New Roman"/>
          <w:b w:val="0"/>
          <w:color w:val="auto"/>
          <w:szCs w:val="26"/>
        </w:rPr>
      </w:pPr>
      <w:bookmarkStart w:id="2548" w:name="_Toc511914357"/>
      <w:bookmarkStart w:id="2549" w:name="_Toc511914437"/>
      <w:bookmarkStart w:id="2550" w:name="_Toc513314908"/>
      <w:r w:rsidRPr="000A6031">
        <w:rPr>
          <w:rFonts w:cs="Times New Roman"/>
          <w:color w:val="auto"/>
          <w:szCs w:val="26"/>
        </w:rPr>
        <w:t>1</w:t>
      </w:r>
      <w:r w:rsidR="00A67684" w:rsidRPr="000A6031">
        <w:rPr>
          <w:rFonts w:cs="Times New Roman"/>
          <w:color w:val="auto"/>
          <w:szCs w:val="26"/>
        </w:rPr>
        <w:t>.</w:t>
      </w:r>
      <w:r w:rsidRPr="000A6031">
        <w:rPr>
          <w:rFonts w:eastAsia="Times New Roman" w:cs="Times New Roman"/>
          <w:color w:val="auto"/>
          <w:szCs w:val="26"/>
        </w:rPr>
        <w:t>2.</w:t>
      </w:r>
      <w:r w:rsidR="00A67684" w:rsidRPr="000A6031">
        <w:rPr>
          <w:rFonts w:cs="Times New Roman"/>
          <w:color w:val="auto"/>
          <w:szCs w:val="26"/>
        </w:rPr>
        <w:t xml:space="preserve">4 </w:t>
      </w:r>
      <w:r w:rsidR="00E8598C" w:rsidRPr="000A6031">
        <w:rPr>
          <w:rFonts w:cs="Times New Roman"/>
          <w:color w:val="auto"/>
          <w:szCs w:val="26"/>
        </w:rPr>
        <w:t xml:space="preserve">Các khả năng của hệ quản trị </w:t>
      </w:r>
      <w:r w:rsidR="009803F1">
        <w:rPr>
          <w:rFonts w:eastAsia="Times New Roman" w:cs="Times New Roman"/>
          <w:color w:val="auto"/>
          <w:szCs w:val="26"/>
        </w:rPr>
        <w:t>cơ sở dữ liệu</w:t>
      </w:r>
      <w:bookmarkEnd w:id="2548"/>
      <w:bookmarkEnd w:id="2549"/>
      <w:bookmarkEnd w:id="2550"/>
    </w:p>
    <w:p w:rsidR="00E8598C" w:rsidRPr="000A6031" w:rsidRDefault="00E8598C" w:rsidP="00547EC1">
      <w:pPr>
        <w:spacing w:line="26" w:lineRule="atLeast"/>
        <w:ind w:firstLine="709"/>
        <w:rPr>
          <w:rFonts w:cs="Times New Roman"/>
          <w:szCs w:val="26"/>
        </w:rPr>
      </w:pPr>
      <w:r w:rsidRPr="000A6031">
        <w:rPr>
          <w:rFonts w:cs="Times New Roman"/>
          <w:szCs w:val="26"/>
        </w:rPr>
        <w:t>Có hai khả năng chính cho phép phân biệt các hệ quản trị cơ sở dữ liệu với các kiểu hệ thống lập trình khác:</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Khả năng quản lý dữ liệu tồn tại lâu dài: đặc điểm này chỉ ra rằng có một cơ sở dữ liệu tồn tại trong một thời gian dài, nội dung của cơ sở dữ liệu này là các dữ liệu mà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truy nhập và quản lý.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Khả năng truy nhập các khối lượng dữ liệu lớn một cách hiệu quả.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Ngoài hai khả năng cơ bản trên,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còn có các khả năng khác mà có thể thấy trong hầu hết các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đó là: </w:t>
      </w:r>
    </w:p>
    <w:p w:rsidR="00E8598C" w:rsidRPr="000A6031" w:rsidRDefault="00E8598C" w:rsidP="00547EC1">
      <w:pPr>
        <w:spacing w:line="26" w:lineRule="atLeast"/>
        <w:ind w:firstLine="709"/>
        <w:rPr>
          <w:rFonts w:cs="Times New Roman"/>
          <w:szCs w:val="26"/>
        </w:rPr>
      </w:pPr>
      <w:r w:rsidRPr="000A6031">
        <w:rPr>
          <w:rFonts w:cs="Times New Roman"/>
          <w:szCs w:val="26"/>
        </w:rPr>
        <w:t>Hỗ trợ ít nhất một mô hình dữ liệu hay một sự trừu tượng toán học mà qua đó người sử dụng có thể quan sát dữ liệu.</w:t>
      </w:r>
    </w:p>
    <w:p w:rsidR="00E8598C" w:rsidRPr="000A6031" w:rsidRDefault="00E8598C" w:rsidP="00547EC1">
      <w:pPr>
        <w:spacing w:line="26" w:lineRule="atLeast"/>
        <w:ind w:firstLine="709"/>
        <w:rPr>
          <w:rFonts w:cs="Times New Roman"/>
          <w:szCs w:val="26"/>
        </w:rPr>
      </w:pPr>
      <w:r w:rsidRPr="000A6031">
        <w:rPr>
          <w:rFonts w:cs="Times New Roman"/>
          <w:szCs w:val="26"/>
        </w:rPr>
        <w:t>Ðảm bảo tính độc lập dữ liệu hay sự bất biến của chương trình ứng dụng đối với các thay đổi về cấu trúc trong mô hình dữ liệu.</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Hỗ trợ các ngôn ngữ cao cấp nhất định cho phép người sử dụng định nghĩa cấu trúc dữ liệu, truy nhập dữ liệu và thao tác dữ liệu.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Quản lý giao dịch, có nghĩa là khả năng cung cấp các truy nhập đồng thời, đúng đắn đối với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từ nhiều người sử dụng tại cùng một thời điểm.</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Ðiều khiển truy nhập, có nghĩa là khả năng hạn chế truy nhập đến các dữ liệu bởi những người sử dụng không được cấp phép và khả năng kiểm tra tính đúng đắn của </w:t>
      </w:r>
      <w:r w:rsidR="009803F1">
        <w:rPr>
          <w:rFonts w:eastAsia="Times New Roman" w:cs="Times New Roman"/>
          <w:szCs w:val="26"/>
        </w:rPr>
        <w:t>cơ sở dữ liệu</w:t>
      </w:r>
      <w:r w:rsidRPr="000A6031">
        <w:rPr>
          <w:rFonts w:cs="Times New Roman"/>
          <w:szCs w:val="26"/>
        </w:rPr>
        <w:t xml:space="preserve">.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 Phục hồi dữ liệu, có nghĩa là có khả năng phục hồi dữ liệu, không làm mất mát dữ liệu với các lỗi hệ thống.</w:t>
      </w:r>
    </w:p>
    <w:p w:rsidR="00E8598C" w:rsidRPr="000A6031" w:rsidRDefault="000A136D" w:rsidP="006529FE">
      <w:pPr>
        <w:pStyle w:val="Heading3"/>
        <w:spacing w:before="120" w:after="120" w:line="26" w:lineRule="atLeast"/>
        <w:ind w:firstLine="0"/>
        <w:rPr>
          <w:rFonts w:eastAsia="Times New Roman" w:cs="Times New Roman"/>
          <w:b w:val="0"/>
          <w:bCs w:val="0"/>
          <w:color w:val="auto"/>
          <w:szCs w:val="26"/>
        </w:rPr>
      </w:pPr>
      <w:bookmarkStart w:id="2551" w:name="_Toc511914358"/>
      <w:bookmarkStart w:id="2552" w:name="_Toc511914438"/>
      <w:bookmarkStart w:id="2553" w:name="_Toc513314909"/>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5 </w:t>
      </w:r>
      <w:r w:rsidR="00E8598C" w:rsidRPr="000A6031">
        <w:rPr>
          <w:rFonts w:eastAsia="Times New Roman" w:cs="Times New Roman"/>
          <w:color w:val="auto"/>
          <w:szCs w:val="26"/>
        </w:rPr>
        <w:t xml:space="preserve">Các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đều thực hiện các chức năng sau :</w:t>
      </w:r>
      <w:bookmarkEnd w:id="2551"/>
      <w:bookmarkEnd w:id="2552"/>
      <w:bookmarkEnd w:id="2553"/>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Lưu trữ dữ liệu.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Tạo ra và duy trì </w:t>
      </w:r>
      <w:r w:rsidR="009803F1">
        <w:rPr>
          <w:rFonts w:eastAsia="Times New Roman" w:cs="Times New Roman"/>
          <w:szCs w:val="26"/>
        </w:rPr>
        <w:t>cơ sở dữ liệu</w:t>
      </w:r>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nhiềungười dùng</w:t>
      </w:r>
      <w:r w:rsidRPr="000A6031">
        <w:rPr>
          <w:rFonts w:eastAsia="Times New Roman" w:cs="Times New Roman"/>
          <w:szCs w:val="26"/>
        </w:rPr>
        <w:t xml:space="preserve"> </w:t>
      </w:r>
      <w:r w:rsidR="00E8598C" w:rsidRPr="000A6031">
        <w:rPr>
          <w:rFonts w:eastAsia="Times New Roman" w:cs="Times New Roman"/>
          <w:szCs w:val="26"/>
        </w:rPr>
        <w:t>truy xuất đồng</w:t>
      </w:r>
      <w:r w:rsidRPr="000A6031">
        <w:rPr>
          <w:rFonts w:eastAsia="Times New Roman" w:cs="Times New Roman"/>
          <w:szCs w:val="26"/>
        </w:rPr>
        <w:t xml:space="preserve"> </w:t>
      </w:r>
      <w:r w:rsidR="00E8598C" w:rsidRPr="000A6031">
        <w:rPr>
          <w:rFonts w:eastAsia="Times New Roman" w:cs="Times New Roman"/>
          <w:szCs w:val="26"/>
        </w:rPr>
        <w:t>thời.</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Hỗ trợ tính bảo mật và riêng tư.</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lastRenderedPageBreak/>
        <w:t xml:space="preserve">- </w:t>
      </w:r>
      <w:r w:rsidR="00E8598C" w:rsidRPr="000A6031">
        <w:rPr>
          <w:rFonts w:eastAsia="Times New Roman" w:cs="Times New Roman"/>
          <w:szCs w:val="26"/>
        </w:rPr>
        <w:t>Cho phép xem và xử lý dữ liệu lưu trữ.</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cập nhật và lưu trữ dữ liệu sau khi cập nhật.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một cơ chế chỉ mục (index) hiệu quả để truy cập nhanh các dữ liệu lựa chọn.</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tính nhất quán giữa các bản ghi khác nhau.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Bảo vệ dữ liệu khỏi mất mát bằng các quá trình sao lưu (backup) và phục hồi (recovery).</w:t>
      </w:r>
    </w:p>
    <w:p w:rsidR="00E8598C" w:rsidRPr="000A6031" w:rsidRDefault="000A136D" w:rsidP="006529FE">
      <w:pPr>
        <w:pStyle w:val="Heading3"/>
        <w:spacing w:before="120" w:after="120" w:line="26" w:lineRule="atLeast"/>
        <w:ind w:firstLine="0"/>
        <w:rPr>
          <w:rFonts w:eastAsia="Times New Roman" w:cs="Times New Roman"/>
          <w:b w:val="0"/>
          <w:color w:val="auto"/>
          <w:szCs w:val="26"/>
        </w:rPr>
      </w:pPr>
      <w:bookmarkStart w:id="2554" w:name="_Toc511914359"/>
      <w:bookmarkStart w:id="2555" w:name="_Toc511914439"/>
      <w:bookmarkStart w:id="2556" w:name="_Toc513314910"/>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6 </w:t>
      </w:r>
      <w:r w:rsidR="00E8598C" w:rsidRPr="000A6031">
        <w:rPr>
          <w:rFonts w:eastAsia="Times New Roman" w:cs="Times New Roman"/>
          <w:color w:val="auto"/>
          <w:szCs w:val="26"/>
        </w:rPr>
        <w:t xml:space="preserve">Giới thiệu về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SQLite</w:t>
      </w:r>
      <w:bookmarkEnd w:id="2554"/>
      <w:bookmarkEnd w:id="2555"/>
      <w:bookmarkEnd w:id="2556"/>
    </w:p>
    <w:p w:rsidR="00E8598C" w:rsidRPr="000A6031" w:rsidRDefault="00E8598C" w:rsidP="00547EC1">
      <w:pPr>
        <w:spacing w:line="26" w:lineRule="atLeast"/>
        <w:ind w:firstLine="709"/>
        <w:rPr>
          <w:szCs w:val="26"/>
        </w:rPr>
      </w:pPr>
      <w:r w:rsidRPr="000A6031">
        <w:rPr>
          <w:szCs w:val="26"/>
        </w:rPr>
        <w:t>SQLite là một cơ sở dữ liệu quan hệ, mã nguồn mở, nó được tích hợp sẵn trên hệ điều hành Android, vì vậy có thể sử dụng nó bất cứ lúc nào, và không cần phải cấu hình gì thêm. </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bCs/>
          <w:szCs w:val="26"/>
          <w:shd w:val="clear" w:color="auto" w:fill="FFFFFF"/>
        </w:rPr>
        <w:tab/>
        <w:t>SQLite</w:t>
      </w:r>
      <w:r w:rsidRPr="000A6031">
        <w:rPr>
          <w:rStyle w:val="apple-converted-space"/>
          <w:rFonts w:cs="Times New Roman"/>
          <w:szCs w:val="26"/>
          <w:shd w:val="clear" w:color="auto" w:fill="FFFFFF"/>
        </w:rPr>
        <w:t> </w:t>
      </w:r>
      <w:r w:rsidRPr="000A6031">
        <w:rPr>
          <w:rFonts w:cs="Times New Roman"/>
          <w:szCs w:val="26"/>
          <w:shd w:val="clear" w:color="auto" w:fill="FFFFFF"/>
        </w:rPr>
        <w:t>là hệ thống</w:t>
      </w:r>
      <w:r w:rsidRPr="000A6031">
        <w:rPr>
          <w:rStyle w:val="apple-converted-space"/>
          <w:rFonts w:cs="Times New Roman"/>
          <w:szCs w:val="26"/>
          <w:shd w:val="clear" w:color="auto" w:fill="FFFFFF"/>
        </w:rPr>
        <w:t> </w:t>
      </w:r>
      <w:hyperlink r:id="rId21" w:tooltip="Cơ sở dữ liệu quan hệ (trang chưa được viết)" w:history="1">
        <w:r w:rsidRPr="000A6031">
          <w:rPr>
            <w:rStyle w:val="Hyperlink"/>
            <w:rFonts w:cs="Times New Roman"/>
            <w:color w:val="auto"/>
            <w:szCs w:val="26"/>
            <w:u w:val="none"/>
            <w:shd w:val="clear" w:color="auto" w:fill="FFFFFF"/>
          </w:rPr>
          <w:t>cơ sở dữ liệu quan hệ</w:t>
        </w:r>
      </w:hyperlink>
      <w:r w:rsidRPr="000A6031">
        <w:rPr>
          <w:rStyle w:val="apple-converted-space"/>
          <w:rFonts w:cs="Times New Roman"/>
          <w:szCs w:val="26"/>
          <w:shd w:val="clear" w:color="auto" w:fill="FFFFFF"/>
        </w:rPr>
        <w:t> </w:t>
      </w:r>
      <w:r w:rsidRPr="000A6031">
        <w:rPr>
          <w:rFonts w:cs="Times New Roman"/>
          <w:szCs w:val="26"/>
          <w:shd w:val="clear" w:color="auto" w:fill="FFFFFF"/>
        </w:rPr>
        <w:t>nhỏ gọn, hoàn chỉnh, có thể cài đặt bên trong các</w:t>
      </w:r>
      <w:r w:rsidRPr="000A6031">
        <w:rPr>
          <w:rStyle w:val="apple-converted-space"/>
          <w:rFonts w:cs="Times New Roman"/>
          <w:szCs w:val="26"/>
          <w:shd w:val="clear" w:color="auto" w:fill="FFFFFF"/>
        </w:rPr>
        <w:t> </w:t>
      </w:r>
      <w:hyperlink r:id="rId22" w:tooltip="Trình ứng dụng (trang chưa được viết)" w:history="1">
        <w:r w:rsidRPr="000A6031">
          <w:rPr>
            <w:rStyle w:val="Hyperlink"/>
            <w:rFonts w:cs="Times New Roman"/>
            <w:color w:val="auto"/>
            <w:szCs w:val="26"/>
            <w:u w:val="none"/>
            <w:shd w:val="clear" w:color="auto" w:fill="FFFFFF"/>
          </w:rPr>
          <w:t>trình ứng dụng</w:t>
        </w:r>
      </w:hyperlink>
      <w:r w:rsidRPr="000A6031">
        <w:rPr>
          <w:rStyle w:val="apple-converted-space"/>
          <w:rFonts w:cs="Times New Roman"/>
          <w:szCs w:val="26"/>
          <w:shd w:val="clear" w:color="auto" w:fill="FFFFFF"/>
        </w:rPr>
        <w:t> </w:t>
      </w:r>
      <w:r w:rsidRPr="000A6031">
        <w:rPr>
          <w:rFonts w:cs="Times New Roman"/>
          <w:szCs w:val="26"/>
          <w:shd w:val="clear" w:color="auto" w:fill="FFFFFF"/>
        </w:rPr>
        <w:t>khác. SQLite được Richard Hipp viết dưới dạng</w:t>
      </w:r>
      <w:r w:rsidRPr="000A6031">
        <w:rPr>
          <w:rStyle w:val="apple-converted-space"/>
          <w:rFonts w:cs="Times New Roman"/>
          <w:szCs w:val="26"/>
          <w:shd w:val="clear" w:color="auto" w:fill="FFFFFF"/>
        </w:rPr>
        <w:t> </w:t>
      </w:r>
      <w:hyperlink r:id="rId23" w:tooltip="Thư viện" w:history="1">
        <w:r w:rsidRPr="000A6031">
          <w:rPr>
            <w:rStyle w:val="Hyperlink"/>
            <w:rFonts w:cs="Times New Roman"/>
            <w:color w:val="auto"/>
            <w:szCs w:val="26"/>
            <w:u w:val="none"/>
            <w:shd w:val="clear" w:color="auto" w:fill="FFFFFF"/>
          </w:rPr>
          <w:t>thư viện</w:t>
        </w:r>
      </w:hyperlink>
      <w:r w:rsidRPr="000A6031">
        <w:rPr>
          <w:rStyle w:val="apple-converted-space"/>
          <w:rFonts w:cs="Times New Roman"/>
          <w:szCs w:val="26"/>
          <w:shd w:val="clear" w:color="auto" w:fill="FFFFFF"/>
        </w:rPr>
        <w:t> </w:t>
      </w:r>
      <w:r w:rsidRPr="000A6031">
        <w:rPr>
          <w:rFonts w:cs="Times New Roman"/>
          <w:szCs w:val="26"/>
          <w:shd w:val="clear" w:color="auto" w:fill="FFFFFF"/>
        </w:rPr>
        <w:t>bằng ngôn ngữ lập trình</w:t>
      </w:r>
      <w:r w:rsidRPr="000A6031">
        <w:rPr>
          <w:rStyle w:val="apple-converted-space"/>
          <w:rFonts w:cs="Times New Roman"/>
          <w:szCs w:val="26"/>
          <w:shd w:val="clear" w:color="auto" w:fill="FFFFFF"/>
        </w:rPr>
        <w:t> </w:t>
      </w:r>
      <w:hyperlink r:id="rId24" w:tooltip="C" w:history="1">
        <w:r w:rsidRPr="000A6031">
          <w:rPr>
            <w:rStyle w:val="Hyperlink"/>
            <w:rFonts w:cs="Times New Roman"/>
            <w:color w:val="auto"/>
            <w:szCs w:val="26"/>
            <w:u w:val="none"/>
            <w:shd w:val="clear" w:color="auto" w:fill="FFFFFF"/>
          </w:rPr>
          <w:t>C</w:t>
        </w:r>
      </w:hyperlink>
      <w:r w:rsidRPr="000A6031">
        <w:rPr>
          <w:rFonts w:cs="Times New Roman"/>
          <w:szCs w:val="26"/>
          <w:shd w:val="clear" w:color="auto" w:fill="FFFFFF"/>
        </w:rPr>
        <w:t>.</w:t>
      </w:r>
    </w:p>
    <w:p w:rsidR="000A136D" w:rsidRPr="000A6031" w:rsidRDefault="00E8598C" w:rsidP="00547EC1">
      <w:pPr>
        <w:spacing w:line="26" w:lineRule="atLeast"/>
        <w:ind w:firstLine="709"/>
        <w:rPr>
          <w:rFonts w:cs="Times New Roman"/>
          <w:szCs w:val="26"/>
        </w:rPr>
      </w:pPr>
      <w:r w:rsidRPr="000A6031">
        <w:rPr>
          <w:rFonts w:cs="Times New Roman"/>
          <w:szCs w:val="26"/>
          <w:shd w:val="clear" w:color="auto" w:fill="FFFFFF"/>
        </w:rPr>
        <w:t>SQLite là một thư viện thực thi các chức năng của một database engine với đặc điểm giống như một phần mềm portable, không cần cài đặt, không cần cấu hình, không cầ</w:t>
      </w:r>
      <w:r w:rsidR="009803F1">
        <w:rPr>
          <w:rFonts w:cs="Times New Roman"/>
          <w:szCs w:val="26"/>
          <w:shd w:val="clear" w:color="auto" w:fill="FFFFFF"/>
        </w:rPr>
        <w:t>n server. N</w:t>
      </w:r>
      <w:r w:rsidRPr="000A6031">
        <w:rPr>
          <w:rFonts w:cs="Times New Roman"/>
          <w:szCs w:val="26"/>
          <w:shd w:val="clear" w:color="auto" w:fill="FFFFFF"/>
        </w:rPr>
        <w:t xml:space="preserve">hững điểm này rất khác so với việc sử dụng SQL Server hoặc Oracle, nhưng nó vẫn có </w:t>
      </w:r>
      <w:r w:rsidR="009803F1">
        <w:rPr>
          <w:rFonts w:cs="Times New Roman"/>
          <w:szCs w:val="26"/>
          <w:shd w:val="clear" w:color="auto" w:fill="FFFFFF"/>
        </w:rPr>
        <w:t>chuyển giao</w:t>
      </w:r>
      <w:r w:rsidRPr="000A6031">
        <w:rPr>
          <w:rFonts w:cs="Times New Roman"/>
          <w:szCs w:val="26"/>
          <w:shd w:val="clear" w:color="auto" w:fill="FFFFFF"/>
        </w:rPr>
        <w:t xml:space="preserve"> để đảm bảo tính toàn vẹn và an toàn trong quá trình thao tác dữ liệ</w:t>
      </w:r>
      <w:r w:rsidR="009803F1">
        <w:rPr>
          <w:rFonts w:cs="Times New Roman"/>
          <w:szCs w:val="26"/>
          <w:shd w:val="clear" w:color="auto" w:fill="FFFFFF"/>
        </w:rPr>
        <w:t>u.</w:t>
      </w:r>
    </w:p>
    <w:p w:rsidR="00E8598C" w:rsidRPr="000A6031" w:rsidRDefault="00E8598C" w:rsidP="009803F1">
      <w:pPr>
        <w:spacing w:line="26" w:lineRule="atLeast"/>
        <w:ind w:firstLine="360"/>
        <w:rPr>
          <w:rFonts w:cs="Times New Roman"/>
          <w:szCs w:val="26"/>
          <w:shd w:val="clear" w:color="auto" w:fill="FFFFFF"/>
        </w:rPr>
      </w:pPr>
      <w:r w:rsidRPr="000A6031">
        <w:rPr>
          <w:rFonts w:cs="Times New Roman"/>
          <w:szCs w:val="26"/>
        </w:rPr>
        <w:t>SQLite có các ưu điểm sau:</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Tin cậy: các hoạt động</w:t>
      </w:r>
      <w:r w:rsidR="009803F1" w:rsidRPr="009803F1">
        <w:rPr>
          <w:rFonts w:cs="Times New Roman"/>
          <w:szCs w:val="26"/>
        </w:rPr>
        <w:t xml:space="preserve"> </w:t>
      </w:r>
      <w:r w:rsidRPr="009803F1">
        <w:rPr>
          <w:rFonts w:cs="Times New Roman"/>
          <w:szCs w:val="26"/>
        </w:rPr>
        <w:t>chuyể</w:t>
      </w:r>
      <w:r w:rsidR="009803F1" w:rsidRPr="009803F1">
        <w:rPr>
          <w:rFonts w:cs="Times New Roman"/>
          <w:szCs w:val="26"/>
        </w:rPr>
        <w:t xml:space="preserve">n giao </w:t>
      </w:r>
      <w:r w:rsidRPr="009803F1">
        <w:rPr>
          <w:rFonts w:cs="Times New Roman"/>
          <w:szCs w:val="26"/>
        </w:rPr>
        <w:t>nội trong</w:t>
      </w:r>
      <w:r w:rsidRPr="009803F1">
        <w:rPr>
          <w:rStyle w:val="apple-converted-space"/>
          <w:rFonts w:cs="Times New Roman"/>
          <w:szCs w:val="26"/>
        </w:rPr>
        <w:t> </w:t>
      </w:r>
      <w:hyperlink r:id="rId25" w:tooltip="Cơ sở dữ liệu" w:history="1">
        <w:r w:rsidRPr="009803F1">
          <w:rPr>
            <w:rStyle w:val="Hyperlink"/>
            <w:rFonts w:cs="Times New Roman"/>
            <w:color w:val="auto"/>
            <w:szCs w:val="26"/>
            <w:u w:val="none"/>
          </w:rPr>
          <w:t>cơ sở dữ liệu</w:t>
        </w:r>
      </w:hyperlink>
      <w:r w:rsidRPr="009803F1">
        <w:rPr>
          <w:rStyle w:val="apple-converted-space"/>
          <w:rFonts w:cs="Times New Roman"/>
          <w:szCs w:val="26"/>
        </w:rPr>
        <w:t> </w:t>
      </w:r>
      <w:r w:rsidRPr="009803F1">
        <w:rPr>
          <w:rFonts w:cs="Times New Roman"/>
          <w:szCs w:val="26"/>
        </w:rPr>
        <w:t>được thực hiện</w:t>
      </w:r>
      <w:r w:rsidRPr="009803F1">
        <w:rPr>
          <w:rStyle w:val="apple-converted-space"/>
          <w:rFonts w:cs="Times New Roman"/>
          <w:szCs w:val="26"/>
        </w:rPr>
        <w:t> </w:t>
      </w:r>
      <w:hyperlink r:id="rId26" w:tooltip="Tính toàn vẹn (giao dịch) (trang chưa được viết)" w:history="1">
        <w:r w:rsidRPr="009803F1">
          <w:rPr>
            <w:rStyle w:val="Hyperlink"/>
            <w:rFonts w:cs="Times New Roman"/>
            <w:color w:val="auto"/>
            <w:szCs w:val="26"/>
            <w:u w:val="none"/>
          </w:rPr>
          <w:t>trọn vẹn</w:t>
        </w:r>
      </w:hyperlink>
      <w:r w:rsidRPr="009803F1">
        <w:rPr>
          <w:rFonts w:cs="Times New Roman"/>
          <w:szCs w:val="26"/>
        </w:rPr>
        <w:t>, không gây lỗi khi xảy ra sự cố</w:t>
      </w:r>
      <w:r w:rsidRPr="009803F1">
        <w:rPr>
          <w:rStyle w:val="apple-converted-space"/>
          <w:rFonts w:cs="Times New Roman"/>
          <w:szCs w:val="26"/>
        </w:rPr>
        <w:t> </w:t>
      </w:r>
      <w:hyperlink r:id="rId27" w:tooltip="Phần cứng" w:history="1">
        <w:r w:rsidRPr="009803F1">
          <w:rPr>
            <w:rStyle w:val="Hyperlink"/>
            <w:rFonts w:cs="Times New Roman"/>
            <w:color w:val="auto"/>
            <w:szCs w:val="26"/>
            <w:u w:val="none"/>
          </w:rPr>
          <w:t>phần cứng</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Tuân theo chuẩn</w:t>
      </w:r>
      <w:r w:rsidRPr="009803F1">
        <w:rPr>
          <w:rStyle w:val="apple-converted-space"/>
          <w:rFonts w:cs="Times New Roman"/>
          <w:szCs w:val="26"/>
        </w:rPr>
        <w:t> </w:t>
      </w:r>
      <w:hyperlink r:id="rId28" w:tooltip="SQL92 (trang chưa được viết)" w:history="1">
        <w:r w:rsidRPr="009803F1">
          <w:rPr>
            <w:rStyle w:val="Hyperlink"/>
            <w:rFonts w:cs="Times New Roman"/>
            <w:color w:val="auto"/>
            <w:szCs w:val="26"/>
            <w:u w:val="none"/>
          </w:rPr>
          <w:t>SQL92</w:t>
        </w:r>
      </w:hyperlink>
      <w:r w:rsidRPr="009803F1">
        <w:rPr>
          <w:rStyle w:val="apple-converted-space"/>
          <w:rFonts w:cs="Times New Roman"/>
          <w:szCs w:val="26"/>
        </w:rPr>
        <w:t> </w:t>
      </w:r>
      <w:r w:rsidRPr="009803F1">
        <w:rPr>
          <w:rFonts w:cs="Times New Roman"/>
          <w:szCs w:val="26"/>
        </w:rPr>
        <w:t>(chỉ có một vài đặc điểm không hỗ trợ)</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 cài đặt cấu hình</w:t>
      </w:r>
      <w:r w:rsidR="009803F1">
        <w:rPr>
          <w:rFonts w:cs="Times New Roman"/>
          <w:szCs w:val="26"/>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Kích thước chương trình gọn nhẹ, với cấu hình đầy đủ chỉ không đầy 300</w:t>
      </w:r>
      <w:r w:rsidRPr="009803F1">
        <w:rPr>
          <w:rStyle w:val="apple-converted-space"/>
          <w:rFonts w:cs="Times New Roman"/>
          <w:szCs w:val="26"/>
        </w:rPr>
        <w:t> </w:t>
      </w:r>
      <w:hyperlink r:id="rId29" w:tooltip="Kilobyte" w:history="1">
        <w:r w:rsidRPr="009803F1">
          <w:rPr>
            <w:rStyle w:val="Hyperlink"/>
            <w:rFonts w:cs="Times New Roman"/>
            <w:color w:val="auto"/>
            <w:szCs w:val="26"/>
            <w:u w:val="none"/>
          </w:rPr>
          <w:t>kB</w:t>
        </w:r>
      </w:hyperlink>
      <w:r w:rsidR="009803F1">
        <w:rPr>
          <w:rStyle w:val="Hyperlink"/>
          <w:rFonts w:cs="Times New Roman"/>
          <w:color w:val="auto"/>
          <w:szCs w:val="26"/>
          <w:u w:val="none"/>
        </w:rPr>
        <w:t>.</w:t>
      </w:r>
    </w:p>
    <w:p w:rsidR="00E8598C" w:rsidRPr="009803F1" w:rsidRDefault="00E8598C" w:rsidP="00155488">
      <w:pPr>
        <w:pStyle w:val="ListParagraph"/>
        <w:numPr>
          <w:ilvl w:val="0"/>
          <w:numId w:val="3"/>
        </w:numPr>
        <w:spacing w:line="26" w:lineRule="atLeast"/>
        <w:rPr>
          <w:rFonts w:cs="Times New Roman"/>
          <w:szCs w:val="26"/>
        </w:rPr>
      </w:pPr>
      <w:r w:rsidRPr="009803F1">
        <w:rPr>
          <w:rFonts w:cs="Times New Roman"/>
          <w:szCs w:val="26"/>
        </w:rPr>
        <w:t>Thực hiện các thao tác đơn giản nhanh hơn các hệ thống cơ sở dữ liệu</w:t>
      </w:r>
      <w:r w:rsidRPr="009803F1">
        <w:rPr>
          <w:rStyle w:val="apple-converted-space"/>
          <w:rFonts w:cs="Times New Roman"/>
          <w:szCs w:val="26"/>
        </w:rPr>
        <w:t> </w:t>
      </w:r>
      <w:hyperlink r:id="rId30" w:tooltip="Khách/chủ (trang chưa được viết)" w:history="1">
        <w:r w:rsidRPr="009803F1">
          <w:rPr>
            <w:rStyle w:val="Hyperlink"/>
            <w:rFonts w:cs="Times New Roman"/>
            <w:color w:val="auto"/>
            <w:szCs w:val="26"/>
            <w:u w:val="none"/>
          </w:rPr>
          <w:t>khách/chủ</w:t>
        </w:r>
      </w:hyperlink>
      <w:r w:rsidRPr="009803F1">
        <w:rPr>
          <w:rStyle w:val="apple-converted-space"/>
          <w:rFonts w:cs="Times New Roman"/>
          <w:szCs w:val="26"/>
        </w:rPr>
        <w:t> </w:t>
      </w:r>
      <w:r w:rsidRPr="009803F1">
        <w:rPr>
          <w:rFonts w:cs="Times New Roman"/>
          <w:szCs w:val="26"/>
        </w:rPr>
        <w:t>khác.</w:t>
      </w:r>
    </w:p>
    <w:p w:rsidR="009803F1" w:rsidRDefault="00E8598C" w:rsidP="00155488">
      <w:pPr>
        <w:pStyle w:val="ListParagraph"/>
        <w:numPr>
          <w:ilvl w:val="0"/>
          <w:numId w:val="3"/>
        </w:numPr>
        <w:spacing w:line="26" w:lineRule="atLeast"/>
        <w:rPr>
          <w:rFonts w:cs="Times New Roman"/>
          <w:szCs w:val="26"/>
        </w:rPr>
      </w:pPr>
      <w:r w:rsidRPr="009803F1">
        <w:rPr>
          <w:rFonts w:cs="Times New Roman"/>
          <w:szCs w:val="26"/>
        </w:rPr>
        <w:t>Không cần</w:t>
      </w:r>
      <w:r w:rsidRPr="009803F1">
        <w:rPr>
          <w:rStyle w:val="apple-converted-space"/>
          <w:rFonts w:cs="Times New Roman"/>
          <w:szCs w:val="26"/>
        </w:rPr>
        <w:t> </w:t>
      </w:r>
      <w:hyperlink r:id="rId31" w:tooltip="Phần mềm" w:history="1">
        <w:r w:rsidRPr="009803F1">
          <w:rPr>
            <w:rStyle w:val="Hyperlink"/>
            <w:rFonts w:cs="Times New Roman"/>
            <w:color w:val="auto"/>
            <w:szCs w:val="26"/>
            <w:u w:val="none"/>
          </w:rPr>
          <w:t>phần mềm</w:t>
        </w:r>
      </w:hyperlink>
      <w:r w:rsidRPr="009803F1">
        <w:rPr>
          <w:rStyle w:val="apple-converted-space"/>
          <w:rFonts w:cs="Times New Roman"/>
          <w:szCs w:val="26"/>
        </w:rPr>
        <w:t> </w:t>
      </w:r>
      <w:r w:rsidRPr="009803F1">
        <w:rPr>
          <w:rFonts w:cs="Times New Roman"/>
          <w:szCs w:val="26"/>
        </w:rPr>
        <w:t>phụ trợ</w:t>
      </w:r>
      <w:r w:rsidR="009803F1">
        <w:rPr>
          <w:rFonts w:cs="Times New Roman"/>
          <w:szCs w:val="26"/>
        </w:rPr>
        <w:t>.</w:t>
      </w:r>
    </w:p>
    <w:p w:rsidR="005F73C5" w:rsidRDefault="005B2DA6" w:rsidP="00155488">
      <w:pPr>
        <w:pStyle w:val="ListParagraph"/>
        <w:numPr>
          <w:ilvl w:val="0"/>
          <w:numId w:val="3"/>
        </w:numPr>
        <w:spacing w:line="26" w:lineRule="atLeast"/>
        <w:rPr>
          <w:rFonts w:cs="Times New Roman"/>
          <w:szCs w:val="26"/>
        </w:rPr>
      </w:pPr>
      <w:hyperlink r:id="rId32" w:tooltip="Phần mềm tự do" w:history="1">
        <w:r w:rsidR="00E8598C" w:rsidRPr="009803F1">
          <w:rPr>
            <w:rStyle w:val="Hyperlink"/>
            <w:rFonts w:cs="Times New Roman"/>
            <w:color w:val="auto"/>
            <w:szCs w:val="26"/>
            <w:u w:val="none"/>
          </w:rPr>
          <w:t>Phần mềm tự do</w:t>
        </w:r>
      </w:hyperlink>
      <w:r w:rsidR="00E8598C" w:rsidRPr="009803F1">
        <w:rPr>
          <w:rStyle w:val="apple-converted-space"/>
          <w:rFonts w:cs="Times New Roman"/>
          <w:szCs w:val="26"/>
        </w:rPr>
        <w:t> </w:t>
      </w:r>
      <w:r w:rsidR="00E8598C" w:rsidRPr="009803F1">
        <w:rPr>
          <w:rFonts w:cs="Times New Roman"/>
          <w:szCs w:val="26"/>
        </w:rPr>
        <w:t>với</w:t>
      </w:r>
      <w:r w:rsidR="00E8598C" w:rsidRPr="009803F1">
        <w:rPr>
          <w:rStyle w:val="apple-converted-space"/>
          <w:rFonts w:cs="Times New Roman"/>
          <w:szCs w:val="26"/>
        </w:rPr>
        <w:t> </w:t>
      </w:r>
      <w:hyperlink r:id="rId33" w:tooltip="Mã nguồn" w:history="1">
        <w:r w:rsidR="00E8598C" w:rsidRPr="009803F1">
          <w:rPr>
            <w:rStyle w:val="Hyperlink"/>
            <w:rFonts w:cs="Times New Roman"/>
            <w:color w:val="auto"/>
            <w:szCs w:val="26"/>
            <w:u w:val="none"/>
          </w:rPr>
          <w:t>mã nguồn</w:t>
        </w:r>
      </w:hyperlink>
      <w:r w:rsidR="00E8598C" w:rsidRPr="009803F1">
        <w:rPr>
          <w:rStyle w:val="apple-converted-space"/>
          <w:rFonts w:cs="Times New Roman"/>
          <w:szCs w:val="26"/>
        </w:rPr>
        <w:t> </w:t>
      </w:r>
      <w:r w:rsidR="00E8598C" w:rsidRPr="009803F1">
        <w:rPr>
          <w:rFonts w:cs="Times New Roman"/>
          <w:szCs w:val="26"/>
        </w:rPr>
        <w:t xml:space="preserve">mở, được chú thích rõ </w:t>
      </w:r>
      <w:r w:rsidR="009803F1">
        <w:rPr>
          <w:rFonts w:cs="Times New Roman"/>
          <w:szCs w:val="26"/>
        </w:rPr>
        <w:t>rang.</w:t>
      </w:r>
    </w:p>
    <w:p w:rsidR="00E8598C" w:rsidRPr="005F73C5" w:rsidRDefault="00E8598C" w:rsidP="00155488">
      <w:pPr>
        <w:pStyle w:val="ListParagraph"/>
        <w:numPr>
          <w:ilvl w:val="0"/>
          <w:numId w:val="3"/>
        </w:numPr>
        <w:spacing w:line="26" w:lineRule="atLeast"/>
        <w:rPr>
          <w:rStyle w:val="apple-converted-space"/>
          <w:rFonts w:cs="Times New Roman"/>
          <w:szCs w:val="26"/>
        </w:rPr>
      </w:pPr>
      <w:r w:rsidRPr="005F73C5">
        <w:rPr>
          <w:rFonts w:cs="Times New Roman"/>
          <w:bCs/>
          <w:szCs w:val="26"/>
          <w:shd w:val="clear" w:color="auto" w:fill="FFFFFF"/>
        </w:rPr>
        <w:t>SQLite được đánh giá là nhanh, tin cậ</w:t>
      </w:r>
      <w:r w:rsidR="005F73C5" w:rsidRPr="005F73C5">
        <w:rPr>
          <w:rFonts w:cs="Times New Roman"/>
          <w:bCs/>
          <w:szCs w:val="26"/>
          <w:shd w:val="clear" w:color="auto" w:fill="FFFFFF"/>
        </w:rPr>
        <w:t>y.</w:t>
      </w:r>
    </w:p>
    <w:p w:rsidR="00E8598C" w:rsidRPr="000A6031" w:rsidRDefault="000A136D" w:rsidP="006529FE">
      <w:pPr>
        <w:pStyle w:val="Heading2"/>
        <w:spacing w:before="120" w:after="120" w:line="26" w:lineRule="atLeast"/>
        <w:ind w:firstLine="0"/>
        <w:rPr>
          <w:rFonts w:cs="Times New Roman"/>
          <w:color w:val="auto"/>
        </w:rPr>
      </w:pPr>
      <w:bookmarkStart w:id="2557" w:name="_Toc507842837"/>
      <w:bookmarkStart w:id="2558" w:name="_Toc511914360"/>
      <w:bookmarkStart w:id="2559" w:name="_Toc511914440"/>
      <w:bookmarkStart w:id="2560" w:name="_Toc513314911"/>
      <w:r w:rsidRPr="000A6031">
        <w:rPr>
          <w:rFonts w:cs="Times New Roman"/>
          <w:color w:val="auto"/>
        </w:rPr>
        <w:t>1</w:t>
      </w:r>
      <w:r w:rsidR="00A67684" w:rsidRPr="000A6031">
        <w:rPr>
          <w:rFonts w:cs="Times New Roman"/>
          <w:color w:val="auto"/>
        </w:rPr>
        <w:t>.</w:t>
      </w:r>
      <w:r w:rsidRPr="000A6031">
        <w:rPr>
          <w:rFonts w:cs="Times New Roman"/>
          <w:color w:val="auto"/>
        </w:rPr>
        <w:t>3</w:t>
      </w:r>
      <w:r w:rsidR="00A67684" w:rsidRPr="000A6031">
        <w:rPr>
          <w:rFonts w:cs="Times New Roman"/>
          <w:color w:val="auto"/>
        </w:rPr>
        <w:t xml:space="preserve"> </w:t>
      </w:r>
      <w:r w:rsidR="00E8598C" w:rsidRPr="000A6031">
        <w:rPr>
          <w:rFonts w:cs="Times New Roman"/>
          <w:color w:val="auto"/>
        </w:rPr>
        <w:t>Phân tích thiết kế hệ thống</w:t>
      </w:r>
      <w:bookmarkEnd w:id="2557"/>
      <w:bookmarkEnd w:id="2558"/>
      <w:bookmarkEnd w:id="2559"/>
      <w:bookmarkEnd w:id="2560"/>
    </w:p>
    <w:p w:rsidR="00E8598C" w:rsidRPr="000A6031" w:rsidRDefault="000A136D" w:rsidP="006529FE">
      <w:pPr>
        <w:pStyle w:val="Heading3"/>
        <w:spacing w:before="120" w:after="120" w:line="26" w:lineRule="atLeast"/>
        <w:ind w:firstLine="0"/>
        <w:rPr>
          <w:rFonts w:cs="Times New Roman"/>
          <w:b w:val="0"/>
          <w:color w:val="auto"/>
          <w:szCs w:val="26"/>
        </w:rPr>
      </w:pPr>
      <w:bookmarkStart w:id="2561" w:name="_Toc511914361"/>
      <w:bookmarkStart w:id="2562" w:name="_Toc511914441"/>
      <w:bookmarkStart w:id="2563" w:name="_Toc513314912"/>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1 </w:t>
      </w:r>
      <w:r w:rsidR="00E8598C" w:rsidRPr="000A6031">
        <w:rPr>
          <w:rFonts w:cs="Times New Roman"/>
          <w:color w:val="auto"/>
          <w:szCs w:val="26"/>
        </w:rPr>
        <w:t>Các khái niệm</w:t>
      </w:r>
      <w:bookmarkEnd w:id="2561"/>
      <w:bookmarkEnd w:id="2562"/>
      <w:bookmarkEnd w:id="2563"/>
    </w:p>
    <w:p w:rsidR="00E8598C" w:rsidRPr="000A6031" w:rsidRDefault="00E8598C" w:rsidP="00547EC1">
      <w:pPr>
        <w:spacing w:line="26" w:lineRule="atLeast"/>
        <w:ind w:firstLine="709"/>
        <w:rPr>
          <w:rFonts w:cs="Times New Roman"/>
          <w:szCs w:val="26"/>
        </w:rPr>
      </w:pPr>
      <w:r w:rsidRPr="000A6031">
        <w:rPr>
          <w:rFonts w:cs="Times New Roman"/>
          <w:b/>
          <w:szCs w:val="26"/>
        </w:rPr>
        <w:tab/>
      </w:r>
      <w:r w:rsidRPr="000A6031">
        <w:rPr>
          <w:rFonts w:cs="Times New Roman"/>
          <w:szCs w:val="26"/>
        </w:rPr>
        <w:t>Hệ thống là tập hợp các phần tử có những mối quan hệ ràng buộc lẫ</w:t>
      </w:r>
      <w:r w:rsidR="005F73C5">
        <w:rPr>
          <w:rFonts w:cs="Times New Roman"/>
          <w:szCs w:val="26"/>
        </w:rPr>
        <w:t>n nhau cù</w:t>
      </w:r>
      <w:r w:rsidRPr="000A6031">
        <w:rPr>
          <w:rFonts w:cs="Times New Roman"/>
          <w:szCs w:val="26"/>
        </w:rPr>
        <w:t>ng hoạt động chung cho một số mục tiêu nào đó, thực hiện trao đổi vào/ra với môi trường ngoài.</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quản lý là một hệ thống có mục đích mang lại lợi nhuận hoặc lợi ích nào đó. Đặc điểm của hệ thống là có con người tham gia và trao đổi thông tin</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thông tin là hệ thống sử dụng công nghệ thông tin để thu thập, truyền, lưu trữ, xử lý và biểu diễn thông tin trong một hay nhiề</w:t>
      </w:r>
      <w:r w:rsidR="005F73C5">
        <w:rPr>
          <w:rFonts w:cs="Times New Roman"/>
          <w:szCs w:val="26"/>
        </w:rPr>
        <w:t>u quá trình.</w:t>
      </w:r>
    </w:p>
    <w:p w:rsidR="00E8598C" w:rsidRPr="000A6031" w:rsidRDefault="000A136D" w:rsidP="006529FE">
      <w:pPr>
        <w:pStyle w:val="Heading3"/>
        <w:spacing w:before="120" w:after="120" w:line="26" w:lineRule="atLeast"/>
        <w:ind w:firstLine="0"/>
        <w:rPr>
          <w:rFonts w:cs="Times New Roman"/>
          <w:b w:val="0"/>
          <w:color w:val="auto"/>
          <w:szCs w:val="26"/>
        </w:rPr>
      </w:pPr>
      <w:bookmarkStart w:id="2564" w:name="_Toc511914362"/>
      <w:bookmarkStart w:id="2565" w:name="_Toc511914442"/>
      <w:bookmarkStart w:id="2566" w:name="_Toc513314913"/>
      <w:r w:rsidRPr="000A6031">
        <w:rPr>
          <w:rFonts w:cs="Times New Roman"/>
          <w:color w:val="auto"/>
          <w:szCs w:val="26"/>
        </w:rPr>
        <w:lastRenderedPageBreak/>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2 </w:t>
      </w:r>
      <w:r w:rsidR="00E8598C" w:rsidRPr="000A6031">
        <w:rPr>
          <w:rFonts w:cs="Times New Roman"/>
          <w:color w:val="auto"/>
          <w:szCs w:val="26"/>
        </w:rPr>
        <w:t>Vai trò</w:t>
      </w:r>
      <w:bookmarkEnd w:id="2564"/>
      <w:bookmarkEnd w:id="2565"/>
      <w:bookmarkEnd w:id="2566"/>
    </w:p>
    <w:p w:rsidR="00E8598C" w:rsidRPr="0044386D" w:rsidRDefault="00E8598C" w:rsidP="00155488">
      <w:pPr>
        <w:pStyle w:val="ListParagraph"/>
        <w:numPr>
          <w:ilvl w:val="0"/>
          <w:numId w:val="4"/>
        </w:numPr>
        <w:spacing w:line="26" w:lineRule="atLeast"/>
        <w:rPr>
          <w:rFonts w:cs="Times New Roman"/>
          <w:szCs w:val="26"/>
        </w:rPr>
      </w:pPr>
      <w:r w:rsidRPr="0044386D">
        <w:rPr>
          <w:rFonts w:cs="Times New Roman"/>
          <w:szCs w:val="26"/>
        </w:rPr>
        <w:t>Hệ thống thông tin đóng vai trò trung gian giữa hệ quyết định và hệ tác nghiệp trong hệ thống quản lý.</w:t>
      </w:r>
    </w:p>
    <w:p w:rsidR="0044386D" w:rsidRDefault="0044386D" w:rsidP="00155488">
      <w:pPr>
        <w:pStyle w:val="ListParagraph"/>
        <w:numPr>
          <w:ilvl w:val="0"/>
          <w:numId w:val="4"/>
        </w:numPr>
      </w:pPr>
      <w:r w:rsidRPr="0044386D">
        <w:t>Xây dựng hệ thống thông tin là một hoạt động tổng hợp của các môn học thuộc lĩnh vực Công nghệ thông tin. Hệ thống thông tin tin học là một ứng dụng đầy đủ và toàn diện nhất các thành tựu của CNTT vào một tổ chứ</w:t>
      </w:r>
      <w:r>
        <w:t>c</w:t>
      </w:r>
    </w:p>
    <w:p w:rsidR="0044386D" w:rsidRDefault="0044386D" w:rsidP="00155488">
      <w:pPr>
        <w:pStyle w:val="ListParagraph"/>
        <w:numPr>
          <w:ilvl w:val="0"/>
          <w:numId w:val="4"/>
        </w:numPr>
      </w:pPr>
      <w:r w:rsidRPr="0044386D">
        <w:t>Xây dựng hệ thống thông tin là một hoạt động trải qua một loạt các giai đoạn để có sản phẩm cuối cùng là một hệ thố</w:t>
      </w:r>
      <w:r>
        <w:t>ng thông tin.</w:t>
      </w:r>
    </w:p>
    <w:p w:rsidR="0044386D" w:rsidRDefault="0044386D" w:rsidP="00155488">
      <w:pPr>
        <w:pStyle w:val="ListParagraph"/>
        <w:numPr>
          <w:ilvl w:val="0"/>
          <w:numId w:val="4"/>
        </w:numPr>
      </w:pPr>
      <w:r w:rsidRPr="0044386D">
        <w:t>Phân tích và thiết kế là giai đoạn đầu của quá trình phát triển hệ thống thông tin. Nó quyết định đến chất lượng và giá thành của hệ thống.</w:t>
      </w:r>
    </w:p>
    <w:p w:rsidR="0044386D" w:rsidRDefault="0044386D" w:rsidP="00155488">
      <w:pPr>
        <w:pStyle w:val="ListParagraph"/>
        <w:numPr>
          <w:ilvl w:val="0"/>
          <w:numId w:val="4"/>
        </w:numPr>
      </w:pPr>
      <w:r w:rsidRPr="0044386D">
        <w:t>Nhờ thiết kế tốt mà các hệ thống thông tin được duy trì hoạt động tốt và phát triển</w:t>
      </w:r>
      <w:r>
        <w:t>.</w:t>
      </w:r>
    </w:p>
    <w:p w:rsidR="0044386D" w:rsidRPr="0044386D" w:rsidRDefault="0044386D" w:rsidP="00155488">
      <w:pPr>
        <w:pStyle w:val="ListParagraph"/>
        <w:numPr>
          <w:ilvl w:val="0"/>
          <w:numId w:val="4"/>
        </w:numPr>
      </w:pPr>
      <w:r w:rsidRPr="0044386D">
        <w:t>Quy mô và mức độ phức tạp của các hệ thống ngày càng tăng, nên phân tích và thiết kế trở thành một yêu cầu bắt buộc</w:t>
      </w:r>
      <w:r w:rsidRPr="0044386D">
        <w:rPr>
          <w:lang w:eastAsia="en-US"/>
        </w:rPr>
        <w:t xml:space="preserve"> để có được một hệ thống tốt</w:t>
      </w:r>
      <w:r>
        <w:rPr>
          <w:lang w:eastAsia="en-US"/>
        </w:rPr>
        <w:t>.</w:t>
      </w:r>
    </w:p>
    <w:p w:rsidR="00E8598C" w:rsidRPr="000A6031" w:rsidRDefault="000A136D" w:rsidP="006529FE">
      <w:pPr>
        <w:pStyle w:val="Heading3"/>
        <w:spacing w:before="120" w:after="120" w:line="26" w:lineRule="atLeast"/>
        <w:ind w:firstLine="0"/>
        <w:rPr>
          <w:rFonts w:cs="Times New Roman"/>
          <w:b w:val="0"/>
          <w:color w:val="auto"/>
          <w:szCs w:val="26"/>
        </w:rPr>
      </w:pPr>
      <w:bookmarkStart w:id="2567" w:name="_Toc511914363"/>
      <w:bookmarkStart w:id="2568" w:name="_Toc511914443"/>
      <w:bookmarkStart w:id="2569" w:name="_Toc513314914"/>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3 </w:t>
      </w:r>
      <w:r w:rsidR="00E8598C" w:rsidRPr="000A6031">
        <w:rPr>
          <w:rFonts w:cs="Times New Roman"/>
          <w:color w:val="auto"/>
          <w:szCs w:val="26"/>
        </w:rPr>
        <w:t>Nhiệm vụ</w:t>
      </w:r>
      <w:bookmarkEnd w:id="2567"/>
      <w:bookmarkEnd w:id="2568"/>
      <w:bookmarkEnd w:id="2569"/>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Trao đổi thông tin với người dùng.</w:t>
      </w:r>
    </w:p>
    <w:p w:rsidR="00E8598C" w:rsidRPr="0044386D" w:rsidRDefault="00E8598C" w:rsidP="00155488">
      <w:pPr>
        <w:pStyle w:val="ListParagraph"/>
        <w:numPr>
          <w:ilvl w:val="0"/>
          <w:numId w:val="6"/>
        </w:numPr>
        <w:spacing w:line="26" w:lineRule="atLeast"/>
        <w:rPr>
          <w:rFonts w:cs="Times New Roman"/>
          <w:szCs w:val="26"/>
        </w:rPr>
      </w:pPr>
      <w:r w:rsidRPr="0044386D">
        <w:rPr>
          <w:rFonts w:cs="Times New Roman"/>
          <w:szCs w:val="26"/>
        </w:rPr>
        <w:t>Thực hiện viêc liên lạc giữa các bộ phận và cung cấp thông tin cho các hệ tác nghiệp và hệ quyết định.</w:t>
      </w:r>
    </w:p>
    <w:p w:rsidR="00E8598C" w:rsidRPr="000A6031" w:rsidRDefault="000A136D" w:rsidP="006529FE">
      <w:pPr>
        <w:pStyle w:val="Heading3"/>
        <w:spacing w:before="120" w:after="120" w:line="26" w:lineRule="atLeast"/>
        <w:ind w:firstLine="0"/>
        <w:rPr>
          <w:rFonts w:cs="Times New Roman"/>
          <w:b w:val="0"/>
          <w:color w:val="auto"/>
          <w:szCs w:val="26"/>
        </w:rPr>
      </w:pPr>
      <w:bookmarkStart w:id="2570" w:name="_Toc511914364"/>
      <w:bookmarkStart w:id="2571" w:name="_Toc511914444"/>
      <w:bookmarkStart w:id="2572" w:name="_Toc513314915"/>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4 </w:t>
      </w:r>
      <w:r w:rsidR="00E8598C" w:rsidRPr="000A6031">
        <w:rPr>
          <w:rFonts w:cs="Times New Roman"/>
          <w:color w:val="auto"/>
          <w:szCs w:val="26"/>
        </w:rPr>
        <w:t>Các phương pháp phân tích thiết kế hệ thống</w:t>
      </w:r>
      <w:bookmarkEnd w:id="2570"/>
      <w:bookmarkEnd w:id="2571"/>
      <w:bookmarkEnd w:id="2572"/>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thiết kế cổ điển.</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bán cấu trúc.</w:t>
      </w:r>
    </w:p>
    <w:p w:rsidR="00E8598C" w:rsidRPr="0044386D" w:rsidRDefault="00E8598C" w:rsidP="00155488">
      <w:pPr>
        <w:pStyle w:val="ListParagraph"/>
        <w:numPr>
          <w:ilvl w:val="0"/>
          <w:numId w:val="5"/>
        </w:numPr>
        <w:spacing w:line="26" w:lineRule="atLeast"/>
        <w:rPr>
          <w:rFonts w:cs="Times New Roman"/>
          <w:szCs w:val="26"/>
        </w:rPr>
      </w:pPr>
      <w:r w:rsidRPr="0044386D">
        <w:rPr>
          <w:rFonts w:cs="Times New Roman"/>
          <w:szCs w:val="26"/>
        </w:rPr>
        <w:t>Phương pháp phân tích thiết kế hệ thống có cấu trúc.</w:t>
      </w:r>
    </w:p>
    <w:p w:rsidR="00E8598C" w:rsidRPr="000A6031" w:rsidRDefault="000A136D" w:rsidP="006529FE">
      <w:pPr>
        <w:pStyle w:val="Heading3"/>
        <w:spacing w:before="120" w:after="120" w:line="26" w:lineRule="atLeast"/>
        <w:ind w:firstLine="0"/>
        <w:rPr>
          <w:rFonts w:cs="Times New Roman"/>
          <w:b w:val="0"/>
          <w:color w:val="auto"/>
          <w:szCs w:val="26"/>
        </w:rPr>
      </w:pPr>
      <w:bookmarkStart w:id="2573" w:name="_Toc511914365"/>
      <w:bookmarkStart w:id="2574" w:name="_Toc511914445"/>
      <w:bookmarkStart w:id="2575" w:name="_Toc513314916"/>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5 </w:t>
      </w:r>
      <w:r w:rsidR="00E8598C" w:rsidRPr="000A6031">
        <w:rPr>
          <w:rFonts w:cs="Times New Roman"/>
          <w:color w:val="auto"/>
          <w:szCs w:val="26"/>
        </w:rPr>
        <w:t>Các giai đoạn phân tích thiết kế hệ thống</w:t>
      </w:r>
      <w:bookmarkEnd w:id="2573"/>
      <w:bookmarkEnd w:id="2574"/>
      <w:bookmarkEnd w:id="2575"/>
    </w:p>
    <w:p w:rsidR="00E8598C" w:rsidRPr="0044386D" w:rsidRDefault="00E8598C" w:rsidP="00155488">
      <w:pPr>
        <w:pStyle w:val="ListParagraph"/>
        <w:numPr>
          <w:ilvl w:val="0"/>
          <w:numId w:val="7"/>
        </w:numPr>
      </w:pPr>
      <w:r w:rsidRPr="0044386D">
        <w:t>Khảo sát hiện trạng và xác lập dự án.</w:t>
      </w:r>
    </w:p>
    <w:p w:rsidR="00E8598C" w:rsidRPr="0044386D" w:rsidRDefault="00E8598C" w:rsidP="00155488">
      <w:pPr>
        <w:pStyle w:val="ListParagraph"/>
        <w:numPr>
          <w:ilvl w:val="0"/>
          <w:numId w:val="7"/>
        </w:numPr>
      </w:pPr>
      <w:r w:rsidRPr="0044386D">
        <w:t>Phân tích hệ thống: Phân tích các chức năng và dữ liệu của hệ thống cũ để đưa ra mô tả của hệ thống mới.</w:t>
      </w:r>
    </w:p>
    <w:p w:rsidR="00E8598C" w:rsidRPr="0044386D" w:rsidRDefault="00E8598C" w:rsidP="00155488">
      <w:pPr>
        <w:pStyle w:val="ListParagraph"/>
        <w:numPr>
          <w:ilvl w:val="0"/>
          <w:numId w:val="7"/>
        </w:numPr>
      </w:pPr>
      <w:r w:rsidRPr="0044386D">
        <w:t>Thiết kế hệ thống.</w:t>
      </w:r>
    </w:p>
    <w:p w:rsidR="00635015" w:rsidRDefault="00E8598C" w:rsidP="00155488">
      <w:pPr>
        <w:pStyle w:val="ListParagraph"/>
        <w:numPr>
          <w:ilvl w:val="0"/>
          <w:numId w:val="7"/>
        </w:numPr>
      </w:pPr>
      <w:r w:rsidRPr="0044386D">
        <w:t>Xây dựng hệ thống.</w:t>
      </w:r>
    </w:p>
    <w:p w:rsidR="0044386D" w:rsidRDefault="00635015" w:rsidP="0044386D">
      <w:r>
        <w:rPr>
          <w:noProof/>
          <w:lang w:eastAsia="en-US"/>
        </w:rPr>
        <w:lastRenderedPageBreak/>
        <w:drawing>
          <wp:inline distT="0" distB="0" distL="0" distR="0" wp14:anchorId="7E27C33D" wp14:editId="567A009B">
            <wp:extent cx="5600700" cy="3486150"/>
            <wp:effectExtent l="0" t="0" r="0" b="0"/>
            <wp:docPr id="2" name="Picture 2" descr="I:\Do An TN\file in\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 An TN\file in\hinh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635015" w:rsidRPr="0044386D" w:rsidRDefault="00635015" w:rsidP="0044386D"/>
    <w:p w:rsidR="00E8598C" w:rsidRPr="000A6031" w:rsidRDefault="000A136D" w:rsidP="006529FE">
      <w:pPr>
        <w:pStyle w:val="Heading2"/>
        <w:spacing w:before="120" w:after="120" w:line="26" w:lineRule="atLeast"/>
        <w:ind w:firstLine="0"/>
        <w:rPr>
          <w:rFonts w:cs="Times New Roman"/>
          <w:color w:val="auto"/>
        </w:rPr>
      </w:pPr>
      <w:bookmarkStart w:id="2576" w:name="_Toc475801469"/>
      <w:bookmarkStart w:id="2577" w:name="_Toc475999799"/>
      <w:bookmarkStart w:id="2578" w:name="_Toc507842838"/>
      <w:bookmarkStart w:id="2579" w:name="_Toc511914366"/>
      <w:bookmarkStart w:id="2580" w:name="_Toc511914446"/>
      <w:bookmarkStart w:id="2581" w:name="_Toc513314917"/>
      <w:r w:rsidRPr="000A6031">
        <w:rPr>
          <w:rFonts w:cs="Times New Roman"/>
          <w:color w:val="auto"/>
        </w:rPr>
        <w:t>1</w:t>
      </w:r>
      <w:r w:rsidR="00A67684" w:rsidRPr="000A6031">
        <w:rPr>
          <w:rFonts w:cs="Times New Roman"/>
          <w:color w:val="auto"/>
        </w:rPr>
        <w:t>.</w:t>
      </w:r>
      <w:r w:rsidRPr="000A6031">
        <w:rPr>
          <w:rFonts w:cs="Times New Roman"/>
          <w:color w:val="auto"/>
        </w:rPr>
        <w:t>4</w:t>
      </w:r>
      <w:r w:rsidR="00A67684" w:rsidRPr="000A6031">
        <w:rPr>
          <w:rFonts w:cs="Times New Roman"/>
          <w:color w:val="auto"/>
        </w:rPr>
        <w:t xml:space="preserve"> </w:t>
      </w:r>
      <w:r w:rsidR="00E8598C" w:rsidRPr="000A6031">
        <w:rPr>
          <w:rFonts w:cs="Times New Roman"/>
          <w:color w:val="auto"/>
        </w:rPr>
        <w:t>Công nghệ Java</w:t>
      </w:r>
      <w:bookmarkEnd w:id="2576"/>
      <w:bookmarkEnd w:id="2577"/>
      <w:bookmarkEnd w:id="2578"/>
      <w:bookmarkEnd w:id="2579"/>
      <w:bookmarkEnd w:id="2580"/>
      <w:bookmarkEnd w:id="2581"/>
    </w:p>
    <w:p w:rsidR="00E8598C" w:rsidRPr="000A6031" w:rsidRDefault="00E8598C" w:rsidP="00547EC1">
      <w:pPr>
        <w:spacing w:line="26" w:lineRule="atLeast"/>
        <w:ind w:firstLine="709"/>
        <w:rPr>
          <w:rFonts w:cs="Times New Roman"/>
          <w:szCs w:val="26"/>
        </w:rPr>
      </w:pPr>
      <w:r w:rsidRPr="000A6031">
        <w:rPr>
          <w:rFonts w:cs="Times New Roman"/>
          <w:b/>
          <w:bCs/>
          <w:szCs w:val="26"/>
        </w:rPr>
        <w:t>Java</w:t>
      </w:r>
      <w:r w:rsidRPr="000A6031">
        <w:rPr>
          <w:rStyle w:val="apple-converted-space"/>
          <w:rFonts w:cs="Times New Roman"/>
          <w:szCs w:val="26"/>
        </w:rPr>
        <w:t> </w:t>
      </w:r>
      <w:r w:rsidRPr="000A6031">
        <w:rPr>
          <w:rFonts w:cs="Times New Roman"/>
          <w:szCs w:val="26"/>
        </w:rPr>
        <w:t>là một</w:t>
      </w:r>
      <w:r w:rsidRPr="000A6031">
        <w:rPr>
          <w:rStyle w:val="apple-converted-space"/>
          <w:rFonts w:cs="Times New Roman"/>
          <w:szCs w:val="26"/>
        </w:rPr>
        <w:t> </w:t>
      </w:r>
      <w:hyperlink r:id="rId35" w:tooltip="Ngôn ngữ lập trình" w:history="1">
        <w:r w:rsidRPr="000A6031">
          <w:rPr>
            <w:rStyle w:val="Hyperlink"/>
            <w:rFonts w:cs="Times New Roman"/>
            <w:color w:val="auto"/>
            <w:szCs w:val="26"/>
            <w:u w:val="none"/>
          </w:rPr>
          <w:t>ngôn ngữ lập trình</w:t>
        </w:r>
      </w:hyperlink>
      <w:r w:rsidRPr="000A6031">
        <w:rPr>
          <w:rStyle w:val="apple-converted-space"/>
          <w:rFonts w:cs="Times New Roman"/>
          <w:szCs w:val="26"/>
        </w:rPr>
        <w:t> </w:t>
      </w:r>
      <w:hyperlink r:id="rId36" w:tooltip="Lập trình hướng đối tượng" w:history="1">
        <w:r w:rsidRPr="000A6031">
          <w:rPr>
            <w:rStyle w:val="Hyperlink"/>
            <w:rFonts w:cs="Times New Roman"/>
            <w:color w:val="auto"/>
            <w:szCs w:val="26"/>
            <w:u w:val="none"/>
          </w:rPr>
          <w:t>hướng đối tượng</w:t>
        </w:r>
      </w:hyperlink>
      <w:r w:rsidRPr="000A6031">
        <w:rPr>
          <w:rStyle w:val="apple-converted-space"/>
          <w:rFonts w:cs="Times New Roman"/>
          <w:szCs w:val="26"/>
        </w:rPr>
        <w:t> </w:t>
      </w:r>
      <w:r w:rsidRPr="000A6031">
        <w:rPr>
          <w:rFonts w:cs="Times New Roman"/>
          <w:szCs w:val="26"/>
        </w:rPr>
        <w:t xml:space="preserve"> và dựa trên các lớp. Khác với phần lớn ngôn ngữ lậ</w:t>
      </w:r>
      <w:r w:rsidR="00635015">
        <w:rPr>
          <w:rFonts w:cs="Times New Roman"/>
          <w:szCs w:val="26"/>
        </w:rPr>
        <w:t>p trình khác như C/C++</w:t>
      </w:r>
      <w:r w:rsidRPr="000A6031">
        <w:rPr>
          <w:rFonts w:cs="Times New Roman"/>
          <w:szCs w:val="26"/>
        </w:rPr>
        <w:t>, thay vì</w:t>
      </w:r>
      <w:r w:rsidRPr="000A6031">
        <w:rPr>
          <w:rStyle w:val="apple-converted-space"/>
          <w:rFonts w:cs="Times New Roman"/>
          <w:szCs w:val="26"/>
        </w:rPr>
        <w:t> </w:t>
      </w:r>
      <w:hyperlink r:id="rId37" w:tooltip="Trình biên dịch" w:history="1">
        <w:r w:rsidRPr="000A6031">
          <w:rPr>
            <w:rStyle w:val="Hyperlink"/>
            <w:rFonts w:cs="Times New Roman"/>
            <w:color w:val="auto"/>
            <w:szCs w:val="26"/>
            <w:u w:val="none"/>
          </w:rPr>
          <w:t>biên dịch</w:t>
        </w:r>
      </w:hyperlink>
      <w:r w:rsidRPr="000A6031">
        <w:rPr>
          <w:rStyle w:val="apple-converted-space"/>
          <w:rFonts w:cs="Times New Roman"/>
          <w:szCs w:val="26"/>
        </w:rPr>
        <w:t> </w:t>
      </w:r>
      <w:hyperlink r:id="rId38" w:tooltip="Mã nguồn" w:history="1">
        <w:r w:rsidRPr="000A6031">
          <w:rPr>
            <w:rStyle w:val="Hyperlink"/>
            <w:rFonts w:cs="Times New Roman"/>
            <w:color w:val="auto"/>
            <w:szCs w:val="26"/>
            <w:u w:val="none"/>
          </w:rPr>
          <w:t>mã nguồn</w:t>
        </w:r>
      </w:hyperlink>
      <w:r w:rsidRPr="000A6031">
        <w:rPr>
          <w:rStyle w:val="apple-converted-space"/>
          <w:rFonts w:cs="Times New Roman"/>
          <w:szCs w:val="26"/>
        </w:rPr>
        <w:t> </w:t>
      </w:r>
      <w:r w:rsidRPr="000A6031">
        <w:rPr>
          <w:rFonts w:cs="Times New Roman"/>
          <w:szCs w:val="26"/>
        </w:rPr>
        <w:t>thành</w:t>
      </w:r>
      <w:r w:rsidRPr="000A6031">
        <w:rPr>
          <w:rStyle w:val="apple-converted-space"/>
          <w:rFonts w:cs="Times New Roman"/>
          <w:szCs w:val="26"/>
        </w:rPr>
        <w:t> </w:t>
      </w:r>
      <w:hyperlink r:id="rId39" w:tooltip="Ngôn ngữ máy" w:history="1">
        <w:r w:rsidRPr="000A6031">
          <w:rPr>
            <w:rStyle w:val="Hyperlink"/>
            <w:rFonts w:cs="Times New Roman"/>
            <w:color w:val="auto"/>
            <w:szCs w:val="26"/>
            <w:u w:val="none"/>
          </w:rPr>
          <w:t>mã máy</w:t>
        </w:r>
      </w:hyperlink>
      <w:r w:rsidRPr="000A6031">
        <w:rPr>
          <w:rStyle w:val="apple-converted-space"/>
          <w:rFonts w:cs="Times New Roman"/>
          <w:szCs w:val="26"/>
        </w:rPr>
        <w:t> </w:t>
      </w:r>
      <w:r w:rsidRPr="000A6031">
        <w:rPr>
          <w:rFonts w:cs="Times New Roman"/>
          <w:szCs w:val="26"/>
        </w:rPr>
        <w:t>hoặc</w:t>
      </w:r>
      <w:r w:rsidRPr="000A6031">
        <w:rPr>
          <w:rStyle w:val="apple-converted-space"/>
          <w:rFonts w:cs="Times New Roman"/>
          <w:szCs w:val="26"/>
        </w:rPr>
        <w:t> </w:t>
      </w:r>
      <w:hyperlink r:id="rId40" w:tooltip="Trình thông dịch" w:history="1">
        <w:r w:rsidRPr="000A6031">
          <w:rPr>
            <w:rStyle w:val="Hyperlink"/>
            <w:rFonts w:cs="Times New Roman"/>
            <w:color w:val="auto"/>
            <w:szCs w:val="26"/>
            <w:u w:val="none"/>
          </w:rPr>
          <w:t>thông dịch</w:t>
        </w:r>
      </w:hyperlink>
      <w:r w:rsidRPr="000A6031">
        <w:rPr>
          <w:rStyle w:val="apple-converted-space"/>
          <w:rFonts w:cs="Times New Roman"/>
          <w:szCs w:val="26"/>
        </w:rPr>
        <w:t> </w:t>
      </w:r>
      <w:r w:rsidRPr="000A6031">
        <w:rPr>
          <w:rFonts w:cs="Times New Roman"/>
          <w:szCs w:val="26"/>
        </w:rPr>
        <w:t>mã nguồn khi chạy, Java được thiết kế để biên dịch mã nguồn thành</w:t>
      </w:r>
      <w:r w:rsidRPr="000A6031">
        <w:rPr>
          <w:rStyle w:val="apple-converted-space"/>
          <w:rFonts w:cs="Times New Roman"/>
          <w:szCs w:val="26"/>
        </w:rPr>
        <w:t> </w:t>
      </w:r>
      <w:hyperlink r:id="rId41" w:tooltip="Bytecode" w:history="1">
        <w:r w:rsidRPr="000A6031">
          <w:rPr>
            <w:rStyle w:val="Hyperlink"/>
            <w:rFonts w:cs="Times New Roman"/>
            <w:color w:val="auto"/>
            <w:szCs w:val="26"/>
            <w:u w:val="none"/>
          </w:rPr>
          <w:t>bytecode</w:t>
        </w:r>
      </w:hyperlink>
      <w:r w:rsidRPr="000A6031">
        <w:rPr>
          <w:rFonts w:cs="Times New Roman"/>
          <w:szCs w:val="26"/>
        </w:rPr>
        <w:t>, bytecode sau đó sẽ được môi trường thực thi chạy.</w:t>
      </w:r>
    </w:p>
    <w:p w:rsidR="00E8598C" w:rsidRPr="000A6031" w:rsidRDefault="00E8598C" w:rsidP="00547EC1">
      <w:pPr>
        <w:spacing w:line="26" w:lineRule="atLeast"/>
        <w:ind w:firstLine="709"/>
        <w:rPr>
          <w:rFonts w:cs="Times New Roman"/>
          <w:szCs w:val="26"/>
        </w:rPr>
      </w:pPr>
      <w:r w:rsidRPr="000A6031">
        <w:rPr>
          <w:rFonts w:cs="Times New Roman"/>
          <w:szCs w:val="26"/>
        </w:rPr>
        <w:t>Trước đây, Java chạy chậm hơn những ngôn ngữ dịch thẳng ra mã máy như C và</w:t>
      </w:r>
      <w:r w:rsidRPr="000A6031">
        <w:rPr>
          <w:rStyle w:val="apple-converted-space"/>
          <w:rFonts w:cs="Times New Roman"/>
          <w:szCs w:val="26"/>
        </w:rPr>
        <w:t> </w:t>
      </w:r>
      <w:hyperlink r:id="rId42" w:tooltip="C++" w:history="1">
        <w:r w:rsidRPr="000A6031">
          <w:rPr>
            <w:rStyle w:val="Hyperlink"/>
            <w:rFonts w:cs="Times New Roman"/>
            <w:color w:val="auto"/>
            <w:szCs w:val="26"/>
            <w:u w:val="none"/>
          </w:rPr>
          <w:t>C++</w:t>
        </w:r>
      </w:hyperlink>
      <w:r w:rsidRPr="000A6031">
        <w:rPr>
          <w:rFonts w:cs="Times New Roman"/>
          <w:szCs w:val="26"/>
        </w:rPr>
        <w:t>, nhưng sau này nhờ công nghệ</w:t>
      </w:r>
      <w:r w:rsidR="00635015">
        <w:rPr>
          <w:rFonts w:cs="Times New Roman"/>
          <w:szCs w:val="26"/>
        </w:rPr>
        <w:t xml:space="preserve"> </w:t>
      </w:r>
      <w:r w:rsidRPr="000A6031">
        <w:rPr>
          <w:rFonts w:cs="Times New Roman"/>
          <w:szCs w:val="26"/>
        </w:rPr>
        <w:t>biên dịch tại chỗ, khoảng cách này đã được thu hẹp, và trong một số trường hợp đặc biệt Java có thể chạy nhanh hơn. Java chạy nhanh hơn những ngôn ngữ thông dịch như</w:t>
      </w:r>
      <w:r w:rsidRPr="000A6031">
        <w:rPr>
          <w:rStyle w:val="apple-converted-space"/>
          <w:rFonts w:cs="Times New Roman"/>
          <w:szCs w:val="26"/>
        </w:rPr>
        <w:t> </w:t>
      </w:r>
      <w:hyperlink r:id="rId43" w:tooltip="Python" w:history="1">
        <w:r w:rsidRPr="000A6031">
          <w:rPr>
            <w:rStyle w:val="Hyperlink"/>
            <w:rFonts w:cs="Times New Roman"/>
            <w:color w:val="auto"/>
            <w:szCs w:val="26"/>
            <w:u w:val="none"/>
          </w:rPr>
          <w:t>Python</w:t>
        </w:r>
      </w:hyperlink>
      <w:r w:rsidRPr="000A6031">
        <w:rPr>
          <w:rFonts w:cs="Times New Roman"/>
          <w:szCs w:val="26"/>
        </w:rPr>
        <w:t>,</w:t>
      </w:r>
      <w:r w:rsidRPr="000A6031">
        <w:rPr>
          <w:rStyle w:val="apple-converted-space"/>
          <w:rFonts w:cs="Times New Roman"/>
          <w:szCs w:val="26"/>
        </w:rPr>
        <w:t> </w:t>
      </w:r>
      <w:hyperlink r:id="rId44" w:tooltip="Perl" w:history="1">
        <w:r w:rsidRPr="000A6031">
          <w:rPr>
            <w:rStyle w:val="Hyperlink"/>
            <w:rFonts w:cs="Times New Roman"/>
            <w:color w:val="auto"/>
            <w:szCs w:val="26"/>
            <w:u w:val="none"/>
          </w:rPr>
          <w:t>Perl</w:t>
        </w:r>
      </w:hyperlink>
      <w:r w:rsidRPr="000A6031">
        <w:rPr>
          <w:rFonts w:cs="Times New Roman"/>
          <w:szCs w:val="26"/>
        </w:rPr>
        <w:t>,</w:t>
      </w:r>
      <w:r w:rsidRPr="000A6031">
        <w:rPr>
          <w:rStyle w:val="apple-converted-space"/>
          <w:rFonts w:cs="Times New Roman"/>
          <w:szCs w:val="26"/>
        </w:rPr>
        <w:t> </w:t>
      </w:r>
      <w:hyperlink r:id="rId45" w:tooltip="PHP" w:history="1">
        <w:r w:rsidRPr="000A6031">
          <w:rPr>
            <w:rStyle w:val="Hyperlink"/>
            <w:rFonts w:cs="Times New Roman"/>
            <w:color w:val="auto"/>
            <w:szCs w:val="26"/>
            <w:u w:val="none"/>
          </w:rPr>
          <w:t>PHP</w:t>
        </w:r>
      </w:hyperlink>
      <w:r w:rsidRPr="000A6031">
        <w:rPr>
          <w:rFonts w:cs="Times New Roman"/>
          <w:szCs w:val="26"/>
        </w:rPr>
        <w:t>. Java chạy tương đương so với</w:t>
      </w:r>
      <w:r w:rsidRPr="000A6031">
        <w:rPr>
          <w:rStyle w:val="apple-converted-space"/>
          <w:rFonts w:cs="Times New Roman"/>
          <w:szCs w:val="26"/>
        </w:rPr>
        <w:t> </w:t>
      </w:r>
      <w:hyperlink r:id="rId46" w:tooltip="C thăng" w:history="1">
        <w:r w:rsidRPr="000A6031">
          <w:rPr>
            <w:rStyle w:val="Hyperlink"/>
            <w:rFonts w:cs="Times New Roman"/>
            <w:color w:val="auto"/>
            <w:szCs w:val="26"/>
            <w:u w:val="none"/>
          </w:rPr>
          <w:t>C#</w:t>
        </w:r>
      </w:hyperlink>
      <w:r w:rsidRPr="000A6031">
        <w:rPr>
          <w:rFonts w:cs="Times New Roman"/>
          <w:szCs w:val="26"/>
        </w:rPr>
        <w:t>, một ngôn ngữ khá tương đồng về mặt cú pháp và quá trình dịch/chạy</w:t>
      </w:r>
      <w:r w:rsidR="00635015">
        <w:rPr>
          <w:szCs w:val="26"/>
        </w:rPr>
        <w:t>.</w:t>
      </w:r>
    </w:p>
    <w:p w:rsidR="00E8598C" w:rsidRPr="000A6031" w:rsidRDefault="005B2DA6" w:rsidP="00547EC1">
      <w:pPr>
        <w:spacing w:line="26" w:lineRule="atLeast"/>
        <w:ind w:firstLine="709"/>
        <w:rPr>
          <w:rFonts w:cs="Times New Roman"/>
          <w:szCs w:val="26"/>
        </w:rPr>
      </w:pPr>
      <w:hyperlink r:id="rId47" w:tooltip="Cú pháp học" w:history="1">
        <w:r w:rsidR="00E8598C" w:rsidRPr="000A6031">
          <w:rPr>
            <w:rStyle w:val="Hyperlink"/>
            <w:rFonts w:cs="Times New Roman"/>
            <w:color w:val="auto"/>
            <w:szCs w:val="26"/>
            <w:u w:val="none"/>
          </w:rPr>
          <w:t>Cú pháp</w:t>
        </w:r>
      </w:hyperlink>
      <w:r w:rsidR="00E8598C" w:rsidRPr="000A6031">
        <w:rPr>
          <w:rStyle w:val="apple-converted-space"/>
          <w:rFonts w:cs="Times New Roman"/>
          <w:szCs w:val="26"/>
        </w:rPr>
        <w:t> </w:t>
      </w:r>
      <w:r w:rsidR="00E8598C" w:rsidRPr="000A6031">
        <w:rPr>
          <w:rFonts w:cs="Times New Roman"/>
          <w:szCs w:val="26"/>
        </w:rPr>
        <w:t>Java được vay mượn nhiều từ</w:t>
      </w:r>
      <w:r w:rsidR="00E8598C" w:rsidRPr="000A6031">
        <w:rPr>
          <w:rStyle w:val="apple-converted-space"/>
          <w:rFonts w:cs="Times New Roman"/>
          <w:szCs w:val="26"/>
        </w:rPr>
        <w:t> </w:t>
      </w:r>
      <w:hyperlink r:id="rId48" w:tooltip="C (ngôn ngữ lập trình)" w:history="1">
        <w:r w:rsidR="00E8598C" w:rsidRPr="000A6031">
          <w:rPr>
            <w:rStyle w:val="Hyperlink"/>
            <w:rFonts w:cs="Times New Roman"/>
            <w:color w:val="auto"/>
            <w:szCs w:val="26"/>
            <w:u w:val="none"/>
          </w:rPr>
          <w:t>C</w:t>
        </w:r>
      </w:hyperlink>
      <w:r w:rsidR="00635015">
        <w:rPr>
          <w:rStyle w:val="apple-converted-space"/>
          <w:rFonts w:cs="Times New Roman"/>
          <w:szCs w:val="26"/>
        </w:rPr>
        <w:t>/</w:t>
      </w:r>
      <w:r w:rsidR="00E8598C" w:rsidRPr="000A6031">
        <w:rPr>
          <w:rStyle w:val="apple-converted-space"/>
          <w:rFonts w:cs="Times New Roman"/>
          <w:szCs w:val="26"/>
        </w:rPr>
        <w:t> </w:t>
      </w:r>
      <w:hyperlink r:id="rId49" w:tooltip="C++" w:history="1">
        <w:r w:rsidR="00E8598C" w:rsidRPr="000A6031">
          <w:rPr>
            <w:rStyle w:val="Hyperlink"/>
            <w:rFonts w:cs="Times New Roman"/>
            <w:color w:val="auto"/>
            <w:szCs w:val="26"/>
            <w:u w:val="none"/>
          </w:rPr>
          <w:t>C++</w:t>
        </w:r>
      </w:hyperlink>
      <w:r w:rsidR="00E8598C" w:rsidRPr="000A6031">
        <w:rPr>
          <w:rStyle w:val="apple-converted-space"/>
          <w:rFonts w:cs="Times New Roman"/>
          <w:szCs w:val="26"/>
        </w:rPr>
        <w:t> </w:t>
      </w:r>
      <w:r w:rsidR="00E8598C" w:rsidRPr="000A6031">
        <w:rPr>
          <w:rFonts w:cs="Times New Roman"/>
          <w:szCs w:val="26"/>
        </w:rPr>
        <w:t>nhưng có cú pháp hướng đối tượng đơn giản hơn và ít tính năng xử lý cấp thấp hơn. Do đó việc viết một chương trình bằng Java dễ hơn, đơn giản hơn, đỡ tốn công sửa lỗi hơn.</w:t>
      </w:r>
    </w:p>
    <w:p w:rsidR="00E8598C" w:rsidRPr="000A6031" w:rsidRDefault="00E8598C" w:rsidP="00547EC1">
      <w:pPr>
        <w:spacing w:line="26" w:lineRule="atLeast"/>
        <w:ind w:firstLine="709"/>
        <w:rPr>
          <w:rFonts w:cs="Times New Roman"/>
          <w:szCs w:val="26"/>
        </w:rPr>
      </w:pPr>
      <w:r w:rsidRPr="000A6031">
        <w:rPr>
          <w:rFonts w:cs="Times New Roman"/>
          <w:szCs w:val="26"/>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w:t>
      </w:r>
      <w:r w:rsidR="00635015">
        <w:rPr>
          <w:rFonts w:cs="Times New Roman"/>
          <w:szCs w:val="26"/>
        </w:rPr>
        <w:t>ử</w:t>
      </w:r>
      <w:r w:rsidRPr="000A6031">
        <w:rPr>
          <w:rFonts w:cs="Times New Roman"/>
          <w:szCs w:val="26"/>
        </w:rPr>
        <w:t xml:space="preserve"> dụng những tài nguyên mạng, file IO, database mà người lậ</w:t>
      </w:r>
      <w:r w:rsidR="00635015">
        <w:rPr>
          <w:rFonts w:cs="Times New Roman"/>
          <w:szCs w:val="26"/>
        </w:rPr>
        <w:t xml:space="preserve">p trình không đóng </w:t>
      </w:r>
      <w:r w:rsidRPr="000A6031">
        <w:rPr>
          <w:rFonts w:cs="Times New Roman"/>
          <w:szCs w:val="26"/>
        </w:rPr>
        <w:t xml:space="preserve">các </w:t>
      </w:r>
      <w:r w:rsidR="00635015">
        <w:rPr>
          <w:rFonts w:cs="Times New Roman"/>
          <w:szCs w:val="26"/>
        </w:rPr>
        <w:t>luồng</w:t>
      </w:r>
      <w:r w:rsidRPr="000A6031">
        <w:rPr>
          <w:rFonts w:cs="Times New Roman"/>
          <w:szCs w:val="26"/>
        </w:rPr>
        <w:t xml:space="preserve"> thì rò rỉ dữ liệu vẫn có thể xảy ra.</w:t>
      </w:r>
    </w:p>
    <w:p w:rsidR="00E8598C" w:rsidRPr="000A6031" w:rsidRDefault="000A136D" w:rsidP="006529FE">
      <w:pPr>
        <w:pStyle w:val="Heading3"/>
        <w:spacing w:before="120" w:after="120" w:line="26" w:lineRule="atLeast"/>
        <w:ind w:firstLine="0"/>
        <w:rPr>
          <w:rFonts w:cs="Times New Roman"/>
          <w:b w:val="0"/>
          <w:color w:val="auto"/>
          <w:szCs w:val="26"/>
        </w:rPr>
      </w:pPr>
      <w:bookmarkStart w:id="2582" w:name="_Toc475801470"/>
      <w:bookmarkStart w:id="2583" w:name="_Toc475999800"/>
      <w:bookmarkStart w:id="2584" w:name="_Toc511914367"/>
      <w:bookmarkStart w:id="2585" w:name="_Toc511914447"/>
      <w:bookmarkStart w:id="2586" w:name="_Toc513314918"/>
      <w:r w:rsidRPr="000A6031">
        <w:rPr>
          <w:rFonts w:cs="Times New Roman"/>
          <w:color w:val="auto"/>
          <w:szCs w:val="26"/>
        </w:rPr>
        <w:t>1.</w:t>
      </w:r>
      <w:r w:rsidR="00A67684" w:rsidRPr="000A6031">
        <w:rPr>
          <w:rFonts w:cs="Times New Roman"/>
          <w:color w:val="auto"/>
          <w:szCs w:val="26"/>
        </w:rPr>
        <w:t xml:space="preserve">4.1 </w:t>
      </w:r>
      <w:r w:rsidR="00E8598C" w:rsidRPr="000A6031">
        <w:rPr>
          <w:rFonts w:cs="Times New Roman"/>
          <w:color w:val="auto"/>
          <w:szCs w:val="26"/>
        </w:rPr>
        <w:t>Lịch sử phát triển</w:t>
      </w:r>
      <w:bookmarkEnd w:id="2582"/>
      <w:bookmarkEnd w:id="2583"/>
      <w:bookmarkEnd w:id="2584"/>
      <w:bookmarkEnd w:id="2585"/>
      <w:bookmarkEnd w:id="2586"/>
    </w:p>
    <w:p w:rsidR="00E8598C" w:rsidRPr="000A6031" w:rsidRDefault="00E8598C" w:rsidP="00547EC1">
      <w:pPr>
        <w:spacing w:line="26" w:lineRule="atLeast"/>
        <w:ind w:firstLine="709"/>
        <w:rPr>
          <w:rFonts w:cs="Times New Roman"/>
          <w:szCs w:val="26"/>
        </w:rPr>
      </w:pPr>
      <w:r w:rsidRPr="000A6031">
        <w:rPr>
          <w:rFonts w:cs="Times New Roman"/>
          <w:szCs w:val="26"/>
        </w:rPr>
        <w:t xml:space="preserve">Năm 1990, Sun MicroSystems thực hiện dự án Green nhằm phát triển phần mềm trong các thiết bị dân dụng. James Gosling, chuyên gia lập trình đã tạo ra một ngôn ngữ </w:t>
      </w:r>
      <w:r w:rsidRPr="000A6031">
        <w:rPr>
          <w:rFonts w:cs="Times New Roman"/>
          <w:szCs w:val="26"/>
        </w:rPr>
        <w:lastRenderedPageBreak/>
        <w:t xml:space="preserve">lập trình mới có tên là Oak. Ngôn ngữ này có cú pháp gần giống như C++ nhưng bỏ qua các </w:t>
      </w:r>
      <w:r w:rsidR="00635015">
        <w:rPr>
          <w:rFonts w:cs="Times New Roman"/>
          <w:szCs w:val="26"/>
        </w:rPr>
        <w:t>lập trình cấp thấp</w:t>
      </w:r>
      <w:r w:rsidRPr="000A6031">
        <w:rPr>
          <w:rFonts w:cs="Times New Roman"/>
          <w:szCs w:val="26"/>
        </w:rPr>
        <w:t xml:space="preserve"> của C++ như truy cập trực tiếp tài nguyên hệ thống, con trỏ, định nghĩa chồng các tác tử…</w:t>
      </w:r>
    </w:p>
    <w:p w:rsidR="00E8598C" w:rsidRPr="000A6031" w:rsidRDefault="00E8598C" w:rsidP="00547EC1">
      <w:pPr>
        <w:spacing w:line="26" w:lineRule="atLeast"/>
        <w:ind w:firstLine="709"/>
        <w:rPr>
          <w:rFonts w:cs="Times New Roman"/>
          <w:szCs w:val="26"/>
        </w:rPr>
      </w:pPr>
      <w:r w:rsidRPr="000A6031">
        <w:rPr>
          <w:rFonts w:cs="Times New Roman"/>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635015" w:rsidRPr="00635015" w:rsidRDefault="00E8598C" w:rsidP="00155488">
      <w:pPr>
        <w:pStyle w:val="Heading3"/>
        <w:numPr>
          <w:ilvl w:val="2"/>
          <w:numId w:val="9"/>
        </w:numPr>
        <w:spacing w:before="120" w:after="120" w:line="26" w:lineRule="atLeast"/>
        <w:rPr>
          <w:rFonts w:cs="Times New Roman"/>
          <w:color w:val="auto"/>
          <w:szCs w:val="26"/>
        </w:rPr>
      </w:pPr>
      <w:bookmarkStart w:id="2587" w:name="_Toc511914368"/>
      <w:bookmarkStart w:id="2588" w:name="_Toc511914448"/>
      <w:bookmarkStart w:id="2589" w:name="_Toc513314919"/>
      <w:r w:rsidRPr="000A6031">
        <w:rPr>
          <w:rFonts w:cs="Times New Roman"/>
          <w:color w:val="auto"/>
          <w:szCs w:val="26"/>
        </w:rPr>
        <w:t>Phương châm</w:t>
      </w:r>
      <w:bookmarkEnd w:id="2587"/>
      <w:bookmarkEnd w:id="2588"/>
      <w:bookmarkEnd w:id="2589"/>
    </w:p>
    <w:p w:rsidR="00E8598C" w:rsidRPr="00635015" w:rsidRDefault="00E8598C" w:rsidP="00635015">
      <w:pPr>
        <w:ind w:firstLine="360"/>
      </w:pPr>
      <w:r w:rsidRPr="00635015">
        <w:t>Có 5 mục tiêu chính trong việc xây dựng ngôn ngữ Java:</w:t>
      </w:r>
    </w:p>
    <w:p w:rsidR="00E8598C" w:rsidRPr="00635015" w:rsidRDefault="00E8598C" w:rsidP="00155488">
      <w:pPr>
        <w:pStyle w:val="ListParagraph"/>
        <w:numPr>
          <w:ilvl w:val="0"/>
          <w:numId w:val="8"/>
        </w:numPr>
      </w:pPr>
      <w:r w:rsidRPr="00635015">
        <w:t>Đơn giản, hướng đối tượng và quen thuộc.</w:t>
      </w:r>
    </w:p>
    <w:p w:rsidR="00E8598C" w:rsidRPr="00635015" w:rsidRDefault="00E8598C" w:rsidP="00155488">
      <w:pPr>
        <w:pStyle w:val="ListParagraph"/>
        <w:numPr>
          <w:ilvl w:val="0"/>
          <w:numId w:val="8"/>
        </w:numPr>
      </w:pPr>
      <w:r w:rsidRPr="00635015">
        <w:t>Mạnh mẽ và an toàn.</w:t>
      </w:r>
    </w:p>
    <w:p w:rsidR="00E8598C" w:rsidRPr="00635015" w:rsidRDefault="00E8598C" w:rsidP="00155488">
      <w:pPr>
        <w:pStyle w:val="ListParagraph"/>
        <w:numPr>
          <w:ilvl w:val="0"/>
          <w:numId w:val="8"/>
        </w:numPr>
      </w:pPr>
      <w:r w:rsidRPr="00635015">
        <w:t>Kiến trúc trung lập và di động.</w:t>
      </w:r>
    </w:p>
    <w:p w:rsidR="00E8598C" w:rsidRPr="00635015" w:rsidRDefault="00E8598C" w:rsidP="00155488">
      <w:pPr>
        <w:pStyle w:val="ListParagraph"/>
        <w:numPr>
          <w:ilvl w:val="0"/>
          <w:numId w:val="8"/>
        </w:numPr>
      </w:pPr>
      <w:r w:rsidRPr="00635015">
        <w:t>Thực thi với hiệu suất cao.</w:t>
      </w:r>
    </w:p>
    <w:p w:rsidR="00E8598C" w:rsidRPr="00635015" w:rsidRDefault="00E8598C" w:rsidP="00155488">
      <w:pPr>
        <w:pStyle w:val="ListParagraph"/>
        <w:numPr>
          <w:ilvl w:val="0"/>
          <w:numId w:val="8"/>
        </w:numPr>
      </w:pPr>
      <w:r w:rsidRPr="00635015">
        <w:t>Dịch ra bytecode, phân luồng và năng động.</w:t>
      </w:r>
    </w:p>
    <w:p w:rsidR="00E8598C" w:rsidRPr="000A6031" w:rsidRDefault="000A136D" w:rsidP="006529FE">
      <w:pPr>
        <w:pStyle w:val="Heading3"/>
        <w:spacing w:before="120" w:after="120" w:line="26" w:lineRule="atLeast"/>
        <w:ind w:firstLine="0"/>
        <w:rPr>
          <w:rFonts w:cs="Times New Roman"/>
          <w:b w:val="0"/>
          <w:color w:val="auto"/>
          <w:szCs w:val="26"/>
        </w:rPr>
      </w:pPr>
      <w:bookmarkStart w:id="2590" w:name="_Toc475801471"/>
      <w:bookmarkStart w:id="2591" w:name="_Toc475999801"/>
      <w:bookmarkStart w:id="2592" w:name="_Toc511914369"/>
      <w:bookmarkStart w:id="2593" w:name="_Toc511914449"/>
      <w:bookmarkStart w:id="2594" w:name="_Toc513314920"/>
      <w:r w:rsidRPr="000A6031">
        <w:rPr>
          <w:rFonts w:cs="Times New Roman"/>
          <w:color w:val="auto"/>
          <w:szCs w:val="26"/>
        </w:rPr>
        <w:t>1.</w:t>
      </w:r>
      <w:r w:rsidR="00A67684" w:rsidRPr="000A6031">
        <w:rPr>
          <w:rFonts w:cs="Times New Roman"/>
          <w:color w:val="auto"/>
          <w:szCs w:val="26"/>
        </w:rPr>
        <w:t xml:space="preserve">4.3 </w:t>
      </w:r>
      <w:r w:rsidR="00E8598C" w:rsidRPr="000A6031">
        <w:rPr>
          <w:rFonts w:cs="Times New Roman"/>
          <w:color w:val="auto"/>
          <w:szCs w:val="26"/>
        </w:rPr>
        <w:t>Khả năng của ngôn ngữ Java</w:t>
      </w:r>
      <w:bookmarkEnd w:id="2590"/>
      <w:bookmarkEnd w:id="2591"/>
      <w:bookmarkEnd w:id="2592"/>
      <w:bookmarkEnd w:id="2593"/>
      <w:bookmarkEnd w:id="2594"/>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Là một ngôn ngữ bậ</w:t>
      </w:r>
      <w:r w:rsidR="00635015">
        <w:rPr>
          <w:rFonts w:cs="Times New Roman"/>
          <w:bCs/>
          <w:szCs w:val="26"/>
        </w:rPr>
        <w:t>c cao như</w:t>
      </w:r>
      <w:r w:rsidRPr="000A6031">
        <w:rPr>
          <w:rFonts w:cs="Times New Roman"/>
          <w:bCs/>
          <w:szCs w:val="26"/>
        </w:rPr>
        <w:t xml:space="preserve"> C++, Perl, SmallTalk,.. </w:t>
      </w:r>
      <w:r w:rsidR="00635015">
        <w:rPr>
          <w:rFonts w:cs="Times New Roman"/>
          <w:bCs/>
          <w:szCs w:val="26"/>
        </w:rPr>
        <w:t>C</w:t>
      </w:r>
      <w:r w:rsidRPr="000A6031">
        <w:rPr>
          <w:rFonts w:cs="Times New Roman"/>
          <w:bCs/>
          <w:szCs w:val="26"/>
        </w:rPr>
        <w:t>ho nên có thể được dùng để tạo ra các ứng dụng để giải quyết các vấn đề về số, xử lý văn bản, tạo ra trò chơi, và nhiều thứ khác.</w:t>
      </w:r>
    </w:p>
    <w:p w:rsidR="00635015" w:rsidRDefault="00E8598C" w:rsidP="00635015">
      <w:pPr>
        <w:spacing w:line="26" w:lineRule="atLeast"/>
        <w:ind w:firstLine="709"/>
        <w:rPr>
          <w:rFonts w:cs="Times New Roman"/>
          <w:bCs/>
          <w:szCs w:val="26"/>
        </w:rPr>
      </w:pPr>
      <w:r w:rsidRPr="000A6031">
        <w:rPr>
          <w:rFonts w:cs="Times New Roman"/>
          <w:bCs/>
          <w:szCs w:val="26"/>
        </w:rPr>
        <w:t>Có các môi trường lập trình đồ họa như  Visual Java, Symante</w:t>
      </w:r>
      <w:r w:rsidR="00635015">
        <w:rPr>
          <w:rFonts w:cs="Times New Roman"/>
          <w:bCs/>
          <w:szCs w:val="26"/>
        </w:rPr>
        <w:t>c Cafe, Jbuilder, Jcreator, ...</w:t>
      </w:r>
    </w:p>
    <w:p w:rsidR="00E8598C" w:rsidRPr="000A6031" w:rsidRDefault="00E8598C" w:rsidP="00635015">
      <w:pPr>
        <w:spacing w:line="26" w:lineRule="atLeast"/>
        <w:ind w:firstLine="709"/>
        <w:rPr>
          <w:rFonts w:cs="Times New Roman"/>
          <w:bCs/>
          <w:szCs w:val="26"/>
        </w:rPr>
      </w:pPr>
      <w:r w:rsidRPr="000A6031">
        <w:rPr>
          <w:rFonts w:cs="Times New Roman"/>
          <w:bCs/>
          <w:szCs w:val="26"/>
        </w:rPr>
        <w:t>Có khả năng truy cập dữ liệu từ xa thông qua cầu nối JDBC (Java DataBase Connectivity)</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các lớp hữu ích, tiện lợi trong lập trình các ứng dụng mạng (Socket) cũng như truy xuất Web.</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lập trình phân tán  (Remote Method Invocation ) cho phép một ứng dụng có thể được xử lý phân tán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Và luôn được bổ sung các tính năng cao cấp khác trong các phiên bản sau.</w:t>
      </w:r>
    </w:p>
    <w:p w:rsidR="00E8598C" w:rsidRPr="000A6031" w:rsidRDefault="000A136D" w:rsidP="006529FE">
      <w:pPr>
        <w:pStyle w:val="Heading3"/>
        <w:spacing w:before="120" w:after="120" w:line="26" w:lineRule="atLeast"/>
        <w:ind w:firstLine="0"/>
        <w:rPr>
          <w:rFonts w:cs="Times New Roman"/>
          <w:b w:val="0"/>
          <w:color w:val="auto"/>
          <w:szCs w:val="26"/>
        </w:rPr>
      </w:pPr>
      <w:bookmarkStart w:id="2595" w:name="_Toc475801472"/>
      <w:bookmarkStart w:id="2596" w:name="_Toc475999802"/>
      <w:bookmarkStart w:id="2597" w:name="_Toc511914370"/>
      <w:bookmarkStart w:id="2598" w:name="_Toc511914450"/>
      <w:bookmarkStart w:id="2599" w:name="_Toc513314921"/>
      <w:r w:rsidRPr="000A6031">
        <w:rPr>
          <w:rFonts w:cs="Times New Roman"/>
          <w:color w:val="auto"/>
          <w:szCs w:val="26"/>
        </w:rPr>
        <w:t>1.</w:t>
      </w:r>
      <w:r w:rsidR="00A67684" w:rsidRPr="000A6031">
        <w:rPr>
          <w:rFonts w:cs="Times New Roman"/>
          <w:color w:val="auto"/>
          <w:szCs w:val="26"/>
        </w:rPr>
        <w:t xml:space="preserve">4.4 </w:t>
      </w:r>
      <w:r w:rsidR="00E8598C" w:rsidRPr="000A6031">
        <w:rPr>
          <w:rFonts w:cs="Times New Roman"/>
          <w:color w:val="auto"/>
          <w:szCs w:val="26"/>
        </w:rPr>
        <w:t>Những đặc điểm của ngôn ngữ Java</w:t>
      </w:r>
      <w:bookmarkEnd w:id="2595"/>
      <w:bookmarkEnd w:id="2596"/>
      <w:bookmarkEnd w:id="2597"/>
      <w:bookmarkEnd w:id="2598"/>
      <w:bookmarkEnd w:id="2599"/>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r w:rsidR="00635015">
        <w:rPr>
          <w:rFonts w:cs="Times New Roman"/>
          <w:bCs/>
          <w:szCs w:val="26"/>
        </w:rPr>
        <w:t>thuần tùy</w:t>
      </w:r>
      <w:r w:rsidRPr="000A6031">
        <w:rPr>
          <w:rFonts w:cs="Times New Roman"/>
          <w:bCs/>
          <w:szCs w:val="26"/>
        </w:rPr>
        <w:t xml:space="preserve"> hướng đối tượng.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nền cho phép một chương trình có thể thực thi trên các hệ điều hành khác nhau (MS Windows, UNIX, Linux) mà không phải biên dịch lại chương trình. Phương châm của java là </w:t>
      </w:r>
      <w:r w:rsidRPr="000A6031">
        <w:rPr>
          <w:rFonts w:cs="Times New Roman"/>
          <w:szCs w:val="26"/>
        </w:rPr>
        <w:t>"Viết một lần ,  Chạy trên nhiều nền"</w:t>
      </w:r>
      <w:r w:rsidRPr="000A6031">
        <w:rPr>
          <w:rFonts w:cs="Times New Roman"/>
          <w:bCs/>
          <w:szCs w:val="26"/>
        </w:rPr>
        <w:t>  (Write Once, Run Anywhere).</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luồng, cho phép trong một chương trình có thể có nhiều luồng điều khiển được thực thi song song nhau, rất hữu ích cho các xử lý song song.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phân tán, cho phép các đối tượng của một ứng dụng được phân bố và thực thi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lastRenderedPageBreak/>
        <w:t>Ngôn ngữ động, cho phép mã lệnh của một chương trình được tải từ một máy tính về máy của người yêu cầu thực thi chương trình.</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an toàn, tất cả các thao tác truy xuất vào các thiết bị vào ra đều thực hiện trên máy ảo nhờ đó hạn chế các thao tác nguy hiểm cho máy tính thật.</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đơn giản, dễ học, kiến trúc chương trình đơn giản, trong sáng.</w:t>
      </w:r>
    </w:p>
    <w:p w:rsidR="00E8598C" w:rsidRPr="000A6031" w:rsidRDefault="000A136D" w:rsidP="006529FE">
      <w:pPr>
        <w:pStyle w:val="Heading3"/>
        <w:spacing w:before="120" w:after="120" w:line="26" w:lineRule="atLeast"/>
        <w:ind w:firstLine="0"/>
        <w:rPr>
          <w:rFonts w:cs="Times New Roman"/>
          <w:b w:val="0"/>
          <w:color w:val="auto"/>
          <w:szCs w:val="26"/>
        </w:rPr>
      </w:pPr>
      <w:bookmarkStart w:id="2600" w:name="_Toc475801473"/>
      <w:bookmarkStart w:id="2601" w:name="_Toc475999803"/>
      <w:bookmarkStart w:id="2602" w:name="_Toc511914371"/>
      <w:bookmarkStart w:id="2603" w:name="_Toc511914451"/>
      <w:bookmarkStart w:id="2604" w:name="_Toc513314922"/>
      <w:r w:rsidRPr="000A6031">
        <w:rPr>
          <w:rFonts w:cs="Times New Roman"/>
          <w:color w:val="auto"/>
          <w:szCs w:val="26"/>
        </w:rPr>
        <w:t>1.</w:t>
      </w:r>
      <w:r w:rsidR="00A67684" w:rsidRPr="000A6031">
        <w:rPr>
          <w:rFonts w:cs="Times New Roman"/>
          <w:color w:val="auto"/>
          <w:szCs w:val="26"/>
        </w:rPr>
        <w:t xml:space="preserve">4.5 </w:t>
      </w:r>
      <w:r w:rsidR="00E8598C" w:rsidRPr="000A6031">
        <w:rPr>
          <w:rFonts w:cs="Times New Roman"/>
          <w:color w:val="auto"/>
          <w:szCs w:val="26"/>
        </w:rPr>
        <w:t>Máy ảo Java (JMV - Java Virtual Machine)</w:t>
      </w:r>
      <w:bookmarkEnd w:id="2600"/>
      <w:bookmarkEnd w:id="2601"/>
      <w:bookmarkEnd w:id="2602"/>
      <w:bookmarkEnd w:id="2603"/>
      <w:bookmarkEnd w:id="2604"/>
    </w:p>
    <w:p w:rsidR="00E8598C" w:rsidRPr="000A6031" w:rsidRDefault="00E8598C" w:rsidP="00547EC1">
      <w:pPr>
        <w:spacing w:line="26" w:lineRule="atLeast"/>
        <w:ind w:firstLine="709"/>
        <w:rPr>
          <w:rFonts w:cs="Times New Roman"/>
          <w:szCs w:val="26"/>
        </w:rPr>
      </w:pPr>
      <w:r w:rsidRPr="000A6031">
        <w:rPr>
          <w:rFonts w:cs="Times New Roman"/>
          <w:szCs w:val="26"/>
        </w:rPr>
        <w:t>Để đảm bảo tính đa nền, Java sử dụng cơ chế</w:t>
      </w:r>
      <w:r w:rsidRPr="000A6031">
        <w:rPr>
          <w:rStyle w:val="apple-converted-space"/>
          <w:rFonts w:cs="Times New Roman"/>
          <w:szCs w:val="26"/>
        </w:rPr>
        <w:t> </w:t>
      </w:r>
      <w:r w:rsidRPr="000A6031">
        <w:rPr>
          <w:rStyle w:val="Strong"/>
          <w:rFonts w:cs="Times New Roman"/>
          <w:szCs w:val="26"/>
        </w:rPr>
        <w:t>Máy ảo của Java</w:t>
      </w:r>
      <w:r w:rsidRPr="000A6031">
        <w:rPr>
          <w:rFonts w:cs="Times New Roman"/>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6031" w:rsidRDefault="00E8598C" w:rsidP="00547EC1">
      <w:pPr>
        <w:spacing w:line="26" w:lineRule="atLeast"/>
        <w:ind w:firstLine="709"/>
        <w:rPr>
          <w:rFonts w:cs="Times New Roman"/>
          <w:szCs w:val="26"/>
        </w:rPr>
      </w:pPr>
      <w:r w:rsidRPr="000A6031">
        <w:rPr>
          <w:rFonts w:cs="Times New Roman"/>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6031" w:rsidRDefault="00E8598C" w:rsidP="00547EC1">
      <w:pPr>
        <w:spacing w:line="26" w:lineRule="atLeast"/>
        <w:ind w:firstLine="709"/>
        <w:rPr>
          <w:rFonts w:cs="Times New Roman"/>
          <w:szCs w:val="26"/>
        </w:rPr>
      </w:pPr>
      <w:r w:rsidRPr="000A6031">
        <w:rPr>
          <w:rFonts w:cs="Times New Roman"/>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6031" w:rsidRDefault="000A136D" w:rsidP="006529FE">
      <w:pPr>
        <w:pStyle w:val="Heading3"/>
        <w:spacing w:before="120" w:after="120" w:line="26" w:lineRule="atLeast"/>
        <w:ind w:firstLine="0"/>
        <w:rPr>
          <w:rFonts w:cs="Times New Roman"/>
          <w:b w:val="0"/>
          <w:color w:val="auto"/>
          <w:szCs w:val="26"/>
        </w:rPr>
      </w:pPr>
      <w:bookmarkStart w:id="2605" w:name="_Toc475801474"/>
      <w:bookmarkStart w:id="2606" w:name="_Toc475999804"/>
      <w:bookmarkStart w:id="2607" w:name="_Toc511914372"/>
      <w:bookmarkStart w:id="2608" w:name="_Toc511914452"/>
      <w:bookmarkStart w:id="2609" w:name="_Toc513314923"/>
      <w:r w:rsidRPr="000A6031">
        <w:rPr>
          <w:rFonts w:cs="Times New Roman"/>
          <w:color w:val="auto"/>
          <w:szCs w:val="26"/>
        </w:rPr>
        <w:t>1.</w:t>
      </w:r>
      <w:r w:rsidR="00A67684" w:rsidRPr="000A6031">
        <w:rPr>
          <w:rFonts w:cs="Times New Roman"/>
          <w:color w:val="auto"/>
          <w:szCs w:val="26"/>
        </w:rPr>
        <w:t xml:space="preserve">4.6 </w:t>
      </w:r>
      <w:r w:rsidR="00E8598C" w:rsidRPr="000A6031">
        <w:rPr>
          <w:rFonts w:cs="Times New Roman"/>
          <w:color w:val="auto"/>
          <w:szCs w:val="26"/>
        </w:rPr>
        <w:t>Hai kiểu ứng dụng dưới ngôn ngữ java</w:t>
      </w:r>
      <w:bookmarkEnd w:id="2605"/>
      <w:bookmarkEnd w:id="2606"/>
      <w:bookmarkEnd w:id="2607"/>
      <w:bookmarkEnd w:id="2608"/>
      <w:bookmarkEnd w:id="2609"/>
    </w:p>
    <w:p w:rsidR="00E8598C" w:rsidRPr="000A6031" w:rsidRDefault="00E8598C" w:rsidP="00547EC1">
      <w:pPr>
        <w:spacing w:line="26" w:lineRule="atLeast"/>
        <w:ind w:firstLine="709"/>
        <w:rPr>
          <w:rFonts w:cs="Times New Roman"/>
          <w:szCs w:val="26"/>
        </w:rPr>
      </w:pPr>
      <w:r w:rsidRPr="000A6031">
        <w:rPr>
          <w:rFonts w:cs="Times New Roman"/>
          <w:szCs w:val="26"/>
        </w:rPr>
        <w:t>Khi bắt đầu thiết kế một ứng dụng dưới ngôn ngữ Java, phải chọn kiểu cho nó là</w:t>
      </w:r>
      <w:r w:rsidRPr="000A6031">
        <w:rPr>
          <w:rStyle w:val="apple-converted-space"/>
          <w:rFonts w:cs="Times New Roman"/>
          <w:szCs w:val="26"/>
        </w:rPr>
        <w:t> </w:t>
      </w:r>
      <w:r w:rsidRPr="000A6031">
        <w:rPr>
          <w:rStyle w:val="Strong"/>
          <w:rFonts w:cs="Times New Roman"/>
          <w:szCs w:val="26"/>
        </w:rPr>
        <w:t>Application</w:t>
      </w:r>
      <w:r w:rsidRPr="000A6031">
        <w:rPr>
          <w:rStyle w:val="apple-converted-space"/>
          <w:rFonts w:cs="Times New Roman"/>
          <w:szCs w:val="26"/>
        </w:rPr>
        <w:t> </w:t>
      </w:r>
      <w:r w:rsidRPr="000A6031">
        <w:rPr>
          <w:rFonts w:cs="Times New Roman"/>
          <w:szCs w:val="26"/>
        </w:rPr>
        <w:t>hay</w:t>
      </w:r>
      <w:r w:rsidRPr="000A6031">
        <w:rPr>
          <w:rStyle w:val="apple-converted-space"/>
          <w:rFonts w:cs="Times New Roman"/>
          <w:szCs w:val="26"/>
        </w:rPr>
        <w:t> </w:t>
      </w:r>
      <w:r w:rsidRPr="000A6031">
        <w:rPr>
          <w:rStyle w:val="Strong"/>
          <w:rFonts w:cs="Times New Roman"/>
          <w:szCs w:val="26"/>
        </w:rPr>
        <w:t>Applet</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b/>
          <w:bCs/>
          <w:szCs w:val="26"/>
        </w:rPr>
        <w:t>Applet</w:t>
      </w:r>
      <w:r w:rsidRPr="000A6031">
        <w:rPr>
          <w:rFonts w:cs="Times New Roman"/>
          <w:bCs/>
          <w:szCs w:val="26"/>
        </w:rPr>
        <w:t>:</w:t>
      </w:r>
      <w:r w:rsidRPr="000A6031">
        <w:rPr>
          <w:rFonts w:cs="Times New Roman"/>
          <w:szCs w:val="26"/>
        </w:rPr>
        <w:t> Là một chương trình ứng dụng được nhúng vào các trang web. Mã của chương trình được tải về máy người dùng từ Web server khi người dùng truy xuất đến trang web chứa nó.</w:t>
      </w:r>
    </w:p>
    <w:p w:rsidR="00E8598C" w:rsidRPr="000A6031" w:rsidRDefault="00E8598C" w:rsidP="00547EC1">
      <w:pPr>
        <w:spacing w:line="26" w:lineRule="atLeast"/>
        <w:ind w:firstLine="709"/>
        <w:rPr>
          <w:rFonts w:cs="Times New Roman"/>
          <w:szCs w:val="26"/>
        </w:rPr>
      </w:pPr>
      <w:r w:rsidRPr="000A6031">
        <w:rPr>
          <w:rFonts w:cs="Times New Roman"/>
          <w:b/>
          <w:bCs/>
          <w:szCs w:val="26"/>
        </w:rPr>
        <w:t>Application</w:t>
      </w:r>
      <w:r w:rsidRPr="000A6031">
        <w:rPr>
          <w:rFonts w:cs="Times New Roman"/>
          <w:bCs/>
          <w:szCs w:val="26"/>
        </w:rPr>
        <w:t>:</w:t>
      </w:r>
      <w:r w:rsidRPr="000A6031">
        <w:rPr>
          <w:rFonts w:cs="Times New Roman"/>
          <w:szCs w:val="26"/>
        </w:rPr>
        <w:t> Là một chương trình ứng dụng được thực thi trực tiếp trên các máy ảo của Java.</w:t>
      </w:r>
    </w:p>
    <w:p w:rsidR="00E8598C" w:rsidRPr="000A6031" w:rsidRDefault="000A136D" w:rsidP="006529FE">
      <w:pPr>
        <w:pStyle w:val="Heading3"/>
        <w:spacing w:before="120" w:after="120" w:line="26" w:lineRule="atLeast"/>
        <w:ind w:firstLine="0"/>
        <w:rPr>
          <w:rFonts w:cs="Times New Roman"/>
          <w:b w:val="0"/>
          <w:color w:val="auto"/>
          <w:szCs w:val="26"/>
        </w:rPr>
      </w:pPr>
      <w:bookmarkStart w:id="2610" w:name="_Toc475801475"/>
      <w:bookmarkStart w:id="2611" w:name="_Toc475999805"/>
      <w:bookmarkStart w:id="2612" w:name="_Toc511914373"/>
      <w:bookmarkStart w:id="2613" w:name="_Toc511914453"/>
      <w:bookmarkStart w:id="2614" w:name="_Toc513314924"/>
      <w:r w:rsidRPr="000A6031">
        <w:rPr>
          <w:rFonts w:cs="Times New Roman"/>
          <w:color w:val="auto"/>
          <w:szCs w:val="26"/>
        </w:rPr>
        <w:t>1.</w:t>
      </w:r>
      <w:r w:rsidR="00A67684" w:rsidRPr="000A6031">
        <w:rPr>
          <w:rFonts w:cs="Times New Roman"/>
          <w:color w:val="auto"/>
          <w:szCs w:val="26"/>
        </w:rPr>
        <w:t xml:space="preserve">4.7 </w:t>
      </w:r>
      <w:r w:rsidR="00E8598C" w:rsidRPr="000A6031">
        <w:rPr>
          <w:rFonts w:cs="Times New Roman"/>
          <w:color w:val="auto"/>
          <w:szCs w:val="26"/>
        </w:rPr>
        <w:t>Bộ phát triển ứng dụng Java (JDK- Java Development Kit)</w:t>
      </w:r>
      <w:bookmarkEnd w:id="2610"/>
      <w:bookmarkEnd w:id="2611"/>
      <w:bookmarkEnd w:id="2612"/>
      <w:bookmarkEnd w:id="2613"/>
      <w:bookmarkEnd w:id="2614"/>
    </w:p>
    <w:p w:rsidR="00E8598C" w:rsidRPr="000A6031" w:rsidRDefault="00E8598C" w:rsidP="00547EC1">
      <w:pPr>
        <w:spacing w:line="26" w:lineRule="atLeast"/>
        <w:ind w:firstLine="709"/>
        <w:rPr>
          <w:rFonts w:cs="Times New Roman"/>
          <w:szCs w:val="26"/>
        </w:rPr>
      </w:pPr>
      <w:r w:rsidRPr="000A6031">
        <w:rPr>
          <w:rFonts w:cs="Times New Roman"/>
          <w:szCs w:val="26"/>
        </w:rPr>
        <w:t xml:space="preserve">JDK là một bộ công cụ cho phép người lập trình phát triển và triển khai các ứng dụng bằng ngôn ngữ java được cung cấp miễn phí bởi công ty JavaSoft (hoặc Sun). Có các bộ </w:t>
      </w:r>
      <w:r w:rsidR="00635015" w:rsidRPr="000A6031">
        <w:rPr>
          <w:rFonts w:cs="Times New Roman"/>
          <w:szCs w:val="26"/>
        </w:rPr>
        <w:t xml:space="preserve">JDK </w:t>
      </w:r>
      <w:r w:rsidRPr="000A6031">
        <w:rPr>
          <w:rFonts w:cs="Times New Roman"/>
          <w:szCs w:val="26"/>
        </w:rPr>
        <w:t>cho các hệ điều hành khác nhau. Các ấn bản của JDK không ngừng đượ</w:t>
      </w:r>
      <w:r w:rsidR="00F13E8D">
        <w:rPr>
          <w:rFonts w:cs="Times New Roman"/>
          <w:szCs w:val="26"/>
        </w:rPr>
        <w:t xml:space="preserve">c phát hành, </w:t>
      </w:r>
      <w:r w:rsidRPr="000A6031">
        <w:rPr>
          <w:rFonts w:cs="Times New Roman"/>
          <w:szCs w:val="26"/>
        </w:rPr>
        <w:t>có thể tải về từ địa chỉ</w:t>
      </w:r>
      <w:r w:rsidRPr="000A6031">
        <w:rPr>
          <w:rStyle w:val="apple-converted-space"/>
          <w:rFonts w:cs="Times New Roman"/>
          <w:szCs w:val="26"/>
        </w:rPr>
        <w:t> </w:t>
      </w:r>
      <w:hyperlink r:id="rId50" w:history="1">
        <w:r w:rsidRPr="000A6031">
          <w:rPr>
            <w:rStyle w:val="Hyperlink"/>
            <w:rFonts w:cs="Times New Roman"/>
            <w:color w:val="auto"/>
            <w:szCs w:val="26"/>
            <w:u w:val="none"/>
          </w:rPr>
          <w:t>http://java.sun.com</w:t>
        </w:r>
      </w:hyperlink>
      <w:r w:rsidRPr="000A6031">
        <w:rPr>
          <w:rStyle w:val="apple-converted-space"/>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Bộ công cụ này gồm các chương trình thực thi đáng chú ý sau:</w:t>
      </w:r>
    </w:p>
    <w:p w:rsidR="00E8598C" w:rsidRPr="00635015" w:rsidRDefault="00E8598C" w:rsidP="00155488">
      <w:pPr>
        <w:pStyle w:val="ListParagraph"/>
        <w:numPr>
          <w:ilvl w:val="0"/>
          <w:numId w:val="10"/>
        </w:numPr>
      </w:pPr>
      <w:r w:rsidRPr="00635015">
        <w:t>javac: Chương trình biên dịch các chương trình nguồn viết bằng ngôn ngữ java ra các tập tin thực thi được trên máy ảo Java.</w:t>
      </w:r>
    </w:p>
    <w:p w:rsidR="00E8598C" w:rsidRPr="00635015" w:rsidRDefault="00E8598C" w:rsidP="00155488">
      <w:pPr>
        <w:pStyle w:val="ListParagraph"/>
        <w:numPr>
          <w:ilvl w:val="0"/>
          <w:numId w:val="10"/>
        </w:numPr>
      </w:pPr>
      <w:r w:rsidRPr="00635015">
        <w:t>java: Đây là chương trình làm máy ảo của Java, thông dịch mã Bytecode của các chương trình kiểu application thành mã thực thi của máy thực.</w:t>
      </w:r>
    </w:p>
    <w:p w:rsidR="00E8598C" w:rsidRPr="00635015" w:rsidRDefault="00E8598C" w:rsidP="00155488">
      <w:pPr>
        <w:pStyle w:val="ListParagraph"/>
        <w:numPr>
          <w:ilvl w:val="0"/>
          <w:numId w:val="10"/>
        </w:numPr>
      </w:pPr>
      <w:r w:rsidRPr="00635015">
        <w:t>appletviewer: Bộ thông dịch, thực thi các chương trình kiểu applet.</w:t>
      </w:r>
    </w:p>
    <w:p w:rsidR="00E8598C" w:rsidRPr="00635015" w:rsidRDefault="00E8598C" w:rsidP="00155488">
      <w:pPr>
        <w:pStyle w:val="ListParagraph"/>
        <w:numPr>
          <w:ilvl w:val="0"/>
          <w:numId w:val="10"/>
        </w:numPr>
      </w:pPr>
      <w:r w:rsidRPr="00635015">
        <w:t>javadoc: Tạo tài liệu về chú thích chương trình nguồn một cách tự động.</w:t>
      </w:r>
    </w:p>
    <w:p w:rsidR="00E8598C" w:rsidRPr="00635015" w:rsidRDefault="00E8598C" w:rsidP="00155488">
      <w:pPr>
        <w:pStyle w:val="ListParagraph"/>
        <w:numPr>
          <w:ilvl w:val="0"/>
          <w:numId w:val="10"/>
        </w:numPr>
      </w:pPr>
      <w:r w:rsidRPr="00635015">
        <w:lastRenderedPageBreak/>
        <w:t>jdb: Trình gỡ rối.</w:t>
      </w:r>
    </w:p>
    <w:p w:rsidR="00E8598C" w:rsidRPr="00635015" w:rsidRDefault="00E8598C" w:rsidP="00155488">
      <w:pPr>
        <w:pStyle w:val="ListParagraph"/>
        <w:numPr>
          <w:ilvl w:val="0"/>
          <w:numId w:val="10"/>
        </w:numPr>
      </w:pPr>
      <w:r w:rsidRPr="00635015">
        <w:t xml:space="preserve">rmic: Tạo </w:t>
      </w:r>
      <w:r w:rsidR="00635015">
        <w:t>các sơ khai</w:t>
      </w:r>
      <w:r w:rsidRPr="00635015">
        <w:t xml:space="preserve"> cho ứng dụng kiểu </w:t>
      </w:r>
      <w:r w:rsidR="00635015" w:rsidRPr="00635015">
        <w:t>RMI</w:t>
      </w:r>
      <w:r w:rsidR="00635015">
        <w:t xml:space="preserve"> </w:t>
      </w:r>
      <w:r w:rsidR="00635015" w:rsidRPr="00635015">
        <w:t>(Remote Method Invocation), một kỹ thuật cài đặt các đối tượng phân tán vô cùng hiệu vô cùng hiệu quả và linh động</w:t>
      </w:r>
      <w:r w:rsidRPr="00635015">
        <w:t>.</w:t>
      </w:r>
    </w:p>
    <w:p w:rsidR="00E8598C" w:rsidRPr="00635015" w:rsidRDefault="00E8598C" w:rsidP="00155488">
      <w:pPr>
        <w:pStyle w:val="ListParagraph"/>
        <w:numPr>
          <w:ilvl w:val="0"/>
          <w:numId w:val="10"/>
        </w:numPr>
      </w:pPr>
      <w:r w:rsidRPr="00635015">
        <w:t>rmiregistry: Phục vụ danh bạ (Name Server) trong hệ thống RMI.</w:t>
      </w:r>
    </w:p>
    <w:p w:rsidR="00E8598C" w:rsidRPr="00635015" w:rsidRDefault="00E8598C" w:rsidP="00155488">
      <w:pPr>
        <w:pStyle w:val="ListParagraph"/>
        <w:numPr>
          <w:ilvl w:val="0"/>
          <w:numId w:val="10"/>
        </w:numPr>
      </w:pPr>
      <w:r w:rsidRPr="00635015">
        <w:t>Các phiên bản Java đã phát hành:</w:t>
      </w:r>
    </w:p>
    <w:p w:rsidR="00E8598C" w:rsidRPr="00635015" w:rsidRDefault="00E8598C" w:rsidP="00155488">
      <w:pPr>
        <w:pStyle w:val="ListParagraph"/>
        <w:numPr>
          <w:ilvl w:val="0"/>
          <w:numId w:val="10"/>
        </w:numPr>
      </w:pPr>
      <w:r w:rsidRPr="00635015">
        <w:t>JDK 1.0 (23 tháng 01, 1996)</w:t>
      </w:r>
    </w:p>
    <w:p w:rsidR="00E8598C" w:rsidRPr="00635015" w:rsidRDefault="00E8598C" w:rsidP="00155488">
      <w:pPr>
        <w:pStyle w:val="ListParagraph"/>
        <w:numPr>
          <w:ilvl w:val="0"/>
          <w:numId w:val="10"/>
        </w:numPr>
      </w:pPr>
      <w:r w:rsidRPr="00635015">
        <w:t>JDK 1.1 (19 tháng 2, 1997)</w:t>
      </w:r>
    </w:p>
    <w:p w:rsidR="00E8598C" w:rsidRPr="00635015" w:rsidRDefault="00E8598C" w:rsidP="00155488">
      <w:pPr>
        <w:pStyle w:val="ListParagraph"/>
        <w:numPr>
          <w:ilvl w:val="0"/>
          <w:numId w:val="10"/>
        </w:numPr>
      </w:pPr>
      <w:r w:rsidRPr="00635015">
        <w:t>J2SE 1.2 (Playground) 08 tháng 12, 1998</w:t>
      </w:r>
    </w:p>
    <w:p w:rsidR="00E8598C" w:rsidRPr="00635015" w:rsidRDefault="00E8598C" w:rsidP="00155488">
      <w:pPr>
        <w:pStyle w:val="ListParagraph"/>
        <w:numPr>
          <w:ilvl w:val="0"/>
          <w:numId w:val="10"/>
        </w:numPr>
      </w:pPr>
      <w:r w:rsidRPr="00635015">
        <w:t>J2SE 1.3 (Kestrel) 08 tháng 5, 2000</w:t>
      </w:r>
    </w:p>
    <w:p w:rsidR="00E8598C" w:rsidRPr="00635015" w:rsidRDefault="00E8598C" w:rsidP="00155488">
      <w:pPr>
        <w:pStyle w:val="ListParagraph"/>
        <w:numPr>
          <w:ilvl w:val="0"/>
          <w:numId w:val="10"/>
        </w:numPr>
      </w:pPr>
      <w:r w:rsidRPr="00635015">
        <w:t>J2SE 1.4.0 (Merlin) 06 tháng 02, 2002</w:t>
      </w:r>
    </w:p>
    <w:p w:rsidR="00E8598C" w:rsidRPr="00635015" w:rsidRDefault="00E8598C" w:rsidP="00155488">
      <w:pPr>
        <w:pStyle w:val="ListParagraph"/>
        <w:numPr>
          <w:ilvl w:val="0"/>
          <w:numId w:val="10"/>
        </w:numPr>
      </w:pPr>
      <w:r w:rsidRPr="00635015">
        <w:t>J2SE 5 (1.5.0) (Tiger) 30 tháng 9, 2004</w:t>
      </w:r>
    </w:p>
    <w:p w:rsidR="00E8598C" w:rsidRPr="00635015" w:rsidRDefault="00E8598C" w:rsidP="00155488">
      <w:pPr>
        <w:pStyle w:val="ListParagraph"/>
        <w:numPr>
          <w:ilvl w:val="0"/>
          <w:numId w:val="10"/>
        </w:numPr>
      </w:pPr>
      <w:r w:rsidRPr="00635015">
        <w:t>Java SE 6 (còn gọi là Mustang), được công bố </w:t>
      </w:r>
      <w:r w:rsidR="005B2DA6" w:rsidRPr="0076265C">
        <w:rPr>
          <w:rPrChange w:id="2615" w:author="d" w:date="2018-05-05T20:48:00Z">
            <w:rPr/>
          </w:rPrChange>
        </w:rPr>
        <w:fldChar w:fldCharType="begin"/>
      </w:r>
      <w:r w:rsidR="005B2DA6" w:rsidRPr="0076265C">
        <w:rPr>
          <w:rPrChange w:id="2616" w:author="d" w:date="2018-05-05T20:48:00Z">
            <w:rPr/>
          </w:rPrChange>
        </w:rPr>
        <w:instrText xml:space="preserve"> HYPERLINK "https://vi.wikipedia.org/wiki/11_th%C3%A1ng_12" \o "11 tháng 12" </w:instrText>
      </w:r>
      <w:r w:rsidR="005B2DA6" w:rsidRPr="0076265C">
        <w:rPr>
          <w:rPrChange w:id="2617" w:author="d" w:date="2018-05-05T20:48:00Z">
            <w:rPr/>
          </w:rPrChange>
        </w:rPr>
        <w:fldChar w:fldCharType="separate"/>
      </w:r>
      <w:r w:rsidRPr="0076265C">
        <w:rPr>
          <w:rStyle w:val="Hyperlink"/>
          <w:u w:val="none"/>
          <w:rPrChange w:id="2618" w:author="d" w:date="2018-05-05T20:48:00Z">
            <w:rPr>
              <w:rStyle w:val="Hyperlink"/>
            </w:rPr>
          </w:rPrChange>
        </w:rPr>
        <w:t>11 tháng 12</w:t>
      </w:r>
      <w:r w:rsidR="005B2DA6" w:rsidRPr="0076265C">
        <w:rPr>
          <w:rStyle w:val="Hyperlink"/>
          <w:u w:val="none"/>
          <w:rPrChange w:id="2619" w:author="d" w:date="2018-05-05T20:48:00Z">
            <w:rPr>
              <w:rStyle w:val="Hyperlink"/>
            </w:rPr>
          </w:rPrChange>
        </w:rPr>
        <w:fldChar w:fldCharType="end"/>
      </w:r>
      <w:r w:rsidRPr="00635015">
        <w:t> năm </w:t>
      </w:r>
      <w:r w:rsidR="005B2DA6" w:rsidRPr="0076265C">
        <w:rPr>
          <w:rPrChange w:id="2620" w:author="d" w:date="2018-05-05T20:48:00Z">
            <w:rPr/>
          </w:rPrChange>
        </w:rPr>
        <w:fldChar w:fldCharType="begin"/>
      </w:r>
      <w:r w:rsidR="005B2DA6" w:rsidRPr="0076265C">
        <w:rPr>
          <w:rPrChange w:id="2621" w:author="d" w:date="2018-05-05T20:48:00Z">
            <w:rPr/>
          </w:rPrChange>
        </w:rPr>
        <w:instrText xml:space="preserve"> HYPERLINK "https://vi.wikipedia.org/wiki/2006" \o "2006" </w:instrText>
      </w:r>
      <w:r w:rsidR="005B2DA6" w:rsidRPr="0076265C">
        <w:rPr>
          <w:rPrChange w:id="2622" w:author="d" w:date="2018-05-05T20:48:00Z">
            <w:rPr/>
          </w:rPrChange>
        </w:rPr>
        <w:fldChar w:fldCharType="separate"/>
      </w:r>
      <w:r w:rsidRPr="0076265C">
        <w:rPr>
          <w:rStyle w:val="Hyperlink"/>
          <w:u w:val="none"/>
          <w:rPrChange w:id="2623" w:author="d" w:date="2018-05-05T20:48:00Z">
            <w:rPr>
              <w:rStyle w:val="Hyperlink"/>
            </w:rPr>
          </w:rPrChange>
        </w:rPr>
        <w:t>2006</w:t>
      </w:r>
      <w:r w:rsidR="005B2DA6" w:rsidRPr="0076265C">
        <w:rPr>
          <w:rStyle w:val="Hyperlink"/>
          <w:u w:val="none"/>
          <w:rPrChange w:id="2624" w:author="d" w:date="2018-05-05T20:48:00Z">
            <w:rPr>
              <w:rStyle w:val="Hyperlink"/>
            </w:rPr>
          </w:rPrChange>
        </w:rPr>
        <w:fldChar w:fldCharType="end"/>
      </w:r>
      <w:r w:rsidRPr="00635015">
        <w:t>, thông tin chính tại </w:t>
      </w:r>
      <w:r w:rsidR="005B2DA6" w:rsidRPr="0076265C">
        <w:rPr>
          <w:rPrChange w:id="2625" w:author="d" w:date="2018-05-05T20:48:00Z">
            <w:rPr/>
          </w:rPrChange>
        </w:rPr>
        <w:fldChar w:fldCharType="begin"/>
      </w:r>
      <w:r w:rsidR="005B2DA6" w:rsidRPr="0076265C">
        <w:rPr>
          <w:rPrChange w:id="2626" w:author="d" w:date="2018-05-05T20:48:00Z">
            <w:rPr/>
          </w:rPrChange>
        </w:rPr>
        <w:instrText xml:space="preserve"> HYPERLINK "http://java.sun.com/javase/6/" </w:instrText>
      </w:r>
      <w:r w:rsidR="005B2DA6" w:rsidRPr="0076265C">
        <w:rPr>
          <w:rPrChange w:id="2627" w:author="d" w:date="2018-05-05T20:48:00Z">
            <w:rPr/>
          </w:rPrChange>
        </w:rPr>
        <w:fldChar w:fldCharType="separate"/>
      </w:r>
      <w:r w:rsidRPr="0076265C">
        <w:rPr>
          <w:rStyle w:val="Hyperlink"/>
          <w:u w:val="none"/>
          <w:rPrChange w:id="2628" w:author="d" w:date="2018-05-05T20:48:00Z">
            <w:rPr>
              <w:rStyle w:val="Hyperlink"/>
            </w:rPr>
          </w:rPrChange>
        </w:rPr>
        <w:t>http://java.sun.com/javase/6/</w:t>
      </w:r>
      <w:r w:rsidR="005B2DA6" w:rsidRPr="0076265C">
        <w:rPr>
          <w:rStyle w:val="Hyperlink"/>
          <w:u w:val="none"/>
          <w:rPrChange w:id="2629" w:author="d" w:date="2018-05-05T20:48:00Z">
            <w:rPr>
              <w:rStyle w:val="Hyperlink"/>
            </w:rPr>
          </w:rPrChange>
        </w:rPr>
        <w:fldChar w:fldCharType="end"/>
      </w:r>
      <w:r w:rsidRPr="00635015">
        <w:t>. Các bản cập nhật 2 và 3 được đưa ra vào năm 2007, bản cập nhật 4 đưa ra tháng 1 năm 2008.</w:t>
      </w:r>
    </w:p>
    <w:p w:rsidR="00E8598C" w:rsidRPr="00635015" w:rsidRDefault="00E8598C" w:rsidP="00155488">
      <w:pPr>
        <w:pStyle w:val="ListParagraph"/>
        <w:numPr>
          <w:ilvl w:val="0"/>
          <w:numId w:val="10"/>
        </w:numPr>
      </w:pPr>
      <w:r w:rsidRPr="00635015">
        <w:t>JDK 6.18, 2010</w:t>
      </w:r>
    </w:p>
    <w:p w:rsidR="00E8598C" w:rsidRPr="00635015" w:rsidRDefault="00E8598C" w:rsidP="00155488">
      <w:pPr>
        <w:pStyle w:val="ListParagraph"/>
        <w:numPr>
          <w:ilvl w:val="0"/>
          <w:numId w:val="10"/>
        </w:numPr>
      </w:pPr>
      <w:r w:rsidRPr="00635015">
        <w:t>Java SE 7 (còn gọi là Dolphin), được bắt đầu từ tháng 8 năm 2006 và công bố ngày 28 tháng 7 năm 2011.</w:t>
      </w:r>
    </w:p>
    <w:p w:rsidR="00E8598C" w:rsidRPr="00635015" w:rsidRDefault="00E8598C" w:rsidP="00155488">
      <w:pPr>
        <w:pStyle w:val="ListParagraph"/>
        <w:numPr>
          <w:ilvl w:val="0"/>
          <w:numId w:val="10"/>
        </w:numPr>
      </w:pPr>
      <w:r w:rsidRPr="00635015">
        <w:t>JDK 8, 18 tháng 3 năm 2014</w:t>
      </w:r>
    </w:p>
    <w:p w:rsidR="00E8598C" w:rsidRPr="00635015" w:rsidRDefault="00E8598C" w:rsidP="00155488">
      <w:pPr>
        <w:pStyle w:val="ListParagraph"/>
        <w:numPr>
          <w:ilvl w:val="0"/>
          <w:numId w:val="10"/>
        </w:numPr>
      </w:pPr>
      <w:r w:rsidRPr="00635015">
        <w:t>JDK 9, năm 2016.</w:t>
      </w:r>
    </w:p>
    <w:p w:rsidR="00E8598C" w:rsidRPr="000A6031" w:rsidRDefault="000A136D" w:rsidP="006529FE">
      <w:pPr>
        <w:pStyle w:val="Heading2"/>
        <w:spacing w:before="120" w:after="120" w:line="26" w:lineRule="atLeast"/>
        <w:ind w:firstLine="0"/>
        <w:rPr>
          <w:rFonts w:cs="Times New Roman"/>
          <w:color w:val="auto"/>
        </w:rPr>
      </w:pPr>
      <w:bookmarkStart w:id="2630" w:name="_Toc469133635"/>
      <w:bookmarkStart w:id="2631" w:name="_Toc469091681"/>
      <w:bookmarkStart w:id="2632" w:name="_Toc475801478"/>
      <w:bookmarkStart w:id="2633" w:name="_Toc475999808"/>
      <w:bookmarkStart w:id="2634" w:name="_Toc507842839"/>
      <w:bookmarkStart w:id="2635" w:name="_Toc511914374"/>
      <w:bookmarkStart w:id="2636" w:name="_Toc511914454"/>
      <w:bookmarkStart w:id="2637" w:name="_Toc513314925"/>
      <w:r w:rsidRPr="000A6031">
        <w:rPr>
          <w:rFonts w:cs="Times New Roman"/>
          <w:color w:val="auto"/>
        </w:rPr>
        <w:t>1.</w:t>
      </w:r>
      <w:r w:rsidR="00A67684" w:rsidRPr="000A6031">
        <w:rPr>
          <w:rFonts w:cs="Times New Roman"/>
          <w:color w:val="auto"/>
        </w:rPr>
        <w:t xml:space="preserve">5. </w:t>
      </w:r>
      <w:r w:rsidR="00E8598C" w:rsidRPr="000A6031">
        <w:rPr>
          <w:rFonts w:cs="Times New Roman"/>
          <w:color w:val="auto"/>
        </w:rPr>
        <w:t>Tìm hiểu về</w:t>
      </w:r>
      <w:r w:rsidR="00A67684" w:rsidRPr="000A6031">
        <w:rPr>
          <w:rFonts w:cs="Times New Roman"/>
          <w:color w:val="auto"/>
        </w:rPr>
        <w:t xml:space="preserve"> Hệ điều hành</w:t>
      </w:r>
      <w:r w:rsidR="00E8598C" w:rsidRPr="000A6031">
        <w:rPr>
          <w:rFonts w:cs="Times New Roman"/>
          <w:color w:val="auto"/>
        </w:rPr>
        <w:t xml:space="preserve"> Android</w:t>
      </w:r>
      <w:bookmarkEnd w:id="2630"/>
      <w:bookmarkEnd w:id="2631"/>
      <w:bookmarkEnd w:id="2632"/>
      <w:bookmarkEnd w:id="2633"/>
      <w:r w:rsidR="00A67684" w:rsidRPr="000A6031">
        <w:rPr>
          <w:rFonts w:cs="Times New Roman"/>
          <w:color w:val="auto"/>
        </w:rPr>
        <w:t xml:space="preserve"> trên thiết bị di động</w:t>
      </w:r>
      <w:bookmarkEnd w:id="2634"/>
      <w:bookmarkEnd w:id="2635"/>
      <w:bookmarkEnd w:id="2636"/>
      <w:bookmarkEnd w:id="2637"/>
    </w:p>
    <w:p w:rsidR="00E8598C" w:rsidRPr="000A6031" w:rsidRDefault="000A136D" w:rsidP="00F82BEF">
      <w:pPr>
        <w:pStyle w:val="Heading3"/>
        <w:spacing w:before="120" w:after="120" w:line="26" w:lineRule="atLeast"/>
        <w:ind w:firstLine="0"/>
        <w:rPr>
          <w:rFonts w:cs="Times New Roman"/>
          <w:b w:val="0"/>
          <w:color w:val="auto"/>
          <w:szCs w:val="26"/>
        </w:rPr>
      </w:pPr>
      <w:bookmarkStart w:id="2638" w:name="_Toc469133636"/>
      <w:bookmarkStart w:id="2639" w:name="_Toc469091682"/>
      <w:bookmarkStart w:id="2640" w:name="_Toc475801479"/>
      <w:bookmarkStart w:id="2641" w:name="_Toc475999809"/>
      <w:bookmarkStart w:id="2642" w:name="_Toc511914375"/>
      <w:bookmarkStart w:id="2643" w:name="_Toc511914455"/>
      <w:bookmarkStart w:id="2644" w:name="_Toc513314926"/>
      <w:r w:rsidRPr="000A6031">
        <w:rPr>
          <w:rFonts w:cs="Times New Roman"/>
          <w:color w:val="auto"/>
          <w:szCs w:val="26"/>
        </w:rPr>
        <w:t>1.</w:t>
      </w:r>
      <w:r w:rsidR="00A67684" w:rsidRPr="000A6031">
        <w:rPr>
          <w:rFonts w:cs="Times New Roman"/>
          <w:color w:val="auto"/>
          <w:szCs w:val="26"/>
        </w:rPr>
        <w:t xml:space="preserve">5.1 </w:t>
      </w:r>
      <w:r w:rsidR="00E8598C" w:rsidRPr="000A6031">
        <w:rPr>
          <w:rFonts w:cs="Times New Roman"/>
          <w:color w:val="auto"/>
          <w:szCs w:val="26"/>
        </w:rPr>
        <w:t>Giới thiệu</w:t>
      </w:r>
      <w:bookmarkEnd w:id="2638"/>
      <w:bookmarkEnd w:id="2639"/>
      <w:bookmarkEnd w:id="2640"/>
      <w:bookmarkEnd w:id="2641"/>
      <w:bookmarkEnd w:id="2642"/>
      <w:bookmarkEnd w:id="2643"/>
      <w:bookmarkEnd w:id="2644"/>
    </w:p>
    <w:p w:rsidR="00E8598C" w:rsidRPr="000A6031" w:rsidRDefault="005B2DA6" w:rsidP="00635015">
      <w:pPr>
        <w:spacing w:line="26" w:lineRule="atLeast"/>
        <w:ind w:firstLine="709"/>
        <w:rPr>
          <w:rFonts w:cs="Times New Roman"/>
          <w:szCs w:val="26"/>
        </w:rPr>
      </w:pPr>
      <w:hyperlink r:id="rId51" w:tooltip="wikt:android" w:history="1">
        <w:r w:rsidR="00E8598C" w:rsidRPr="000A6031">
          <w:rPr>
            <w:rStyle w:val="Hyperlink"/>
            <w:rFonts w:cs="Times New Roman"/>
            <w:b/>
            <w:bCs/>
            <w:color w:val="auto"/>
            <w:szCs w:val="26"/>
            <w:u w:val="none"/>
          </w:rPr>
          <w:t>Android</w:t>
        </w:r>
      </w:hyperlink>
      <w:r w:rsidR="00E8598C" w:rsidRPr="000A6031">
        <w:rPr>
          <w:rStyle w:val="apple-converted-space"/>
          <w:rFonts w:cs="Times New Roman"/>
          <w:szCs w:val="26"/>
        </w:rPr>
        <w:t> </w:t>
      </w:r>
      <w:r w:rsidR="00E8598C" w:rsidRPr="000A6031">
        <w:rPr>
          <w:rFonts w:cs="Times New Roman"/>
          <w:szCs w:val="26"/>
        </w:rPr>
        <w:t>là một</w:t>
      </w:r>
      <w:r w:rsidR="00E8598C" w:rsidRPr="000A6031">
        <w:rPr>
          <w:rStyle w:val="apple-converted-space"/>
          <w:rFonts w:cs="Times New Roman"/>
          <w:szCs w:val="26"/>
        </w:rPr>
        <w:t> </w:t>
      </w:r>
      <w:hyperlink r:id="rId52" w:tooltip="Hệ điều hành di động (trang chưa được viết)" w:history="1">
        <w:r w:rsidR="00E8598C" w:rsidRPr="000A6031">
          <w:rPr>
            <w:rStyle w:val="Hyperlink"/>
            <w:rFonts w:cs="Times New Roman"/>
            <w:color w:val="auto"/>
            <w:szCs w:val="26"/>
            <w:u w:val="none"/>
          </w:rPr>
          <w:t>hệ điều hành</w:t>
        </w:r>
      </w:hyperlink>
      <w:r w:rsidR="00E8598C" w:rsidRPr="000A6031">
        <w:rPr>
          <w:rStyle w:val="apple-converted-space"/>
          <w:rFonts w:cs="Times New Roman"/>
          <w:szCs w:val="26"/>
        </w:rPr>
        <w:t> </w:t>
      </w:r>
      <w:r w:rsidR="00E8598C" w:rsidRPr="000A6031">
        <w:rPr>
          <w:rFonts w:cs="Times New Roman"/>
          <w:szCs w:val="26"/>
        </w:rPr>
        <w:t>dựa trên nền tảng</w:t>
      </w:r>
      <w:r w:rsidR="00E8598C" w:rsidRPr="000A6031">
        <w:rPr>
          <w:rStyle w:val="apple-converted-space"/>
          <w:rFonts w:cs="Times New Roman"/>
          <w:szCs w:val="26"/>
        </w:rPr>
        <w:t> </w:t>
      </w:r>
      <w:hyperlink r:id="rId53" w:tooltip="Linux" w:history="1">
        <w:r w:rsidR="00E8598C" w:rsidRPr="000A6031">
          <w:rPr>
            <w:rStyle w:val="Hyperlink"/>
            <w:rFonts w:cs="Times New Roman"/>
            <w:b/>
            <w:color w:val="auto"/>
            <w:szCs w:val="26"/>
            <w:u w:val="none"/>
          </w:rPr>
          <w:t>Linux</w:t>
        </w:r>
      </w:hyperlink>
      <w:r w:rsidR="00E8598C" w:rsidRPr="000A6031">
        <w:rPr>
          <w:rStyle w:val="apple-converted-space"/>
          <w:rFonts w:cs="Times New Roman"/>
          <w:szCs w:val="26"/>
        </w:rPr>
        <w:t> </w:t>
      </w:r>
      <w:r w:rsidR="00E8598C" w:rsidRPr="000A6031">
        <w:rPr>
          <w:rFonts w:cs="Times New Roman"/>
          <w:szCs w:val="26"/>
        </w:rPr>
        <w:t>được thiết kế dành cho các thiết bị di động có</w:t>
      </w:r>
      <w:r w:rsidR="00E8598C" w:rsidRPr="000A6031">
        <w:rPr>
          <w:rStyle w:val="apple-converted-space"/>
          <w:rFonts w:cs="Times New Roman"/>
          <w:szCs w:val="26"/>
        </w:rPr>
        <w:t> </w:t>
      </w:r>
      <w:hyperlink r:id="rId54" w:tooltip="Màn hình cảm ứng" w:history="1">
        <w:r w:rsidR="00E8598C" w:rsidRPr="000A6031">
          <w:rPr>
            <w:rStyle w:val="Hyperlink"/>
            <w:rFonts w:cs="Times New Roman"/>
            <w:color w:val="auto"/>
            <w:szCs w:val="26"/>
            <w:u w:val="none"/>
          </w:rPr>
          <w:t>màn hình cảm ứng</w:t>
        </w:r>
      </w:hyperlink>
      <w:r w:rsidR="00E8598C" w:rsidRPr="000A6031">
        <w:rPr>
          <w:rStyle w:val="apple-converted-space"/>
          <w:rFonts w:cs="Times New Roman"/>
          <w:szCs w:val="26"/>
        </w:rPr>
        <w:t> </w:t>
      </w:r>
      <w:r w:rsidR="00E8598C" w:rsidRPr="000A6031">
        <w:rPr>
          <w:rFonts w:cs="Times New Roman"/>
          <w:szCs w:val="26"/>
        </w:rPr>
        <w:t>như</w:t>
      </w:r>
      <w:r w:rsidR="00E8598C" w:rsidRPr="000A6031">
        <w:rPr>
          <w:rStyle w:val="apple-converted-space"/>
          <w:rFonts w:cs="Times New Roman"/>
          <w:szCs w:val="26"/>
        </w:rPr>
        <w:t> </w:t>
      </w:r>
      <w:hyperlink r:id="rId55" w:tooltip="Điện thoại thông minh" w:history="1">
        <w:r w:rsidR="00E8598C" w:rsidRPr="000A6031">
          <w:rPr>
            <w:rStyle w:val="Hyperlink"/>
            <w:rFonts w:cs="Times New Roman"/>
            <w:color w:val="auto"/>
            <w:szCs w:val="26"/>
            <w:u w:val="none"/>
          </w:rPr>
          <w:t>điện thoại thông minh</w:t>
        </w:r>
      </w:hyperlink>
      <w:r w:rsidR="00E8598C" w:rsidRPr="000A6031">
        <w:rPr>
          <w:rStyle w:val="apple-converted-space"/>
          <w:rFonts w:cs="Times New Roman"/>
          <w:szCs w:val="26"/>
        </w:rPr>
        <w:t> </w:t>
      </w:r>
      <w:r w:rsidR="00E8598C" w:rsidRPr="000A6031">
        <w:rPr>
          <w:rFonts w:cs="Times New Roman"/>
          <w:szCs w:val="26"/>
        </w:rPr>
        <w:t>và</w:t>
      </w:r>
      <w:r w:rsidR="00E8598C" w:rsidRPr="000A6031">
        <w:rPr>
          <w:rStyle w:val="apple-converted-space"/>
          <w:rFonts w:cs="Times New Roman"/>
          <w:szCs w:val="26"/>
        </w:rPr>
        <w:t> </w:t>
      </w:r>
      <w:hyperlink r:id="rId56" w:tooltip="Máy tính bảng" w:history="1">
        <w:r w:rsidR="00E8598C" w:rsidRPr="000A6031">
          <w:rPr>
            <w:rStyle w:val="Hyperlink"/>
            <w:rFonts w:cs="Times New Roman"/>
            <w:color w:val="auto"/>
            <w:szCs w:val="26"/>
            <w:u w:val="none"/>
          </w:rPr>
          <w:t>máy tính bảng</w:t>
        </w:r>
      </w:hyperlink>
      <w:r w:rsidR="00E8598C" w:rsidRPr="000A6031">
        <w:rPr>
          <w:rFonts w:cs="Times New Roman"/>
          <w:szCs w:val="26"/>
        </w:rPr>
        <w:t xml:space="preserve">. Ban đầu, </w:t>
      </w:r>
      <w:r w:rsidR="00E8598C" w:rsidRPr="000A6031">
        <w:rPr>
          <w:rFonts w:cs="Times New Roman"/>
          <w:b/>
          <w:szCs w:val="26"/>
        </w:rPr>
        <w:t>Android</w:t>
      </w:r>
      <w:r w:rsidR="00E8598C" w:rsidRPr="000A6031">
        <w:rPr>
          <w:rFonts w:cs="Times New Roman"/>
          <w:szCs w:val="26"/>
        </w:rPr>
        <w:t xml:space="preserve"> được phát triển bởi Tổng công ty </w:t>
      </w:r>
      <w:r w:rsidR="00E8598C" w:rsidRPr="000A6031">
        <w:rPr>
          <w:rFonts w:cs="Times New Roman"/>
          <w:b/>
          <w:szCs w:val="26"/>
        </w:rPr>
        <w:t>Android</w:t>
      </w:r>
      <w:r w:rsidR="00E8598C" w:rsidRPr="000A6031">
        <w:rPr>
          <w:rFonts w:cs="Times New Roman"/>
          <w:szCs w:val="26"/>
        </w:rPr>
        <w:t>, với sự hỗ trợ tài chính từ</w:t>
      </w:r>
      <w:r w:rsidR="00E8598C" w:rsidRPr="000A6031">
        <w:rPr>
          <w:rStyle w:val="apple-converted-space"/>
          <w:rFonts w:cs="Times New Roman"/>
          <w:szCs w:val="26"/>
        </w:rPr>
        <w:t> </w:t>
      </w:r>
      <w:hyperlink r:id="rId57" w:tooltip="Google" w:history="1">
        <w:r w:rsidR="00E8598C" w:rsidRPr="000A6031">
          <w:rPr>
            <w:rStyle w:val="Hyperlink"/>
            <w:rFonts w:cs="Times New Roman"/>
            <w:color w:val="auto"/>
            <w:szCs w:val="26"/>
            <w:u w:val="none"/>
          </w:rPr>
          <w:t>Google</w:t>
        </w:r>
      </w:hyperlink>
      <w:r w:rsidR="00E8598C" w:rsidRPr="000A6031">
        <w:rPr>
          <w:rStyle w:val="apple-converted-space"/>
          <w:rFonts w:cs="Times New Roman"/>
          <w:szCs w:val="26"/>
        </w:rPr>
        <w:t> </w:t>
      </w:r>
      <w:r w:rsidR="00E8598C" w:rsidRPr="000A6031">
        <w:rPr>
          <w:rFonts w:cs="Times New Roman"/>
          <w:szCs w:val="26"/>
        </w:rPr>
        <w:t xml:space="preserve">và sau này được chính </w:t>
      </w:r>
      <w:r w:rsidR="00E8598C" w:rsidRPr="000A6031">
        <w:rPr>
          <w:rFonts w:cs="Times New Roman"/>
          <w:b/>
          <w:szCs w:val="26"/>
        </w:rPr>
        <w:t>Google</w:t>
      </w:r>
      <w:r w:rsidR="00E8598C" w:rsidRPr="000A6031">
        <w:rPr>
          <w:rFonts w:cs="Times New Roman"/>
          <w:szCs w:val="26"/>
        </w:rPr>
        <w:t xml:space="preserve"> mua lại vào năm 2005. </w:t>
      </w:r>
      <w:r w:rsidR="00E8598C" w:rsidRPr="000A6031">
        <w:rPr>
          <w:rFonts w:cs="Times New Roman"/>
          <w:b/>
          <w:szCs w:val="26"/>
        </w:rPr>
        <w:t>Android</w:t>
      </w:r>
      <w:r w:rsidR="00E8598C" w:rsidRPr="000A6031">
        <w:rPr>
          <w:rFonts w:cs="Times New Roman"/>
          <w:szCs w:val="26"/>
        </w:rPr>
        <w:t xml:space="preserve"> ra mắt vào năm 2007 cùng với tuyên bố thành lập</w:t>
      </w:r>
      <w:r w:rsidR="00E8598C" w:rsidRPr="000A6031">
        <w:rPr>
          <w:rStyle w:val="apple-converted-space"/>
          <w:rFonts w:cs="Times New Roman"/>
          <w:szCs w:val="26"/>
        </w:rPr>
        <w:t> </w:t>
      </w:r>
      <w:hyperlink r:id="rId58" w:tooltip="Liên minh thiết bị cầm tay mở" w:history="1">
        <w:r w:rsidR="00E8598C" w:rsidRPr="000A6031">
          <w:rPr>
            <w:rStyle w:val="Hyperlink"/>
            <w:rFonts w:cs="Times New Roman"/>
            <w:color w:val="auto"/>
            <w:szCs w:val="26"/>
            <w:u w:val="none"/>
          </w:rPr>
          <w:t>Liên minh thiết bị cầm tay mở</w:t>
        </w:r>
      </w:hyperlink>
      <w:r w:rsidR="00E8598C" w:rsidRPr="000A6031">
        <w:rPr>
          <w:rFonts w:cs="Times New Roman"/>
          <w:szCs w:val="26"/>
        </w:rPr>
        <w:t>: một hiệp hội gồm các công ty</w:t>
      </w:r>
      <w:r w:rsidR="00E8598C" w:rsidRPr="000A6031">
        <w:rPr>
          <w:rStyle w:val="apple-converted-space"/>
          <w:rFonts w:cs="Times New Roman"/>
          <w:szCs w:val="26"/>
        </w:rPr>
        <w:t> </w:t>
      </w:r>
      <w:hyperlink r:id="rId59" w:tooltip="Phần cứng" w:history="1">
        <w:r w:rsidR="00E8598C" w:rsidRPr="000A6031">
          <w:rPr>
            <w:rStyle w:val="Hyperlink"/>
            <w:rFonts w:cs="Times New Roman"/>
            <w:color w:val="auto"/>
            <w:szCs w:val="26"/>
            <w:u w:val="none"/>
          </w:rPr>
          <w:t>phần cứng</w:t>
        </w:r>
      </w:hyperlink>
      <w:r w:rsidR="00E8598C" w:rsidRPr="000A6031">
        <w:rPr>
          <w:rFonts w:cs="Times New Roman"/>
          <w:szCs w:val="26"/>
        </w:rPr>
        <w:t>,</w:t>
      </w:r>
      <w:r w:rsidR="00E8598C" w:rsidRPr="000A6031">
        <w:rPr>
          <w:rStyle w:val="apple-converted-space"/>
          <w:rFonts w:cs="Times New Roman"/>
          <w:szCs w:val="26"/>
        </w:rPr>
        <w:t> </w:t>
      </w:r>
      <w:hyperlink r:id="rId60" w:tooltip="Phần mềm" w:history="1">
        <w:r w:rsidR="00E8598C" w:rsidRPr="000A6031">
          <w:rPr>
            <w:rStyle w:val="Hyperlink"/>
            <w:rFonts w:cs="Times New Roman"/>
            <w:color w:val="auto"/>
            <w:szCs w:val="26"/>
            <w:u w:val="none"/>
          </w:rPr>
          <w:t>phần mềm</w:t>
        </w:r>
      </w:hyperlink>
      <w:r w:rsidR="00E8598C" w:rsidRPr="000A6031">
        <w:rPr>
          <w:rFonts w:cs="Times New Roman"/>
          <w:szCs w:val="26"/>
        </w:rPr>
        <w:t>, và</w:t>
      </w:r>
      <w:r w:rsidR="00E8598C" w:rsidRPr="000A6031">
        <w:rPr>
          <w:rStyle w:val="apple-converted-space"/>
          <w:rFonts w:cs="Times New Roman"/>
          <w:szCs w:val="26"/>
        </w:rPr>
        <w:t> </w:t>
      </w:r>
      <w:hyperlink r:id="rId61" w:tooltip="Viễn thông" w:history="1">
        <w:r w:rsidR="00E8598C" w:rsidRPr="000A6031">
          <w:rPr>
            <w:rStyle w:val="Hyperlink"/>
            <w:rFonts w:cs="Times New Roman"/>
            <w:color w:val="auto"/>
            <w:szCs w:val="26"/>
            <w:u w:val="none"/>
          </w:rPr>
          <w:t>viễn thông</w:t>
        </w:r>
      </w:hyperlink>
      <w:r w:rsidR="00E8598C" w:rsidRPr="000A6031">
        <w:rPr>
          <w:rStyle w:val="apple-converted-space"/>
          <w:rFonts w:cs="Times New Roman"/>
          <w:szCs w:val="26"/>
        </w:rPr>
        <w:t> </w:t>
      </w:r>
      <w:r w:rsidR="00E8598C" w:rsidRPr="000A6031">
        <w:rPr>
          <w:rFonts w:cs="Times New Roman"/>
          <w:szCs w:val="26"/>
        </w:rPr>
        <w:t>với mục tiêu đẩy mạnh các</w:t>
      </w:r>
      <w:r w:rsidR="00E8598C" w:rsidRPr="000A6031">
        <w:rPr>
          <w:rStyle w:val="apple-converted-space"/>
          <w:rFonts w:cs="Times New Roman"/>
          <w:szCs w:val="26"/>
        </w:rPr>
        <w:t> </w:t>
      </w:r>
      <w:hyperlink r:id="rId62" w:tooltip="Tiêu chuẩn mở (trang chưa được viết)" w:history="1">
        <w:r w:rsidR="00E8598C" w:rsidRPr="000A6031">
          <w:rPr>
            <w:rStyle w:val="Hyperlink"/>
            <w:rFonts w:cs="Times New Roman"/>
            <w:color w:val="auto"/>
            <w:szCs w:val="26"/>
            <w:u w:val="none"/>
          </w:rPr>
          <w:t>tiêu chuẩn mở</w:t>
        </w:r>
      </w:hyperlink>
      <w:r w:rsidR="00E8598C" w:rsidRPr="000A6031">
        <w:rPr>
          <w:rStyle w:val="apple-converted-space"/>
          <w:rFonts w:cs="Times New Roman"/>
          <w:szCs w:val="26"/>
        </w:rPr>
        <w:t> </w:t>
      </w:r>
      <w:r w:rsidR="00E8598C" w:rsidRPr="000A6031">
        <w:rPr>
          <w:rFonts w:cs="Times New Roman"/>
          <w:szCs w:val="26"/>
        </w:rPr>
        <w:t>cho các thiết bị di động.</w:t>
      </w:r>
      <w:r w:rsidR="00E8598C" w:rsidRPr="000A6031">
        <w:rPr>
          <w:rStyle w:val="apple-converted-space"/>
          <w:rFonts w:cs="Times New Roman"/>
          <w:szCs w:val="26"/>
        </w:rPr>
        <w:t> </w:t>
      </w:r>
      <w:r w:rsidR="00E8598C" w:rsidRPr="000A6031">
        <w:rPr>
          <w:rFonts w:cs="Times New Roman"/>
          <w:szCs w:val="26"/>
        </w:rPr>
        <w:t xml:space="preserve">Chiếc điện thoại đầu tiên chạy </w:t>
      </w:r>
      <w:r w:rsidR="00E8598C" w:rsidRPr="000A6031">
        <w:rPr>
          <w:rFonts w:cs="Times New Roman"/>
          <w:b/>
          <w:szCs w:val="26"/>
        </w:rPr>
        <w:t>Android</w:t>
      </w:r>
      <w:r w:rsidR="00E8598C" w:rsidRPr="000A6031">
        <w:rPr>
          <w:rFonts w:cs="Times New Roman"/>
          <w:szCs w:val="26"/>
        </w:rPr>
        <w:t xml:space="preserve"> được bán vào tháng 10 năm 2008.</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Tên mã</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Phiên bản</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Ngày phát hành</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Cấp API</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Alpha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1.0</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23, 2008</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Beta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9,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63" w:tooltip="Android Cupcake" w:history="1">
              <w:r w:rsidR="00E8598C" w:rsidRPr="000A6031">
                <w:rPr>
                  <w:rStyle w:val="Hyperlink"/>
                  <w:rFonts w:cs="Times New Roman"/>
                  <w:color w:val="auto"/>
                  <w:szCs w:val="26"/>
                  <w:u w:val="none"/>
                </w:rPr>
                <w:t>Cupcake</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1.5</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April 27,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64" w:tooltip="Android Donut" w:history="1">
              <w:r w:rsidR="00E8598C" w:rsidRPr="000A6031">
                <w:rPr>
                  <w:rStyle w:val="Hyperlink"/>
                  <w:rFonts w:cs="Times New Roman"/>
                  <w:color w:val="auto"/>
                  <w:szCs w:val="26"/>
                  <w:u w:val="none"/>
                </w:rPr>
                <w:t>Donut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15,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4</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65" w:tooltip="Android Eclair" w:history="1">
              <w:r w:rsidR="00E8598C" w:rsidRPr="000A6031">
                <w:rPr>
                  <w:rStyle w:val="Hyperlink"/>
                  <w:rFonts w:cs="Times New Roman"/>
                  <w:color w:val="auto"/>
                  <w:szCs w:val="26"/>
                  <w:u w:val="none"/>
                </w:rPr>
                <w:t>Eclair</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2.0 – 2.1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26,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5–7</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66" w:tooltip="Android Froyo" w:history="1">
              <w:r w:rsidR="00E8598C" w:rsidRPr="000A6031">
                <w:rPr>
                  <w:rStyle w:val="Hyperlink"/>
                  <w:rFonts w:cs="Times New Roman"/>
                  <w:color w:val="auto"/>
                  <w:szCs w:val="26"/>
                  <w:u w:val="none"/>
                </w:rPr>
                <w:t>Froyo</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2.2 – 2.2.3</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May 20,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67" w:tooltip="Android Gingerbread" w:history="1">
              <w:r w:rsidR="00E8598C" w:rsidRPr="000A6031">
                <w:rPr>
                  <w:rStyle w:val="Hyperlink"/>
                  <w:rFonts w:cs="Times New Roman"/>
                  <w:color w:val="auto"/>
                  <w:szCs w:val="26"/>
                  <w:u w:val="none"/>
                </w:rPr>
                <w:t>Gingerbread</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2.3 – 2.3.7</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December 6,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9–10</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68" w:tooltip="Android Honeycomb" w:history="1">
              <w:r w:rsidR="00E8598C" w:rsidRPr="000A6031">
                <w:rPr>
                  <w:rStyle w:val="Hyperlink"/>
                  <w:rFonts w:cs="Times New Roman"/>
                  <w:color w:val="auto"/>
                  <w:szCs w:val="26"/>
                  <w:u w:val="none"/>
                </w:rPr>
                <w:t>Honeycomb</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3.0 – 3.2.6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22,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11–13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69" w:tooltip="Android Ice Cream Sandwich" w:history="1">
              <w:r w:rsidR="00E8598C" w:rsidRPr="000A6031">
                <w:rPr>
                  <w:rStyle w:val="Hyperlink"/>
                  <w:rFonts w:cs="Times New Roman"/>
                  <w:color w:val="auto"/>
                  <w:szCs w:val="26"/>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4.0 – 4.0.4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18,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14–15</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70" w:tooltip="Android Jelly Bean" w:history="1">
              <w:r w:rsidR="00E8598C" w:rsidRPr="000A6031">
                <w:rPr>
                  <w:rStyle w:val="Hyperlink"/>
                  <w:rFonts w:cs="Times New Roman"/>
                  <w:color w:val="auto"/>
                  <w:szCs w:val="26"/>
                  <w:u w:val="none"/>
                </w:rPr>
                <w:t>Jelly Bean</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4.1 – 4.3.1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July 9, 2012</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16–18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71" w:tooltip="Android KitKat" w:history="1">
              <w:r w:rsidR="00E8598C" w:rsidRPr="000A6031">
                <w:rPr>
                  <w:rStyle w:val="Hyperlink"/>
                  <w:rFonts w:cs="Times New Roman"/>
                  <w:color w:val="auto"/>
                  <w:szCs w:val="26"/>
                  <w:u w:val="none"/>
                </w:rPr>
                <w:t>KitKat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4.4 – 4.4.4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31, 2013</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19</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72" w:tooltip="Android Lollipop" w:history="1">
              <w:r w:rsidR="00E8598C" w:rsidRPr="000A6031">
                <w:rPr>
                  <w:rStyle w:val="Hyperlink"/>
                  <w:rFonts w:cs="Times New Roman"/>
                  <w:color w:val="auto"/>
                  <w:szCs w:val="26"/>
                  <w:u w:val="none"/>
                </w:rPr>
                <w:t>Lollipop</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5.0 – 5.1.1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November 12, 2014</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21–22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73" w:tooltip="Android Marshmallow" w:history="1">
              <w:r w:rsidR="00E8598C" w:rsidRPr="000A6031">
                <w:rPr>
                  <w:rStyle w:val="Hyperlink"/>
                  <w:rFonts w:cs="Times New Roman"/>
                  <w:color w:val="auto"/>
                  <w:szCs w:val="26"/>
                  <w:u w:val="none"/>
                </w:rPr>
                <w:t>Marshmallow</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6.0 – 6.0.1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5, 2015</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23</w:t>
            </w:r>
          </w:p>
        </w:tc>
      </w:tr>
      <w:tr w:rsidR="00E8598C"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5B2DA6" w:rsidP="00635015">
            <w:pPr>
              <w:spacing w:after="120" w:line="26" w:lineRule="atLeast"/>
              <w:jc w:val="center"/>
              <w:rPr>
                <w:rFonts w:cs="Times New Roman"/>
                <w:szCs w:val="26"/>
              </w:rPr>
            </w:pPr>
            <w:hyperlink r:id="rId74" w:tooltip="Android Nougat" w:history="1">
              <w:r w:rsidR="00E8598C" w:rsidRPr="000A6031">
                <w:rPr>
                  <w:rStyle w:val="Hyperlink"/>
                  <w:rFonts w:cs="Times New Roman"/>
                  <w:bCs/>
                  <w:color w:val="auto"/>
                  <w:szCs w:val="26"/>
                  <w:u w:val="none"/>
                </w:rPr>
                <w:t>Nougat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bCs/>
                <w:szCs w:val="26"/>
              </w:rPr>
              <w:t>7.0 – 7.1.1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August 22, 2016</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24–25</w:t>
            </w:r>
          </w:p>
        </w:tc>
      </w:tr>
    </w:tbl>
    <w:p w:rsidR="00E8598C" w:rsidRPr="000A6031" w:rsidRDefault="008F3934" w:rsidP="00547EC1">
      <w:pPr>
        <w:spacing w:line="26" w:lineRule="atLeast"/>
        <w:ind w:firstLine="709"/>
        <w:jc w:val="center"/>
        <w:rPr>
          <w:rFonts w:cs="Times New Roman"/>
          <w:szCs w:val="26"/>
        </w:rPr>
      </w:pPr>
      <w:r w:rsidRPr="000A6031">
        <w:rPr>
          <w:rFonts w:cs="Times New Roman"/>
          <w:szCs w:val="26"/>
        </w:rPr>
        <w:t>Bảng 1.1: Các phiên bản hệ điều hành Android phát triển theo thời gian.</w:t>
      </w:r>
    </w:p>
    <w:p w:rsidR="008F3934" w:rsidRPr="000A6031" w:rsidRDefault="008F3934" w:rsidP="00547EC1">
      <w:pPr>
        <w:spacing w:line="26" w:lineRule="atLeast"/>
        <w:ind w:firstLine="709"/>
        <w:rPr>
          <w:rFonts w:cs="Times New Roman"/>
          <w:szCs w:val="26"/>
        </w:rPr>
      </w:pPr>
    </w:p>
    <w:p w:rsidR="00E8598C" w:rsidRPr="000A6031" w:rsidRDefault="008F3934" w:rsidP="00F82BEF">
      <w:pPr>
        <w:pStyle w:val="Heading3"/>
        <w:spacing w:before="120" w:after="120" w:line="26" w:lineRule="atLeast"/>
        <w:ind w:firstLine="0"/>
        <w:rPr>
          <w:rFonts w:cs="Times New Roman"/>
          <w:b w:val="0"/>
          <w:color w:val="auto"/>
          <w:szCs w:val="26"/>
        </w:rPr>
      </w:pPr>
      <w:bookmarkStart w:id="2645" w:name="_Toc469133637"/>
      <w:bookmarkStart w:id="2646" w:name="_Toc469091683"/>
      <w:bookmarkStart w:id="2647" w:name="_Toc475801480"/>
      <w:bookmarkStart w:id="2648" w:name="_Toc475999810"/>
      <w:bookmarkStart w:id="2649" w:name="_Toc511914376"/>
      <w:bookmarkStart w:id="2650" w:name="_Toc511914456"/>
      <w:bookmarkStart w:id="2651" w:name="_Toc513314927"/>
      <w:r w:rsidRPr="000A6031">
        <w:rPr>
          <w:rFonts w:cs="Times New Roman"/>
          <w:color w:val="auto"/>
          <w:szCs w:val="26"/>
        </w:rPr>
        <w:t>1.</w:t>
      </w:r>
      <w:r w:rsidR="00A67684" w:rsidRPr="000A6031">
        <w:rPr>
          <w:rFonts w:cs="Times New Roman"/>
          <w:color w:val="auto"/>
          <w:szCs w:val="26"/>
        </w:rPr>
        <w:t xml:space="preserve">5.2 </w:t>
      </w:r>
      <w:r w:rsidR="00E8598C" w:rsidRPr="000A6031">
        <w:rPr>
          <w:rFonts w:cs="Times New Roman"/>
          <w:color w:val="auto"/>
          <w:szCs w:val="26"/>
        </w:rPr>
        <w:t>Cài đặt môi trường JDK và công cụ lập trình Android Studio</w:t>
      </w:r>
      <w:bookmarkEnd w:id="2645"/>
      <w:bookmarkEnd w:id="2646"/>
      <w:bookmarkEnd w:id="2647"/>
      <w:bookmarkEnd w:id="2648"/>
      <w:bookmarkEnd w:id="2649"/>
      <w:bookmarkEnd w:id="2650"/>
      <w:bookmarkEnd w:id="2651"/>
    </w:p>
    <w:p w:rsidR="00E8598C" w:rsidRPr="000A6031" w:rsidRDefault="00E8598C" w:rsidP="00547EC1">
      <w:pPr>
        <w:spacing w:line="26" w:lineRule="atLeast"/>
        <w:ind w:firstLine="709"/>
        <w:rPr>
          <w:rFonts w:cs="Times New Roman"/>
          <w:szCs w:val="26"/>
        </w:rPr>
      </w:pPr>
      <w:r w:rsidRPr="000A6031">
        <w:rPr>
          <w:rFonts w:cs="Times New Roman"/>
          <w:szCs w:val="26"/>
        </w:rPr>
        <w:t>Để có thể xây dựng được phần mềm trên nền tảng Android thì máy tính phải được cài môi trường java và công cụ lập trình, ở đề tài này nhóm em sử dụng công cụ Android Studio để lập trình, ngoài công cụ này thì các lập trình viên còn có thể sử dụng bộ ADT dùng cho Eclipse để xây dựng phần mềm.</w:t>
      </w:r>
    </w:p>
    <w:p w:rsidR="00E8598C" w:rsidRPr="00935095" w:rsidRDefault="00E8598C" w:rsidP="00155488">
      <w:pPr>
        <w:pStyle w:val="ListParagraph"/>
        <w:numPr>
          <w:ilvl w:val="0"/>
          <w:numId w:val="10"/>
        </w:numPr>
      </w:pPr>
      <w:r w:rsidRPr="00935095">
        <w:t>Cài</w:t>
      </w:r>
      <w:r w:rsidR="00935095">
        <w:t xml:space="preserve"> đặt</w:t>
      </w:r>
      <w:r w:rsidRPr="00935095">
        <w:t xml:space="preserve"> JDK:</w:t>
      </w:r>
    </w:p>
    <w:p w:rsidR="008F3934" w:rsidRPr="00935095" w:rsidRDefault="00F82BEF" w:rsidP="00935095">
      <w:pPr>
        <w:ind w:firstLine="360"/>
      </w:pPr>
      <w:r>
        <w:t>T</w:t>
      </w:r>
      <w:r w:rsidR="00E8598C" w:rsidRPr="00935095">
        <w:t>ải bộ cài</w:t>
      </w:r>
      <w:r>
        <w:t xml:space="preserve"> đặt</w:t>
      </w:r>
      <w:r w:rsidR="00E8598C" w:rsidRPr="00935095">
        <w:t xml:space="preserve"> JDK tại:</w:t>
      </w:r>
    </w:p>
    <w:p w:rsidR="00E8598C" w:rsidRPr="0076265C" w:rsidRDefault="005B2DA6" w:rsidP="00935095">
      <w:pPr>
        <w:ind w:firstLine="360"/>
        <w:rPr>
          <w:rPrChange w:id="2652" w:author="d" w:date="2018-05-05T20:48:00Z">
            <w:rPr/>
          </w:rPrChange>
        </w:rPr>
      </w:pPr>
      <w:r w:rsidRPr="0076265C">
        <w:rPr>
          <w:rPrChange w:id="2653" w:author="d" w:date="2018-05-05T20:48:00Z">
            <w:rPr/>
          </w:rPrChange>
        </w:rPr>
        <w:lastRenderedPageBreak/>
        <w:fldChar w:fldCharType="begin"/>
      </w:r>
      <w:r w:rsidRPr="0076265C">
        <w:rPr>
          <w:rPrChange w:id="2654" w:author="d" w:date="2018-05-05T20:48:00Z">
            <w:rPr/>
          </w:rPrChange>
        </w:rPr>
        <w:instrText xml:space="preserve"> HYPERLINK "http://www.oracle.com/technetwork/java/javase/downloads/index.html" </w:instrText>
      </w:r>
      <w:r w:rsidRPr="0076265C">
        <w:rPr>
          <w:rPrChange w:id="2655" w:author="d" w:date="2018-05-05T20:48:00Z">
            <w:rPr/>
          </w:rPrChange>
        </w:rPr>
        <w:fldChar w:fldCharType="separate"/>
      </w:r>
      <w:r w:rsidR="00E8598C" w:rsidRPr="0076265C">
        <w:rPr>
          <w:rStyle w:val="Hyperlink"/>
          <w:u w:val="none"/>
          <w:rPrChange w:id="2656" w:author="d" w:date="2018-05-05T20:48:00Z">
            <w:rPr>
              <w:rStyle w:val="Hyperlink"/>
            </w:rPr>
          </w:rPrChange>
        </w:rPr>
        <w:t>http://www.oracle.com/technetwork/java/javase/downloads/index.html</w:t>
      </w:r>
      <w:r w:rsidRPr="0076265C">
        <w:rPr>
          <w:rStyle w:val="Hyperlink"/>
          <w:u w:val="none"/>
          <w:rPrChange w:id="2657" w:author="d" w:date="2018-05-05T20:48:00Z">
            <w:rPr>
              <w:rStyle w:val="Hyperlink"/>
            </w:rPr>
          </w:rPrChange>
        </w:rPr>
        <w:fldChar w:fldCharType="end"/>
      </w:r>
    </w:p>
    <w:p w:rsidR="00E8598C" w:rsidRPr="0076265C" w:rsidRDefault="00E8598C" w:rsidP="00935095">
      <w:pPr>
        <w:ind w:firstLine="360"/>
        <w:rPr>
          <w:rPrChange w:id="2658" w:author="d" w:date="2018-05-05T20:48:00Z">
            <w:rPr/>
          </w:rPrChange>
        </w:rPr>
      </w:pPr>
      <w:r w:rsidRPr="0076265C">
        <w:rPr>
          <w:rPrChange w:id="2659" w:author="d" w:date="2018-05-05T20:48:00Z">
            <w:rPr/>
          </w:rPrChange>
        </w:rPr>
        <w:t>Thiết lập biến môi trường</w:t>
      </w:r>
      <w:r w:rsidR="00F82BEF" w:rsidRPr="0076265C">
        <w:rPr>
          <w:rPrChange w:id="2660" w:author="d" w:date="2018-05-05T20:48:00Z">
            <w:rPr/>
          </w:rPrChange>
        </w:rPr>
        <w:t xml:space="preserve"> theo trang web sau</w:t>
      </w:r>
    </w:p>
    <w:p w:rsidR="00E8598C" w:rsidRPr="0076265C" w:rsidRDefault="005B2DA6" w:rsidP="00935095">
      <w:pPr>
        <w:ind w:firstLine="360"/>
        <w:rPr>
          <w:rPrChange w:id="2661" w:author="d" w:date="2018-05-05T20:48:00Z">
            <w:rPr/>
          </w:rPrChange>
        </w:rPr>
      </w:pPr>
      <w:r w:rsidRPr="0076265C">
        <w:rPr>
          <w:rPrChange w:id="2662" w:author="d" w:date="2018-05-05T20:48:00Z">
            <w:rPr/>
          </w:rPrChange>
        </w:rPr>
        <w:fldChar w:fldCharType="begin"/>
      </w:r>
      <w:r w:rsidRPr="0076265C">
        <w:rPr>
          <w:rPrChange w:id="2663" w:author="d" w:date="2018-05-05T20:48:00Z">
            <w:rPr/>
          </w:rPrChange>
        </w:rPr>
        <w:instrText xml:space="preserve"> HYPERLINK "http://windybook.com/java-bai-2-thiet-lap-bien-moi-truong-java-va-cai-dat-ide-netbean/" </w:instrText>
      </w:r>
      <w:r w:rsidRPr="0076265C">
        <w:rPr>
          <w:rPrChange w:id="2664" w:author="d" w:date="2018-05-05T20:48:00Z">
            <w:rPr/>
          </w:rPrChange>
        </w:rPr>
        <w:fldChar w:fldCharType="separate"/>
      </w:r>
      <w:r w:rsidR="00E8598C" w:rsidRPr="0076265C">
        <w:rPr>
          <w:rStyle w:val="Hyperlink"/>
          <w:u w:val="none"/>
          <w:rPrChange w:id="2665" w:author="d" w:date="2018-05-05T20:48:00Z">
            <w:rPr>
              <w:rStyle w:val="Hyperlink"/>
            </w:rPr>
          </w:rPrChange>
        </w:rPr>
        <w:t>http://windybook.com/java-bai-2-thiet-lap-bien-moi-truong-java-va-cai-dat-ide-netbean/</w:t>
      </w:r>
      <w:r w:rsidRPr="0076265C">
        <w:rPr>
          <w:rStyle w:val="Hyperlink"/>
          <w:u w:val="none"/>
          <w:rPrChange w:id="2666" w:author="d" w:date="2018-05-05T20:48:00Z">
            <w:rPr>
              <w:rStyle w:val="Hyperlink"/>
            </w:rPr>
          </w:rPrChange>
        </w:rPr>
        <w:fldChar w:fldCharType="end"/>
      </w:r>
    </w:p>
    <w:p w:rsidR="00E8598C" w:rsidRPr="0076265C" w:rsidRDefault="00E8598C" w:rsidP="00155488">
      <w:pPr>
        <w:pStyle w:val="ListParagraph"/>
        <w:numPr>
          <w:ilvl w:val="0"/>
          <w:numId w:val="10"/>
        </w:numPr>
        <w:rPr>
          <w:rPrChange w:id="2667" w:author="d" w:date="2018-05-05T20:48:00Z">
            <w:rPr/>
          </w:rPrChange>
        </w:rPr>
      </w:pPr>
      <w:r w:rsidRPr="0076265C">
        <w:rPr>
          <w:rPrChange w:id="2668" w:author="d" w:date="2018-05-05T20:48:00Z">
            <w:rPr/>
          </w:rPrChange>
        </w:rPr>
        <w:t>Cà</w:t>
      </w:r>
      <w:r w:rsidR="00935095" w:rsidRPr="0076265C">
        <w:rPr>
          <w:rPrChange w:id="2669" w:author="d" w:date="2018-05-05T20:48:00Z">
            <w:rPr/>
          </w:rPrChange>
        </w:rPr>
        <w:t xml:space="preserve"> đặt </w:t>
      </w:r>
      <w:r w:rsidRPr="0076265C">
        <w:rPr>
          <w:rPrChange w:id="2670" w:author="d" w:date="2018-05-05T20:48:00Z">
            <w:rPr/>
          </w:rPrChange>
        </w:rPr>
        <w:t>Android Studio:</w:t>
      </w:r>
    </w:p>
    <w:p w:rsidR="00E8598C" w:rsidRPr="0076265C" w:rsidRDefault="00E8598C" w:rsidP="00935095">
      <w:pPr>
        <w:ind w:firstLine="360"/>
        <w:rPr>
          <w:rPrChange w:id="2671" w:author="d" w:date="2018-05-05T20:48:00Z">
            <w:rPr/>
          </w:rPrChange>
        </w:rPr>
      </w:pPr>
      <w:r w:rsidRPr="0076265C">
        <w:rPr>
          <w:rPrChange w:id="2672" w:author="d" w:date="2018-05-05T20:48:00Z">
            <w:rPr/>
          </w:rPrChange>
        </w:rPr>
        <w:t>Tải file cài</w:t>
      </w:r>
      <w:r w:rsidR="003B2EDA" w:rsidRPr="0076265C">
        <w:rPr>
          <w:rPrChange w:id="2673" w:author="d" w:date="2018-05-05T20:48:00Z">
            <w:rPr/>
          </w:rPrChange>
        </w:rPr>
        <w:t xml:space="preserve"> đặt</w:t>
      </w:r>
      <w:r w:rsidRPr="0076265C">
        <w:rPr>
          <w:rPrChange w:id="2674" w:author="d" w:date="2018-05-05T20:48:00Z">
            <w:rPr/>
          </w:rPrChange>
        </w:rPr>
        <w:t xml:space="preserve"> tại:</w:t>
      </w:r>
      <w:r w:rsidR="008F3934" w:rsidRPr="0076265C">
        <w:rPr>
          <w:rPrChange w:id="2675" w:author="d" w:date="2018-05-05T20:48:00Z">
            <w:rPr/>
          </w:rPrChange>
        </w:rPr>
        <w:t xml:space="preserve"> </w:t>
      </w:r>
      <w:r w:rsidR="005B2DA6" w:rsidRPr="0076265C">
        <w:rPr>
          <w:rPrChange w:id="2676" w:author="d" w:date="2018-05-05T20:48:00Z">
            <w:rPr/>
          </w:rPrChange>
        </w:rPr>
        <w:fldChar w:fldCharType="begin"/>
      </w:r>
      <w:r w:rsidR="005B2DA6" w:rsidRPr="0076265C">
        <w:rPr>
          <w:rPrChange w:id="2677" w:author="d" w:date="2018-05-05T20:48:00Z">
            <w:rPr/>
          </w:rPrChange>
        </w:rPr>
        <w:instrText xml:space="preserve"> HYPERLINK "https://developer.android.com/studio/index.html" </w:instrText>
      </w:r>
      <w:r w:rsidR="005B2DA6" w:rsidRPr="0076265C">
        <w:rPr>
          <w:rPrChange w:id="2678" w:author="d" w:date="2018-05-05T20:48:00Z">
            <w:rPr/>
          </w:rPrChange>
        </w:rPr>
        <w:fldChar w:fldCharType="separate"/>
      </w:r>
      <w:r w:rsidRPr="0076265C">
        <w:rPr>
          <w:rStyle w:val="Hyperlink"/>
          <w:u w:val="none"/>
          <w:rPrChange w:id="2679" w:author="d" w:date="2018-05-05T20:48:00Z">
            <w:rPr>
              <w:rStyle w:val="Hyperlink"/>
            </w:rPr>
          </w:rPrChange>
        </w:rPr>
        <w:t>https://developer.android.com/studio/index.html</w:t>
      </w:r>
      <w:r w:rsidR="005B2DA6" w:rsidRPr="0076265C">
        <w:rPr>
          <w:rStyle w:val="Hyperlink"/>
          <w:u w:val="none"/>
          <w:rPrChange w:id="2680" w:author="d" w:date="2018-05-05T20:48:00Z">
            <w:rPr>
              <w:rStyle w:val="Hyperlink"/>
            </w:rPr>
          </w:rPrChange>
        </w:rPr>
        <w:fldChar w:fldCharType="end"/>
      </w:r>
    </w:p>
    <w:p w:rsidR="00E8598C" w:rsidRPr="0076265C" w:rsidRDefault="00935095" w:rsidP="00935095">
      <w:pPr>
        <w:ind w:firstLine="360"/>
        <w:rPr>
          <w:rPrChange w:id="2681" w:author="d" w:date="2018-05-05T20:48:00Z">
            <w:rPr/>
          </w:rPrChange>
        </w:rPr>
      </w:pPr>
      <w:r w:rsidRPr="0076265C">
        <w:rPr>
          <w:rPrChange w:id="2682" w:author="d" w:date="2018-05-05T20:48:00Z">
            <w:rPr/>
          </w:rPrChange>
        </w:rPr>
        <w:t>Xem hướng dẫn cài đặt tại link sau</w:t>
      </w:r>
    </w:p>
    <w:p w:rsidR="00E8598C" w:rsidRPr="0076265C" w:rsidRDefault="005B2DA6" w:rsidP="00935095">
      <w:pPr>
        <w:ind w:firstLine="360"/>
        <w:rPr>
          <w:rPrChange w:id="2683" w:author="d" w:date="2018-05-05T20:48:00Z">
            <w:rPr/>
          </w:rPrChange>
        </w:rPr>
      </w:pPr>
      <w:r w:rsidRPr="0076265C">
        <w:rPr>
          <w:rPrChange w:id="2684" w:author="d" w:date="2018-05-05T20:48:00Z">
            <w:rPr/>
          </w:rPrChange>
        </w:rPr>
        <w:fldChar w:fldCharType="begin"/>
      </w:r>
      <w:r w:rsidRPr="0076265C">
        <w:rPr>
          <w:rPrChange w:id="2685" w:author="d" w:date="2018-05-05T20:48:00Z">
            <w:rPr/>
          </w:rPrChange>
        </w:rPr>
        <w:instrText xml:space="preserve"> HYPERLINK "https://developer.android.com/studio/install.html" </w:instrText>
      </w:r>
      <w:r w:rsidRPr="0076265C">
        <w:rPr>
          <w:rPrChange w:id="2686" w:author="d" w:date="2018-05-05T20:48:00Z">
            <w:rPr/>
          </w:rPrChange>
        </w:rPr>
        <w:fldChar w:fldCharType="separate"/>
      </w:r>
      <w:r w:rsidR="00E8598C" w:rsidRPr="0076265C">
        <w:rPr>
          <w:rStyle w:val="Hyperlink"/>
          <w:u w:val="none"/>
          <w:rPrChange w:id="2687" w:author="d" w:date="2018-05-05T20:48:00Z">
            <w:rPr>
              <w:rStyle w:val="Hyperlink"/>
            </w:rPr>
          </w:rPrChange>
        </w:rPr>
        <w:t>https://developer.android.com/studio/install.html</w:t>
      </w:r>
      <w:r w:rsidRPr="0076265C">
        <w:rPr>
          <w:rStyle w:val="Hyperlink"/>
          <w:u w:val="none"/>
          <w:rPrChange w:id="2688" w:author="d" w:date="2018-05-05T20:48:00Z">
            <w:rPr>
              <w:rStyle w:val="Hyperlink"/>
            </w:rPr>
          </w:rPrChange>
        </w:rPr>
        <w:fldChar w:fldCharType="end"/>
      </w:r>
    </w:p>
    <w:p w:rsidR="00E8598C" w:rsidRPr="000A6031" w:rsidRDefault="008F3934" w:rsidP="00F82BEF">
      <w:pPr>
        <w:pStyle w:val="Heading3"/>
        <w:spacing w:before="120" w:after="120" w:line="26" w:lineRule="atLeast"/>
        <w:ind w:firstLine="0"/>
        <w:rPr>
          <w:rFonts w:cs="Times New Roman"/>
          <w:b w:val="0"/>
          <w:color w:val="auto"/>
          <w:szCs w:val="26"/>
        </w:rPr>
      </w:pPr>
      <w:bookmarkStart w:id="2689" w:name="_Toc469133638"/>
      <w:bookmarkStart w:id="2690" w:name="_Toc469091684"/>
      <w:bookmarkStart w:id="2691" w:name="_Toc475801481"/>
      <w:bookmarkStart w:id="2692" w:name="_Toc475999811"/>
      <w:bookmarkStart w:id="2693" w:name="_Toc511914377"/>
      <w:bookmarkStart w:id="2694" w:name="_Toc511914457"/>
      <w:bookmarkStart w:id="2695" w:name="_Toc513314928"/>
      <w:r w:rsidRPr="000A6031">
        <w:rPr>
          <w:rFonts w:cs="Times New Roman"/>
          <w:color w:val="auto"/>
          <w:szCs w:val="26"/>
        </w:rPr>
        <w:t>1.</w:t>
      </w:r>
      <w:r w:rsidR="00A67684" w:rsidRPr="000A6031">
        <w:rPr>
          <w:rFonts w:cs="Times New Roman"/>
          <w:color w:val="auto"/>
          <w:szCs w:val="26"/>
        </w:rPr>
        <w:t xml:space="preserve">5.3 </w:t>
      </w:r>
      <w:r w:rsidR="00E8598C" w:rsidRPr="000A6031">
        <w:rPr>
          <w:rFonts w:cs="Times New Roman"/>
          <w:color w:val="auto"/>
          <w:szCs w:val="26"/>
        </w:rPr>
        <w:t>Vòng đời của một ứng dụng Android</w:t>
      </w:r>
      <w:bookmarkEnd w:id="2689"/>
      <w:bookmarkEnd w:id="2690"/>
      <w:bookmarkEnd w:id="2691"/>
      <w:bookmarkEnd w:id="2692"/>
      <w:bookmarkEnd w:id="2693"/>
      <w:bookmarkEnd w:id="2694"/>
      <w:bookmarkEnd w:id="2695"/>
    </w:p>
    <w:p w:rsidR="00E8598C" w:rsidRPr="000A6031" w:rsidRDefault="00E8598C" w:rsidP="00547EC1">
      <w:pPr>
        <w:spacing w:line="26" w:lineRule="atLeast"/>
        <w:ind w:firstLine="709"/>
        <w:rPr>
          <w:rFonts w:cs="Times New Roman"/>
          <w:szCs w:val="26"/>
        </w:rPr>
      </w:pPr>
      <w:r w:rsidRPr="000A6031">
        <w:rPr>
          <w:rFonts w:cs="Times New Roman"/>
          <w:szCs w:val="26"/>
        </w:rPr>
        <w:t>Trước khi tìm hiểu về vòng đời của một ứng dụng Android thì ta cần nắm rõ một số các khái niệm sau:</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Application</w:t>
      </w:r>
      <w:r w:rsidRPr="000A6031">
        <w:rPr>
          <w:rStyle w:val="Strong"/>
          <w:rFonts w:cs="Times New Roman"/>
          <w:szCs w:val="26"/>
          <w:shd w:val="clear" w:color="auto" w:fill="FEFEFE"/>
        </w:rPr>
        <w:t xml:space="preserve">: </w:t>
      </w:r>
      <w:r w:rsidRPr="000A6031">
        <w:rPr>
          <w:rFonts w:cs="Times New Roman"/>
          <w:szCs w:val="26"/>
          <w:shd w:val="clear" w:color="auto" w:fill="FEFEFE"/>
        </w:rPr>
        <w:t>Mỗi một Android Project khi biên dịch thành công thì sẽ được đóng gói thành tập tin</w:t>
      </w:r>
      <w:r w:rsidRPr="000A6031">
        <w:rPr>
          <w:rStyle w:val="apple-converted-space"/>
          <w:rFonts w:cs="Times New Roman"/>
          <w:szCs w:val="26"/>
          <w:shd w:val="clear" w:color="auto" w:fill="FEFEFE"/>
        </w:rPr>
        <w:t> </w:t>
      </w:r>
      <w:r w:rsidRPr="00F82BEF">
        <w:rPr>
          <w:rStyle w:val="Strong"/>
          <w:rFonts w:cs="Times New Roman"/>
          <w:b w:val="0"/>
          <w:i/>
          <w:szCs w:val="26"/>
          <w:shd w:val="clear" w:color="auto" w:fill="FEFEFE"/>
        </w:rPr>
        <w:t>.apk</w:t>
      </w:r>
      <w:r w:rsidRPr="000A6031">
        <w:rPr>
          <w:rFonts w:cs="Times New Roman"/>
          <w:szCs w:val="26"/>
          <w:shd w:val="clear" w:color="auto" w:fill="FEFEFE"/>
        </w:rPr>
        <w:t>, tập tin</w:t>
      </w:r>
      <w:r w:rsidRPr="000A6031">
        <w:rPr>
          <w:rStyle w:val="apple-converted-space"/>
          <w:rFonts w:cs="Times New Roman"/>
          <w:b/>
          <w:bCs/>
          <w:szCs w:val="26"/>
          <w:shd w:val="clear" w:color="auto" w:fill="FEFEFE"/>
        </w:rPr>
        <w:t> </w:t>
      </w:r>
      <w:r w:rsidRPr="00F82BEF">
        <w:rPr>
          <w:rStyle w:val="Strong"/>
          <w:rFonts w:cs="Times New Roman"/>
          <w:b w:val="0"/>
          <w:i/>
          <w:szCs w:val="26"/>
          <w:shd w:val="clear" w:color="auto" w:fill="FEFEFE"/>
        </w:rPr>
        <w:t>.apk</w:t>
      </w:r>
      <w:r w:rsidRPr="000A6031">
        <w:rPr>
          <w:rStyle w:val="apple-converted-space"/>
          <w:rFonts w:cs="Times New Roman"/>
          <w:b/>
          <w:bCs/>
          <w:szCs w:val="26"/>
          <w:shd w:val="clear" w:color="auto" w:fill="FEFEFE"/>
        </w:rPr>
        <w:t> </w:t>
      </w:r>
      <w:r w:rsidRPr="000A6031">
        <w:rPr>
          <w:rFonts w:cs="Times New Roman"/>
          <w:szCs w:val="26"/>
          <w:shd w:val="clear" w:color="auto" w:fill="FEFEFE"/>
        </w:rPr>
        <w:t>được gọi là một Application.</w:t>
      </w:r>
    </w:p>
    <w:p w:rsidR="00E8598C" w:rsidRPr="000A6031" w:rsidRDefault="00E8598C" w:rsidP="00547EC1">
      <w:pPr>
        <w:spacing w:line="26" w:lineRule="atLeast"/>
        <w:ind w:firstLine="709"/>
        <w:rPr>
          <w:rStyle w:val="apple-converted-space"/>
          <w:rFonts w:cs="Times New Roman"/>
          <w:szCs w:val="26"/>
        </w:rPr>
      </w:pPr>
      <w:r w:rsidRPr="00F82BEF">
        <w:rPr>
          <w:rStyle w:val="Strong"/>
          <w:rFonts w:cs="Times New Roman"/>
          <w:b w:val="0"/>
          <w:i/>
          <w:szCs w:val="26"/>
          <w:shd w:val="clear" w:color="auto" w:fill="FEFEFE"/>
        </w:rPr>
        <w:t>Activities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Thông thường trong một ứng dụng (Application) sẽ có một hoặc nhiều Activity. </w:t>
      </w:r>
      <w:r w:rsidRPr="000A6031">
        <w:rPr>
          <w:rStyle w:val="apple-converted-space"/>
          <w:rFonts w:cs="Times New Roman"/>
          <w:szCs w:val="26"/>
          <w:shd w:val="clear" w:color="auto" w:fill="FEFEFE"/>
        </w:rPr>
        <w:t> </w:t>
      </w:r>
      <w:r w:rsidRPr="000A6031">
        <w:rPr>
          <w:rFonts w:cs="Times New Roman"/>
          <w:szCs w:val="26"/>
          <w:shd w:val="clear" w:color="auto" w:fill="FEFEFE"/>
        </w:rPr>
        <w:t>Mỗi một Activity này sẽ có một vòng đời riêng độc lập hoàn toàn với các Activity khác và</w:t>
      </w:r>
      <w:r w:rsidRPr="000A6031">
        <w:rPr>
          <w:rStyle w:val="apple-converted-space"/>
          <w:rFonts w:cs="Times New Roman"/>
          <w:szCs w:val="26"/>
          <w:shd w:val="clear" w:color="auto" w:fill="FEFEFE"/>
        </w:rPr>
        <w:t> </w:t>
      </w:r>
      <w:r w:rsidRPr="000A6031">
        <w:rPr>
          <w:rFonts w:cs="Times New Roman"/>
          <w:szCs w:val="26"/>
          <w:shd w:val="clear" w:color="auto" w:fill="FEFEFE"/>
        </w:rPr>
        <w:t>bắt buộc nó phải được khai báo trong Manifest.</w:t>
      </w:r>
    </w:p>
    <w:p w:rsidR="00E8598C" w:rsidRPr="000A6031" w:rsidRDefault="00E8598C" w:rsidP="00547EC1">
      <w:pPr>
        <w:spacing w:line="26" w:lineRule="atLeast"/>
        <w:ind w:firstLine="709"/>
        <w:rPr>
          <w:rStyle w:val="Strong"/>
          <w:rFonts w:cs="Times New Roman"/>
          <w:b w:val="0"/>
          <w:bCs w:val="0"/>
          <w:szCs w:val="26"/>
        </w:rPr>
      </w:pPr>
      <w:r w:rsidRPr="00F82BEF">
        <w:rPr>
          <w:rStyle w:val="Strong"/>
          <w:rFonts w:cs="Times New Roman"/>
          <w:b w:val="0"/>
          <w:i/>
          <w:szCs w:val="26"/>
          <w:shd w:val="clear" w:color="auto" w:fill="FEFEFE"/>
        </w:rPr>
        <w:t>Activity Stack:</w:t>
      </w:r>
      <w:r w:rsidRPr="000A6031">
        <w:rPr>
          <w:rStyle w:val="Strong"/>
          <w:rFonts w:cs="Times New Roman"/>
          <w:szCs w:val="26"/>
          <w:shd w:val="clear" w:color="auto" w:fill="FEFEFE"/>
        </w:rPr>
        <w:t xml:space="preserve"> </w:t>
      </w:r>
      <w:r w:rsidRPr="000A6031">
        <w:rPr>
          <w:rFonts w:cs="Times New Roman"/>
          <w:szCs w:val="26"/>
          <w:shd w:val="clear" w:color="auto" w:fill="FEFEFE"/>
        </w:rPr>
        <w:t xml:space="preserve">Activity Stack hoạt động theo cơ chế </w:t>
      </w:r>
      <w:r w:rsidR="00935095">
        <w:rPr>
          <w:rFonts w:cs="Times New Roman"/>
          <w:szCs w:val="26"/>
          <w:shd w:val="clear" w:color="auto" w:fill="FEFEFE"/>
        </w:rPr>
        <w:t>ngăn xếp</w:t>
      </w:r>
      <w:r w:rsidRPr="000A6031">
        <w:rPr>
          <w:rFonts w:cs="Times New Roman"/>
          <w:szCs w:val="26"/>
          <w:shd w:val="clear" w:color="auto" w:fill="FEFEFE"/>
        </w:rPr>
        <w:t>. Mỗi một Activity mới được mở lên nó sẽ ở bên trên Activity cũ, để trở về Activity thì chỉ cần nhấn nút “Back” để trở về hoặc viết lệnh.</w:t>
      </w:r>
    </w:p>
    <w:p w:rsidR="00E8598C" w:rsidRPr="000A6031" w:rsidRDefault="00E8598C" w:rsidP="00547EC1">
      <w:pPr>
        <w:spacing w:line="26" w:lineRule="atLeast"/>
        <w:ind w:firstLine="709"/>
        <w:rPr>
          <w:rFonts w:cs="Times New Roman"/>
          <w:szCs w:val="26"/>
        </w:rPr>
      </w:pPr>
      <w:r w:rsidRPr="00F82BEF">
        <w:rPr>
          <w:rStyle w:val="Strong"/>
          <w:rFonts w:cs="Times New Roman"/>
          <w:b w:val="0"/>
          <w:i/>
          <w:szCs w:val="26"/>
          <w:shd w:val="clear" w:color="auto" w:fill="FEFEFE"/>
        </w:rPr>
        <w:t>Tasks</w:t>
      </w:r>
      <w:r w:rsidRPr="00F82BEF">
        <w:rPr>
          <w:rStyle w:val="apple-converted-space"/>
          <w:rFonts w:cs="Times New Roman"/>
          <w:b/>
          <w:bCs/>
          <w:i/>
          <w:szCs w:val="26"/>
          <w:shd w:val="clear" w:color="auto" w:fill="FEFEFE"/>
        </w:rPr>
        <w:t>:</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là khả năng thực hiện một công việc nào đó giữa các </w:t>
      </w:r>
      <w:r w:rsidR="00935095">
        <w:rPr>
          <w:rFonts w:cs="Times New Roman"/>
          <w:szCs w:val="26"/>
          <w:shd w:val="clear" w:color="auto" w:fill="FEFEFE"/>
        </w:rPr>
        <w:t>ứ</w:t>
      </w:r>
      <w:r w:rsidRPr="000A6031">
        <w:rPr>
          <w:rFonts w:cs="Times New Roman"/>
          <w:szCs w:val="26"/>
          <w:shd w:val="clear" w:color="auto" w:fill="FEFEFE"/>
        </w:rPr>
        <w:t>ng dụng với nhau, cụ thể là các Activity.</w:t>
      </w:r>
    </w:p>
    <w:p w:rsidR="00E8598C" w:rsidRPr="000A6031" w:rsidRDefault="00E8598C" w:rsidP="00547EC1">
      <w:pPr>
        <w:spacing w:line="26" w:lineRule="atLeast"/>
        <w:ind w:firstLine="709"/>
        <w:rPr>
          <w:rFonts w:cs="Times New Roman"/>
          <w:szCs w:val="26"/>
        </w:rPr>
      </w:pPr>
      <w:r w:rsidRPr="000A6031">
        <w:rPr>
          <w:rFonts w:cs="Times New Roman"/>
          <w:szCs w:val="26"/>
        </w:rPr>
        <w:t>Vòng đời của một Activity thường có 3 trạng thái sau:</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Running</w:t>
      </w:r>
      <w:r w:rsidRPr="000A6031">
        <w:rPr>
          <w:rFonts w:eastAsia="Times New Roman" w:cs="Times New Roman"/>
          <w:szCs w:val="26"/>
        </w:rPr>
        <w:t xml:space="preserve"> (đang kích hoạt): </w:t>
      </w:r>
      <w:r w:rsidRPr="000A6031">
        <w:rPr>
          <w:rFonts w:cs="Times New Roman"/>
          <w:szCs w:val="26"/>
          <w:shd w:val="clear" w:color="auto" w:fill="FEFEFE"/>
        </w:rPr>
        <w:t>Khi màn hình là Foreground (Activity nằm trên cùng ứng dụng và cho phép người sử dụng tương tác).</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Paused</w:t>
      </w:r>
      <w:r w:rsidRPr="000A6031">
        <w:rPr>
          <w:rFonts w:eastAsia="Times New Roman" w:cs="Times New Roman"/>
          <w:szCs w:val="26"/>
        </w:rPr>
        <w:t xml:space="preserve"> (tạm dừng): </w:t>
      </w:r>
      <w:r w:rsidRPr="000A6031">
        <w:rPr>
          <w:rFonts w:cs="Times New Roman"/>
          <w:szCs w:val="26"/>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6031" w:rsidRDefault="00E8598C" w:rsidP="00547EC1">
      <w:pPr>
        <w:spacing w:line="26" w:lineRule="atLeast"/>
        <w:ind w:firstLine="709"/>
        <w:rPr>
          <w:rFonts w:eastAsia="Times New Roman" w:cs="Times New Roman"/>
          <w:szCs w:val="26"/>
        </w:rPr>
      </w:pPr>
      <w:r w:rsidRPr="00F82BEF">
        <w:rPr>
          <w:rFonts w:eastAsia="Times New Roman" w:cs="Times New Roman"/>
          <w:bCs/>
          <w:i/>
          <w:szCs w:val="26"/>
        </w:rPr>
        <w:t>Stopped</w:t>
      </w:r>
      <w:r w:rsidRPr="000A6031">
        <w:rPr>
          <w:rFonts w:eastAsia="Times New Roman" w:cs="Times New Roman"/>
          <w:szCs w:val="26"/>
        </w:rPr>
        <w:t xml:space="preserve"> (dừng – không phải Destroyed): </w:t>
      </w:r>
      <w:r w:rsidRPr="000A6031">
        <w:rPr>
          <w:rFonts w:cs="Times New Roman"/>
          <w:szCs w:val="26"/>
          <w:shd w:val="clear" w:color="auto" w:fill="FEFEFE"/>
        </w:rPr>
        <w:t>Activity mất focus và không nhìn thấy được (ví dụ mở một Activity mới lên mà Full màn hình chẳng hạn). Trong trường hợp này nó có thể bị hệ thống “Kill” trong bất kỳ tình huống nào.</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Như vậy vòng đời của một ứng dụng Android là bao gồm nhiều vòng đời của một Activity.</w:t>
      </w:r>
    </w:p>
    <w:p w:rsidR="00E8598C" w:rsidRPr="000A6031" w:rsidRDefault="008F3934" w:rsidP="00F82BEF">
      <w:pPr>
        <w:pStyle w:val="Heading3"/>
        <w:spacing w:before="120" w:after="120" w:line="26" w:lineRule="atLeast"/>
        <w:ind w:firstLine="0"/>
        <w:rPr>
          <w:rFonts w:cs="Times New Roman"/>
          <w:b w:val="0"/>
          <w:color w:val="auto"/>
          <w:szCs w:val="26"/>
        </w:rPr>
      </w:pPr>
      <w:bookmarkStart w:id="2696" w:name="_Toc475801482"/>
      <w:bookmarkStart w:id="2697" w:name="_Toc475999812"/>
      <w:bookmarkStart w:id="2698" w:name="_Toc511914378"/>
      <w:bookmarkStart w:id="2699" w:name="_Toc511914458"/>
      <w:bookmarkStart w:id="2700" w:name="_Toc513314929"/>
      <w:r w:rsidRPr="000A6031">
        <w:rPr>
          <w:rFonts w:cs="Times New Roman"/>
          <w:color w:val="auto"/>
          <w:szCs w:val="26"/>
        </w:rPr>
        <w:t>1.</w:t>
      </w:r>
      <w:r w:rsidR="00A67684" w:rsidRPr="000A6031">
        <w:rPr>
          <w:rStyle w:val="Strong"/>
          <w:rFonts w:cs="Times New Roman"/>
          <w:b/>
          <w:color w:val="auto"/>
          <w:szCs w:val="26"/>
        </w:rPr>
        <w:t xml:space="preserve">5.4 </w:t>
      </w:r>
      <w:r w:rsidR="00E8598C" w:rsidRPr="000A6031">
        <w:rPr>
          <w:rStyle w:val="Strong"/>
          <w:rFonts w:cs="Times New Roman"/>
          <w:b/>
          <w:color w:val="auto"/>
          <w:szCs w:val="26"/>
        </w:rPr>
        <w:t>Tính năng của Android</w:t>
      </w:r>
      <w:bookmarkEnd w:id="2696"/>
      <w:bookmarkEnd w:id="2697"/>
      <w:bookmarkEnd w:id="2698"/>
      <w:bookmarkEnd w:id="2699"/>
      <w:bookmarkEnd w:id="2700"/>
    </w:p>
    <w:p w:rsidR="00E8598C" w:rsidRPr="000A6031" w:rsidRDefault="00E8598C" w:rsidP="00547EC1">
      <w:pPr>
        <w:spacing w:line="26" w:lineRule="atLeast"/>
        <w:ind w:firstLine="709"/>
        <w:rPr>
          <w:rFonts w:cs="Times New Roman"/>
          <w:szCs w:val="26"/>
        </w:rPr>
      </w:pPr>
      <w:r w:rsidRPr="000A6031">
        <w:rPr>
          <w:rFonts w:cs="Times New Roman"/>
          <w:b/>
          <w:szCs w:val="26"/>
        </w:rPr>
        <w:t>Android</w:t>
      </w:r>
      <w:r w:rsidRPr="000A6031">
        <w:rPr>
          <w:rFonts w:cs="Times New Roman"/>
          <w:szCs w:val="26"/>
        </w:rPr>
        <w:t xml:space="preserve"> là một hệ điều hành mạnh mẽ cạnh tranh với Apple, với nhiều tính năng tuyệt vời. Một vài tính năng chính như sau:</w:t>
      </w:r>
    </w:p>
    <w:p w:rsidR="00E8598C" w:rsidRPr="000A6031" w:rsidRDefault="00E8598C" w:rsidP="00547EC1">
      <w:pPr>
        <w:spacing w:line="26" w:lineRule="atLeast"/>
        <w:ind w:firstLine="709"/>
        <w:rPr>
          <w:rFonts w:cs="Times New Roman"/>
          <w:szCs w:val="26"/>
        </w:rPr>
      </w:pPr>
      <w:r w:rsidRPr="000A6031">
        <w:rPr>
          <w:rFonts w:cs="Times New Roman"/>
          <w:szCs w:val="26"/>
        </w:rPr>
        <w:t>Giao diện đẹp: Android cung cấp một giao diện người dùng đẹp và trực quan.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Kết nối: GSM/EDGE, IDEN, CDMA, EV-DO, UMTS, Bluetooth, Wi-Fi, LTE, NFC and WiMAX.</w:t>
      </w:r>
    </w:p>
    <w:p w:rsidR="00E8598C" w:rsidRPr="000A6031" w:rsidRDefault="00E8598C" w:rsidP="00547EC1">
      <w:pPr>
        <w:spacing w:line="26" w:lineRule="atLeast"/>
        <w:ind w:firstLine="709"/>
        <w:rPr>
          <w:rFonts w:cs="Times New Roman"/>
          <w:szCs w:val="26"/>
        </w:rPr>
      </w:pPr>
      <w:r w:rsidRPr="000A6031">
        <w:rPr>
          <w:rFonts w:cs="Times New Roman"/>
          <w:szCs w:val="26"/>
        </w:rPr>
        <w:t>Lưu trữ: SQLite: một cơ sở dữ liệu nhẹ, được sử dụng cho mục đích lưu trữ.</w:t>
      </w:r>
    </w:p>
    <w:p w:rsidR="00E8598C" w:rsidRPr="000A6031" w:rsidRDefault="00E8598C" w:rsidP="00547EC1">
      <w:pPr>
        <w:spacing w:line="26" w:lineRule="atLeast"/>
        <w:ind w:firstLine="709"/>
        <w:rPr>
          <w:rFonts w:cs="Times New Roman"/>
          <w:szCs w:val="26"/>
        </w:rPr>
      </w:pPr>
      <w:r w:rsidRPr="000A6031">
        <w:rPr>
          <w:rFonts w:cs="Times New Roman"/>
          <w:szCs w:val="26"/>
        </w:rPr>
        <w:t>Media: H.263, H.264, MPEG-4 SP, AMR, AMR-WB, AAC, HE-AAC, AAC 5.1, MP3, MIDI, Ogg Vorbis, WAV, JPEG, PNG, GIF, and BMP.</w:t>
      </w:r>
    </w:p>
    <w:p w:rsidR="00E8598C" w:rsidRPr="000A6031" w:rsidRDefault="00E8598C" w:rsidP="00547EC1">
      <w:pPr>
        <w:spacing w:line="26" w:lineRule="atLeast"/>
        <w:ind w:firstLine="709"/>
        <w:rPr>
          <w:rFonts w:cs="Times New Roman"/>
          <w:szCs w:val="26"/>
        </w:rPr>
      </w:pPr>
      <w:r w:rsidRPr="000A6031">
        <w:rPr>
          <w:rFonts w:cs="Times New Roman"/>
          <w:szCs w:val="26"/>
        </w:rPr>
        <w:t>Tin nhắn: SMS, MMS.</w:t>
      </w:r>
    </w:p>
    <w:p w:rsidR="00E8598C" w:rsidRPr="000A6031" w:rsidRDefault="00E8598C" w:rsidP="00547EC1">
      <w:pPr>
        <w:spacing w:line="26" w:lineRule="atLeast"/>
        <w:ind w:firstLine="709"/>
        <w:rPr>
          <w:rFonts w:cs="Times New Roman"/>
          <w:szCs w:val="26"/>
        </w:rPr>
      </w:pPr>
      <w:r w:rsidRPr="000A6031">
        <w:rPr>
          <w:rFonts w:cs="Times New Roman"/>
          <w:szCs w:val="26"/>
        </w:rPr>
        <w:t>Trình duyệt Web: Cơ bản dựa trên mã nguồn mở WebKit, cùng với Chrome’s V8 JavaScript, hỗ trợ HTML5 và CSS3.</w:t>
      </w:r>
    </w:p>
    <w:p w:rsidR="00E8598C" w:rsidRPr="000A6031" w:rsidRDefault="00E8598C" w:rsidP="00547EC1">
      <w:pPr>
        <w:spacing w:line="26" w:lineRule="atLeast"/>
        <w:ind w:firstLine="709"/>
        <w:rPr>
          <w:rFonts w:cs="Times New Roman"/>
          <w:szCs w:val="26"/>
        </w:rPr>
      </w:pPr>
      <w:r w:rsidRPr="000A6031">
        <w:rPr>
          <w:rFonts w:cs="Times New Roman"/>
          <w:szCs w:val="26"/>
        </w:rPr>
        <w:t>Cảm ứng đa điểm: Android có hỗ trợ cho cảm ứng đa điểm mà ban đầu đã được tạo sẵn trong các thiết bị cầm tay như HTC Hero.</w:t>
      </w:r>
    </w:p>
    <w:p w:rsidR="00E8598C" w:rsidRPr="000A6031" w:rsidRDefault="00E8598C" w:rsidP="00547EC1">
      <w:pPr>
        <w:spacing w:line="26" w:lineRule="atLeast"/>
        <w:ind w:firstLine="709"/>
        <w:rPr>
          <w:rFonts w:cs="Times New Roman"/>
          <w:szCs w:val="26"/>
        </w:rPr>
      </w:pPr>
      <w:r w:rsidRPr="000A6031">
        <w:rPr>
          <w:rFonts w:cs="Times New Roman"/>
          <w:szCs w:val="26"/>
        </w:rPr>
        <w:t>Đa tác vụ: Cùng thời điểm các ứng dụng khác nhau có thể chạy đồng thời.</w:t>
      </w:r>
    </w:p>
    <w:p w:rsidR="00E8598C" w:rsidRPr="000A6031" w:rsidRDefault="00E8598C" w:rsidP="00547EC1">
      <w:pPr>
        <w:spacing w:line="26" w:lineRule="atLeast"/>
        <w:ind w:firstLine="709"/>
        <w:rPr>
          <w:rFonts w:cs="Times New Roman"/>
          <w:szCs w:val="26"/>
        </w:rPr>
      </w:pPr>
      <w:r w:rsidRPr="000A6031">
        <w:rPr>
          <w:rFonts w:cs="Times New Roman"/>
          <w:szCs w:val="26"/>
        </w:rPr>
        <w:t>Thay đổi kích thước widgets: widgets có thể thay đổi kích thước vì vậy người dùng có thể mở rộng để hiển thị nhiều nội dung, hoặc thu nhỏ để tiết kiệm không gian.</w:t>
      </w:r>
    </w:p>
    <w:p w:rsidR="00E8598C" w:rsidRPr="000A6031" w:rsidRDefault="00E8598C" w:rsidP="00547EC1">
      <w:pPr>
        <w:spacing w:line="26" w:lineRule="atLeast"/>
        <w:ind w:firstLine="709"/>
        <w:rPr>
          <w:rFonts w:cs="Times New Roman"/>
          <w:szCs w:val="26"/>
        </w:rPr>
      </w:pPr>
      <w:r w:rsidRPr="000A6031">
        <w:rPr>
          <w:rFonts w:cs="Times New Roman"/>
          <w:szCs w:val="26"/>
        </w:rPr>
        <w:t>Đa ngôn ngữ.</w:t>
      </w:r>
    </w:p>
    <w:p w:rsidR="00E8598C" w:rsidRPr="000A6031" w:rsidRDefault="00D4100B" w:rsidP="00547EC1">
      <w:pPr>
        <w:spacing w:line="26" w:lineRule="atLeast"/>
        <w:ind w:firstLine="709"/>
        <w:rPr>
          <w:rFonts w:cs="Times New Roman"/>
          <w:szCs w:val="26"/>
        </w:rPr>
      </w:pPr>
      <w:r>
        <w:rPr>
          <w:rFonts w:cs="Times New Roman"/>
          <w:szCs w:val="26"/>
        </w:rPr>
        <w:t>FCM (Firebase Cloud Messaging</w:t>
      </w:r>
      <w:r w:rsidR="00E8598C" w:rsidRPr="000A6031">
        <w:rPr>
          <w:rFonts w:cs="Times New Roman"/>
          <w:szCs w:val="26"/>
        </w:rPr>
        <w:t>) là một dịch vụ cho phép nhà phát triển gửi các thông điệp ngắn đến người dùng của họ trên thiết bị Android, mà không cần giải pháp đồng bộ độc quyền.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Wi-Fi: Công nghệ cho phép phát hiện và kết nối </w:t>
      </w:r>
      <w:r w:rsidR="00746A63">
        <w:rPr>
          <w:rFonts w:cs="Times New Roman"/>
          <w:szCs w:val="26"/>
        </w:rPr>
        <w:t>w</w:t>
      </w:r>
      <w:r w:rsidRPr="000A6031">
        <w:rPr>
          <w:rFonts w:cs="Times New Roman"/>
          <w:szCs w:val="26"/>
        </w:rPr>
        <w:t>ifi nhanh, trên một băng thông cao thông qua kết nối Peer-to-Peer.</w:t>
      </w:r>
    </w:p>
    <w:p w:rsidR="00E8598C" w:rsidRPr="000A6031" w:rsidRDefault="00E8598C" w:rsidP="00547EC1">
      <w:pPr>
        <w:spacing w:line="26" w:lineRule="atLeast"/>
        <w:ind w:firstLine="709"/>
        <w:rPr>
          <w:rFonts w:cs="Times New Roman"/>
          <w:szCs w:val="26"/>
        </w:rPr>
      </w:pPr>
      <w:r w:rsidRPr="000A6031">
        <w:rPr>
          <w:rFonts w:cs="Times New Roman"/>
          <w:szCs w:val="26"/>
        </w:rPr>
        <w:t>Android Beam: Phổ phiến là NFC, một công nghệ cho phép chia sẻ ngay lập tức, chỉ cần chạm hai điện thoại cùng hỗ trợ NFC.</w:t>
      </w:r>
    </w:p>
    <w:p w:rsidR="00E8598C" w:rsidRPr="000A6031" w:rsidRDefault="008F3934" w:rsidP="00F82BEF">
      <w:pPr>
        <w:pStyle w:val="Heading3"/>
        <w:spacing w:before="120" w:after="120" w:line="26" w:lineRule="atLeast"/>
        <w:ind w:firstLine="0"/>
        <w:rPr>
          <w:rFonts w:cs="Times New Roman"/>
          <w:color w:val="auto"/>
          <w:szCs w:val="26"/>
        </w:rPr>
      </w:pPr>
      <w:bookmarkStart w:id="2701" w:name="_Toc475801483"/>
      <w:bookmarkStart w:id="2702" w:name="_Toc475999813"/>
      <w:bookmarkStart w:id="2703" w:name="_Toc511914379"/>
      <w:bookmarkStart w:id="2704" w:name="_Toc511914459"/>
      <w:bookmarkStart w:id="2705" w:name="_Toc513314930"/>
      <w:r w:rsidRPr="00935095">
        <w:rPr>
          <w:rFonts w:cs="Times New Roman"/>
          <w:color w:val="auto"/>
          <w:szCs w:val="26"/>
        </w:rPr>
        <w:t>1</w:t>
      </w:r>
      <w:r w:rsidRPr="000A6031">
        <w:rPr>
          <w:rFonts w:cs="Times New Roman"/>
          <w:b w:val="0"/>
          <w:color w:val="auto"/>
          <w:szCs w:val="26"/>
        </w:rPr>
        <w:t>.</w:t>
      </w:r>
      <w:r w:rsidR="00A67684" w:rsidRPr="000A6031">
        <w:rPr>
          <w:rStyle w:val="Strong"/>
          <w:rFonts w:cs="Times New Roman"/>
          <w:b/>
          <w:color w:val="auto"/>
          <w:szCs w:val="26"/>
        </w:rPr>
        <w:t>5.5</w:t>
      </w:r>
      <w:r w:rsidR="00A67684" w:rsidRPr="000A6031">
        <w:rPr>
          <w:rStyle w:val="Strong"/>
          <w:rFonts w:cs="Times New Roman"/>
          <w:color w:val="auto"/>
          <w:szCs w:val="26"/>
        </w:rPr>
        <w:t xml:space="preserve"> </w:t>
      </w:r>
      <w:r w:rsidR="00E8598C" w:rsidRPr="000A6031">
        <w:rPr>
          <w:rStyle w:val="Strong"/>
          <w:rFonts w:cs="Times New Roman"/>
          <w:b/>
          <w:color w:val="auto"/>
          <w:szCs w:val="26"/>
        </w:rPr>
        <w:t>Các ứng dụng Android</w:t>
      </w:r>
      <w:bookmarkEnd w:id="2701"/>
      <w:bookmarkEnd w:id="2702"/>
      <w:bookmarkEnd w:id="2703"/>
      <w:bookmarkEnd w:id="2704"/>
      <w:bookmarkEnd w:id="2705"/>
    </w:p>
    <w:p w:rsidR="00E8598C" w:rsidRPr="000A6031" w:rsidRDefault="00E8598C" w:rsidP="00935095">
      <w:pPr>
        <w:spacing w:line="26" w:lineRule="atLeast"/>
        <w:rPr>
          <w:rFonts w:cs="Times New Roman"/>
          <w:szCs w:val="26"/>
        </w:rPr>
      </w:pPr>
      <w:r w:rsidRPr="000A6031">
        <w:rPr>
          <w:rFonts w:cs="Times New Roman"/>
          <w:szCs w:val="26"/>
        </w:rPr>
        <w:t>Ứng dụng Android thông thường được phát triển bằng ngôn ngữ Java, sử dụng Android Software Development Kit.</w:t>
      </w:r>
    </w:p>
    <w:p w:rsidR="00E8598C" w:rsidRPr="000A6031" w:rsidRDefault="00E8598C" w:rsidP="00935095">
      <w:pPr>
        <w:spacing w:line="26" w:lineRule="atLeast"/>
        <w:ind w:firstLine="709"/>
        <w:rPr>
          <w:rFonts w:cs="Times New Roman"/>
          <w:szCs w:val="26"/>
        </w:rPr>
      </w:pPr>
      <w:r w:rsidRPr="000A6031">
        <w:rPr>
          <w:rFonts w:cs="Times New Roman"/>
          <w:szCs w:val="26"/>
        </w:rPr>
        <w:t>Mỗi lần phát triển, ứng dụng Anrdroid có thể đóng gói dễ dàng và bán ra thông qua Google Play hoặc Amazon Appstore.</w:t>
      </w:r>
    </w:p>
    <w:p w:rsidR="00E8598C" w:rsidRPr="000A6031" w:rsidRDefault="00E8598C" w:rsidP="00547EC1">
      <w:pPr>
        <w:spacing w:line="26" w:lineRule="atLeast"/>
        <w:ind w:firstLine="709"/>
        <w:rPr>
          <w:rFonts w:cs="Times New Roman"/>
          <w:szCs w:val="26"/>
        </w:rPr>
      </w:pPr>
      <w:r w:rsidRPr="000A6031">
        <w:rPr>
          <w:rFonts w:cs="Times New Roman"/>
          <w:szCs w:val="26"/>
        </w:rPr>
        <w:t>Android được dùng cho hàng trăm triệu thiết bị di động tại hơn 190 quốc gia trên toàn thế giới. Mỗi ngày có hơn 1 triệu thiết bị Android mới được kích hoạt.</w:t>
      </w:r>
    </w:p>
    <w:p w:rsidR="00E8598C" w:rsidRPr="00101651" w:rsidRDefault="00730DE8" w:rsidP="00F82BEF">
      <w:pPr>
        <w:pStyle w:val="Heading3"/>
        <w:ind w:firstLine="0"/>
        <w:rPr>
          <w:rFonts w:cs="Times New Roman"/>
          <w:b w:val="0"/>
          <w:color w:val="auto"/>
          <w:szCs w:val="26"/>
        </w:rPr>
      </w:pPr>
      <w:bookmarkStart w:id="2706" w:name="_Toc444810687"/>
      <w:bookmarkStart w:id="2707" w:name="_Toc475801484"/>
      <w:bookmarkStart w:id="2708" w:name="_Toc475999814"/>
      <w:bookmarkStart w:id="2709" w:name="_Toc511914380"/>
      <w:bookmarkStart w:id="2710" w:name="_Toc511914460"/>
      <w:bookmarkStart w:id="2711" w:name="_Toc513314931"/>
      <w:r w:rsidRPr="00101651">
        <w:rPr>
          <w:rFonts w:cs="Times New Roman"/>
          <w:color w:val="auto"/>
          <w:szCs w:val="26"/>
        </w:rPr>
        <w:t>1.</w:t>
      </w:r>
      <w:r w:rsidRPr="00F82BEF">
        <w:rPr>
          <w:rStyle w:val="Strong"/>
          <w:rFonts w:cs="Times New Roman"/>
          <w:b/>
          <w:color w:val="auto"/>
          <w:szCs w:val="26"/>
        </w:rPr>
        <w:t>5.</w:t>
      </w:r>
      <w:r w:rsidRPr="00101651">
        <w:rPr>
          <w:rStyle w:val="Strong"/>
          <w:rFonts w:cs="Times New Roman"/>
          <w:color w:val="auto"/>
          <w:szCs w:val="26"/>
        </w:rPr>
        <w:t xml:space="preserve">6 </w:t>
      </w:r>
      <w:r w:rsidR="00E8598C" w:rsidRPr="00101651">
        <w:rPr>
          <w:rFonts w:cs="Times New Roman"/>
          <w:color w:val="auto"/>
          <w:szCs w:val="26"/>
        </w:rPr>
        <w:t>Kiến trúc của hệ điều hành Android</w:t>
      </w:r>
      <w:bookmarkEnd w:id="2706"/>
      <w:bookmarkEnd w:id="2707"/>
      <w:bookmarkEnd w:id="2708"/>
      <w:bookmarkEnd w:id="2709"/>
      <w:bookmarkEnd w:id="2710"/>
      <w:bookmarkEnd w:id="2711"/>
    </w:p>
    <w:p w:rsidR="00E8598C" w:rsidRPr="00101651" w:rsidRDefault="00E8598C" w:rsidP="00547EC1">
      <w:pPr>
        <w:spacing w:line="26" w:lineRule="atLeast"/>
        <w:ind w:firstLine="709"/>
        <w:rPr>
          <w:rFonts w:cs="Times New Roman"/>
          <w:szCs w:val="26"/>
        </w:rPr>
      </w:pPr>
      <w:r w:rsidRPr="00101651">
        <w:rPr>
          <w:rFonts w:cs="Times New Roman"/>
          <w:szCs w:val="26"/>
        </w:rPr>
        <w:t>Hệ điều hành Android là một tập hợp của các thành phần phần mềm được chia thành 5 phần và 4 lớp chính:</w:t>
      </w:r>
    </w:p>
    <w:p w:rsidR="00E8598C" w:rsidRPr="00101651" w:rsidRDefault="00E8598C" w:rsidP="00547EC1">
      <w:pPr>
        <w:spacing w:line="26" w:lineRule="atLeast"/>
        <w:ind w:firstLine="709"/>
        <w:rPr>
          <w:rFonts w:cs="Times New Roman"/>
          <w:szCs w:val="26"/>
        </w:rPr>
      </w:pPr>
      <w:r w:rsidRPr="00101651">
        <w:rPr>
          <w:rFonts w:cs="Times New Roman"/>
          <w:noProof/>
          <w:szCs w:val="26"/>
          <w:lang w:eastAsia="en-US"/>
        </w:rPr>
        <w:lastRenderedPageBreak/>
        <w:drawing>
          <wp:inline distT="0" distB="0" distL="0" distR="0" wp14:anchorId="2176277B" wp14:editId="4CD5661C">
            <wp:extent cx="5122504" cy="3305810"/>
            <wp:effectExtent l="0" t="0" r="2540" b="889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8576" cy="3309728"/>
                    </a:xfrm>
                    <a:prstGeom prst="rect">
                      <a:avLst/>
                    </a:prstGeom>
                    <a:noFill/>
                    <a:ln>
                      <a:noFill/>
                    </a:ln>
                  </pic:spPr>
                </pic:pic>
              </a:graphicData>
            </a:graphic>
          </wp:inline>
        </w:drawing>
      </w:r>
    </w:p>
    <w:p w:rsidR="008F3934" w:rsidRPr="00101651" w:rsidRDefault="00730DE8" w:rsidP="00547EC1">
      <w:pPr>
        <w:spacing w:line="26" w:lineRule="atLeast"/>
        <w:ind w:firstLine="709"/>
        <w:jc w:val="center"/>
        <w:rPr>
          <w:rStyle w:val="Strong"/>
          <w:rFonts w:cs="Times New Roman"/>
          <w:b w:val="0"/>
          <w:szCs w:val="26"/>
        </w:rPr>
      </w:pPr>
      <w:r w:rsidRPr="00101651">
        <w:rPr>
          <w:rStyle w:val="Strong"/>
          <w:rFonts w:cs="Times New Roman"/>
          <w:b w:val="0"/>
          <w:szCs w:val="26"/>
        </w:rPr>
        <w:t>Hình 1.1: Mô tả kiến</w:t>
      </w:r>
      <w:r w:rsidR="008F3934" w:rsidRPr="00101651">
        <w:rPr>
          <w:rStyle w:val="Strong"/>
          <w:rFonts w:cs="Times New Roman"/>
          <w:b w:val="0"/>
          <w:szCs w:val="26"/>
        </w:rPr>
        <w:t xml:space="preserve"> trúc của hệ điều hành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Linux Kernel</w:t>
      </w:r>
    </w:p>
    <w:p w:rsidR="00E8598C" w:rsidRPr="00101651" w:rsidRDefault="00E8598C" w:rsidP="00547EC1">
      <w:pPr>
        <w:spacing w:line="26" w:lineRule="atLeast"/>
        <w:ind w:firstLine="709"/>
        <w:rPr>
          <w:rFonts w:cs="Times New Roman"/>
          <w:szCs w:val="26"/>
        </w:rPr>
      </w:pPr>
      <w:r w:rsidRPr="00101651">
        <w:rPr>
          <w:rFonts w:cs="Times New Roman"/>
          <w:szCs w:val="26"/>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Libraries</w:t>
      </w:r>
    </w:p>
    <w:p w:rsidR="00E8598C" w:rsidRPr="00101651" w:rsidRDefault="00E8598C" w:rsidP="00547EC1">
      <w:pPr>
        <w:spacing w:line="26" w:lineRule="atLeast"/>
        <w:ind w:firstLine="709"/>
        <w:rPr>
          <w:rFonts w:cs="Times New Roman"/>
          <w:szCs w:val="26"/>
        </w:rPr>
      </w:pPr>
      <w:r w:rsidRPr="00101651">
        <w:rPr>
          <w:rFonts w:cs="Times New Roman"/>
          <w:szCs w:val="26"/>
        </w:rPr>
        <w:t>Phía trên Linux Kernel là tập hợp các bộ thư viện mã nguồn mở WebKit, bộ thư viện nổi tiến libc, cơ sở dữ liệu SQLite hữu ích cho việc lưu trữ và chia sẻ dữ liệu, bộ thư viện thể phát, ghi âm về âm thanh, hoặc video. Thư viện SSL chịu trách nhiệm cho bảo mật Internet.</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Android Runtime</w:t>
      </w:r>
    </w:p>
    <w:p w:rsidR="00E8598C" w:rsidRPr="00101651" w:rsidRDefault="00E8598C" w:rsidP="00547EC1">
      <w:pPr>
        <w:spacing w:line="26" w:lineRule="atLeast"/>
        <w:ind w:firstLine="709"/>
        <w:rPr>
          <w:rFonts w:cs="Times New Roman"/>
          <w:szCs w:val="26"/>
        </w:rPr>
      </w:pPr>
      <w:r w:rsidRPr="00101651">
        <w:rPr>
          <w:rFonts w:cs="Times New Roman"/>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101651" w:rsidRDefault="00E8598C" w:rsidP="00547EC1">
      <w:pPr>
        <w:spacing w:line="26" w:lineRule="atLeast"/>
        <w:ind w:firstLine="709"/>
        <w:rPr>
          <w:rFonts w:cs="Times New Roman"/>
          <w:szCs w:val="26"/>
        </w:rPr>
      </w:pPr>
      <w:r w:rsidRPr="00101651">
        <w:rPr>
          <w:rFonts w:cs="Times New Roman"/>
          <w:szCs w:val="26"/>
        </w:rPr>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101651" w:rsidRDefault="00E8598C" w:rsidP="00547EC1">
      <w:pPr>
        <w:spacing w:line="26" w:lineRule="atLeast"/>
        <w:ind w:firstLine="709"/>
        <w:rPr>
          <w:rFonts w:cs="Times New Roman"/>
          <w:szCs w:val="26"/>
        </w:rPr>
      </w:pPr>
      <w:r w:rsidRPr="00101651">
        <w:rPr>
          <w:rFonts w:cs="Times New Roman"/>
          <w:szCs w:val="26"/>
        </w:rPr>
        <w:t>Android Runtime cũng cung cấp bộ thư viện cốt lõi, cho phép các lập trình viên Android sử dụng để viết các ứng dụng Android.</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 Framework</w:t>
      </w:r>
    </w:p>
    <w:p w:rsidR="00E8598C" w:rsidRPr="00101651" w:rsidRDefault="00E8598C" w:rsidP="00547EC1">
      <w:pPr>
        <w:spacing w:line="26" w:lineRule="atLeast"/>
        <w:ind w:firstLine="709"/>
        <w:rPr>
          <w:rFonts w:cs="Times New Roman"/>
          <w:szCs w:val="26"/>
        </w:rPr>
      </w:pPr>
      <w:r w:rsidRPr="00101651">
        <w:rPr>
          <w:rFonts w:cs="Times New Roman"/>
          <w:szCs w:val="26"/>
        </w:rPr>
        <w:lastRenderedPageBreak/>
        <w:t>Lớp Application Framework cung cấp nhiều dịch vụ cấp cao hơn cho các ứng dụng trong các class Java. Các lập trình viên cũng được phép sử dụng các dịch vụ này trong các ứng dụng của họ.</w:t>
      </w:r>
    </w:p>
    <w:p w:rsidR="00E8598C" w:rsidRPr="00101651" w:rsidRDefault="00E8598C" w:rsidP="00155488">
      <w:pPr>
        <w:pStyle w:val="ListParagraph"/>
        <w:numPr>
          <w:ilvl w:val="0"/>
          <w:numId w:val="11"/>
        </w:numPr>
        <w:spacing w:line="26" w:lineRule="atLeast"/>
        <w:rPr>
          <w:rFonts w:cs="Times New Roman"/>
          <w:szCs w:val="26"/>
        </w:rPr>
      </w:pPr>
      <w:r w:rsidRPr="00101651">
        <w:rPr>
          <w:rStyle w:val="Strong"/>
          <w:rFonts w:cs="Times New Roman"/>
          <w:szCs w:val="26"/>
        </w:rPr>
        <w:t>Applications</w:t>
      </w:r>
    </w:p>
    <w:p w:rsidR="00730DE8" w:rsidRPr="00101651" w:rsidRDefault="00730DE8" w:rsidP="00730DE8">
      <w:pPr>
        <w:spacing w:line="26" w:lineRule="atLeast"/>
        <w:ind w:firstLine="709"/>
        <w:rPr>
          <w:rFonts w:cs="Times New Roman"/>
          <w:szCs w:val="26"/>
        </w:rPr>
      </w:pPr>
      <w:r w:rsidRPr="00101651">
        <w:rPr>
          <w:rFonts w:cs="Times New Roman"/>
          <w:szCs w:val="26"/>
        </w:rPr>
        <w:t xml:space="preserve">Ở đây </w:t>
      </w:r>
      <w:r w:rsidR="00E8598C" w:rsidRPr="00101651">
        <w:rPr>
          <w:rFonts w:cs="Times New Roman"/>
          <w:szCs w:val="26"/>
        </w:rPr>
        <w:t xml:space="preserve">sẽ thấy tất cả các ứng dụng Android ở lớp trên cùng. Ứng dụng </w:t>
      </w:r>
      <w:r w:rsidRPr="00101651">
        <w:rPr>
          <w:rFonts w:cs="Times New Roman"/>
          <w:szCs w:val="26"/>
        </w:rPr>
        <w:t>được</w:t>
      </w:r>
      <w:r w:rsidR="00E8598C" w:rsidRPr="00101651">
        <w:rPr>
          <w:rFonts w:cs="Times New Roman"/>
          <w:szCs w:val="26"/>
        </w:rPr>
        <w:t xml:space="preserve"> </w:t>
      </w:r>
      <w:r w:rsidRPr="00101651">
        <w:rPr>
          <w:rFonts w:cs="Times New Roman"/>
          <w:szCs w:val="26"/>
        </w:rPr>
        <w:t>lập trình</w:t>
      </w:r>
      <w:r w:rsidR="00E8598C" w:rsidRPr="00101651">
        <w:rPr>
          <w:rFonts w:cs="Times New Roman"/>
          <w:szCs w:val="26"/>
        </w:rPr>
        <w:t xml:space="preserve"> sẽ được cài đặt vào lớp này.</w:t>
      </w:r>
    </w:p>
    <w:p w:rsidR="009D1BE1" w:rsidRPr="00101651" w:rsidRDefault="009D1BE1" w:rsidP="009D1BE1">
      <w:pPr>
        <w:rPr>
          <w:rFonts w:cs="Times New Roman"/>
          <w:szCs w:val="26"/>
        </w:rPr>
      </w:pPr>
      <w:bookmarkStart w:id="2712" w:name="_Toc444810688"/>
      <w:bookmarkStart w:id="2713" w:name="_Toc475801485"/>
      <w:bookmarkStart w:id="2714" w:name="_Toc475999815"/>
    </w:p>
    <w:p w:rsidR="00F46D1D" w:rsidRPr="009D1BE1" w:rsidRDefault="00E8598C" w:rsidP="00155488">
      <w:pPr>
        <w:pStyle w:val="ListParagraph"/>
        <w:numPr>
          <w:ilvl w:val="2"/>
          <w:numId w:val="38"/>
        </w:numPr>
        <w:spacing w:line="26" w:lineRule="atLeast"/>
        <w:outlineLvl w:val="2"/>
        <w:rPr>
          <w:rFonts w:cs="Times New Roman"/>
          <w:b/>
          <w:szCs w:val="26"/>
        </w:rPr>
      </w:pPr>
      <w:bookmarkStart w:id="2715" w:name="_Toc511914381"/>
      <w:bookmarkStart w:id="2716" w:name="_Toc511914461"/>
      <w:bookmarkStart w:id="2717" w:name="_Toc513314932"/>
      <w:r w:rsidRPr="009D1BE1">
        <w:rPr>
          <w:rFonts w:cs="Times New Roman"/>
          <w:b/>
          <w:szCs w:val="26"/>
        </w:rPr>
        <w:t>Các thành phần cơ bản của một ứng dụng android</w:t>
      </w:r>
      <w:bookmarkEnd w:id="2712"/>
      <w:bookmarkEnd w:id="2713"/>
      <w:bookmarkEnd w:id="2714"/>
      <w:bookmarkEnd w:id="2715"/>
      <w:bookmarkEnd w:id="2716"/>
      <w:bookmarkEnd w:id="2717"/>
    </w:p>
    <w:p w:rsidR="00F46D1D" w:rsidRDefault="00E8598C" w:rsidP="00F46D1D">
      <w:r w:rsidRPr="00F46D1D">
        <w:t>Thành phần ứng dụng là khối kiến trúc cơ bản của ứng dụng Android. Các thành phần này được liên kết lỏng lẻo bởi các tập tin kê khai ứng dụng:</w:t>
      </w:r>
    </w:p>
    <w:p w:rsidR="00F46D1D" w:rsidRPr="00F46D1D" w:rsidRDefault="00E8598C" w:rsidP="00F46D1D">
      <w:r w:rsidRPr="00F46D1D">
        <w:t> AndroidManifest.xml, mô tả mỗi thành phần của ứng dụng và cách chúng tương tác.</w:t>
      </w:r>
    </w:p>
    <w:p w:rsidR="00E8598C" w:rsidRPr="00F46D1D" w:rsidRDefault="00730DE8" w:rsidP="00F46D1D">
      <w:r w:rsidRPr="00F46D1D">
        <w:t>Bốn</w:t>
      </w:r>
      <w:r w:rsidR="00E8598C" w:rsidRPr="00F46D1D">
        <w:t xml:space="preserve"> thành phần chính được sử dụng trong ứng dụng Android:</w:t>
      </w:r>
    </w:p>
    <w:p w:rsidR="00E8598C" w:rsidRPr="00730DE8" w:rsidRDefault="00E8598C" w:rsidP="00155488">
      <w:pPr>
        <w:pStyle w:val="ListParagraph"/>
        <w:numPr>
          <w:ilvl w:val="0"/>
          <w:numId w:val="12"/>
        </w:numPr>
      </w:pPr>
      <w:r w:rsidRPr="00730DE8">
        <w:rPr>
          <w:b/>
        </w:rPr>
        <w:t>Activities</w:t>
      </w:r>
      <w:r w:rsidRPr="00730DE8">
        <w:t>: Ra lệnh cho giao diện và xử lý tương tác của người dùng với màn hình smartPhone.</w:t>
      </w:r>
    </w:p>
    <w:p w:rsidR="00E8598C" w:rsidRPr="00730DE8" w:rsidRDefault="00E8598C" w:rsidP="00155488">
      <w:pPr>
        <w:pStyle w:val="ListParagraph"/>
        <w:numPr>
          <w:ilvl w:val="0"/>
          <w:numId w:val="12"/>
        </w:numPr>
      </w:pPr>
      <w:r w:rsidRPr="00730DE8">
        <w:rPr>
          <w:b/>
        </w:rPr>
        <w:t>Services</w:t>
      </w:r>
      <w:r w:rsidRPr="00730DE8">
        <w:t>: Là thành phần chạy phía sau, chạy bên trong của mỗi ứng dụng.</w:t>
      </w:r>
    </w:p>
    <w:p w:rsidR="00E8598C" w:rsidRPr="00730DE8" w:rsidRDefault="00E8598C" w:rsidP="00155488">
      <w:pPr>
        <w:pStyle w:val="ListParagraph"/>
        <w:numPr>
          <w:ilvl w:val="0"/>
          <w:numId w:val="12"/>
        </w:numPr>
      </w:pPr>
      <w:r w:rsidRPr="00730DE8">
        <w:rPr>
          <w:b/>
        </w:rPr>
        <w:t>Broadcast</w:t>
      </w:r>
      <w:r w:rsidRPr="00730DE8">
        <w:t xml:space="preserve"> Receivers: Xử lý việc giao tiếp giữa HĐH Android và ứng dụng.</w:t>
      </w:r>
    </w:p>
    <w:p w:rsidR="00730DE8" w:rsidRPr="00730DE8" w:rsidRDefault="00E8598C" w:rsidP="00155488">
      <w:pPr>
        <w:pStyle w:val="ListParagraph"/>
        <w:numPr>
          <w:ilvl w:val="0"/>
          <w:numId w:val="12"/>
        </w:numPr>
      </w:pPr>
      <w:r w:rsidRPr="00730DE8">
        <w:rPr>
          <w:b/>
        </w:rPr>
        <w:t>Content Providers</w:t>
      </w:r>
      <w:r w:rsidRPr="00730DE8">
        <w:t>: Xử lý dữ liệu và  các vấn đề về quản lý cơ sở dữ liệu.</w:t>
      </w:r>
    </w:p>
    <w:p w:rsidR="00E8598C" w:rsidRPr="00730DE8" w:rsidRDefault="00E8598C" w:rsidP="00155488">
      <w:pPr>
        <w:pStyle w:val="ListParagraph"/>
        <w:numPr>
          <w:ilvl w:val="0"/>
          <w:numId w:val="13"/>
        </w:numPr>
        <w:spacing w:line="26" w:lineRule="atLeast"/>
        <w:rPr>
          <w:rFonts w:eastAsia="Times New Roman" w:cs="Times New Roman"/>
          <w:b/>
          <w:szCs w:val="26"/>
        </w:rPr>
      </w:pPr>
      <w:bookmarkStart w:id="2718" w:name="_Toc444810689"/>
      <w:bookmarkStart w:id="2719" w:name="_Toc475801486"/>
      <w:bookmarkStart w:id="2720" w:name="_Toc475999816"/>
      <w:r w:rsidRPr="00730DE8">
        <w:rPr>
          <w:rFonts w:eastAsia="Times New Roman" w:cs="Times New Roman"/>
          <w:b/>
          <w:szCs w:val="26"/>
        </w:rPr>
        <w:t>Activity</w:t>
      </w:r>
      <w:bookmarkEnd w:id="2718"/>
      <w:bookmarkEnd w:id="2719"/>
      <w:bookmarkEnd w:id="2720"/>
    </w:p>
    <w:p w:rsid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Một </w:t>
      </w:r>
      <w:r w:rsidRPr="00730DE8">
        <w:rPr>
          <w:rFonts w:eastAsia="Times New Roman" w:cs="Times New Roman"/>
          <w:bCs/>
          <w:szCs w:val="26"/>
        </w:rPr>
        <w:t>Activity</w:t>
      </w:r>
      <w:r w:rsidRPr="00730DE8">
        <w:rPr>
          <w:rFonts w:eastAsia="Times New Roman" w:cs="Times New Roman"/>
          <w:szCs w:val="26"/>
        </w:rPr>
        <w:t> đại diện cho một màn hình với một giao diện người dùng.</w:t>
      </w:r>
    </w:p>
    <w:p w:rsidR="00E8598C" w:rsidRP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V</w:t>
      </w:r>
      <w:r w:rsidR="00730DE8">
        <w:rPr>
          <w:rFonts w:eastAsia="Times New Roman" w:cs="Times New Roman"/>
          <w:szCs w:val="26"/>
        </w:rPr>
        <w:t xml:space="preserve">í </w:t>
      </w:r>
      <w:r w:rsidRPr="00730DE8">
        <w:rPr>
          <w:rFonts w:eastAsia="Times New Roman" w:cs="Times New Roman"/>
          <w:szCs w:val="26"/>
        </w:rPr>
        <w:t>D</w:t>
      </w:r>
      <w:r w:rsidR="00730DE8">
        <w:rPr>
          <w:rFonts w:eastAsia="Times New Roman" w:cs="Times New Roman"/>
          <w:szCs w:val="26"/>
        </w:rPr>
        <w:t>ụ</w:t>
      </w:r>
      <w:r w:rsidRPr="00730DE8">
        <w:rPr>
          <w:rFonts w:eastAsia="Times New Roman" w:cs="Times New Roman"/>
          <w:szCs w:val="26"/>
        </w:rPr>
        <w:t xml:space="preserve">: Một ứng dụng </w:t>
      </w:r>
      <w:r w:rsidR="00F46D1D">
        <w:rPr>
          <w:rFonts w:eastAsia="Times New Roman" w:cs="Times New Roman"/>
          <w:szCs w:val="26"/>
        </w:rPr>
        <w:t>e</w:t>
      </w:r>
      <w:r w:rsidRPr="00730DE8">
        <w:rPr>
          <w:rFonts w:eastAsia="Times New Roman" w:cs="Times New Roman"/>
          <w:szCs w:val="26"/>
        </w:rPr>
        <w:t>mail sẽ có một </w:t>
      </w:r>
      <w:r w:rsidRPr="00730DE8">
        <w:rPr>
          <w:rFonts w:eastAsia="Times New Roman" w:cs="Times New Roman"/>
          <w:bCs/>
          <w:szCs w:val="26"/>
        </w:rPr>
        <w:t>Activity</w:t>
      </w:r>
      <w:r w:rsidRPr="00730DE8">
        <w:rPr>
          <w:rFonts w:eastAsia="Times New Roman" w:cs="Times New Roman"/>
          <w:szCs w:val="26"/>
        </w:rPr>
        <w:t xml:space="preserve"> để hiển thị tất cả các </w:t>
      </w:r>
      <w:r w:rsidR="00F46D1D">
        <w:rPr>
          <w:rFonts w:eastAsia="Times New Roman" w:cs="Times New Roman"/>
          <w:szCs w:val="26"/>
        </w:rPr>
        <w:t>e</w:t>
      </w:r>
      <w:r w:rsidRPr="00730DE8">
        <w:rPr>
          <w:rFonts w:eastAsia="Times New Roman" w:cs="Times New Roman"/>
          <w:szCs w:val="26"/>
        </w:rPr>
        <w:t>mail, một </w:t>
      </w:r>
      <w:r w:rsidRPr="00730DE8">
        <w:rPr>
          <w:rFonts w:eastAsia="Times New Roman" w:cs="Times New Roman"/>
          <w:bCs/>
          <w:szCs w:val="26"/>
        </w:rPr>
        <w:t>Activity</w:t>
      </w:r>
      <w:r w:rsidRPr="00730DE8">
        <w:rPr>
          <w:rFonts w:eastAsia="Times New Roman" w:cs="Times New Roman"/>
          <w:szCs w:val="26"/>
        </w:rPr>
        <w:t xml:space="preserve"> khác để để soạn </w:t>
      </w:r>
      <w:r w:rsidR="00F46D1D">
        <w:rPr>
          <w:rFonts w:eastAsia="Times New Roman" w:cs="Times New Roman"/>
          <w:szCs w:val="26"/>
        </w:rPr>
        <w:t>e</w:t>
      </w:r>
      <w:r w:rsidRPr="00730DE8">
        <w:rPr>
          <w:rFonts w:eastAsia="Times New Roman" w:cs="Times New Roman"/>
          <w:szCs w:val="26"/>
        </w:rPr>
        <w:t>mail, một</w:t>
      </w:r>
      <w:r w:rsidRPr="00730DE8">
        <w:rPr>
          <w:rFonts w:eastAsia="Times New Roman" w:cs="Times New Roman"/>
          <w:bCs/>
          <w:szCs w:val="26"/>
        </w:rPr>
        <w:t>Activity</w:t>
      </w:r>
      <w:r w:rsidRPr="00730DE8">
        <w:rPr>
          <w:rFonts w:eastAsia="Times New Roman" w:cs="Times New Roman"/>
          <w:szCs w:val="26"/>
        </w:rPr>
        <w:t xml:space="preserve"> khác để đọc </w:t>
      </w:r>
      <w:r w:rsidR="00F46D1D">
        <w:rPr>
          <w:rFonts w:eastAsia="Times New Roman" w:cs="Times New Roman"/>
          <w:szCs w:val="26"/>
        </w:rPr>
        <w:t>e</w:t>
      </w:r>
      <w:r w:rsidRPr="00730DE8">
        <w:rPr>
          <w:rFonts w:eastAsia="Times New Roman" w:cs="Times New Roman"/>
          <w:szCs w:val="26"/>
        </w:rPr>
        <w:t>mail. Nếu một ứng dụng có nhiều hơn 1 Activity thì một trong số chúng sẽ được đánh dấu là </w:t>
      </w:r>
      <w:r w:rsidRPr="00730DE8">
        <w:rPr>
          <w:rFonts w:eastAsia="Times New Roman" w:cs="Times New Roman"/>
          <w:bCs/>
          <w:szCs w:val="26"/>
        </w:rPr>
        <w:t>Activity</w:t>
      </w:r>
      <w:r w:rsidRPr="00730DE8">
        <w:rPr>
          <w:rFonts w:eastAsia="Times New Roman" w:cs="Times New Roman"/>
          <w:szCs w:val="26"/>
        </w:rPr>
        <w:t> hiển thị đầu tiên khi ứng dụng khởi chạy.</w:t>
      </w:r>
    </w:p>
    <w:p w:rsidR="00E8598C" w:rsidRPr="00F46D1D" w:rsidRDefault="00E8598C" w:rsidP="00547EC1">
      <w:pPr>
        <w:spacing w:line="26" w:lineRule="atLeast"/>
        <w:ind w:firstLine="709"/>
        <w:rPr>
          <w:rFonts w:eastAsia="Times New Roman" w:cs="Times New Roman"/>
          <w:szCs w:val="26"/>
        </w:rPr>
      </w:pPr>
      <w:r w:rsidRPr="00F46D1D">
        <w:rPr>
          <w:rFonts w:eastAsia="Times New Roman" w:cs="Times New Roman"/>
          <w:bCs/>
          <w:szCs w:val="26"/>
        </w:rPr>
        <w:t>Android</w:t>
      </w:r>
      <w:r w:rsidRPr="00F46D1D">
        <w:rPr>
          <w:rFonts w:eastAsia="Times New Roman" w:cs="Times New Roman"/>
          <w:szCs w:val="26"/>
        </w:rPr>
        <w:t xml:space="preserve">  khởi đầu bởi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được đánh dấu là khởi đầu bằng cách gọi phương thức </w:t>
      </w:r>
      <w:r w:rsidRPr="00F46D1D">
        <w:rPr>
          <w:rFonts w:ascii="Consolas" w:eastAsia="Times New Roman" w:hAnsi="Consolas" w:cs="Times New Roman"/>
          <w:bCs/>
          <w:szCs w:val="26"/>
        </w:rPr>
        <w:t>onCreate</w:t>
      </w:r>
      <w:r w:rsidR="007B4EAB">
        <w:rPr>
          <w:rFonts w:ascii="Consolas" w:eastAsia="Times New Roman" w:hAnsi="Consolas" w:cs="Times New Roman"/>
          <w:bCs/>
          <w:szCs w:val="26"/>
        </w:rPr>
        <w:t xml:space="preserve">(): </w:t>
      </w:r>
      <w:r w:rsidRPr="00F46D1D">
        <w:rPr>
          <w:rFonts w:ascii="Consolas" w:eastAsia="Times New Roman" w:hAnsi="Consolas" w:cs="Times New Roman"/>
          <w:szCs w:val="26"/>
        </w:rPr>
        <w:t>.</w:t>
      </w:r>
      <w:r w:rsidRPr="00F46D1D">
        <w:rPr>
          <w:rFonts w:eastAsia="Times New Roman" w:cs="Times New Roman"/>
          <w:szCs w:val="26"/>
        </w:rPr>
        <w:t xml:space="preserve"> Có một chuỗi các phương thức được gọi để bắt đầu một </w:t>
      </w:r>
      <w:r w:rsidRPr="00F46D1D">
        <w:rPr>
          <w:rFonts w:eastAsia="Times New Roman" w:cs="Times New Roman"/>
          <w:bCs/>
          <w:szCs w:val="26"/>
        </w:rPr>
        <w:t>activity</w:t>
      </w:r>
      <w:r w:rsidRPr="00F46D1D">
        <w:rPr>
          <w:rFonts w:eastAsia="Times New Roman" w:cs="Times New Roman"/>
          <w:szCs w:val="26"/>
        </w:rPr>
        <w:t xml:space="preserve"> và một chuỗi các phương thức khác để hủy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như hình bên dưới:</w:t>
      </w:r>
    </w:p>
    <w:p w:rsidR="00E8598C" w:rsidRPr="000A6031" w:rsidRDefault="00E8598C" w:rsidP="00547EC1">
      <w:pPr>
        <w:spacing w:line="26" w:lineRule="atLeast"/>
        <w:ind w:firstLine="709"/>
        <w:jc w:val="center"/>
        <w:rPr>
          <w:rFonts w:eastAsia="Times New Roman" w:cs="Times New Roman"/>
          <w:szCs w:val="26"/>
        </w:rPr>
      </w:pPr>
      <w:r w:rsidRPr="000A6031">
        <w:rPr>
          <w:rFonts w:eastAsia="Times New Roman" w:cs="Times New Roman"/>
          <w:noProof/>
          <w:szCs w:val="26"/>
          <w:lang w:eastAsia="en-US"/>
        </w:rPr>
        <w:lastRenderedPageBreak/>
        <w:drawing>
          <wp:inline distT="0" distB="0" distL="0" distR="0" wp14:anchorId="31BB2481" wp14:editId="737424A7">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6031" w:rsidRDefault="008F3934" w:rsidP="00547EC1">
      <w:pPr>
        <w:spacing w:line="26" w:lineRule="atLeast"/>
        <w:ind w:firstLine="709"/>
        <w:jc w:val="center"/>
        <w:rPr>
          <w:rFonts w:eastAsia="Times New Roman" w:cs="Times New Roman"/>
          <w:szCs w:val="26"/>
        </w:rPr>
      </w:pPr>
      <w:r w:rsidRPr="000A6031">
        <w:rPr>
          <w:rFonts w:eastAsia="Times New Roman" w:cs="Times New Roman"/>
          <w:szCs w:val="26"/>
        </w:rPr>
        <w:t>Hình 1.2: Vòng đời của một Activity</w:t>
      </w:r>
    </w:p>
    <w:p w:rsidR="00E8598C" w:rsidRPr="00F46D1D" w:rsidRDefault="00E8598C" w:rsidP="00780F64">
      <w:pPr>
        <w:ind w:firstLine="709"/>
      </w:pPr>
      <w:r w:rsidRPr="00F46D1D">
        <w:t>Class Activity định nghĩa nhiều phương thức cho các sự kiện, không cần phải thực thi tất cả các phương thức này, tuy nhiên việc hiểu rõ và áp dụng chúng vào ứng dụng khá quan trọng, giúp cho ứng dụng có các hành vi như mong đợi của người dùng.</w:t>
      </w:r>
    </w:p>
    <w:p w:rsidR="00E8598C" w:rsidRPr="00F46D1D" w:rsidRDefault="00E8598C" w:rsidP="00155488">
      <w:pPr>
        <w:pStyle w:val="ListParagraph"/>
        <w:numPr>
          <w:ilvl w:val="0"/>
          <w:numId w:val="14"/>
        </w:numPr>
      </w:pPr>
      <w:r w:rsidRPr="00780F64">
        <w:rPr>
          <w:rFonts w:ascii="Consolas" w:hAnsi="Consolas"/>
        </w:rPr>
        <w:t>onCreate</w:t>
      </w:r>
      <w:r w:rsidR="007B4EAB">
        <w:rPr>
          <w:rFonts w:ascii="Consolas" w:hAnsi="Consolas"/>
        </w:rPr>
        <w:t xml:space="preserve">(): </w:t>
      </w:r>
      <w:r w:rsidR="00F46D1D" w:rsidRPr="00780F64">
        <w:rPr>
          <w:rFonts w:ascii="Consolas" w:hAnsi="Consolas"/>
        </w:rPr>
        <w:t xml:space="preserve">: </w:t>
      </w:r>
      <w:r w:rsidR="00F46D1D">
        <w:t>P</w:t>
      </w:r>
      <w:r w:rsidRPr="00F46D1D">
        <w:t>hương thức đầu tiên được gọi dùng để tạo một activity vào lần đầu tiên </w:t>
      </w:r>
      <w:r w:rsidR="00F46D1D">
        <w:t>A</w:t>
      </w:r>
      <w:r w:rsidRPr="00F46D1D">
        <w:t>ctivity được gọi.</w:t>
      </w:r>
    </w:p>
    <w:p w:rsidR="00E8598C" w:rsidRPr="00780F64" w:rsidRDefault="00E8598C" w:rsidP="00155488">
      <w:pPr>
        <w:pStyle w:val="ListParagraph"/>
        <w:numPr>
          <w:ilvl w:val="0"/>
          <w:numId w:val="14"/>
        </w:numPr>
      </w:pPr>
      <w:r w:rsidRPr="00780F64">
        <w:rPr>
          <w:rFonts w:ascii="Consolas" w:hAnsi="Consolas"/>
        </w:rPr>
        <w:t>onStart</w:t>
      </w:r>
      <w:r w:rsidR="007B4EAB">
        <w:rPr>
          <w:rFonts w:ascii="Consolas" w:hAnsi="Consolas"/>
        </w:rPr>
        <w:t xml:space="preserve">(): </w:t>
      </w:r>
      <w:r w:rsidR="00F46D1D" w:rsidRPr="00780F64">
        <w:rPr>
          <w:rFonts w:ascii="Consolas" w:hAnsi="Consolas"/>
        </w:rPr>
        <w:t>:</w:t>
      </w:r>
      <w:r w:rsidR="00F46D1D" w:rsidRPr="00780F64">
        <w:t xml:space="preserve"> </w:t>
      </w:r>
      <w:r w:rsidR="00780F64">
        <w:t xml:space="preserve"> Thực hiện</w:t>
      </w:r>
      <w:r w:rsidRPr="00780F64">
        <w:t xml:space="preserve"> khi nó hiện hữu với người dùng.</w:t>
      </w:r>
    </w:p>
    <w:p w:rsidR="00E8598C" w:rsidRPr="00780F64" w:rsidRDefault="00E8598C" w:rsidP="00155488">
      <w:pPr>
        <w:pStyle w:val="ListParagraph"/>
        <w:numPr>
          <w:ilvl w:val="0"/>
          <w:numId w:val="14"/>
        </w:numPr>
      </w:pPr>
      <w:r w:rsidRPr="00780F64">
        <w:rPr>
          <w:rFonts w:ascii="Consolas" w:hAnsi="Consolas"/>
        </w:rPr>
        <w:lastRenderedPageBreak/>
        <w:t>onResume</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khi người dùng tương tác với các ứng dụng.</w:t>
      </w:r>
    </w:p>
    <w:p w:rsidR="00E8598C" w:rsidRPr="00780F64" w:rsidRDefault="00E8598C" w:rsidP="00155488">
      <w:pPr>
        <w:pStyle w:val="ListParagraph"/>
        <w:numPr>
          <w:ilvl w:val="0"/>
          <w:numId w:val="14"/>
        </w:numPr>
      </w:pPr>
      <w:r w:rsidRPr="00780F64">
        <w:rPr>
          <w:rFonts w:ascii="Consolas" w:hAnsi="Consolas"/>
        </w:rPr>
        <w:t>onPause</w:t>
      </w:r>
      <w:r w:rsidR="007B4EAB">
        <w:rPr>
          <w:rFonts w:ascii="Consolas" w:hAnsi="Consolas"/>
        </w:rPr>
        <w:t xml:space="preserve">(): </w:t>
      </w:r>
      <w:r w:rsidRPr="00780F64">
        <w:rPr>
          <w:rFonts w:ascii="Consolas" w:hAnsi="Consolas"/>
        </w:rPr>
        <w:t>:</w:t>
      </w:r>
      <w:r w:rsidRPr="00780F64">
        <w:t xml:space="preserve"> </w:t>
      </w:r>
      <w:r w:rsidR="00780F64">
        <w:t xml:space="preserve"> </w:t>
      </w:r>
      <w:r w:rsidRPr="00780F64">
        <w:t>Tạm dừng một </w:t>
      </w:r>
      <w:r w:rsidR="00780F64">
        <w:t>A</w:t>
      </w:r>
      <w:r w:rsidRPr="00780F64">
        <w:t>ctivity, không nhận dữ liệu do người dùng nhập vào và không thế thực thi lệnh nào. Phương thức này được gọi khi activity hiện tại đang được tạm dừng, và activity trước đó đang được tiếp tục.</w:t>
      </w:r>
    </w:p>
    <w:p w:rsidR="00E8598C" w:rsidRPr="00780F64" w:rsidRDefault="00E8598C" w:rsidP="00155488">
      <w:pPr>
        <w:pStyle w:val="ListParagraph"/>
        <w:numPr>
          <w:ilvl w:val="0"/>
          <w:numId w:val="14"/>
        </w:numPr>
      </w:pPr>
      <w:r w:rsidRPr="00780F64">
        <w:rPr>
          <w:rFonts w:ascii="Consolas" w:hAnsi="Consolas"/>
        </w:rPr>
        <w:t>onStop</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một activity đã không được nhìn thấy trong thời gian dài.</w:t>
      </w:r>
    </w:p>
    <w:p w:rsidR="00E8598C" w:rsidRPr="00780F64" w:rsidRDefault="00E8598C" w:rsidP="00155488">
      <w:pPr>
        <w:pStyle w:val="ListParagraph"/>
        <w:numPr>
          <w:ilvl w:val="0"/>
          <w:numId w:val="14"/>
        </w:numPr>
      </w:pPr>
      <w:r w:rsidRPr="00780F64">
        <w:rPr>
          <w:rFonts w:ascii="Consolas" w:hAnsi="Consolas"/>
        </w:rPr>
        <w:t>onDestroy</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trước khi hệ thống hủy activity.</w:t>
      </w:r>
    </w:p>
    <w:p w:rsidR="00E8598C" w:rsidRPr="00780F64" w:rsidRDefault="00E8598C" w:rsidP="00155488">
      <w:pPr>
        <w:pStyle w:val="ListParagraph"/>
        <w:numPr>
          <w:ilvl w:val="0"/>
          <w:numId w:val="14"/>
        </w:numPr>
      </w:pPr>
      <w:r w:rsidRPr="00780F64">
        <w:rPr>
          <w:rFonts w:ascii="Consolas" w:hAnsi="Consolas"/>
        </w:rPr>
        <w:t>onRestart</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 xml:space="preserve">Thực hiện </w:t>
      </w:r>
      <w:r w:rsidRPr="00780F64">
        <w:t>khi activity cần được dùng trở lại sau khi bị</w:t>
      </w:r>
      <w:r w:rsidR="00780F64">
        <w:t xml:space="preserve"> </w:t>
      </w:r>
      <w:r w:rsidRPr="00780F64">
        <w:t>gọi </w:t>
      </w:r>
      <w:r w:rsidRPr="00780F64">
        <w:rPr>
          <w:rFonts w:ascii="Consolas" w:hAnsi="Consolas"/>
        </w:rPr>
        <w:t>onStop</w:t>
      </w:r>
      <w:r w:rsidR="007B4EAB">
        <w:rPr>
          <w:rFonts w:ascii="Consolas" w:hAnsi="Consolas"/>
        </w:rPr>
        <w:t xml:space="preserve">(): </w:t>
      </w:r>
      <w:r w:rsidR="00780F64">
        <w:rPr>
          <w:rFonts w:ascii="Consolas" w:hAnsi="Consolas"/>
        </w:rPr>
        <w:t>.</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2721" w:name="_Toc444810690"/>
      <w:bookmarkStart w:id="2722" w:name="_Toc475801487"/>
      <w:bookmarkStart w:id="2723" w:name="_Toc475999817"/>
      <w:r w:rsidRPr="00780F64">
        <w:rPr>
          <w:rFonts w:eastAsia="Times New Roman" w:cs="Times New Roman"/>
          <w:b/>
          <w:szCs w:val="26"/>
        </w:rPr>
        <w:t>Services</w:t>
      </w:r>
      <w:bookmarkEnd w:id="2721"/>
      <w:bookmarkEnd w:id="2722"/>
      <w:bookmarkEnd w:id="2723"/>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Một Service là một thành phần được chạy bên trong nền để xử lý các công việc trong thời gian dài. Một ứng dụng nghe nhạc có thể phát nhạc, trong khi đó người dùng đang ở giao diện của ứng dụng khác. Hoặc ứng dụng </w:t>
      </w:r>
      <w:r w:rsidR="0033494C">
        <w:rPr>
          <w:rFonts w:eastAsia="Times New Roman" w:cs="Times New Roman"/>
          <w:szCs w:val="26"/>
        </w:rPr>
        <w:t>tải tập tin</w:t>
      </w:r>
      <w:r w:rsidRPr="000A6031">
        <w:rPr>
          <w:rFonts w:eastAsia="Times New Roman" w:cs="Times New Roman"/>
          <w:szCs w:val="26"/>
        </w:rPr>
        <w:t xml:space="preserve"> có thể tải dữ liệu trên mạng về máy mà không ngăn chặn người dùng tương tác với các ứng dụng khác.</w:t>
      </w:r>
    </w:p>
    <w:p w:rsidR="00E8598C" w:rsidRPr="00780F64" w:rsidRDefault="00E8598C" w:rsidP="00155488">
      <w:pPr>
        <w:pStyle w:val="ListParagraph"/>
        <w:numPr>
          <w:ilvl w:val="0"/>
          <w:numId w:val="13"/>
        </w:numPr>
        <w:spacing w:line="26" w:lineRule="atLeast"/>
        <w:rPr>
          <w:rFonts w:eastAsia="Times New Roman" w:cs="Times New Roman"/>
          <w:b/>
          <w:szCs w:val="26"/>
        </w:rPr>
      </w:pPr>
      <w:bookmarkStart w:id="2724" w:name="_Toc444810691"/>
      <w:bookmarkStart w:id="2725" w:name="_Toc475801488"/>
      <w:bookmarkStart w:id="2726" w:name="_Toc475999818"/>
      <w:r w:rsidRPr="00780F64">
        <w:rPr>
          <w:rFonts w:eastAsia="Times New Roman" w:cs="Times New Roman"/>
          <w:b/>
          <w:szCs w:val="26"/>
        </w:rPr>
        <w:t>Broadcast Receivers</w:t>
      </w:r>
      <w:bookmarkEnd w:id="2724"/>
      <w:bookmarkEnd w:id="2725"/>
      <w:bookmarkEnd w:id="2726"/>
    </w:p>
    <w:p w:rsidR="00331814"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0A6031" w:rsidRDefault="00331814" w:rsidP="00547EC1">
      <w:pPr>
        <w:spacing w:line="26" w:lineRule="atLeast"/>
        <w:ind w:firstLine="709"/>
        <w:rPr>
          <w:rFonts w:eastAsia="Times New Roman" w:cs="Times New Roman"/>
          <w:szCs w:val="26"/>
        </w:rPr>
      </w:pPr>
      <w:r w:rsidRPr="00780F64">
        <w:t xml:space="preserve">Một Broadcast </w:t>
      </w:r>
      <w:r w:rsidR="00E8598C" w:rsidRPr="00780F64">
        <w:t>Receiver được th</w:t>
      </w:r>
      <w:r w:rsidRPr="00780F64">
        <w:t xml:space="preserve">ực thi như là một class con của </w:t>
      </w:r>
      <w:r w:rsidR="00E8598C" w:rsidRPr="00780F64">
        <w:t>class Broadcast</w:t>
      </w:r>
      <w:r w:rsidRPr="00780F64">
        <w:t xml:space="preserve"> </w:t>
      </w:r>
      <w:r w:rsidR="00E8598C" w:rsidRPr="00780F64">
        <w:t>Receiver</w:t>
      </w:r>
      <w:r w:rsidR="00E8598C" w:rsidRPr="000A6031">
        <w:rPr>
          <w:rFonts w:eastAsia="Times New Roman" w:cs="Times New Roman"/>
          <w:szCs w:val="26"/>
        </w:rPr>
        <w:t> và mỗi thông điệp là một Intent.</w:t>
      </w:r>
      <w:bookmarkStart w:id="2727" w:name="_Toc444810692"/>
    </w:p>
    <w:p w:rsidR="00E8598C" w:rsidRPr="00780F64" w:rsidRDefault="00E8598C" w:rsidP="00155488">
      <w:pPr>
        <w:pStyle w:val="ListParagraph"/>
        <w:numPr>
          <w:ilvl w:val="0"/>
          <w:numId w:val="13"/>
        </w:numPr>
        <w:spacing w:line="26" w:lineRule="atLeast"/>
        <w:rPr>
          <w:rFonts w:eastAsia="Times New Roman" w:cs="Times New Roman"/>
          <w:b/>
          <w:szCs w:val="26"/>
        </w:rPr>
      </w:pPr>
      <w:r w:rsidRPr="00780F64">
        <w:rPr>
          <w:rFonts w:eastAsia="Times New Roman" w:cs="Times New Roman"/>
          <w:b/>
          <w:szCs w:val="26"/>
        </w:rPr>
        <w:t>Content Providers</w:t>
      </w:r>
      <w:bookmarkEnd w:id="2727"/>
    </w:p>
    <w:p w:rsidR="0033494C" w:rsidRDefault="00E8598C" w:rsidP="0033494C">
      <w:pPr>
        <w:spacing w:line="26" w:lineRule="atLeast"/>
        <w:ind w:firstLine="709"/>
        <w:rPr>
          <w:rFonts w:eastAsia="Times New Roman" w:cs="Times New Roman"/>
          <w:szCs w:val="26"/>
        </w:rPr>
      </w:pPr>
      <w:r w:rsidRPr="000A6031">
        <w:rPr>
          <w:rFonts w:eastAsia="Times New Roman" w:cs="Times New Roman"/>
          <w:szCs w:val="26"/>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w:t>
      </w:r>
      <w:r w:rsidR="0033494C">
        <w:rPr>
          <w:rFonts w:eastAsia="Times New Roman" w:cs="Times New Roman"/>
          <w:szCs w:val="26"/>
        </w:rPr>
        <w:t>ữ liệu hoặc ở một nơi nào khác.</w:t>
      </w:r>
    </w:p>
    <w:p w:rsidR="00E8598C" w:rsidRPr="000A6031" w:rsidRDefault="0033494C" w:rsidP="00D43C73">
      <w:pPr>
        <w:ind w:firstLine="709"/>
      </w:pPr>
      <w:r>
        <w:t>Một Content</w:t>
      </w:r>
      <w:r w:rsidR="00E8598C" w:rsidRPr="000A6031">
        <w:t>Providers đượ</w:t>
      </w:r>
      <w:r w:rsidR="00D43C73">
        <w:t xml:space="preserve">c thực thi như là class con của </w:t>
      </w:r>
      <w:r w:rsidR="00E8598C" w:rsidRPr="000A6031">
        <w:t>class </w:t>
      </w:r>
      <w:r w:rsidR="00E8598C" w:rsidRPr="00780F64">
        <w:rPr>
          <w:bCs/>
        </w:rPr>
        <w:t>ContentProvider</w:t>
      </w:r>
      <w:r w:rsidR="00E8598C" w:rsidRPr="000A6031">
        <w:t> và phải thực thi theo tiêu chuẩn trong bộ các API để cho các ứng dụng khác có thể giao tiếp.</w:t>
      </w:r>
    </w:p>
    <w:p w:rsidR="00E8598C" w:rsidRPr="000A6031" w:rsidRDefault="00331814" w:rsidP="00F82BEF">
      <w:pPr>
        <w:pStyle w:val="Heading3"/>
        <w:spacing w:before="120" w:after="120" w:line="26" w:lineRule="atLeast"/>
        <w:ind w:firstLine="0"/>
        <w:rPr>
          <w:rFonts w:cs="Times New Roman"/>
          <w:b w:val="0"/>
          <w:color w:val="auto"/>
          <w:szCs w:val="26"/>
        </w:rPr>
      </w:pPr>
      <w:bookmarkStart w:id="2728" w:name="_Toc475801490"/>
      <w:bookmarkStart w:id="2729" w:name="_Toc475999820"/>
      <w:bookmarkStart w:id="2730" w:name="_Toc511914382"/>
      <w:bookmarkStart w:id="2731" w:name="_Toc511914462"/>
      <w:bookmarkStart w:id="2732" w:name="_Toc513314933"/>
      <w:r w:rsidRPr="000A6031">
        <w:rPr>
          <w:rFonts w:cs="Times New Roman"/>
          <w:color w:val="auto"/>
          <w:szCs w:val="26"/>
        </w:rPr>
        <w:t>1.</w:t>
      </w:r>
      <w:r w:rsidR="00A67684" w:rsidRPr="000A6031">
        <w:rPr>
          <w:rFonts w:cs="Times New Roman"/>
          <w:color w:val="auto"/>
          <w:szCs w:val="26"/>
        </w:rPr>
        <w:t>5.</w:t>
      </w:r>
      <w:r w:rsidR="006B4A05">
        <w:rPr>
          <w:rFonts w:cs="Times New Roman"/>
          <w:color w:val="auto"/>
          <w:szCs w:val="26"/>
        </w:rPr>
        <w:t>8</w:t>
      </w:r>
      <w:r w:rsidR="00A67684" w:rsidRPr="000A6031">
        <w:rPr>
          <w:rFonts w:cs="Times New Roman"/>
          <w:color w:val="auto"/>
          <w:szCs w:val="26"/>
        </w:rPr>
        <w:t xml:space="preserve"> </w:t>
      </w:r>
      <w:r w:rsidR="00E8598C" w:rsidRPr="000A6031">
        <w:rPr>
          <w:rFonts w:cs="Times New Roman"/>
          <w:color w:val="auto"/>
          <w:szCs w:val="26"/>
        </w:rPr>
        <w:t xml:space="preserve">Các </w:t>
      </w:r>
      <w:r w:rsidR="006B4A05">
        <w:rPr>
          <w:rFonts w:cs="Times New Roman"/>
          <w:color w:val="auto"/>
          <w:szCs w:val="26"/>
        </w:rPr>
        <w:t>tệp tin</w:t>
      </w:r>
      <w:r w:rsidR="00E8598C" w:rsidRPr="000A6031">
        <w:rPr>
          <w:rFonts w:cs="Times New Roman"/>
          <w:color w:val="auto"/>
          <w:szCs w:val="26"/>
        </w:rPr>
        <w:t xml:space="preserve"> quan trọng trong Android</w:t>
      </w:r>
      <w:bookmarkEnd w:id="2728"/>
      <w:bookmarkEnd w:id="2729"/>
      <w:bookmarkEnd w:id="2730"/>
      <w:bookmarkEnd w:id="2731"/>
      <w:bookmarkEnd w:id="2732"/>
    </w:p>
    <w:p w:rsidR="00E8598C" w:rsidRPr="00D43C73" w:rsidRDefault="006B4A05" w:rsidP="00155488">
      <w:pPr>
        <w:pStyle w:val="ListParagraph"/>
        <w:numPr>
          <w:ilvl w:val="0"/>
          <w:numId w:val="15"/>
        </w:numPr>
        <w:rPr>
          <w:b/>
        </w:rPr>
      </w:pPr>
      <w:bookmarkStart w:id="2733" w:name="_Toc444810700"/>
      <w:bookmarkStart w:id="2734" w:name="_Toc475801491"/>
      <w:bookmarkStart w:id="2735" w:name="_Toc475999821"/>
      <w:r w:rsidRPr="00D43C73">
        <w:rPr>
          <w:b/>
        </w:rPr>
        <w:t xml:space="preserve">Tệp tin </w:t>
      </w:r>
      <w:r w:rsidR="00E8598C" w:rsidRPr="00D43C73">
        <w:rPr>
          <w:b/>
        </w:rPr>
        <w:t>MainActivity.java</w:t>
      </w:r>
      <w:bookmarkEnd w:id="2733"/>
      <w:bookmarkEnd w:id="2734"/>
      <w:bookmarkEnd w:id="2735"/>
    </w:p>
    <w:tbl>
      <w:tblPr>
        <w:tblW w:w="9810" w:type="dxa"/>
        <w:tblCellMar>
          <w:left w:w="0" w:type="dxa"/>
          <w:right w:w="0" w:type="dxa"/>
        </w:tblCellMar>
        <w:tblLook w:val="04A0" w:firstRow="1" w:lastRow="0" w:firstColumn="1" w:lastColumn="0" w:noHBand="0" w:noVBand="1"/>
      </w:tblPr>
      <w:tblGrid>
        <w:gridCol w:w="20"/>
        <w:gridCol w:w="9790"/>
      </w:tblGrid>
      <w:tr w:rsidR="00490E61" w:rsidRPr="000A6031" w:rsidTr="00E8598C">
        <w:tc>
          <w:tcPr>
            <w:tcW w:w="20" w:type="dxa"/>
            <w:vAlign w:val="center"/>
            <w:hideMark/>
          </w:tcPr>
          <w:p w:rsidR="00E8598C" w:rsidRPr="000A6031" w:rsidRDefault="00E8598C" w:rsidP="00547EC1">
            <w:pPr>
              <w:spacing w:line="26" w:lineRule="atLeast"/>
              <w:ind w:firstLine="709"/>
              <w:rPr>
                <w:rFonts w:cs="Times New Roman"/>
                <w:szCs w:val="26"/>
              </w:rPr>
            </w:pPr>
          </w:p>
        </w:tc>
        <w:tc>
          <w:tcPr>
            <w:tcW w:w="9790" w:type="dxa"/>
            <w:vAlign w:val="center"/>
            <w:hideMark/>
          </w:tcPr>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package</w:t>
            </w:r>
            <w:r w:rsidRPr="00D43C73">
              <w:rPr>
                <w:rFonts w:ascii="Courier New" w:hAnsi="Courier New" w:cs="Courier New"/>
                <w:sz w:val="24"/>
                <w:szCs w:val="24"/>
              </w:rPr>
              <w:t xml:space="preserve"> </w:t>
            </w:r>
            <w:r w:rsidRPr="00D43C73">
              <w:rPr>
                <w:rStyle w:val="HTMLCode"/>
                <w:rFonts w:eastAsia="Calibri"/>
                <w:sz w:val="24"/>
                <w:szCs w:val="24"/>
              </w:rPr>
              <w:t>com.example.helloword;</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android.os.Bundle;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android.app.Activity;</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android.view.Menu;</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public</w:t>
            </w:r>
            <w:r w:rsidRPr="00D43C73">
              <w:rPr>
                <w:rFonts w:ascii="Courier New" w:hAnsi="Courier New" w:cs="Courier New"/>
                <w:sz w:val="24"/>
                <w:szCs w:val="24"/>
              </w:rPr>
              <w:t xml:space="preserve"> </w:t>
            </w:r>
            <w:r w:rsidRPr="00D43C73">
              <w:rPr>
                <w:rStyle w:val="HTMLCode"/>
                <w:rFonts w:eastAsia="Calibri"/>
                <w:sz w:val="24"/>
                <w:szCs w:val="24"/>
              </w:rPr>
              <w:t>class</w:t>
            </w:r>
            <w:r w:rsidRPr="00D43C73">
              <w:rPr>
                <w:rFonts w:ascii="Courier New" w:hAnsi="Courier New" w:cs="Courier New"/>
                <w:sz w:val="24"/>
                <w:szCs w:val="24"/>
              </w:rPr>
              <w:t xml:space="preserve"> </w:t>
            </w:r>
            <w:r w:rsidRPr="00D43C73">
              <w:rPr>
                <w:rStyle w:val="HTMLCode"/>
                <w:rFonts w:eastAsia="Calibri"/>
                <w:sz w:val="24"/>
                <w:szCs w:val="24"/>
              </w:rPr>
              <w:t>MainActivity extends</w:t>
            </w:r>
            <w:r w:rsidRPr="00D43C73">
              <w:rPr>
                <w:rFonts w:ascii="Courier New" w:hAnsi="Courier New" w:cs="Courier New"/>
                <w:sz w:val="24"/>
                <w:szCs w:val="24"/>
              </w:rPr>
              <w:t xml:space="preserve"> </w:t>
            </w:r>
            <w:r w:rsidRPr="00D43C73">
              <w:rPr>
                <w:rStyle w:val="HTMLCode"/>
                <w:rFonts w:eastAsia="Calibri"/>
                <w:sz w:val="24"/>
                <w:szCs w:val="24"/>
              </w:rPr>
              <w:t>Activity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lastRenderedPageBreak/>
              <w:t>    @Override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protected</w:t>
            </w:r>
            <w:r w:rsidRPr="00D43C73">
              <w:rPr>
                <w:rFonts w:ascii="Courier New" w:hAnsi="Courier New" w:cs="Courier New"/>
                <w:sz w:val="24"/>
                <w:szCs w:val="24"/>
              </w:rPr>
              <w:t xml:space="preserve"> </w:t>
            </w:r>
            <w:r w:rsidRPr="00D43C73">
              <w:rPr>
                <w:rStyle w:val="HTMLCode"/>
                <w:rFonts w:eastAsia="Calibri"/>
                <w:sz w:val="24"/>
                <w:szCs w:val="24"/>
              </w:rPr>
              <w:t>void</w:t>
            </w:r>
            <w:r w:rsidRPr="00D43C73">
              <w:rPr>
                <w:rFonts w:ascii="Courier New" w:hAnsi="Courier New" w:cs="Courier New"/>
                <w:sz w:val="24"/>
                <w:szCs w:val="24"/>
              </w:rPr>
              <w:t xml:space="preserve"> </w:t>
            </w:r>
            <w:r w:rsidRPr="00D43C73">
              <w:rPr>
                <w:rStyle w:val="HTMLCode"/>
                <w:rFonts w:eastAsia="Calibri"/>
                <w:sz w:val="24"/>
                <w:szCs w:val="24"/>
              </w:rPr>
              <w:t>onCreate(Bundle savedInstanceState)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super.onCreate(savedInstanceState);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setContentView(R.layout.activity_main);</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w:t>
            </w:r>
          </w:p>
          <w:p w:rsidR="00D43C73" w:rsidRPr="005B16C5" w:rsidRDefault="00E8598C" w:rsidP="005B16C5">
            <w:pPr>
              <w:spacing w:line="26" w:lineRule="atLeast"/>
              <w:ind w:firstLine="709"/>
              <w:rPr>
                <w:rStyle w:val="HTMLCode"/>
                <w:rFonts w:eastAsiaTheme="minorEastAsia"/>
                <w:sz w:val="24"/>
                <w:szCs w:val="24"/>
              </w:rPr>
            </w:pPr>
            <w:r w:rsidRPr="00D43C73">
              <w:rPr>
                <w:rFonts w:ascii="Courier New" w:hAnsi="Courier New" w:cs="Courier New"/>
                <w:sz w:val="24"/>
                <w:szCs w:val="24"/>
              </w:rPr>
              <w:t>}</w:t>
            </w:r>
          </w:p>
          <w:p w:rsidR="00D4100B" w:rsidRPr="00D4100B" w:rsidRDefault="00E8598C" w:rsidP="00D43C73">
            <w:r w:rsidRPr="00D43C73">
              <w:t>R.layout.activity_main: trỏ đến file activity_main.xml được đặt trong thư mục res/layout.</w:t>
            </w:r>
          </w:p>
          <w:p w:rsidR="00E8598C" w:rsidRPr="00D4100B" w:rsidRDefault="00E8598C" w:rsidP="00155488">
            <w:pPr>
              <w:pStyle w:val="ListParagraph"/>
              <w:numPr>
                <w:ilvl w:val="0"/>
                <w:numId w:val="15"/>
              </w:numPr>
              <w:spacing w:line="26" w:lineRule="atLeast"/>
              <w:rPr>
                <w:rFonts w:cs="Times New Roman"/>
                <w:b/>
                <w:szCs w:val="26"/>
              </w:rPr>
            </w:pPr>
            <w:bookmarkStart w:id="2736" w:name="_Toc444810701"/>
            <w:bookmarkStart w:id="2737" w:name="_Toc475801492"/>
            <w:bookmarkStart w:id="2738" w:name="_Toc475999822"/>
            <w:r w:rsidRPr="00D4100B">
              <w:rPr>
                <w:rStyle w:val="Strong"/>
                <w:rFonts w:cs="Times New Roman"/>
                <w:szCs w:val="26"/>
              </w:rPr>
              <w:t>AndroidManifest.xml</w:t>
            </w:r>
            <w:bookmarkEnd w:id="2736"/>
            <w:bookmarkEnd w:id="2737"/>
            <w:bookmarkEnd w:id="2738"/>
          </w:p>
          <w:p w:rsidR="00667E0D" w:rsidRPr="005B16C5" w:rsidRDefault="00667E0D" w:rsidP="00667E0D">
            <w:pPr>
              <w:jc w:val="left"/>
            </w:pPr>
            <w:r w:rsidRPr="003A63EA">
              <w:t>Bất cứ thành phần nào được triển khai như một phần trong ứng dụng, phải được khai báo trong tập tin này. File này giống như một interface giữa HĐH Android và ứng dụ</w:t>
            </w:r>
            <w:r>
              <w:t>ng</w:t>
            </w:r>
            <w:r w:rsidRPr="003A63EA">
              <w:t>.Vì vậy nếu thành phần nào dùng mà không khai báo trong file này, thì HĐH sẽ không xem xét đến chúng.</w:t>
            </w:r>
          </w:p>
          <w:p w:rsidR="00667E0D" w:rsidRDefault="00667E0D" w:rsidP="00667E0D">
            <w:pPr>
              <w:spacing w:line="26" w:lineRule="atLeast"/>
              <w:jc w:val="left"/>
              <w:rPr>
                <w:rFonts w:cs="Times New Roman"/>
                <w:szCs w:val="26"/>
              </w:rPr>
            </w:pPr>
            <w:r w:rsidRPr="003A63EA">
              <w:rPr>
                <w:rFonts w:cs="Times New Roman"/>
                <w:szCs w:val="26"/>
              </w:rPr>
              <w:t>Đây là code mặc định củ</w:t>
            </w:r>
            <w:r>
              <w:rPr>
                <w:rFonts w:cs="Times New Roman"/>
                <w:szCs w:val="26"/>
              </w:rPr>
              <w:t>a AndroidManifest.xml:</w:t>
            </w:r>
          </w:p>
          <w:p w:rsidR="00D4100B" w:rsidRPr="003A63EA" w:rsidRDefault="00D4100B" w:rsidP="003A63EA">
            <w:pPr>
              <w:spacing w:line="26" w:lineRule="atLeast"/>
              <w:rPr>
                <w:rFonts w:cs="Times New Roman"/>
                <w:szCs w:val="26"/>
              </w:rPr>
            </w:pPr>
          </w:p>
          <w:p w:rsidR="003A63EA" w:rsidRPr="005B16C5" w:rsidRDefault="003A63EA" w:rsidP="00994C01">
            <w:pPr>
              <w:pStyle w:val="phongcode"/>
            </w:pPr>
            <w:r w:rsidRPr="005B16C5">
              <w:t>&lt;?xml version="1.0" encoding="utf-8"?&gt;</w:t>
            </w:r>
          </w:p>
          <w:p w:rsidR="003A63EA" w:rsidRPr="005B16C5" w:rsidRDefault="003A63EA" w:rsidP="00994C01">
            <w:pPr>
              <w:pStyle w:val="phongcode"/>
            </w:pPr>
            <w:r w:rsidRPr="005B16C5">
              <w:t>&lt;manifest xmlns:android="http://schemas.android.com/apk/res/android"</w:t>
            </w:r>
          </w:p>
          <w:p w:rsidR="003A63EA" w:rsidRPr="005B16C5" w:rsidRDefault="00667E0D" w:rsidP="00994C01">
            <w:pPr>
              <w:pStyle w:val="phongcode"/>
            </w:pPr>
            <w:r>
              <w:t xml:space="preserve"> </w:t>
            </w:r>
            <w:r w:rsidR="003A63EA" w:rsidRPr="005B16C5">
              <w:t>package="com.example.helloword"&gt;</w:t>
            </w:r>
          </w:p>
          <w:p w:rsidR="003A63EA" w:rsidRPr="005B16C5" w:rsidRDefault="003A63EA" w:rsidP="00994C01">
            <w:pPr>
              <w:pStyle w:val="phongcode"/>
            </w:pPr>
            <w:r w:rsidRPr="005B16C5">
              <w:t>&lt;application</w:t>
            </w:r>
          </w:p>
          <w:p w:rsidR="003A63EA" w:rsidRPr="005B16C5" w:rsidRDefault="00667E0D" w:rsidP="00994C01">
            <w:pPr>
              <w:pStyle w:val="phongcode"/>
            </w:pPr>
            <w:r>
              <w:t xml:space="preserve">       </w:t>
            </w:r>
            <w:r w:rsidR="003A63EA" w:rsidRPr="005B16C5">
              <w:t>android:allowBackup="true"</w:t>
            </w:r>
          </w:p>
          <w:p w:rsidR="003A63EA" w:rsidRPr="005B16C5" w:rsidRDefault="00667E0D" w:rsidP="00994C01">
            <w:pPr>
              <w:pStyle w:val="phongcode"/>
            </w:pPr>
            <w:r>
              <w:t xml:space="preserve">       </w:t>
            </w:r>
            <w:r w:rsidR="003A63EA" w:rsidRPr="005B16C5">
              <w:t>android:icon="@drawable/ic_launcher"</w:t>
            </w:r>
          </w:p>
          <w:p w:rsidR="003A63EA" w:rsidRPr="005B16C5" w:rsidRDefault="00667E0D" w:rsidP="00994C01">
            <w:pPr>
              <w:pStyle w:val="phongcode"/>
            </w:pPr>
            <w:r>
              <w:t xml:space="preserve">       </w:t>
            </w:r>
            <w:r w:rsidR="003A63EA" w:rsidRPr="005B16C5">
              <w:t>android:label="@string/app_name"</w:t>
            </w:r>
          </w:p>
          <w:p w:rsidR="003A63EA" w:rsidRPr="005B16C5" w:rsidRDefault="00667E0D" w:rsidP="00994C01">
            <w:pPr>
              <w:pStyle w:val="phongcode"/>
            </w:pPr>
            <w:r>
              <w:t xml:space="preserve">       </w:t>
            </w:r>
            <w:r w:rsidR="003A63EA" w:rsidRPr="005B16C5">
              <w:t>android:theme="@style/AppTheme" &gt;</w:t>
            </w:r>
          </w:p>
          <w:p w:rsidR="003A63EA" w:rsidRPr="005B16C5" w:rsidRDefault="00667E0D" w:rsidP="00994C01">
            <w:pPr>
              <w:pStyle w:val="phongcode"/>
            </w:pPr>
            <w:r>
              <w:t xml:space="preserve">       </w:t>
            </w:r>
            <w:r w:rsidR="003A63EA" w:rsidRPr="005B16C5">
              <w:t>&lt;activity</w:t>
            </w:r>
          </w:p>
          <w:p w:rsidR="003A63EA" w:rsidRPr="005B16C5" w:rsidRDefault="003A63EA" w:rsidP="00994C01">
            <w:pPr>
              <w:pStyle w:val="phongcode"/>
            </w:pPr>
            <w:r w:rsidRPr="005B16C5">
              <w:t xml:space="preserve">            android:name="com.example.helloword.MainActivity"</w:t>
            </w:r>
          </w:p>
          <w:p w:rsidR="003A63EA" w:rsidRPr="005B16C5" w:rsidRDefault="003A63EA" w:rsidP="00994C01">
            <w:pPr>
              <w:pStyle w:val="phongcode"/>
            </w:pPr>
            <w:r w:rsidRPr="005B16C5">
              <w:t xml:space="preserve">            android:label="@string/app_name" &gt;</w:t>
            </w:r>
          </w:p>
          <w:p w:rsidR="003A63EA" w:rsidRPr="005B16C5" w:rsidRDefault="003A63EA" w:rsidP="00994C01">
            <w:pPr>
              <w:pStyle w:val="phongcode"/>
            </w:pPr>
            <w:r w:rsidRPr="005B16C5">
              <w:t xml:space="preserve">            &lt;intent-filter&gt;</w:t>
            </w:r>
          </w:p>
          <w:p w:rsidR="003A63EA" w:rsidRPr="005B16C5" w:rsidRDefault="00667E0D" w:rsidP="00994C01">
            <w:pPr>
              <w:pStyle w:val="phongcode"/>
            </w:pPr>
            <w:r>
              <w:t xml:space="preserve"> </w:t>
            </w:r>
            <w:r w:rsidR="003A63EA" w:rsidRPr="005B16C5">
              <w:t>&lt;action android:name="android.intent.action.MAIN" /&gt;</w:t>
            </w:r>
          </w:p>
          <w:p w:rsidR="003A63EA" w:rsidRPr="005B16C5" w:rsidRDefault="003A63EA" w:rsidP="00994C01">
            <w:pPr>
              <w:pStyle w:val="phongcode"/>
            </w:pPr>
            <w:r w:rsidRPr="005B16C5">
              <w:t>&lt;category android:name="android.intent.category.LAUNCHER" /&gt;</w:t>
            </w:r>
          </w:p>
          <w:p w:rsidR="003A63EA" w:rsidRPr="005B16C5" w:rsidRDefault="00667E0D" w:rsidP="00994C01">
            <w:pPr>
              <w:pStyle w:val="phongcode"/>
            </w:pPr>
            <w:r>
              <w:t xml:space="preserve">      </w:t>
            </w:r>
            <w:r w:rsidR="003A63EA" w:rsidRPr="005B16C5">
              <w:t>&lt;/intent-filter&gt;</w:t>
            </w:r>
          </w:p>
          <w:p w:rsidR="003A63EA" w:rsidRPr="005B16C5" w:rsidRDefault="00667E0D" w:rsidP="00994C01">
            <w:pPr>
              <w:pStyle w:val="phongcode"/>
            </w:pPr>
            <w:r>
              <w:t xml:space="preserve">    </w:t>
            </w:r>
            <w:r w:rsidR="003A63EA" w:rsidRPr="005B16C5">
              <w:t>&lt;/activity&gt;</w:t>
            </w:r>
          </w:p>
          <w:p w:rsidR="00667E0D" w:rsidRDefault="003A63EA" w:rsidP="00994C01">
            <w:pPr>
              <w:pStyle w:val="phongcode"/>
            </w:pPr>
            <w:r w:rsidRPr="005B16C5">
              <w:t>&lt;/application&gt;</w:t>
            </w:r>
          </w:p>
          <w:p w:rsidR="00E8598C" w:rsidRPr="00D4100B" w:rsidRDefault="00D4100B" w:rsidP="00994C01">
            <w:pPr>
              <w:pStyle w:val="phongcode"/>
            </w:pPr>
            <w:r>
              <w:t>&lt;/manifest&gt;</w:t>
            </w:r>
          </w:p>
        </w:tc>
      </w:tr>
      <w:tr w:rsidR="00D43C73" w:rsidRPr="000A6031" w:rsidTr="00E8598C">
        <w:tc>
          <w:tcPr>
            <w:tcW w:w="20" w:type="dxa"/>
            <w:vAlign w:val="center"/>
          </w:tcPr>
          <w:p w:rsidR="00D43C73" w:rsidRPr="000A6031" w:rsidRDefault="00D43C73" w:rsidP="00547EC1">
            <w:pPr>
              <w:spacing w:line="26" w:lineRule="atLeast"/>
              <w:ind w:firstLine="709"/>
              <w:rPr>
                <w:rFonts w:cs="Times New Roman"/>
                <w:szCs w:val="26"/>
              </w:rPr>
            </w:pPr>
          </w:p>
        </w:tc>
        <w:tc>
          <w:tcPr>
            <w:tcW w:w="9790" w:type="dxa"/>
            <w:vAlign w:val="center"/>
          </w:tcPr>
          <w:p w:rsidR="00D43C73" w:rsidRPr="00D4100B" w:rsidRDefault="00D43C73" w:rsidP="00D4100B"/>
        </w:tc>
      </w:tr>
    </w:tbl>
    <w:p w:rsidR="00E8598C" w:rsidRPr="00F13E8D" w:rsidRDefault="00E8598C" w:rsidP="00F13E8D">
      <w:r w:rsidRPr="00F13E8D">
        <w:rPr>
          <w:rFonts w:ascii="Courier New" w:hAnsi="Courier New" w:cs="Courier New"/>
        </w:rPr>
        <w:lastRenderedPageBreak/>
        <w:t>&lt;application&gt;…&lt;/application&gt;:</w:t>
      </w:r>
      <w:r w:rsidRPr="00F13E8D">
        <w:t xml:space="preserve"> Thẻ bao quanh các thành phần có liên quan trong ứng dụng. Thuộc tính Android:icon: Sẽ trỏ đến các icon có sẵn trong thư mụcres/drawable-hdpi. Ứng dụng này sẽ sử dụng hình ic_launcher là icon.</w:t>
      </w:r>
    </w:p>
    <w:p w:rsidR="00E8598C" w:rsidRPr="00F13E8D" w:rsidRDefault="00E8598C" w:rsidP="00F13E8D">
      <w:r w:rsidRPr="00F13E8D">
        <w:rPr>
          <w:rFonts w:ascii="Courier New" w:hAnsi="Courier New" w:cs="Courier New"/>
        </w:rPr>
        <w:t>&lt;activity&gt;…&lt;/activity&gt;:</w:t>
      </w:r>
      <w:r w:rsidRPr="00F13E8D">
        <w:t xml:space="preserve"> Thẻ này được sử dụng để nêu chi tiết về một activity. Thuộc tính android:name được sử dụng để mô tả chi tiết về tên class của một activity.  Thuộc tính android:label xác định một chuỗi ký tự được sử dụng là nhãn cho activity đó. Nếu trong ứng dụ</w:t>
      </w:r>
      <w:r w:rsidR="004C08DC" w:rsidRPr="00F13E8D">
        <w:t>ng</w:t>
      </w:r>
      <w:r w:rsidRPr="00F13E8D">
        <w:t xml:space="preserve"> có nhiều Activities thì phải tạo nhiều thẻ &lt;activity&gt;.</w:t>
      </w:r>
    </w:p>
    <w:p w:rsidR="00E8598C" w:rsidRPr="00F13E8D" w:rsidRDefault="003C18AB" w:rsidP="00F13E8D">
      <w:r w:rsidRPr="00F13E8D">
        <w:rPr>
          <w:rFonts w:ascii="Courier New" w:hAnsi="Courier New" w:cs="Courier New"/>
        </w:rPr>
        <w:t>&lt;action</w:t>
      </w:r>
      <w:r w:rsidR="00E8598C" w:rsidRPr="00F13E8D">
        <w:rPr>
          <w:rFonts w:ascii="Courier New" w:hAnsi="Courier New" w:cs="Courier New"/>
        </w:rPr>
        <w:t>/&gt;:</w:t>
      </w:r>
      <w:r w:rsidR="00E8598C" w:rsidRPr="00F13E8D">
        <w:t xml:space="preserve"> với name android.intent.action.MAIN để cho Android biết rằng activity này sẽ được load lên đầu tiên khi chạy ứng dụng.</w:t>
      </w:r>
    </w:p>
    <w:p w:rsidR="00E8598C" w:rsidRPr="00F13E8D" w:rsidRDefault="003C18AB" w:rsidP="009D1BE1">
      <w:r w:rsidRPr="00F13E8D">
        <w:rPr>
          <w:rFonts w:ascii="Courier New" w:hAnsi="Courier New" w:cs="Courier New"/>
        </w:rPr>
        <w:t>&lt;category</w:t>
      </w:r>
      <w:r w:rsidR="00E8598C" w:rsidRPr="00F13E8D">
        <w:rPr>
          <w:rFonts w:ascii="Courier New" w:hAnsi="Courier New" w:cs="Courier New"/>
        </w:rPr>
        <w:t>/&gt;:</w:t>
      </w:r>
      <w:r w:rsidR="00E8598C" w:rsidRPr="00F13E8D">
        <w:t xml:space="preserve"> với name android.intent.category.LAUNCHER để cho Android biết ứng dụng có thể được chạy từ một Icon trên thiết bị.</w:t>
      </w:r>
    </w:p>
    <w:p w:rsidR="00E8598C" w:rsidRPr="00F13E8D" w:rsidRDefault="00E8598C" w:rsidP="009D1BE1">
      <w:r w:rsidRPr="00F13E8D">
        <w:t>@string: sẽ được chỉ định đến file strings.xml, @string/app_name sẽ được dẫn đến chuỗi app_name nó là HelloWord.</w:t>
      </w:r>
    </w:p>
    <w:p w:rsidR="00E8598C" w:rsidRPr="00F13E8D" w:rsidRDefault="00E8598C" w:rsidP="009D1BE1">
      <w:r w:rsidRPr="00F13E8D">
        <w:t>Sau đây là một số thẻ khác thể sử dụ</w:t>
      </w:r>
      <w:r w:rsidR="00331814" w:rsidRPr="00F13E8D">
        <w:t xml:space="preserve">ng trong </w:t>
      </w:r>
      <w:r w:rsidRPr="00F13E8D">
        <w:t>file AndroidManifest.xml.</w:t>
      </w:r>
    </w:p>
    <w:p w:rsidR="00E8598C" w:rsidRPr="00F13E8D" w:rsidRDefault="00E8598C" w:rsidP="009D1BE1">
      <w:r w:rsidRPr="00F13E8D">
        <w:rPr>
          <w:rFonts w:ascii="Courier New" w:hAnsi="Courier New" w:cs="Courier New"/>
        </w:rPr>
        <w:t>&lt;activity&gt;</w:t>
      </w:r>
      <w:r w:rsidRPr="00F13E8D">
        <w:t> là thẻ dành cho các activities.</w:t>
      </w:r>
    </w:p>
    <w:p w:rsidR="00E8598C" w:rsidRPr="00F13E8D" w:rsidRDefault="00E8598C" w:rsidP="009D1BE1">
      <w:r w:rsidRPr="00F13E8D">
        <w:rPr>
          <w:rFonts w:ascii="Courier New" w:hAnsi="Courier New" w:cs="Courier New"/>
        </w:rPr>
        <w:t>&lt;service&gt;</w:t>
      </w:r>
      <w:r w:rsidRPr="00F13E8D">
        <w:t> là thẻ dành cho các services.</w:t>
      </w:r>
    </w:p>
    <w:p w:rsidR="00E8598C" w:rsidRPr="00F13E8D" w:rsidRDefault="00E8598C" w:rsidP="009D1BE1">
      <w:r w:rsidRPr="00F13E8D">
        <w:rPr>
          <w:rFonts w:ascii="Courier New" w:hAnsi="Courier New" w:cs="Courier New"/>
        </w:rPr>
        <w:t>&lt;receiver&gt;</w:t>
      </w:r>
      <w:r w:rsidRPr="00F13E8D">
        <w:t> là thẻ dành cho các broadcast receivers.</w:t>
      </w:r>
    </w:p>
    <w:p w:rsidR="00E8598C" w:rsidRPr="00F13E8D" w:rsidRDefault="00E8598C" w:rsidP="009D1BE1">
      <w:r w:rsidRPr="00F13E8D">
        <w:rPr>
          <w:rFonts w:ascii="Courier New" w:hAnsi="Courier New" w:cs="Courier New"/>
        </w:rPr>
        <w:t>&lt;provider&gt;</w:t>
      </w:r>
      <w:r w:rsidRPr="00F13E8D">
        <w:t> là thẻ dành cho các content providers.</w:t>
      </w:r>
    </w:p>
    <w:p w:rsidR="00E8598C" w:rsidRPr="00667E0D" w:rsidRDefault="00F13E8D" w:rsidP="009D1BE1">
      <w:pPr>
        <w:rPr>
          <w:rFonts w:cs="Times New Roman"/>
          <w:szCs w:val="26"/>
        </w:rPr>
      </w:pPr>
      <w:bookmarkStart w:id="2739" w:name="_Toc444810703"/>
      <w:bookmarkStart w:id="2740" w:name="_Toc475801493"/>
      <w:bookmarkStart w:id="2741" w:name="_Toc475999823"/>
      <w:r w:rsidRPr="00667E0D">
        <w:rPr>
          <w:rStyle w:val="Strong"/>
          <w:rFonts w:cs="Times New Roman"/>
          <w:szCs w:val="26"/>
        </w:rPr>
        <w:t xml:space="preserve">c. </w:t>
      </w:r>
      <w:r w:rsidR="00E8598C" w:rsidRPr="00667E0D">
        <w:rPr>
          <w:rStyle w:val="Strong"/>
          <w:rFonts w:cs="Times New Roman"/>
          <w:szCs w:val="26"/>
        </w:rPr>
        <w:t>R.java</w:t>
      </w:r>
      <w:bookmarkEnd w:id="2739"/>
      <w:bookmarkEnd w:id="2740"/>
      <w:bookmarkEnd w:id="2741"/>
    </w:p>
    <w:p w:rsidR="00E8598C" w:rsidRPr="00F13E8D" w:rsidRDefault="00E8598C" w:rsidP="009D1BE1">
      <w:r w:rsidRPr="00F13E8D">
        <w:t>R.java tạo ra mối liên kết giữa các file activity và các file resource (VD: như giữa file MainActivity.java và file activity_main.xml). File này được tạo ra tự động và không nên thay đổi nội dung trong file này.</w:t>
      </w:r>
    </w:p>
    <w:p w:rsidR="00E8598C" w:rsidRPr="00667E0D" w:rsidRDefault="00F13E8D" w:rsidP="009D1BE1">
      <w:pPr>
        <w:rPr>
          <w:rFonts w:cs="Times New Roman"/>
          <w:szCs w:val="26"/>
        </w:rPr>
      </w:pPr>
      <w:bookmarkStart w:id="2742" w:name="_Toc444810704"/>
      <w:bookmarkStart w:id="2743" w:name="_Toc475801494"/>
      <w:bookmarkStart w:id="2744" w:name="_Toc475999824"/>
      <w:r w:rsidRPr="00667E0D">
        <w:rPr>
          <w:rStyle w:val="Strong"/>
          <w:rFonts w:cs="Times New Roman"/>
          <w:szCs w:val="26"/>
        </w:rPr>
        <w:t xml:space="preserve">d. </w:t>
      </w:r>
      <w:r w:rsidR="00E8598C" w:rsidRPr="00667E0D">
        <w:rPr>
          <w:rStyle w:val="Strong"/>
          <w:rFonts w:cs="Times New Roman"/>
          <w:szCs w:val="26"/>
        </w:rPr>
        <w:t>activity_main.xml</w:t>
      </w:r>
      <w:bookmarkEnd w:id="2742"/>
      <w:bookmarkEnd w:id="2743"/>
      <w:bookmarkEnd w:id="2744"/>
    </w:p>
    <w:p w:rsidR="00E8598C" w:rsidRPr="00F13E8D" w:rsidRDefault="00E8598C" w:rsidP="009D1BE1">
      <w:r w:rsidRPr="00F13E8D">
        <w:t>activity_main.xml là một file layout nằm trong thư mục res/layout. File này sẽ được tham chiếu bởi ứng dụng khi tạo ra giao diệ</w:t>
      </w:r>
      <w:r w:rsidR="00F13E8D">
        <w:t>n trên màn hình. S</w:t>
      </w:r>
      <w:r w:rsidRPr="00F13E8D">
        <w:t>ẽ phải thay đổi nội dung file này rất nhiều trong khi tạo giao diện cho ứng dụng.</w:t>
      </w:r>
    </w:p>
    <w:p w:rsidR="00E8598C" w:rsidRPr="000A6031" w:rsidRDefault="00E8598C" w:rsidP="009D1BE1">
      <w:pPr>
        <w:rPr>
          <w:rFonts w:cs="Times New Roman"/>
          <w:szCs w:val="26"/>
        </w:rPr>
      </w:pPr>
      <w:r w:rsidRPr="000A6031">
        <w:rPr>
          <w:rFonts w:cs="Times New Roman"/>
          <w:szCs w:val="26"/>
        </w:rPr>
        <w:t>Đây code mặc định của file</w:t>
      </w:r>
      <w:r w:rsidRPr="000A6031">
        <w:rPr>
          <w:rStyle w:val="apple-converted-space"/>
          <w:rFonts w:cs="Times New Roman"/>
          <w:szCs w:val="26"/>
        </w:rPr>
        <w:t> </w:t>
      </w:r>
      <w:r w:rsidRPr="000A6031">
        <w:rPr>
          <w:rFonts w:cs="Times New Roman"/>
          <w:szCs w:val="26"/>
        </w:rPr>
        <w:t>activity_main.xml</w:t>
      </w:r>
      <w:r w:rsidR="00F13E8D">
        <w:rPr>
          <w:rFonts w:cs="Times New Roman"/>
          <w:szCs w:val="26"/>
        </w:rPr>
        <w:t>.</w:t>
      </w:r>
    </w:p>
    <w:tbl>
      <w:tblPr>
        <w:tblW w:w="9155" w:type="dxa"/>
        <w:tblCellMar>
          <w:left w:w="0" w:type="dxa"/>
          <w:right w:w="0" w:type="dxa"/>
        </w:tblCellMar>
        <w:tblLook w:val="04A0" w:firstRow="1" w:lastRow="0" w:firstColumn="1" w:lastColumn="0" w:noHBand="0" w:noVBand="1"/>
      </w:tblPr>
      <w:tblGrid>
        <w:gridCol w:w="20"/>
        <w:gridCol w:w="9135"/>
      </w:tblGrid>
      <w:tr w:rsidR="00490E61" w:rsidRPr="000A6031" w:rsidTr="00E8598C">
        <w:tc>
          <w:tcPr>
            <w:tcW w:w="20" w:type="dxa"/>
            <w:vAlign w:val="center"/>
          </w:tcPr>
          <w:p w:rsidR="00E8598C" w:rsidRPr="000A6031" w:rsidRDefault="00E8598C" w:rsidP="009D1BE1">
            <w:pPr>
              <w:rPr>
                <w:rFonts w:cs="Times New Roman"/>
                <w:szCs w:val="26"/>
              </w:rPr>
            </w:pPr>
          </w:p>
        </w:tc>
        <w:tc>
          <w:tcPr>
            <w:tcW w:w="9135" w:type="dxa"/>
            <w:vAlign w:val="center"/>
            <w:hideMark/>
          </w:tcPr>
          <w:p w:rsidR="00E8598C" w:rsidRPr="00667E0D" w:rsidRDefault="00E8598C" w:rsidP="009D1BE1">
            <w:r w:rsidRPr="00667E0D">
              <w:rPr>
                <w:rStyle w:val="HTMLCode"/>
                <w:rFonts w:ascii="Consolas" w:eastAsia="Calibri" w:hAnsi="Consolas" w:cs="Times New Roman"/>
                <w:sz w:val="24"/>
                <w:szCs w:val="26"/>
              </w:rPr>
              <w:t>&lt;RelativeLayout</w:t>
            </w:r>
            <w:r w:rsidRPr="00667E0D">
              <w:t xml:space="preserve"> </w:t>
            </w:r>
            <w:r w:rsidRPr="00667E0D">
              <w:rPr>
                <w:rStyle w:val="HTMLCode"/>
                <w:rFonts w:ascii="Consolas" w:eastAsia="Calibri" w:hAnsi="Consolas" w:cs="Times New Roman"/>
                <w:sz w:val="24"/>
                <w:szCs w:val="26"/>
              </w:rPr>
              <w:t>xmlns:android="</w:t>
            </w:r>
            <w:hyperlink r:id="rId77" w:history="1">
              <w:r w:rsidRPr="00667E0D">
                <w:rPr>
                  <w:rStyle w:val="Hyperlink"/>
                  <w:color w:val="auto"/>
                  <w:u w:val="none"/>
                </w:rPr>
                <w:t>http://schemas.android.com/apk/res/android</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xmlns:tools="</w:t>
            </w:r>
            <w:hyperlink r:id="rId78" w:history="1">
              <w:r w:rsidRPr="00667E0D">
                <w:rPr>
                  <w:rStyle w:val="Hyperlink"/>
                  <w:color w:val="auto"/>
                  <w:u w:val="none"/>
                </w:rPr>
                <w:t>http://schemas.android.com/tools</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android:layout_width="match_parent"</w:t>
            </w:r>
          </w:p>
          <w:p w:rsidR="00E8598C" w:rsidRPr="00667E0D" w:rsidRDefault="00E8598C" w:rsidP="009D1BE1">
            <w:r w:rsidRPr="00667E0D">
              <w:rPr>
                <w:rStyle w:val="HTMLCode"/>
                <w:rFonts w:ascii="Consolas" w:eastAsia="Calibri" w:hAnsi="Consolas" w:cs="Times New Roman"/>
                <w:sz w:val="24"/>
                <w:szCs w:val="26"/>
              </w:rPr>
              <w:t>    android:layout_height="match_parent"</w:t>
            </w:r>
          </w:p>
          <w:p w:rsidR="00E8598C" w:rsidRPr="00667E0D" w:rsidRDefault="00E8598C" w:rsidP="009D1BE1">
            <w:r w:rsidRPr="00667E0D">
              <w:rPr>
                <w:rStyle w:val="HTMLCode"/>
                <w:rFonts w:ascii="Consolas" w:eastAsia="Calibri" w:hAnsi="Consolas" w:cs="Times New Roman"/>
                <w:sz w:val="24"/>
                <w:szCs w:val="26"/>
              </w:rPr>
              <w:lastRenderedPageBreak/>
              <w:t>    android:paddingBottom="@dimen/activity_vertical_margin"</w:t>
            </w:r>
          </w:p>
          <w:p w:rsidR="00E8598C" w:rsidRPr="00667E0D" w:rsidRDefault="00E8598C" w:rsidP="009D1BE1">
            <w:r w:rsidRPr="00667E0D">
              <w:rPr>
                <w:rStyle w:val="HTMLCode"/>
                <w:rFonts w:ascii="Consolas" w:eastAsia="Calibri" w:hAnsi="Consolas" w:cs="Times New Roman"/>
                <w:sz w:val="24"/>
                <w:szCs w:val="26"/>
              </w:rPr>
              <w:t>    android:paddingLeft="@dimen/activity_horizontal_margin"</w:t>
            </w:r>
          </w:p>
          <w:p w:rsidR="00E8598C" w:rsidRPr="00667E0D" w:rsidRDefault="00E8598C" w:rsidP="009D1BE1">
            <w:r w:rsidRPr="00667E0D">
              <w:rPr>
                <w:rStyle w:val="HTMLCode"/>
                <w:rFonts w:ascii="Consolas" w:eastAsia="Calibri" w:hAnsi="Consolas" w:cs="Times New Roman"/>
                <w:sz w:val="24"/>
                <w:szCs w:val="26"/>
              </w:rPr>
              <w:t>    android:paddingRight="@dimen/activity_horizontal_margin"</w:t>
            </w:r>
          </w:p>
          <w:p w:rsidR="00E8598C" w:rsidRPr="00667E0D" w:rsidRDefault="00E8598C" w:rsidP="009D1BE1">
            <w:r w:rsidRPr="00667E0D">
              <w:rPr>
                <w:rStyle w:val="HTMLCode"/>
                <w:rFonts w:ascii="Consolas" w:eastAsia="Calibri" w:hAnsi="Consolas" w:cs="Times New Roman"/>
                <w:sz w:val="24"/>
                <w:szCs w:val="26"/>
              </w:rPr>
              <w:t>    android:paddingTop="@dimen/activity_vertical_margin"</w:t>
            </w:r>
          </w:p>
          <w:p w:rsidR="00E8598C" w:rsidRPr="00667E0D" w:rsidRDefault="00E8598C" w:rsidP="009D1BE1">
            <w:r w:rsidRPr="00667E0D">
              <w:rPr>
                <w:rStyle w:val="HTMLCode"/>
                <w:rFonts w:ascii="Consolas" w:eastAsia="Calibri" w:hAnsi="Consolas" w:cs="Times New Roman"/>
                <w:sz w:val="24"/>
                <w:szCs w:val="26"/>
              </w:rPr>
              <w:t>    tools:context=".MainActivity"</w:t>
            </w:r>
            <w:r w:rsidRPr="00667E0D">
              <w:t xml:space="preserve"> </w:t>
            </w:r>
            <w:r w:rsidRPr="00667E0D">
              <w:rPr>
                <w:rStyle w:val="HTMLCode"/>
                <w:rFonts w:ascii="Consolas" w:eastAsia="Calibri" w:hAnsi="Consolas" w:cs="Times New Roman"/>
                <w:sz w:val="24"/>
                <w:szCs w:val="26"/>
              </w:rPr>
              <w:t>&gt;</w:t>
            </w:r>
          </w:p>
          <w:p w:rsidR="00E8598C" w:rsidRPr="00667E0D" w:rsidRDefault="00E8598C" w:rsidP="009D1BE1">
            <w:r w:rsidRPr="00667E0D">
              <w:rPr>
                <w:rStyle w:val="HTMLCode"/>
                <w:rFonts w:ascii="Consolas" w:eastAsia="Calibri" w:hAnsi="Consolas" w:cs="Times New Roman"/>
                <w:sz w:val="24"/>
                <w:szCs w:val="26"/>
              </w:rPr>
              <w:t>    &lt;TextView</w:t>
            </w:r>
          </w:p>
          <w:p w:rsidR="00E8598C" w:rsidRPr="00667E0D" w:rsidRDefault="00E8598C" w:rsidP="009D1BE1">
            <w:r w:rsidRPr="00667E0D">
              <w:rPr>
                <w:rStyle w:val="HTMLCode"/>
                <w:rFonts w:ascii="Consolas" w:eastAsia="Calibri" w:hAnsi="Consolas" w:cs="Times New Roman"/>
                <w:sz w:val="24"/>
                <w:szCs w:val="26"/>
              </w:rPr>
              <w:t>        android:layout_width="wrap_content"</w:t>
            </w:r>
          </w:p>
          <w:p w:rsidR="00E8598C" w:rsidRPr="00667E0D" w:rsidRDefault="00E8598C" w:rsidP="009D1BE1">
            <w:r w:rsidRPr="00667E0D">
              <w:rPr>
                <w:rStyle w:val="HTMLCode"/>
                <w:rFonts w:ascii="Consolas" w:eastAsia="Calibri" w:hAnsi="Consolas" w:cs="Times New Roman"/>
                <w:sz w:val="24"/>
                <w:szCs w:val="26"/>
              </w:rPr>
              <w:t>        android:layout_height="wrap_content"</w:t>
            </w:r>
          </w:p>
          <w:p w:rsidR="00E8598C" w:rsidRPr="00667E0D" w:rsidRDefault="00E8598C" w:rsidP="009D1BE1">
            <w:r w:rsidRPr="00667E0D">
              <w:rPr>
                <w:rStyle w:val="HTMLCode"/>
                <w:rFonts w:ascii="Consolas" w:eastAsia="Calibri" w:hAnsi="Consolas" w:cs="Times New Roman"/>
                <w:sz w:val="24"/>
                <w:szCs w:val="26"/>
              </w:rPr>
              <w:t>        android:text="@string/hello_world"</w:t>
            </w:r>
            <w:r w:rsidRPr="00667E0D">
              <w:t xml:space="preserve"> </w:t>
            </w:r>
            <w:r w:rsidRPr="00667E0D">
              <w:rPr>
                <w:rStyle w:val="HTMLCode"/>
                <w:rFonts w:ascii="Consolas" w:eastAsia="Calibri" w:hAnsi="Consolas" w:cs="Times New Roman"/>
                <w:sz w:val="24"/>
                <w:szCs w:val="26"/>
              </w:rPr>
              <w:t>/&gt;</w:t>
            </w:r>
          </w:p>
          <w:p w:rsidR="00E8598C" w:rsidRPr="000A6031" w:rsidRDefault="00E8598C" w:rsidP="009D1BE1">
            <w:r w:rsidRPr="00667E0D">
              <w:rPr>
                <w:rStyle w:val="HTMLCode"/>
                <w:rFonts w:ascii="Consolas" w:eastAsia="Calibri" w:hAnsi="Consolas" w:cs="Times New Roman"/>
                <w:sz w:val="24"/>
                <w:szCs w:val="26"/>
              </w:rPr>
              <w:t>&lt;/RelativeLayout&gt;</w:t>
            </w:r>
          </w:p>
        </w:tc>
      </w:tr>
    </w:tbl>
    <w:p w:rsidR="00E8598C" w:rsidRPr="000A6031" w:rsidRDefault="00E8598C" w:rsidP="009D1BE1">
      <w:pPr>
        <w:rPr>
          <w:rFonts w:cs="Times New Roman"/>
          <w:szCs w:val="26"/>
        </w:rPr>
      </w:pPr>
      <w:r w:rsidRPr="000A6031">
        <w:rPr>
          <w:rStyle w:val="Strong"/>
          <w:rFonts w:cs="Times New Roman"/>
          <w:szCs w:val="26"/>
        </w:rPr>
        <w:lastRenderedPageBreak/>
        <w:t>RelativeLayout</w:t>
      </w:r>
      <w:r w:rsidRPr="000A6031">
        <w:rPr>
          <w:rFonts w:cs="Times New Roman"/>
          <w:szCs w:val="26"/>
        </w:rPr>
        <w:t>: là một trong số nhiều layout của Android.</w:t>
      </w:r>
    </w:p>
    <w:p w:rsidR="00E8598C" w:rsidRPr="000A6031" w:rsidRDefault="00BD300F" w:rsidP="00F82BEF">
      <w:pPr>
        <w:pStyle w:val="Heading3"/>
        <w:spacing w:before="120" w:after="120" w:line="26" w:lineRule="atLeast"/>
        <w:ind w:firstLine="0"/>
        <w:rPr>
          <w:rFonts w:cs="Times New Roman"/>
          <w:b w:val="0"/>
          <w:color w:val="auto"/>
          <w:szCs w:val="26"/>
        </w:rPr>
      </w:pPr>
      <w:bookmarkStart w:id="2745" w:name="_Toc475801495"/>
      <w:bookmarkStart w:id="2746" w:name="_Toc475999825"/>
      <w:bookmarkStart w:id="2747" w:name="_Toc511914383"/>
      <w:bookmarkStart w:id="2748" w:name="_Toc511914463"/>
      <w:bookmarkStart w:id="2749" w:name="_Toc513314934"/>
      <w:r w:rsidRPr="000A6031">
        <w:rPr>
          <w:rFonts w:cs="Times New Roman"/>
          <w:color w:val="auto"/>
          <w:szCs w:val="26"/>
        </w:rPr>
        <w:t>1.</w:t>
      </w:r>
      <w:r w:rsidR="00A67684" w:rsidRPr="000A6031">
        <w:rPr>
          <w:rFonts w:cs="Times New Roman"/>
          <w:color w:val="auto"/>
          <w:szCs w:val="26"/>
        </w:rPr>
        <w:t>5.</w:t>
      </w:r>
      <w:r w:rsidR="00667E0D">
        <w:rPr>
          <w:rFonts w:cs="Times New Roman"/>
          <w:color w:val="auto"/>
          <w:szCs w:val="26"/>
        </w:rPr>
        <w:t>9</w:t>
      </w:r>
      <w:r w:rsidR="00A67684" w:rsidRPr="000A6031">
        <w:rPr>
          <w:rFonts w:cs="Times New Roman"/>
          <w:color w:val="auto"/>
          <w:szCs w:val="26"/>
        </w:rPr>
        <w:t xml:space="preserve"> </w:t>
      </w:r>
      <w:r w:rsidR="00E8598C" w:rsidRPr="000A6031">
        <w:rPr>
          <w:rFonts w:cs="Times New Roman"/>
          <w:color w:val="auto"/>
          <w:szCs w:val="26"/>
        </w:rPr>
        <w:t>Các giao diện cơ bản trong Android</w:t>
      </w:r>
      <w:bookmarkEnd w:id="2745"/>
      <w:bookmarkEnd w:id="2746"/>
      <w:bookmarkEnd w:id="2747"/>
      <w:bookmarkEnd w:id="2748"/>
      <w:bookmarkEnd w:id="2749"/>
    </w:p>
    <w:p w:rsidR="00E8598C" w:rsidRPr="000A6031" w:rsidRDefault="00E8598C" w:rsidP="00547EC1">
      <w:pPr>
        <w:spacing w:line="26" w:lineRule="atLeast"/>
        <w:ind w:firstLine="709"/>
        <w:rPr>
          <w:rFonts w:cs="Times New Roman"/>
          <w:szCs w:val="26"/>
        </w:rPr>
      </w:pPr>
      <w:bookmarkStart w:id="2750" w:name="_Toc444810706"/>
      <w:bookmarkStart w:id="2751" w:name="_Toc475801496"/>
      <w:bookmarkStart w:id="2752" w:name="_Toc475999826"/>
      <w:r w:rsidRPr="000A6031">
        <w:rPr>
          <w:rFonts w:cs="Times New Roman"/>
          <w:szCs w:val="26"/>
        </w:rPr>
        <w:t>Giới thiệu các layout cơ bản trong android</w:t>
      </w:r>
      <w:bookmarkEnd w:id="2750"/>
      <w:bookmarkEnd w:id="2751"/>
      <w:bookmarkEnd w:id="2752"/>
    </w:p>
    <w:p w:rsidR="00E8598C" w:rsidRPr="00667E0D" w:rsidRDefault="00E8598C" w:rsidP="00155488">
      <w:pPr>
        <w:pStyle w:val="ListParagraph"/>
        <w:numPr>
          <w:ilvl w:val="0"/>
          <w:numId w:val="16"/>
        </w:numPr>
        <w:spacing w:line="26" w:lineRule="atLeast"/>
        <w:rPr>
          <w:rFonts w:cs="Times New Roman"/>
          <w:b/>
          <w:szCs w:val="26"/>
        </w:rPr>
      </w:pPr>
      <w:bookmarkStart w:id="2753" w:name="_Toc444810707"/>
      <w:bookmarkStart w:id="2754" w:name="_Toc475801497"/>
      <w:bookmarkStart w:id="2755" w:name="_Toc475999827"/>
      <w:r w:rsidRPr="00667E0D">
        <w:rPr>
          <w:rStyle w:val="Strong"/>
          <w:rFonts w:cs="Times New Roman"/>
          <w:szCs w:val="26"/>
        </w:rPr>
        <w:t>FrameLayout:</w:t>
      </w:r>
      <w:bookmarkEnd w:id="2753"/>
      <w:bookmarkEnd w:id="2754"/>
      <w:bookmarkEnd w:id="2755"/>
    </w:p>
    <w:p w:rsidR="00E8598C" w:rsidRPr="000A6031" w:rsidRDefault="00E8598C" w:rsidP="00547EC1">
      <w:pPr>
        <w:spacing w:line="26" w:lineRule="atLeast"/>
        <w:ind w:firstLine="709"/>
        <w:rPr>
          <w:rFonts w:cs="Times New Roman"/>
          <w:szCs w:val="26"/>
        </w:rPr>
      </w:pPr>
      <w:r w:rsidRPr="000A6031">
        <w:rPr>
          <w:rFonts w:cs="Times New Roman"/>
          <w:szCs w:val="26"/>
        </w:rPr>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6031" w:rsidRDefault="00E8598C" w:rsidP="00547EC1">
      <w:pPr>
        <w:spacing w:line="26" w:lineRule="atLeast"/>
        <w:ind w:firstLine="709"/>
        <w:rPr>
          <w:rFonts w:cs="Times New Roman"/>
          <w:szCs w:val="26"/>
        </w:rPr>
      </w:pPr>
      <w:r w:rsidRPr="000A6031">
        <w:rPr>
          <w:rFonts w:cs="Times New Roman"/>
          <w:szCs w:val="26"/>
        </w:rPr>
        <w:t>- Các control đưa vào sau nó sẽ đè lên trên và che khuất control trước đó (trừ khi ta thiết lập transparent cho control sau):</w:t>
      </w:r>
    </w:p>
    <w:p w:rsidR="00E8598C" w:rsidRPr="000A6031" w:rsidRDefault="00E8598C" w:rsidP="00547EC1">
      <w:pPr>
        <w:spacing w:line="26" w:lineRule="atLeast"/>
        <w:ind w:firstLine="709"/>
        <w:rPr>
          <w:rFonts w:cs="Times New Roman"/>
          <w:szCs w:val="26"/>
        </w:rPr>
      </w:pPr>
      <w:r w:rsidRPr="000A6031">
        <w:rPr>
          <w:rFonts w:cs="Times New Roman"/>
          <w:szCs w:val="26"/>
        </w:rPr>
        <w:t>- Theo dõi đoạn cấu trúc XML dưới này:</w:t>
      </w:r>
    </w:p>
    <w:p w:rsidR="00E8598C" w:rsidRPr="000A6031" w:rsidRDefault="00E8598C" w:rsidP="00994C01">
      <w:pPr>
        <w:pStyle w:val="phongcode"/>
      </w:pPr>
      <w:r w:rsidRPr="000A6031">
        <w:t>&lt;?xml version=”1.0″ encoding=”utf-8″?&gt;</w:t>
      </w:r>
    </w:p>
    <w:p w:rsidR="00667E0D" w:rsidRDefault="00E8598C" w:rsidP="00994C01">
      <w:pPr>
        <w:pStyle w:val="phongcode"/>
        <w:rPr>
          <w:rStyle w:val="Strong"/>
        </w:rPr>
      </w:pPr>
      <w:r w:rsidRPr="000A6031">
        <w:t>&lt;</w:t>
      </w:r>
      <w:r w:rsidRPr="000A6031">
        <w:rPr>
          <w:rStyle w:val="Strong"/>
        </w:rPr>
        <w:t>FrameLayout</w:t>
      </w:r>
    </w:p>
    <w:p w:rsidR="00667E0D" w:rsidRDefault="00667E0D" w:rsidP="00994C01">
      <w:pPr>
        <w:pStyle w:val="phongcode"/>
      </w:pPr>
      <w:r>
        <w:t>android:id=”@+id/mainlayout”</w:t>
      </w:r>
    </w:p>
    <w:p w:rsidR="00BD300F" w:rsidRPr="000A6031" w:rsidRDefault="00E8598C" w:rsidP="00994C01">
      <w:pPr>
        <w:pStyle w:val="phongcode"/>
      </w:pPr>
      <w:r w:rsidRPr="000A6031">
        <w:t xml:space="preserve">android:layout_height=”fill_parent” </w:t>
      </w:r>
    </w:p>
    <w:p w:rsidR="00667E0D" w:rsidRDefault="00E8598C" w:rsidP="00994C01">
      <w:pPr>
        <w:pStyle w:val="phongcode"/>
      </w:pPr>
      <w:r w:rsidRPr="000A6031">
        <w:t>and</w:t>
      </w:r>
      <w:r w:rsidR="00667E0D">
        <w:t>roid:layout_width=”fill_parent”</w:t>
      </w:r>
    </w:p>
    <w:p w:rsidR="00667E0D" w:rsidRDefault="00667E0D" w:rsidP="00994C01">
      <w:pPr>
        <w:pStyle w:val="phongcode"/>
      </w:pPr>
      <w:r>
        <w:t>android:orientation=”vertical”</w:t>
      </w:r>
    </w:p>
    <w:p w:rsidR="00E8598C" w:rsidRPr="000A6031" w:rsidRDefault="00E8598C" w:rsidP="00994C01">
      <w:pPr>
        <w:pStyle w:val="phongcode"/>
      </w:pPr>
      <w:r w:rsidRPr="000A6031">
        <w:t>xmlns:android=”</w:t>
      </w:r>
      <w:hyperlink r:id="rId79" w:history="1">
        <w:r w:rsidRPr="000A6031">
          <w:rPr>
            <w:rStyle w:val="Hyperlink"/>
            <w:color w:val="auto"/>
            <w:u w:val="none"/>
          </w:rPr>
          <w:t>http://schemas.android.com/apk/res/android”</w:t>
        </w:r>
      </w:hyperlink>
      <w:r w:rsidRPr="000A6031">
        <w: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android:src=”@drawable/</w:t>
      </w:r>
      <w:r w:rsidRPr="000A6031">
        <w:rPr>
          <w:rStyle w:val="Strong"/>
        </w:rPr>
        <w:t>blue</w:t>
      </w:r>
      <w:r w:rsidRPr="000A6031">
        <w:t>“/&gt;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lastRenderedPageBreak/>
        <w:t xml:space="preserve">android:padding=”5px” </w:t>
      </w:r>
    </w:p>
    <w:p w:rsidR="00E8598C" w:rsidRPr="000A6031" w:rsidRDefault="00E8598C" w:rsidP="00994C01">
      <w:pPr>
        <w:pStyle w:val="phongcode"/>
      </w:pPr>
      <w:r w:rsidRPr="000A6031">
        <w:t>and</w:t>
      </w:r>
      <w:r w:rsidR="00667E0D">
        <w:t>roid:src=”@drawable/red“/</w:t>
      </w:r>
      <w:r w:rsidRPr="000A6031">
        <w:t>&gt;</w:t>
      </w:r>
    </w:p>
    <w:p w:rsidR="00E8598C" w:rsidRPr="000A6031" w:rsidRDefault="00E8598C" w:rsidP="00994C01">
      <w:pPr>
        <w:pStyle w:val="phongcode"/>
      </w:pPr>
      <w:r w:rsidRPr="000A6031">
        <w:t>&lt;/</w:t>
      </w:r>
      <w:r w:rsidRPr="000A6031">
        <w:rPr>
          <w:rStyle w:val="Strong"/>
        </w:rPr>
        <w:t>FrameLayout</w:t>
      </w:r>
      <w:r w:rsidRPr="000A6031">
        <w:t>&gt;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49AF18EC" wp14:editId="5D5BF21F">
            <wp:extent cx="2636322" cy="2489970"/>
            <wp:effectExtent l="0" t="0" r="0" b="5715"/>
            <wp:docPr id="60" name="Picture 60" descr="7_Layout_10">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1.3: Minh họa </w:t>
      </w:r>
      <w:r w:rsidRPr="000A6031">
        <w:rPr>
          <w:rStyle w:val="Strong"/>
          <w:rFonts w:cs="Times New Roman"/>
          <w:b w:val="0"/>
          <w:szCs w:val="26"/>
        </w:rPr>
        <w:t>FrameLayout</w:t>
      </w:r>
    </w:p>
    <w:p w:rsidR="00E8598C" w:rsidRPr="000A6031" w:rsidRDefault="00F13E8D" w:rsidP="00547EC1">
      <w:pPr>
        <w:spacing w:line="26" w:lineRule="atLeast"/>
        <w:ind w:firstLine="709"/>
        <w:rPr>
          <w:rFonts w:cs="Times New Roman"/>
          <w:szCs w:val="26"/>
        </w:rPr>
      </w:pPr>
      <w:r>
        <w:rPr>
          <w:rFonts w:cs="Times New Roman"/>
          <w:szCs w:val="26"/>
        </w:rPr>
        <w:t>H</w:t>
      </w:r>
      <w:r w:rsidR="00E8598C" w:rsidRPr="000A6031">
        <w:rPr>
          <w:rFonts w:cs="Times New Roman"/>
          <w:szCs w:val="26"/>
        </w:rPr>
        <w:t>ình màu đỏ và màu xanh luôn được “neo” ở góc trái màn hình. Hình màu đỏ đưa vào sau sẽ đè lên trên hình màu xanh.</w:t>
      </w:r>
    </w:p>
    <w:p w:rsidR="00E8598C" w:rsidRPr="000A6031" w:rsidRDefault="00E8598C" w:rsidP="00547EC1">
      <w:pPr>
        <w:spacing w:line="26" w:lineRule="atLeast"/>
        <w:ind w:firstLine="709"/>
        <w:rPr>
          <w:rFonts w:cs="Times New Roman"/>
          <w:szCs w:val="26"/>
        </w:rPr>
      </w:pPr>
      <w:r w:rsidRPr="000A6031">
        <w:rPr>
          <w:rFonts w:cs="Times New Roman"/>
          <w:szCs w:val="26"/>
        </w:rPr>
        <w:t>Chú ý 2 dòng lệnh bên dưới:</w:t>
      </w:r>
    </w:p>
    <w:p w:rsidR="00E8598C" w:rsidRPr="000A6031" w:rsidRDefault="00E8598C" w:rsidP="00994C01">
      <w:pPr>
        <w:pStyle w:val="phongcode"/>
      </w:pPr>
      <w:r w:rsidRPr="000A6031">
        <w:t>android:src=”@drawable/</w:t>
      </w:r>
      <w:r w:rsidRPr="000A6031">
        <w:rPr>
          <w:rStyle w:val="Strong"/>
        </w:rPr>
        <w:t>blue</w:t>
      </w:r>
      <w:r w:rsidRPr="000A6031">
        <w:t>”</w:t>
      </w:r>
    </w:p>
    <w:p w:rsidR="00E8598C" w:rsidRPr="000A6031" w:rsidRDefault="00E8598C" w:rsidP="00994C01">
      <w:pPr>
        <w:pStyle w:val="phongcode"/>
      </w:pPr>
      <w:r w:rsidRPr="000A6031">
        <w:t>android:src=”@drawable/</w:t>
      </w:r>
      <w:r w:rsidRPr="000A6031">
        <w:rPr>
          <w:rStyle w:val="Strong"/>
        </w:rPr>
        <w:t>red</w:t>
      </w:r>
      <w:r w:rsidRPr="000A6031">
        <w:t>”</w:t>
      </w:r>
    </w:p>
    <w:p w:rsidR="00E8598C" w:rsidRPr="000A6031" w:rsidRDefault="00E8598C" w:rsidP="00547EC1">
      <w:pPr>
        <w:spacing w:line="26" w:lineRule="atLeast"/>
        <w:ind w:firstLine="709"/>
        <w:rPr>
          <w:rFonts w:cs="Times New Roman"/>
          <w:szCs w:val="26"/>
        </w:rPr>
      </w:pPr>
      <w:r w:rsidRPr="000A6031">
        <w:rPr>
          <w:rFonts w:cs="Times New Roman"/>
          <w:szCs w:val="26"/>
        </w:rPr>
        <w:t>Là do ta kéo 2 cái hình tên là</w:t>
      </w:r>
      <w:r w:rsidRPr="000A6031">
        <w:rPr>
          <w:rStyle w:val="apple-converted-space"/>
          <w:rFonts w:cs="Times New Roman"/>
          <w:szCs w:val="26"/>
        </w:rPr>
        <w:t> </w:t>
      </w:r>
      <w:r w:rsidRPr="000A6031">
        <w:rPr>
          <w:rStyle w:val="Strong"/>
          <w:rFonts w:cs="Times New Roman"/>
          <w:szCs w:val="26"/>
        </w:rPr>
        <w:t>blue</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0A6031">
        <w:rPr>
          <w:rStyle w:val="Strong"/>
          <w:rFonts w:cs="Times New Roman"/>
          <w:szCs w:val="26"/>
        </w:rPr>
        <w:t>red</w:t>
      </w:r>
      <w:r w:rsidRPr="000A6031">
        <w:rPr>
          <w:rStyle w:val="apple-converted-space"/>
          <w:rFonts w:cs="Times New Roman"/>
          <w:szCs w:val="26"/>
        </w:rPr>
        <w:t> </w:t>
      </w:r>
      <w:r w:rsidRPr="000A6031">
        <w:rPr>
          <w:rFonts w:cs="Times New Roman"/>
          <w:szCs w:val="26"/>
        </w:rPr>
        <w:t>vào thư mục drawable của ứng dụng</w:t>
      </w:r>
    </w:p>
    <w:p w:rsidR="00E8598C" w:rsidRPr="00203ACA" w:rsidRDefault="00E8598C" w:rsidP="00155488">
      <w:pPr>
        <w:pStyle w:val="ListParagraph"/>
        <w:numPr>
          <w:ilvl w:val="0"/>
          <w:numId w:val="16"/>
        </w:numPr>
        <w:spacing w:line="26" w:lineRule="atLeast"/>
        <w:rPr>
          <w:rStyle w:val="Strong"/>
          <w:rFonts w:cs="Times New Roman"/>
          <w:bCs w:val="0"/>
          <w:szCs w:val="26"/>
        </w:rPr>
      </w:pPr>
      <w:bookmarkStart w:id="2756" w:name="_Toc444810708"/>
      <w:bookmarkStart w:id="2757" w:name="_Toc475801498"/>
      <w:bookmarkStart w:id="2758" w:name="_Toc475999828"/>
      <w:r w:rsidRPr="00203ACA">
        <w:rPr>
          <w:rStyle w:val="Strong"/>
          <w:rFonts w:cs="Times New Roman"/>
          <w:szCs w:val="26"/>
        </w:rPr>
        <w:t>LinearLayout</w:t>
      </w:r>
      <w:bookmarkEnd w:id="2756"/>
      <w:bookmarkEnd w:id="2757"/>
      <w:bookmarkEnd w:id="2758"/>
    </w:p>
    <w:p w:rsidR="00203ACA" w:rsidRPr="00203ACA" w:rsidRDefault="00203ACA" w:rsidP="00203ACA">
      <w:pPr>
        <w:spacing w:line="26" w:lineRule="atLeast"/>
        <w:rPr>
          <w:rFonts w:cs="Times New Roman"/>
          <w:b/>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 này cho phép sắp xếp các control theo </w:t>
      </w:r>
      <w:r w:rsidR="00667E0D">
        <w:rPr>
          <w:rFonts w:cs="Times New Roman"/>
          <w:szCs w:val="26"/>
        </w:rPr>
        <w:t>hai</w:t>
      </w:r>
      <w:r w:rsidRPr="000A6031">
        <w:rPr>
          <w:rFonts w:cs="Times New Roman"/>
          <w:szCs w:val="26"/>
        </w:rPr>
        <w:t xml:space="preserve"> hướng trên giao diện: Hướng từ trái qua phải và hướng từ trên xuống dưới.</w:t>
      </w:r>
    </w:p>
    <w:p w:rsidR="00E8598C" w:rsidRPr="000A6031" w:rsidRDefault="00E8598C" w:rsidP="00547EC1">
      <w:pPr>
        <w:spacing w:line="26" w:lineRule="atLeast"/>
        <w:ind w:firstLine="709"/>
        <w:rPr>
          <w:rFonts w:cs="Times New Roman"/>
          <w:szCs w:val="26"/>
        </w:rPr>
      </w:pPr>
    </w:p>
    <w:p w:rsidR="00BD300F" w:rsidRPr="000A6031" w:rsidRDefault="00BD300F" w:rsidP="00547EC1">
      <w:pPr>
        <w:spacing w:line="26" w:lineRule="atLeast"/>
        <w:ind w:firstLine="709"/>
        <w:jc w:val="center"/>
        <w:rPr>
          <w:rFonts w:cs="Times New Roman"/>
          <w:szCs w:val="26"/>
        </w:rPr>
      </w:pPr>
    </w:p>
    <w:p w:rsidR="00BD300F" w:rsidRPr="000A6031" w:rsidRDefault="002D374F" w:rsidP="00667E0D">
      <w:pPr>
        <w:spacing w:line="26" w:lineRule="atLeast"/>
        <w:rPr>
          <w:rFonts w:cs="Times New Roman"/>
          <w:szCs w:val="26"/>
        </w:rPr>
      </w:pPr>
      <w:r w:rsidRPr="000A6031">
        <w:rPr>
          <w:rFonts w:cs="Times New Roman"/>
          <w:noProof/>
          <w:szCs w:val="26"/>
          <w:lang w:eastAsia="en-US"/>
        </w:rPr>
        <w:lastRenderedPageBreak/>
        <w:drawing>
          <wp:anchor distT="0" distB="0" distL="114300" distR="114300" simplePos="0" relativeHeight="251666432" behindDoc="0" locked="0" layoutInCell="1" allowOverlap="1" wp14:anchorId="2B6467AE" wp14:editId="45EA3E93">
            <wp:simplePos x="0" y="0"/>
            <wp:positionH relativeFrom="margin">
              <wp:align>right</wp:align>
            </wp:positionH>
            <wp:positionV relativeFrom="paragraph">
              <wp:posOffset>271634</wp:posOffset>
            </wp:positionV>
            <wp:extent cx="5157470" cy="3106420"/>
            <wp:effectExtent l="0" t="0" r="5080" b="0"/>
            <wp:wrapSquare wrapText="bothSides"/>
            <wp:docPr id="59" name="Picture 59" descr="7_Layout_11">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5747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ACA" w:rsidRDefault="00203ACA" w:rsidP="00203ACA">
      <w:pPr>
        <w:spacing w:line="26" w:lineRule="atLeast"/>
        <w:ind w:firstLine="709"/>
        <w:jc w:val="center"/>
        <w:rPr>
          <w:rFonts w:cs="Times New Roman"/>
          <w:szCs w:val="26"/>
        </w:rPr>
      </w:pPr>
    </w:p>
    <w:p w:rsidR="00203ACA" w:rsidRPr="00203ACA" w:rsidRDefault="00203ACA" w:rsidP="00203ACA">
      <w:pPr>
        <w:spacing w:line="26" w:lineRule="atLeast"/>
        <w:ind w:firstLine="709"/>
        <w:jc w:val="center"/>
        <w:rPr>
          <w:rFonts w:cs="Times New Roman"/>
          <w:b/>
          <w:szCs w:val="26"/>
        </w:rPr>
      </w:pPr>
      <w:r w:rsidRPr="000A6031">
        <w:rPr>
          <w:rFonts w:cs="Times New Roman"/>
          <w:szCs w:val="26"/>
        </w:rPr>
        <w:t xml:space="preserve">Hình 1.4: Minh họa </w:t>
      </w:r>
      <w:r w:rsidRPr="00667E0D">
        <w:rPr>
          <w:rStyle w:val="Strong"/>
          <w:rFonts w:cs="Times New Roman"/>
          <w:b w:val="0"/>
          <w:szCs w:val="26"/>
        </w:rPr>
        <w:t>LinearLayout</w:t>
      </w:r>
    </w:p>
    <w:p w:rsidR="00203ACA"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C</w:t>
      </w:r>
      <w:r w:rsidRPr="000A6031">
        <w:rPr>
          <w:rFonts w:cs="Times New Roman"/>
          <w:szCs w:val="26"/>
        </w:rPr>
        <w:t>ó thể dùng margin, gravity, weight để hỗ trợ cho việc thiết kế.</w:t>
      </w:r>
    </w:p>
    <w:p w:rsidR="00E8598C" w:rsidRPr="000A6031" w:rsidRDefault="00E8598C" w:rsidP="00547EC1">
      <w:pPr>
        <w:spacing w:line="26" w:lineRule="atLeast"/>
        <w:ind w:firstLine="709"/>
        <w:rPr>
          <w:rFonts w:cs="Times New Roman"/>
          <w:szCs w:val="26"/>
        </w:rPr>
      </w:pPr>
      <w:r w:rsidRPr="000A6031">
        <w:rPr>
          <w:rFonts w:cs="Times New Roman"/>
          <w:szCs w:val="26"/>
        </w:rPr>
        <w:t>- Ta có thể dùng Properties hỗ trợ sẵn trong Eclipse để thiết lập các thuộc tính cho control:</w:t>
      </w:r>
    </w:p>
    <w:p w:rsidR="00E8598C" w:rsidRPr="000A6031" w:rsidRDefault="00E8598C" w:rsidP="00547EC1">
      <w:pPr>
        <w:spacing w:line="26" w:lineRule="atLeast"/>
        <w:ind w:firstLine="709"/>
        <w:rPr>
          <w:rFonts w:cs="Times New Roman"/>
          <w:szCs w:val="26"/>
        </w:rPr>
      </w:pPr>
      <w:r w:rsidRPr="000A6031">
        <w:rPr>
          <w:rFonts w:cs="Times New Roman"/>
          <w:szCs w:val="26"/>
        </w:rPr>
        <w:t>- Ví dụ như để căn lề các control trên giao diện ta dùng</w:t>
      </w:r>
      <w:r w:rsidRPr="000A6031">
        <w:rPr>
          <w:rStyle w:val="apple-converted-space"/>
          <w:rFonts w:cs="Times New Roman"/>
          <w:szCs w:val="26"/>
        </w:rPr>
        <w:t> </w:t>
      </w:r>
      <w:r w:rsidRPr="00667E0D">
        <w:rPr>
          <w:rStyle w:val="Strong"/>
          <w:rFonts w:cs="Times New Roman"/>
          <w:b w:val="0"/>
          <w:szCs w:val="26"/>
        </w:rPr>
        <w:t>layout_gravity</w:t>
      </w:r>
      <w:r w:rsidRPr="000A6031">
        <w:rPr>
          <w:rFonts w:cs="Times New Roman"/>
          <w:szCs w:val="26"/>
        </w:rPr>
        <w: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66F685D" wp14:editId="3B03A542">
            <wp:extent cx="3645877" cy="3928064"/>
            <wp:effectExtent l="0" t="0" r="0" b="0"/>
            <wp:docPr id="58" name="Picture 58" descr="7_Layout_12">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2193" cy="3956417"/>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1.5: Minh họa </w:t>
      </w:r>
      <w:r w:rsidRPr="000A6031">
        <w:rPr>
          <w:rStyle w:val="Strong"/>
          <w:rFonts w:cs="Times New Roman"/>
          <w:b w:val="0"/>
          <w:szCs w:val="26"/>
        </w:rPr>
        <w:t>sử dụng layout_gravity</w:t>
      </w:r>
    </w:p>
    <w:p w:rsidR="00BD300F" w:rsidRPr="000A6031" w:rsidRDefault="00BD300F" w:rsidP="00547EC1">
      <w:pPr>
        <w:spacing w:line="26" w:lineRule="atLeast"/>
        <w:ind w:firstLine="709"/>
        <w:jc w:val="center"/>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w:t>
      </w:r>
      <w:r w:rsidR="00BD300F" w:rsidRPr="000A6031">
        <w:rPr>
          <w:rFonts w:cs="Times New Roman"/>
          <w:szCs w:val="26"/>
        </w:rPr>
        <w:t>H</w:t>
      </w:r>
      <w:r w:rsidRPr="000A6031">
        <w:rPr>
          <w:rFonts w:cs="Times New Roman"/>
          <w:szCs w:val="26"/>
        </w:rPr>
        <w:t>ay để căn lề nội dung bên trong của control dùng</w:t>
      </w:r>
      <w:r w:rsidRPr="000A6031">
        <w:rPr>
          <w:rStyle w:val="apple-converted-space"/>
          <w:rFonts w:cs="Times New Roman"/>
          <w:szCs w:val="26"/>
        </w:rPr>
        <w:t> </w:t>
      </w:r>
      <w:r w:rsidRPr="000A6031">
        <w:rPr>
          <w:rStyle w:val="Strong"/>
          <w:rFonts w:cs="Times New Roman"/>
          <w:szCs w:val="26"/>
        </w:rPr>
        <w:t>gravity</w:t>
      </w:r>
      <w:r w:rsidRPr="000A6031">
        <w:rPr>
          <w:rFonts w:cs="Times New Roman"/>
          <w:szCs w:val="26"/>
        </w:rPr>
        <w:t>:</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5E796EB" wp14:editId="709562DA">
            <wp:extent cx="4739053" cy="2760785"/>
            <wp:effectExtent l="0" t="0" r="4445" b="1905"/>
            <wp:docPr id="57" name="Picture 57" descr="7_Layout_13">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1.6: Minh họa </w:t>
      </w:r>
      <w:r w:rsidRPr="000A6031">
        <w:rPr>
          <w:rStyle w:val="Strong"/>
          <w:rFonts w:cs="Times New Roman"/>
          <w:b w:val="0"/>
          <w:szCs w:val="26"/>
        </w:rPr>
        <w:t>sử dụng gravity</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xml:space="preserve">- </w:t>
      </w:r>
      <w:r w:rsidR="00F13E8D">
        <w:rPr>
          <w:rFonts w:cs="Times New Roman"/>
          <w:szCs w:val="26"/>
        </w:rPr>
        <w:t>So</w:t>
      </w:r>
      <w:r w:rsidRPr="000A6031">
        <w:rPr>
          <w:rFonts w:cs="Times New Roman"/>
          <w:szCs w:val="26"/>
        </w:rPr>
        <w:t xml:space="preserve"> sánh sự khác biệt giữa</w:t>
      </w:r>
      <w:r w:rsidRPr="000A6031">
        <w:rPr>
          <w:rStyle w:val="apple-converted-space"/>
          <w:rFonts w:cs="Times New Roman"/>
          <w:szCs w:val="26"/>
        </w:rPr>
        <w:t> </w:t>
      </w:r>
      <w:r w:rsidRPr="00203ACA">
        <w:rPr>
          <w:rStyle w:val="Strong"/>
          <w:rFonts w:cs="Times New Roman"/>
          <w:b w:val="0"/>
          <w:szCs w:val="26"/>
        </w:rPr>
        <w:t>Padding</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203ACA">
        <w:rPr>
          <w:rStyle w:val="Strong"/>
          <w:rFonts w:cs="Times New Roman"/>
          <w:b w:val="0"/>
          <w:szCs w:val="26"/>
        </w:rPr>
        <w:t>Margin</w:t>
      </w:r>
      <w:r w:rsidRPr="000A6031">
        <w:rPr>
          <w:rFonts w:cs="Times New Roman"/>
          <w:szCs w:val="26"/>
        </w:rPr>
        <w:t>:</w:t>
      </w:r>
    </w:p>
    <w:p w:rsidR="00BD300F"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DFE28DA" wp14:editId="0A71FD27">
            <wp:extent cx="5096489" cy="3571875"/>
            <wp:effectExtent l="0" t="0" r="9525" b="0"/>
            <wp:docPr id="56" name="Picture 56" descr="7_Layout_14">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02441" cy="3576046"/>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1.7: Minh họa </w:t>
      </w:r>
      <w:r w:rsidRPr="000A6031">
        <w:rPr>
          <w:rStyle w:val="Strong"/>
          <w:rFonts w:cs="Times New Roman"/>
          <w:b w:val="0"/>
          <w:szCs w:val="26"/>
        </w:rPr>
        <w:t xml:space="preserve">chức năng của </w:t>
      </w:r>
      <w:r w:rsidRPr="000A6031">
        <w:rPr>
          <w:rFonts w:cs="Times New Roman"/>
          <w:szCs w:val="26"/>
        </w:rPr>
        <w:t xml:space="preserve">Padding và </w:t>
      </w:r>
      <w:r w:rsidRPr="000A6031">
        <w:rPr>
          <w:rStyle w:val="Strong"/>
          <w:rFonts w:cs="Times New Roman"/>
          <w:b w:val="0"/>
          <w:szCs w:val="26"/>
        </w:rPr>
        <w:t>Margin</w:t>
      </w:r>
    </w:p>
    <w:p w:rsidR="00BD300F" w:rsidRPr="000A6031" w:rsidRDefault="00BD300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thay đổi Padding (internal spacing – khoảng cách giữa nội dung bên trong so với đường viền của control):</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2097F5C" wp14:editId="5167BD1E">
            <wp:extent cx="5152330" cy="2274277"/>
            <wp:effectExtent l="0" t="0" r="0" b="0"/>
            <wp:docPr id="55" name="Picture 55" descr="7_Layout_15">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69068" cy="228166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1.8: Minh họa </w:t>
      </w:r>
      <w:r w:rsidRPr="000A6031">
        <w:rPr>
          <w:rStyle w:val="Strong"/>
          <w:rFonts w:cs="Times New Roman"/>
          <w:b w:val="0"/>
          <w:szCs w:val="26"/>
        </w:rPr>
        <w:t xml:space="preserve">sử dụng </w:t>
      </w:r>
      <w:r w:rsidRPr="000A6031">
        <w:rPr>
          <w:rFonts w:cs="Times New Roman"/>
          <w:szCs w:val="26"/>
        </w:rPr>
        <w:t xml:space="preserve">Padding </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về đổi Margin (external spacing – khoảng cách giữa control này với control khác):</w:t>
      </w:r>
    </w:p>
    <w:p w:rsidR="00E8598C" w:rsidRPr="000A6031" w:rsidRDefault="00E8598C" w:rsidP="00547EC1">
      <w:pPr>
        <w:spacing w:line="26" w:lineRule="atLeast"/>
        <w:ind w:firstLine="709"/>
        <w:jc w:val="center"/>
        <w:rPr>
          <w:rStyle w:val="Heading3Char"/>
          <w:rFonts w:cs="Times New Roman"/>
          <w:color w:val="auto"/>
          <w:szCs w:val="26"/>
        </w:rPr>
      </w:pPr>
      <w:r w:rsidRPr="000A6031">
        <w:rPr>
          <w:rFonts w:cs="Times New Roman"/>
          <w:noProof/>
          <w:szCs w:val="26"/>
          <w:lang w:eastAsia="en-US"/>
        </w:rPr>
        <w:lastRenderedPageBreak/>
        <w:drawing>
          <wp:inline distT="0" distB="0" distL="0" distR="0" wp14:anchorId="13CF19CB" wp14:editId="0B1D37D2">
            <wp:extent cx="5105400" cy="2190115"/>
            <wp:effectExtent l="0" t="0" r="0" b="635"/>
            <wp:docPr id="54" name="Picture 54" descr="7_Layout_16">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1.9 Minh họa </w:t>
      </w:r>
      <w:r w:rsidRPr="000A6031">
        <w:rPr>
          <w:rStyle w:val="Strong"/>
          <w:rFonts w:cs="Times New Roman"/>
          <w:b w:val="0"/>
          <w:szCs w:val="26"/>
        </w:rPr>
        <w:t>sử dụng Margin</w:t>
      </w:r>
    </w:p>
    <w:p w:rsidR="00BD300F" w:rsidRPr="000A6031" w:rsidRDefault="00BD300F" w:rsidP="00547EC1">
      <w:pPr>
        <w:spacing w:line="26" w:lineRule="atLeast"/>
        <w:ind w:firstLine="709"/>
        <w:jc w:val="center"/>
        <w:rPr>
          <w:rStyle w:val="Heading3Char"/>
          <w:rFonts w:cs="Times New Roman"/>
          <w:b w:val="0"/>
          <w:color w:val="auto"/>
          <w:szCs w:val="26"/>
        </w:rPr>
      </w:pPr>
    </w:p>
    <w:p w:rsidR="00E8598C" w:rsidRPr="00203ACA" w:rsidRDefault="00E8598C" w:rsidP="00155488">
      <w:pPr>
        <w:pStyle w:val="ListParagraph"/>
        <w:numPr>
          <w:ilvl w:val="0"/>
          <w:numId w:val="15"/>
        </w:numPr>
        <w:spacing w:line="26" w:lineRule="atLeast"/>
        <w:rPr>
          <w:rFonts w:cs="Times New Roman"/>
          <w:szCs w:val="26"/>
        </w:rPr>
      </w:pPr>
      <w:bookmarkStart w:id="2759" w:name="_Toc444810709"/>
      <w:bookmarkStart w:id="2760" w:name="_Toc475801499"/>
      <w:bookmarkStart w:id="2761" w:name="_Toc475999829"/>
      <w:bookmarkStart w:id="2762" w:name="_Toc507842840"/>
      <w:bookmarkStart w:id="2763" w:name="_Toc511914384"/>
      <w:bookmarkStart w:id="2764" w:name="_Toc511914464"/>
      <w:bookmarkStart w:id="2765" w:name="_Toc513293667"/>
      <w:bookmarkStart w:id="2766" w:name="_Toc513293787"/>
      <w:bookmarkStart w:id="2767" w:name="_Toc513314935"/>
      <w:r w:rsidRPr="00203ACA">
        <w:rPr>
          <w:rStyle w:val="Heading3Char"/>
          <w:rFonts w:cs="Times New Roman"/>
          <w:color w:val="auto"/>
          <w:szCs w:val="26"/>
        </w:rPr>
        <w:t>TableLayout</w:t>
      </w:r>
      <w:bookmarkEnd w:id="2759"/>
      <w:bookmarkEnd w:id="2760"/>
      <w:bookmarkEnd w:id="2761"/>
      <w:bookmarkEnd w:id="2762"/>
      <w:bookmarkEnd w:id="2763"/>
      <w:bookmarkEnd w:id="2764"/>
      <w:bookmarkEnd w:id="2765"/>
      <w:bookmarkEnd w:id="2766"/>
      <w:bookmarkEnd w:id="2767"/>
    </w:p>
    <w:p w:rsidR="00E8598C" w:rsidRPr="000A6031" w:rsidRDefault="00E8598C" w:rsidP="00547EC1">
      <w:pPr>
        <w:spacing w:line="26" w:lineRule="atLeast"/>
        <w:ind w:firstLine="709"/>
        <w:rPr>
          <w:rFonts w:cs="Times New Roman"/>
          <w:szCs w:val="26"/>
        </w:rPr>
      </w:pPr>
      <w:r w:rsidRPr="000A6031">
        <w:rPr>
          <w:rFonts w:cs="Times New Roman"/>
          <w:szCs w:val="26"/>
        </w:rPr>
        <w:t>- Cho phép sắp các control theo dạng lưới (dòng và cột)</w:t>
      </w:r>
    </w:p>
    <w:p w:rsidR="00E8598C" w:rsidRPr="000A6031" w:rsidRDefault="00E8598C" w:rsidP="00547EC1">
      <w:pPr>
        <w:spacing w:line="26" w:lineRule="atLeast"/>
        <w:ind w:firstLine="709"/>
        <w:rPr>
          <w:rFonts w:cs="Times New Roman"/>
          <w:szCs w:val="26"/>
        </w:rPr>
      </w:pPr>
      <w:r w:rsidRPr="000A6031">
        <w:rPr>
          <w:rFonts w:cs="Times New Roman"/>
          <w:szCs w:val="26"/>
        </w:rPr>
        <w:t>- TableLayout sẽ xem dòng nào có số lượng control nhiều nhất để xác định rằng nó có bao nhiêu cột (lấy dòng có số lượng control nhiều nhất làm số cột chuẩn).</w:t>
      </w:r>
    </w:p>
    <w:p w:rsidR="00BD300F" w:rsidRPr="000A6031" w:rsidRDefault="00E8598C" w:rsidP="00547EC1">
      <w:pPr>
        <w:spacing w:line="26" w:lineRule="atLeast"/>
        <w:ind w:firstLine="709"/>
        <w:jc w:val="right"/>
        <w:rPr>
          <w:rFonts w:cs="Times New Roman"/>
          <w:szCs w:val="26"/>
        </w:rPr>
      </w:pPr>
      <w:r w:rsidRPr="000A6031">
        <w:rPr>
          <w:rFonts w:cs="Times New Roman"/>
          <w:noProof/>
          <w:szCs w:val="26"/>
          <w:lang w:eastAsia="en-US"/>
        </w:rPr>
        <w:drawing>
          <wp:inline distT="0" distB="0" distL="0" distR="0" wp14:anchorId="7AF33A2B" wp14:editId="600B7D61">
            <wp:extent cx="5099539" cy="976670"/>
            <wp:effectExtent l="0" t="0" r="6350" b="0"/>
            <wp:docPr id="53" name="Picture 53" descr="7_Layout_17">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41463" cy="984699"/>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1.10: Minh họa </w:t>
      </w:r>
      <w:r w:rsidR="00553076" w:rsidRPr="000A6031">
        <w:rPr>
          <w:rFonts w:cs="Times New Roman"/>
          <w:szCs w:val="26"/>
        </w:rPr>
        <w:t xml:space="preserve">khi </w:t>
      </w:r>
      <w:r w:rsidRPr="000A6031">
        <w:rPr>
          <w:rStyle w:val="Strong"/>
          <w:rFonts w:cs="Times New Roman"/>
          <w:b w:val="0"/>
          <w:szCs w:val="26"/>
        </w:rPr>
        <w:t xml:space="preserve">sử dụng </w:t>
      </w:r>
      <w:r w:rsidRPr="000A6031">
        <w:rPr>
          <w:rFonts w:cs="Times New Roman"/>
          <w:szCs w:val="26"/>
        </w:rPr>
        <w:t>TableLayout</w:t>
      </w:r>
    </w:p>
    <w:p w:rsidR="00E8598C" w:rsidRPr="000A6031" w:rsidRDefault="00E8598C" w:rsidP="00547EC1">
      <w:pPr>
        <w:spacing w:line="26" w:lineRule="atLeast"/>
        <w:ind w:firstLine="709"/>
        <w:rPr>
          <w:rFonts w:cs="Times New Roman"/>
          <w:szCs w:val="26"/>
        </w:rPr>
      </w:pPr>
      <w:r w:rsidRPr="000A6031">
        <w:rPr>
          <w:rFonts w:cs="Times New Roman"/>
          <w:szCs w:val="26"/>
        </w:rPr>
        <w:t>- Như vậy theo hình trên thì phải nói là TableLayout này có 4 cột, 3 dòng.</w:t>
      </w:r>
    </w:p>
    <w:p w:rsidR="00E8598C" w:rsidRPr="000A6031" w:rsidRDefault="00E8598C" w:rsidP="00547EC1">
      <w:pPr>
        <w:spacing w:line="26" w:lineRule="atLeast"/>
        <w:ind w:firstLine="709"/>
        <w:rPr>
          <w:rFonts w:cs="Times New Roman"/>
          <w:szCs w:val="26"/>
        </w:rPr>
      </w:pPr>
      <w:r w:rsidRPr="000A6031">
        <w:rPr>
          <w:rFonts w:cs="Times New Roman"/>
          <w:szCs w:val="26"/>
        </w:rPr>
        <w:t>- Dùng</w:t>
      </w:r>
      <w:r w:rsidRPr="000A6031">
        <w:rPr>
          <w:rStyle w:val="apple-converted-space"/>
          <w:rFonts w:cs="Times New Roman"/>
          <w:szCs w:val="26"/>
        </w:rPr>
        <w:t> </w:t>
      </w:r>
      <w:r w:rsidRPr="000A6031">
        <w:rPr>
          <w:rStyle w:val="Strong"/>
          <w:rFonts w:cs="Times New Roman"/>
          <w:szCs w:val="26"/>
        </w:rPr>
        <w:t>layout_span</w:t>
      </w:r>
      <w:r w:rsidRPr="000A6031">
        <w:rPr>
          <w:rStyle w:val="apple-converted-space"/>
          <w:rFonts w:cs="Times New Roman"/>
          <w:szCs w:val="26"/>
        </w:rPr>
        <w:t> </w:t>
      </w:r>
      <w:r w:rsidRPr="000A6031">
        <w:rPr>
          <w:rFonts w:cs="Times New Roman"/>
          <w:szCs w:val="26"/>
        </w:rPr>
        <w:t>để trộn các cột: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3D5D286" wp14:editId="2CFA21D1">
            <wp:extent cx="4905375" cy="1624556"/>
            <wp:effectExtent l="0" t="0" r="0" b="0"/>
            <wp:docPr id="52" name="Picture 52" descr="7_Layout_19">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34333" cy="1634146"/>
                    </a:xfrm>
                    <a:prstGeom prst="rect">
                      <a:avLst/>
                    </a:prstGeom>
                    <a:noFill/>
                    <a:ln>
                      <a:noFill/>
                    </a:ln>
                  </pic:spPr>
                </pic:pic>
              </a:graphicData>
            </a:graphic>
          </wp:inline>
        </w:drawing>
      </w:r>
    </w:p>
    <w:p w:rsidR="00E8598C" w:rsidRPr="000A6031" w:rsidRDefault="00E8598C" w:rsidP="00987798">
      <w:pPr>
        <w:spacing w:line="26" w:lineRule="atLeast"/>
        <w:ind w:firstLine="709"/>
        <w:rPr>
          <w:rFonts w:cs="Times New Roman"/>
          <w:szCs w:val="26"/>
        </w:rPr>
      </w:pPr>
      <w:r w:rsidRPr="000A6031">
        <w:rPr>
          <w:rFonts w:cs="Times New Roman"/>
          <w:szCs w:val="26"/>
        </w:rPr>
        <w:t>- Dùng </w:t>
      </w:r>
      <w:r w:rsidRPr="000A6031">
        <w:rPr>
          <w:rStyle w:val="Strong"/>
          <w:rFonts w:cs="Times New Roman"/>
          <w:szCs w:val="26"/>
        </w:rPr>
        <w:t>layout_column</w:t>
      </w:r>
      <w:r w:rsidRPr="000A6031">
        <w:rPr>
          <w:rFonts w:cs="Times New Roman"/>
          <w:szCs w:val="26"/>
        </w:rPr>
        <w:t> để di chuyển vị trí của control đến một cột nào đó trên 1 dòng:</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2F01F2D" wp14:editId="20E8C96E">
            <wp:extent cx="5000011" cy="1828800"/>
            <wp:effectExtent l="0" t="0" r="0" b="0"/>
            <wp:docPr id="51" name="Picture 51" descr="7_Layout_20">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19518" cy="1835935"/>
                    </a:xfrm>
                    <a:prstGeom prst="rect">
                      <a:avLst/>
                    </a:prstGeom>
                    <a:noFill/>
                    <a:ln>
                      <a:noFill/>
                    </a:ln>
                  </pic:spPr>
                </pic:pic>
              </a:graphicData>
            </a:graphic>
          </wp:inline>
        </w:drawing>
      </w:r>
    </w:p>
    <w:p w:rsidR="00987798" w:rsidRDefault="00A5442C" w:rsidP="00987798">
      <w:pPr>
        <w:spacing w:line="26" w:lineRule="atLeast"/>
        <w:ind w:firstLine="709"/>
        <w:jc w:val="center"/>
        <w:rPr>
          <w:rFonts w:cs="Times New Roman"/>
          <w:szCs w:val="26"/>
        </w:rPr>
      </w:pPr>
      <w:r w:rsidRPr="000A6031">
        <w:rPr>
          <w:rFonts w:cs="Times New Roman"/>
          <w:szCs w:val="26"/>
        </w:rPr>
        <w:t xml:space="preserve">Hình 1.10: Minh họa </w:t>
      </w:r>
      <w:r w:rsidRPr="000A6031">
        <w:rPr>
          <w:rStyle w:val="Strong"/>
          <w:rFonts w:cs="Times New Roman"/>
          <w:b w:val="0"/>
          <w:szCs w:val="26"/>
        </w:rPr>
        <w:t>sử dụng layout_column</w:t>
      </w:r>
      <w:r w:rsidRPr="000A6031">
        <w:rPr>
          <w:rFonts w:cs="Times New Roman"/>
          <w:szCs w:val="26"/>
        </w:rPr>
        <w:t> </w:t>
      </w:r>
    </w:p>
    <w:p w:rsidR="00987798" w:rsidRDefault="00987798" w:rsidP="00987798">
      <w:pPr>
        <w:spacing w:line="26" w:lineRule="atLeast"/>
        <w:ind w:firstLine="709"/>
        <w:jc w:val="center"/>
        <w:rPr>
          <w:rFonts w:cs="Times New Roman"/>
          <w:szCs w:val="26"/>
        </w:rPr>
      </w:pPr>
    </w:p>
    <w:p w:rsidR="00E8598C" w:rsidRPr="000A6031" w:rsidRDefault="00E8598C" w:rsidP="00987798">
      <w:pPr>
        <w:spacing w:line="26" w:lineRule="atLeast"/>
        <w:ind w:firstLine="709"/>
        <w:jc w:val="center"/>
        <w:rPr>
          <w:rFonts w:cs="Times New Roman"/>
          <w:szCs w:val="26"/>
        </w:rPr>
      </w:pPr>
      <w:r w:rsidRPr="000A6031">
        <w:rPr>
          <w:rFonts w:cs="Times New Roman"/>
          <w:szCs w:val="26"/>
        </w:rPr>
        <w:t>- Dùng </w:t>
      </w:r>
      <w:r w:rsidRPr="000A6031">
        <w:rPr>
          <w:rStyle w:val="Strong"/>
          <w:rFonts w:cs="Times New Roman"/>
          <w:szCs w:val="26"/>
        </w:rPr>
        <w:t>stretchColumns</w:t>
      </w:r>
      <w:r w:rsidRPr="000A6031">
        <w:rPr>
          <w:rStyle w:val="apple-converted-space"/>
          <w:rFonts w:cs="Times New Roman"/>
          <w:szCs w:val="26"/>
        </w:rPr>
        <w:t> </w:t>
      </w:r>
      <w:r w:rsidRPr="000A6031">
        <w:rPr>
          <w:rFonts w:cs="Times New Roman"/>
          <w:szCs w:val="26"/>
        </w:rPr>
        <w:t>để dãn đều các control, các cell (ta thường dùng dấu “*”):</w:t>
      </w:r>
    </w:p>
    <w:p w:rsidR="00E8598C" w:rsidRDefault="00E8598C" w:rsidP="00547EC1">
      <w:pPr>
        <w:spacing w:line="26" w:lineRule="atLeast"/>
        <w:ind w:firstLine="709"/>
        <w:rPr>
          <w:rStyle w:val="Strong"/>
          <w:rFonts w:cs="Times New Roman"/>
          <w:szCs w:val="26"/>
        </w:rPr>
      </w:pPr>
      <w:r w:rsidRPr="000A6031">
        <w:rPr>
          <w:rFonts w:cs="Times New Roman"/>
          <w:noProof/>
          <w:szCs w:val="26"/>
          <w:lang w:eastAsia="en-US"/>
        </w:rPr>
        <w:drawing>
          <wp:inline distT="0" distB="0" distL="0" distR="0" wp14:anchorId="1D8450C3" wp14:editId="781B0D79">
            <wp:extent cx="5126579" cy="1343025"/>
            <wp:effectExtent l="0" t="0" r="0" b="0"/>
            <wp:docPr id="50" name="Picture 50" descr="7_Layout_21">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70090" cy="1354424"/>
                    </a:xfrm>
                    <a:prstGeom prst="rect">
                      <a:avLst/>
                    </a:prstGeom>
                    <a:noFill/>
                    <a:ln>
                      <a:noFill/>
                    </a:ln>
                  </pic:spPr>
                </pic:pic>
              </a:graphicData>
            </a:graphic>
          </wp:inline>
        </w:drawing>
      </w:r>
    </w:p>
    <w:p w:rsidR="00987798" w:rsidRDefault="00987798" w:rsidP="00547EC1">
      <w:pPr>
        <w:spacing w:line="26" w:lineRule="atLeast"/>
        <w:ind w:firstLine="709"/>
        <w:rPr>
          <w:rStyle w:val="Strong"/>
          <w:rFonts w:cs="Times New Roman"/>
          <w:szCs w:val="26"/>
        </w:rPr>
      </w:pPr>
    </w:p>
    <w:p w:rsidR="00987798" w:rsidRPr="000A6031" w:rsidRDefault="00987798" w:rsidP="00547EC1">
      <w:pPr>
        <w:spacing w:line="26" w:lineRule="atLeast"/>
        <w:ind w:firstLine="709"/>
        <w:rPr>
          <w:rStyle w:val="Strong"/>
          <w:rFonts w:cs="Times New Roman"/>
          <w:szCs w:val="26"/>
        </w:rPr>
      </w:pPr>
    </w:p>
    <w:p w:rsidR="00E8598C" w:rsidRPr="00987798" w:rsidRDefault="00E8598C" w:rsidP="00155488">
      <w:pPr>
        <w:pStyle w:val="ListParagraph"/>
        <w:numPr>
          <w:ilvl w:val="0"/>
          <w:numId w:val="15"/>
        </w:numPr>
        <w:spacing w:line="26" w:lineRule="atLeast"/>
        <w:rPr>
          <w:rFonts w:cs="Times New Roman"/>
          <w:b/>
          <w:szCs w:val="26"/>
        </w:rPr>
      </w:pPr>
      <w:bookmarkStart w:id="2768" w:name="_Toc444810710"/>
      <w:bookmarkStart w:id="2769" w:name="_Toc475801500"/>
      <w:bookmarkStart w:id="2770" w:name="_Toc475999830"/>
      <w:r w:rsidRPr="00987798">
        <w:rPr>
          <w:rStyle w:val="Strong"/>
          <w:rFonts w:cs="Times New Roman"/>
          <w:szCs w:val="26"/>
        </w:rPr>
        <w:t>RelativeLayout:</w:t>
      </w:r>
      <w:bookmarkEnd w:id="2768"/>
      <w:bookmarkEnd w:id="2769"/>
      <w:bookmarkEnd w:id="2770"/>
    </w:p>
    <w:p w:rsidR="00E8598C" w:rsidRPr="000A6031" w:rsidRDefault="00E8598C" w:rsidP="00547EC1">
      <w:pPr>
        <w:spacing w:line="26" w:lineRule="atLeast"/>
        <w:ind w:firstLine="709"/>
        <w:rPr>
          <w:rFonts w:cs="Times New Roman"/>
          <w:szCs w:val="26"/>
        </w:rPr>
      </w:pPr>
      <w:r w:rsidRPr="000A6031">
        <w:rPr>
          <w:rFonts w:cs="Times New Roman"/>
          <w:szCs w:val="26"/>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phải chú ý là đặt Id control cho chuẩn xác, nếu sau khi Layo</w:t>
      </w:r>
      <w:r w:rsidR="00F13E8D">
        <w:rPr>
          <w:rFonts w:cs="Times New Roman"/>
          <w:szCs w:val="26"/>
        </w:rPr>
        <w:t xml:space="preserve">ut xong mà </w:t>
      </w:r>
      <w:r w:rsidRPr="000A6031">
        <w:rPr>
          <w:rFonts w:cs="Times New Roman"/>
          <w:szCs w:val="26"/>
        </w:rPr>
        <w:t>lại đổi Id của các control thì giao diện sẽ bị xáo trộn (do đó nếu đổi ID thì phải đổi luôn các tham chiếu khác sao cho khớp với Id mới đổi).</w:t>
      </w:r>
    </w:p>
    <w:p w:rsidR="00E8598C" w:rsidRPr="000A6031" w:rsidRDefault="00E8598C" w:rsidP="00547EC1">
      <w:pPr>
        <w:spacing w:line="26" w:lineRule="atLeast"/>
        <w:ind w:firstLine="709"/>
        <w:rPr>
          <w:rFonts w:cs="Times New Roman"/>
          <w:szCs w:val="26"/>
        </w:rPr>
      </w:pPr>
      <w:r w:rsidRPr="000A6031">
        <w:rPr>
          <w:rFonts w:cs="Times New Roman"/>
          <w:szCs w:val="26"/>
        </w:rPr>
        <w:t>- Dưới đây là ví dụ về cách sử dụ</w:t>
      </w:r>
      <w:r w:rsidR="00F13E8D">
        <w:rPr>
          <w:rFonts w:cs="Times New Roman"/>
          <w:szCs w:val="26"/>
        </w:rPr>
        <w:t>ng RelativeLayout: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0E0C37B" wp14:editId="09B82E83">
            <wp:extent cx="5134739" cy="3333750"/>
            <wp:effectExtent l="0" t="0" r="8890" b="0"/>
            <wp:docPr id="49" name="Picture 49" descr="7_Layout_22">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54976" cy="3346889"/>
                    </a:xfrm>
                    <a:prstGeom prst="rect">
                      <a:avLst/>
                    </a:prstGeom>
                    <a:noFill/>
                    <a:ln>
                      <a:noFill/>
                    </a:ln>
                  </pic:spPr>
                </pic:pic>
              </a:graphicData>
            </a:graphic>
          </wp:inline>
        </w:drawing>
      </w:r>
    </w:p>
    <w:p w:rsidR="00A5442C" w:rsidRPr="000A6031" w:rsidRDefault="00A5442C" w:rsidP="00547EC1">
      <w:pPr>
        <w:spacing w:line="26" w:lineRule="atLeast"/>
        <w:ind w:firstLine="709"/>
        <w:jc w:val="center"/>
        <w:rPr>
          <w:rFonts w:cs="Times New Roman"/>
          <w:szCs w:val="26"/>
        </w:rPr>
      </w:pPr>
      <w:r w:rsidRPr="000A6031">
        <w:rPr>
          <w:rFonts w:cs="Times New Roman"/>
          <w:szCs w:val="26"/>
        </w:rPr>
        <w:t xml:space="preserve">Hình 1.11: Minh họa </w:t>
      </w:r>
      <w:r w:rsidRPr="000A6031">
        <w:rPr>
          <w:rStyle w:val="Strong"/>
          <w:rFonts w:cs="Times New Roman"/>
          <w:b w:val="0"/>
          <w:szCs w:val="26"/>
        </w:rPr>
        <w:t>sử dụng RelativeLayout</w:t>
      </w:r>
    </w:p>
    <w:p w:rsidR="00A5442C" w:rsidRPr="000A6031" w:rsidRDefault="00A5442C" w:rsidP="00547EC1">
      <w:pPr>
        <w:spacing w:line="26" w:lineRule="atLeast"/>
        <w:ind w:firstLine="709"/>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Ta có thể sử dụng công cụ trong Eclipse để thiết kế :</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Style w:val="Strong"/>
          <w:rFonts w:cs="Times New Roman"/>
          <w:szCs w:val="26"/>
        </w:rPr>
      </w:pPr>
      <w:r w:rsidRPr="000A6031">
        <w:rPr>
          <w:rFonts w:cs="Times New Roman"/>
          <w:noProof/>
          <w:szCs w:val="26"/>
          <w:lang w:eastAsia="en-US"/>
        </w:rPr>
        <w:drawing>
          <wp:inline distT="0" distB="0" distL="0" distR="0" wp14:anchorId="79DD0F7C" wp14:editId="30A7F538">
            <wp:extent cx="5114925" cy="3059708"/>
            <wp:effectExtent l="0" t="0" r="0" b="7620"/>
            <wp:docPr id="48" name="Picture 48" descr="7_Layout_23">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32871" cy="3070443"/>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1.12: Minh họa </w:t>
      </w:r>
      <w:r w:rsidRPr="000A6031">
        <w:rPr>
          <w:rStyle w:val="Strong"/>
          <w:rFonts w:cs="Times New Roman"/>
          <w:b w:val="0"/>
          <w:szCs w:val="26"/>
        </w:rPr>
        <w:t xml:space="preserve">sử dụng </w:t>
      </w:r>
      <w:r w:rsidRPr="002C42E6">
        <w:rPr>
          <w:rStyle w:val="Strong"/>
          <w:rFonts w:cs="Times New Roman"/>
          <w:b w:val="0"/>
          <w:szCs w:val="26"/>
        </w:rPr>
        <w:t>RelativeLayout</w:t>
      </w:r>
    </w:p>
    <w:p w:rsidR="005A38AA" w:rsidRPr="000A6031" w:rsidRDefault="005A38AA" w:rsidP="00547EC1">
      <w:pPr>
        <w:spacing w:line="26" w:lineRule="atLeast"/>
        <w:ind w:firstLine="709"/>
        <w:jc w:val="center"/>
        <w:rPr>
          <w:rStyle w:val="Strong"/>
          <w:rFonts w:cs="Times New Roman"/>
          <w:szCs w:val="26"/>
        </w:rPr>
      </w:pPr>
    </w:p>
    <w:p w:rsidR="00E8598C" w:rsidRPr="002C42E6" w:rsidRDefault="00E8598C" w:rsidP="00155488">
      <w:pPr>
        <w:pStyle w:val="ListParagraph"/>
        <w:numPr>
          <w:ilvl w:val="0"/>
          <w:numId w:val="15"/>
        </w:numPr>
        <w:spacing w:line="26" w:lineRule="atLeast"/>
        <w:rPr>
          <w:rFonts w:cs="Times New Roman"/>
          <w:b/>
          <w:szCs w:val="26"/>
        </w:rPr>
      </w:pPr>
      <w:bookmarkStart w:id="2771" w:name="_Toc444810711"/>
      <w:bookmarkStart w:id="2772" w:name="_Toc475801501"/>
      <w:bookmarkStart w:id="2773" w:name="_Toc475999831"/>
      <w:r w:rsidRPr="002C42E6">
        <w:rPr>
          <w:rStyle w:val="Strong"/>
          <w:rFonts w:cs="Times New Roman"/>
          <w:szCs w:val="26"/>
        </w:rPr>
        <w:t>AbsoluteLayout:</w:t>
      </w:r>
      <w:bookmarkEnd w:id="2771"/>
      <w:bookmarkEnd w:id="2772"/>
      <w:bookmarkEnd w:id="2773"/>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Cho phép thiết lập các control giao diện theo vị trí tùy thích:</w:t>
      </w:r>
    </w:p>
    <w:p w:rsidR="00E8598C" w:rsidRPr="000A6031" w:rsidRDefault="00E8598C" w:rsidP="00547EC1">
      <w:pPr>
        <w:spacing w:line="26" w:lineRule="atLeast"/>
        <w:ind w:firstLine="709"/>
        <w:jc w:val="center"/>
        <w:rPr>
          <w:rFonts w:cs="Times New Roman"/>
          <w:szCs w:val="26"/>
        </w:rPr>
      </w:pPr>
      <w:r w:rsidRPr="000A6031">
        <w:rPr>
          <w:rFonts w:cs="Times New Roman"/>
          <w:b/>
          <w:bCs/>
          <w:noProof/>
          <w:szCs w:val="26"/>
          <w:lang w:eastAsia="en-US"/>
        </w:rPr>
        <w:drawing>
          <wp:inline distT="0" distB="0" distL="0" distR="0" wp14:anchorId="367731D9" wp14:editId="15C016C5">
            <wp:extent cx="5105400" cy="2028349"/>
            <wp:effectExtent l="0" t="0" r="0" b="0"/>
            <wp:docPr id="47" name="Picture 47" descr="7_Layout_24">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15149" cy="2032222"/>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1.13: Minh họa </w:t>
      </w:r>
      <w:r w:rsidRPr="000A6031">
        <w:rPr>
          <w:rStyle w:val="Strong"/>
          <w:rFonts w:cs="Times New Roman"/>
          <w:b w:val="0"/>
          <w:szCs w:val="26"/>
        </w:rPr>
        <w:t xml:space="preserve">sử dụng </w:t>
      </w:r>
      <w:r w:rsidRPr="002C42E6">
        <w:rPr>
          <w:rStyle w:val="Strong"/>
          <w:rFonts w:cs="Times New Roman"/>
          <w:b w:val="0"/>
          <w:szCs w:val="26"/>
        </w:rPr>
        <w:t>AbsoluteLayout</w:t>
      </w:r>
    </w:p>
    <w:p w:rsidR="005A38AA" w:rsidRPr="000A6031" w:rsidRDefault="005A38AA" w:rsidP="00547EC1">
      <w:pPr>
        <w:spacing w:line="26" w:lineRule="atLeast"/>
        <w:ind w:firstLine="709"/>
        <w:jc w:val="center"/>
        <w:rPr>
          <w:rFonts w:cs="Times New Roman"/>
          <w:szCs w:val="26"/>
        </w:rPr>
      </w:pPr>
    </w:p>
    <w:p w:rsidR="00E8598C" w:rsidRPr="002C42E6" w:rsidRDefault="002C42E6" w:rsidP="005A334E">
      <w:pPr>
        <w:pStyle w:val="Heading3"/>
        <w:ind w:firstLine="0"/>
        <w:rPr>
          <w:rFonts w:cs="Times New Roman"/>
          <w:b w:val="0"/>
          <w:szCs w:val="26"/>
        </w:rPr>
      </w:pPr>
      <w:bookmarkStart w:id="2774" w:name="_Toc444810712"/>
      <w:bookmarkStart w:id="2775" w:name="_Toc475801502"/>
      <w:bookmarkStart w:id="2776" w:name="_Toc475999832"/>
      <w:bookmarkStart w:id="2777" w:name="_Toc513314936"/>
      <w:r w:rsidRPr="002C42E6">
        <w:rPr>
          <w:rFonts w:cs="Times New Roman"/>
          <w:szCs w:val="26"/>
        </w:rPr>
        <w:t>1.5.1</w:t>
      </w:r>
      <w:r>
        <w:rPr>
          <w:rFonts w:cs="Times New Roman"/>
          <w:szCs w:val="26"/>
        </w:rPr>
        <w:t>0</w:t>
      </w:r>
      <w:r w:rsidRPr="002C42E6">
        <w:rPr>
          <w:rFonts w:cs="Times New Roman"/>
          <w:szCs w:val="26"/>
        </w:rPr>
        <w:tab/>
      </w:r>
      <w:r w:rsidR="00E8598C" w:rsidRPr="002C42E6">
        <w:rPr>
          <w:rFonts w:cs="Times New Roman"/>
          <w:szCs w:val="26"/>
        </w:rPr>
        <w:t>Giới thiệu một số widget cơ bản trong lập trình android</w:t>
      </w:r>
      <w:bookmarkEnd w:id="2774"/>
      <w:bookmarkEnd w:id="2775"/>
      <w:bookmarkEnd w:id="2776"/>
      <w:bookmarkEnd w:id="2777"/>
    </w:p>
    <w:p w:rsidR="00E8598C" w:rsidRPr="002C42E6" w:rsidRDefault="00E8598C" w:rsidP="00155488">
      <w:pPr>
        <w:pStyle w:val="ListParagraph"/>
        <w:numPr>
          <w:ilvl w:val="0"/>
          <w:numId w:val="17"/>
        </w:numPr>
        <w:spacing w:line="26" w:lineRule="atLeast"/>
        <w:rPr>
          <w:rFonts w:cs="Times New Roman"/>
          <w:b/>
          <w:szCs w:val="26"/>
        </w:rPr>
      </w:pPr>
      <w:bookmarkStart w:id="2778" w:name="_Toc444810713"/>
      <w:bookmarkStart w:id="2779" w:name="_Toc475801503"/>
      <w:bookmarkStart w:id="2780" w:name="_Toc475999833"/>
      <w:r w:rsidRPr="002C42E6">
        <w:rPr>
          <w:rFonts w:cs="Times New Roman"/>
          <w:b/>
          <w:szCs w:val="26"/>
        </w:rPr>
        <w:t>TextView</w:t>
      </w:r>
      <w:bookmarkEnd w:id="2778"/>
      <w:bookmarkEnd w:id="2779"/>
      <w:bookmarkEnd w:id="2780"/>
    </w:p>
    <w:p w:rsidR="00E8598C" w:rsidRPr="000A6031" w:rsidRDefault="00F13E8D" w:rsidP="00547EC1">
      <w:pPr>
        <w:spacing w:line="26" w:lineRule="atLeast"/>
        <w:ind w:firstLine="709"/>
        <w:rPr>
          <w:rFonts w:cs="Times New Roman"/>
          <w:szCs w:val="26"/>
        </w:rPr>
      </w:pPr>
      <w:r>
        <w:rPr>
          <w:rFonts w:cs="Times New Roman"/>
          <w:szCs w:val="26"/>
        </w:rPr>
        <w:t>Nếu</w:t>
      </w:r>
      <w:r w:rsidR="00E8598C" w:rsidRPr="000A6031">
        <w:rPr>
          <w:rFonts w:cs="Times New Roman"/>
          <w:szCs w:val="26"/>
        </w:rPr>
        <w:t xml:space="preserve"> chỉ muốn hiển thị thông tin mà không cho phép người dùng chỉnh sửa thì nên sử dụng control này.</w:t>
      </w:r>
    </w:p>
    <w:p w:rsidR="00E8598C" w:rsidRPr="000A6031" w:rsidRDefault="00E8598C" w:rsidP="00547EC1">
      <w:pPr>
        <w:spacing w:line="26" w:lineRule="atLeast"/>
        <w:ind w:firstLine="709"/>
        <w:rPr>
          <w:rFonts w:cs="Times New Roman"/>
          <w:szCs w:val="26"/>
        </w:rPr>
      </w:pPr>
      <w:r w:rsidRPr="000A6031">
        <w:rPr>
          <w:rFonts w:cs="Times New Roman"/>
          <w:szCs w:val="26"/>
        </w:rPr>
        <w:t>- TextView tương tự như  JLabel bên Java, và như Label bên C#</w:t>
      </w:r>
    </w:p>
    <w:p w:rsidR="002C42E6" w:rsidRDefault="00E8598C" w:rsidP="002C42E6">
      <w:pPr>
        <w:spacing w:line="26" w:lineRule="atLeast"/>
        <w:ind w:firstLine="709"/>
        <w:rPr>
          <w:rFonts w:cs="Times New Roman"/>
          <w:szCs w:val="26"/>
        </w:rPr>
      </w:pPr>
      <w:r w:rsidRPr="000A6031">
        <w:rPr>
          <w:rFonts w:cs="Times New Roman"/>
          <w:szCs w:val="26"/>
        </w:rPr>
        <w:t>- Dưới đây là  một số thuộc tính của TextView mà chúng ta thường xuyên sử dụng nhấ</w:t>
      </w:r>
      <w:r w:rsidR="002C42E6">
        <w:rPr>
          <w:rFonts w:cs="Times New Roman"/>
          <w:szCs w:val="26"/>
        </w:rPr>
        <w:t>t:</w:t>
      </w:r>
    </w:p>
    <w:p w:rsidR="002C42E6" w:rsidRDefault="002C42E6" w:rsidP="00547EC1">
      <w:pPr>
        <w:spacing w:line="26" w:lineRule="atLeast"/>
        <w:ind w:firstLine="709"/>
        <w:jc w:val="center"/>
        <w:rPr>
          <w:rFonts w:cs="Times New Roman"/>
          <w:noProof/>
          <w:szCs w:val="26"/>
          <w:lang w:eastAsia="en-US"/>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5363B3E" wp14:editId="0C8B6B6E">
            <wp:extent cx="4564380" cy="1962150"/>
            <wp:effectExtent l="0" t="0" r="7620" b="0"/>
            <wp:docPr id="38" name="Picture 38" descr="10_common_control_0">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08"/>
                    </pic:cNvPr>
                    <pic:cNvPicPr>
                      <a:picLocks noChangeAspect="1" noChangeArrowheads="1"/>
                    </pic:cNvPicPr>
                  </pic:nvPicPr>
                  <pic:blipFill rotWithShape="1">
                    <a:blip r:embed="rId109">
                      <a:extLst>
                        <a:ext uri="{28A0092B-C50C-407E-A947-70E740481C1C}">
                          <a14:useLocalDpi xmlns:a14="http://schemas.microsoft.com/office/drawing/2010/main" val="0"/>
                        </a:ext>
                      </a:extLst>
                    </a:blip>
                    <a:srcRect l="946" t="2826" r="946" b="2260"/>
                    <a:stretch/>
                  </pic:blipFill>
                  <pic:spPr bwMode="auto">
                    <a:xfrm>
                      <a:off x="0" y="0"/>
                      <a:ext cx="4582848" cy="1970089"/>
                    </a:xfrm>
                    <a:prstGeom prst="rect">
                      <a:avLst/>
                    </a:prstGeom>
                    <a:noFill/>
                    <a:ln>
                      <a:noFill/>
                    </a:ln>
                    <a:extLst>
                      <a:ext uri="{53640926-AAD7-44D8-BBD7-CCE9431645EC}">
                        <a14:shadowObscured xmlns:a14="http://schemas.microsoft.com/office/drawing/2010/main"/>
                      </a:ext>
                    </a:extLst>
                  </pic:spPr>
                </pic:pic>
              </a:graphicData>
            </a:graphic>
          </wp:inline>
        </w:drawing>
      </w:r>
    </w:p>
    <w:p w:rsidR="002C42E6" w:rsidRPr="000A6031" w:rsidRDefault="002C42E6"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Ta nên thiết lập</w:t>
      </w:r>
      <w:r w:rsidRPr="000A6031">
        <w:rPr>
          <w:rStyle w:val="apple-converted-space"/>
          <w:rFonts w:cs="Times New Roman"/>
          <w:szCs w:val="26"/>
        </w:rPr>
        <w:t> </w:t>
      </w:r>
      <w:r w:rsidRPr="000A6031">
        <w:rPr>
          <w:rStyle w:val="Strong"/>
          <w:rFonts w:cs="Times New Roman"/>
          <w:szCs w:val="26"/>
        </w:rPr>
        <w:t>id</w:t>
      </w:r>
      <w:r w:rsidRPr="000A6031">
        <w:rPr>
          <w:rStyle w:val="apple-converted-space"/>
          <w:rFonts w:cs="Times New Roman"/>
          <w:szCs w:val="26"/>
        </w:rPr>
        <w:t> </w:t>
      </w:r>
      <w:r w:rsidRPr="000A6031">
        <w:rPr>
          <w:rFonts w:cs="Times New Roman"/>
          <w:szCs w:val="26"/>
        </w:rPr>
        <w:t>cho control để tiện bề xử lý.</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layout_width, layout_height nên thiết lập cho </w:t>
      </w:r>
      <w:r w:rsidR="002C42E6">
        <w:rPr>
          <w:rFonts w:cs="Times New Roman"/>
          <w:szCs w:val="26"/>
        </w:rPr>
        <w:t>điều khiển</w:t>
      </w:r>
    </w:p>
    <w:p w:rsidR="00E8598C" w:rsidRPr="000A6031" w:rsidRDefault="00E8598C" w:rsidP="00547EC1">
      <w:pPr>
        <w:spacing w:line="26" w:lineRule="atLeast"/>
        <w:ind w:firstLine="709"/>
        <w:rPr>
          <w:rFonts w:cs="Times New Roman"/>
          <w:szCs w:val="26"/>
        </w:rPr>
      </w:pPr>
      <w:r w:rsidRPr="000A6031">
        <w:rPr>
          <w:rFonts w:cs="Times New Roman"/>
          <w:szCs w:val="26"/>
        </w:rPr>
        <w:t>- Để thay đổi màu nền dùng background, thay đổi màu chữ dùng textColor…</w:t>
      </w:r>
    </w:p>
    <w:p w:rsidR="00E8598C" w:rsidRPr="000A6031" w:rsidRDefault="00E8598C" w:rsidP="00547EC1">
      <w:pPr>
        <w:spacing w:line="26" w:lineRule="atLeast"/>
        <w:ind w:firstLine="709"/>
        <w:rPr>
          <w:rFonts w:cs="Times New Roman"/>
          <w:szCs w:val="26"/>
        </w:rPr>
      </w:pPr>
      <w:r w:rsidRPr="000A6031">
        <w:rPr>
          <w:rFonts w:cs="Times New Roman"/>
          <w:szCs w:val="26"/>
        </w:rPr>
        <w:t>- Dựa vào Id ta sẽ lấy được control theo đúng Id này, xem code bên dưới để biết cách lấy control theo Id:</w:t>
      </w:r>
    </w:p>
    <w:p w:rsidR="00E8598C" w:rsidRPr="000A6031" w:rsidRDefault="00E8598C" w:rsidP="00994C01">
      <w:pPr>
        <w:pStyle w:val="phongcode"/>
        <w:rPr>
          <w:b/>
        </w:rPr>
      </w:pPr>
      <w:r w:rsidRPr="000A6031">
        <w:rPr>
          <w:rStyle w:val="Strong"/>
          <w:b w:val="0"/>
        </w:rPr>
        <w:t>TextView</w:t>
      </w:r>
      <w:r w:rsidRPr="000A6031">
        <w:rPr>
          <w:rStyle w:val="apple-converted-space"/>
          <w:b/>
        </w:rPr>
        <w:t> </w:t>
      </w:r>
      <w:r w:rsidRPr="000A6031">
        <w:rPr>
          <w:rStyle w:val="Strong"/>
          <w:b w:val="0"/>
        </w:rPr>
        <w:t>txt1= (TextView) findViewById(R.id.textView1);</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Mọi control đều kế thừa từ View, và hàm </w:t>
      </w:r>
      <w:r w:rsidRPr="002C42E6">
        <w:rPr>
          <w:rStyle w:val="Strong"/>
          <w:rFonts w:ascii="Courier New" w:hAnsi="Courier New" w:cs="Courier New"/>
          <w:sz w:val="24"/>
          <w:szCs w:val="24"/>
        </w:rPr>
        <w:t>findViewById</w:t>
      </w:r>
      <w:r w:rsidRPr="000A6031">
        <w:rPr>
          <w:rStyle w:val="Strong"/>
          <w:rFonts w:cs="Times New Roman"/>
          <w:szCs w:val="26"/>
        </w:rPr>
        <w:t> </w:t>
      </w:r>
      <w:r w:rsidRPr="000A6031">
        <w:rPr>
          <w:rFonts w:cs="Times New Roman"/>
          <w:szCs w:val="26"/>
        </w:rPr>
        <w:t>cũng trả về 1 View theo đúng Id truyền vào, đó là lý do ta ép kiểu về cho đúng với TextView (cách làm nhanh: ngay dòng lệnh này nhấn tổ hợp phím </w:t>
      </w:r>
      <w:r w:rsidRPr="000A6031">
        <w:rPr>
          <w:rStyle w:val="Strong"/>
          <w:rFonts w:cs="Times New Roman"/>
          <w:szCs w:val="26"/>
        </w:rPr>
        <w:t>Ctrl +</w:t>
      </w:r>
      <w:r w:rsidR="002C42E6">
        <w:rPr>
          <w:rStyle w:val="Strong"/>
          <w:rFonts w:cs="Times New Roman"/>
          <w:szCs w:val="26"/>
        </w:rPr>
        <w:t xml:space="preserve"> </w:t>
      </w:r>
      <w:r w:rsidRPr="000A6031">
        <w:rPr>
          <w:rStyle w:val="Strong"/>
          <w:rFonts w:cs="Times New Roman"/>
          <w:szCs w:val="26"/>
        </w:rPr>
        <w:t>1</w:t>
      </w:r>
      <w:r w:rsidRPr="000A6031">
        <w:rPr>
          <w:rStyle w:val="apple-converted-space"/>
          <w:rFonts w:cs="Times New Roman"/>
          <w:szCs w:val="26"/>
        </w:rPr>
        <w:t> </w:t>
      </w:r>
      <w:r w:rsidRPr="000A6031">
        <w:rPr>
          <w:rFonts w:cs="Times New Roman"/>
          <w:szCs w:val="26"/>
        </w:rPr>
        <w:t xml:space="preserve"> tự ép kiểu nhanh.</w:t>
      </w:r>
    </w:p>
    <w:p w:rsidR="00E8598C" w:rsidRPr="000A6031" w:rsidRDefault="00E8598C" w:rsidP="00547EC1">
      <w:pPr>
        <w:spacing w:line="26" w:lineRule="atLeast"/>
        <w:ind w:firstLine="709"/>
        <w:rPr>
          <w:rFonts w:cs="Times New Roman"/>
          <w:szCs w:val="26"/>
        </w:rPr>
      </w:pPr>
      <w:r w:rsidRPr="000A6031">
        <w:rPr>
          <w:rFonts w:cs="Times New Roman"/>
          <w:szCs w:val="26"/>
        </w:rPr>
        <w:t>- Để hiển thị thông tin lên control TextView ta dùng lệnh dưới đây:</w:t>
      </w:r>
    </w:p>
    <w:p w:rsidR="00E8598C" w:rsidRPr="000A6031" w:rsidRDefault="00E8598C" w:rsidP="00994C01">
      <w:pPr>
        <w:pStyle w:val="phongcode"/>
        <w:rPr>
          <w:b/>
        </w:rPr>
      </w:pPr>
      <w:r w:rsidRPr="000A6031">
        <w:rPr>
          <w:rStyle w:val="Strong"/>
          <w:b w:val="0"/>
        </w:rPr>
        <w:t xml:space="preserve">txt1.setText(“Hello </w:t>
      </w:r>
      <w:r w:rsidR="004F7BB2">
        <w:rPr>
          <w:rStyle w:val="Strong"/>
          <w:b w:val="0"/>
        </w:rPr>
        <w:t>world</w:t>
      </w:r>
      <w:r w:rsidRPr="000A603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Đẩy lấy thông tin bên trong control TextView ta dùng lệnh dưới đây:</w:t>
      </w:r>
    </w:p>
    <w:p w:rsidR="00E8598C" w:rsidRPr="000A6031" w:rsidRDefault="00E8598C" w:rsidP="00994C01">
      <w:pPr>
        <w:pStyle w:val="phongcode"/>
      </w:pPr>
      <w:r w:rsidRPr="000A6031">
        <w:t xml:space="preserve">String msg = </w:t>
      </w:r>
      <w:r w:rsidRPr="00994C01">
        <w:rPr>
          <w:rStyle w:val="Strong"/>
          <w:b w:val="0"/>
        </w:rPr>
        <w:t>txt1</w:t>
      </w:r>
      <w:r w:rsidRPr="000A6031">
        <w:t>.getText</w:t>
      </w:r>
      <w:r w:rsidR="007B4EAB">
        <w:t xml:space="preserve">(): </w:t>
      </w:r>
      <w:r w:rsidRPr="000A6031">
        <w:t>.toString</w:t>
      </w:r>
      <w:r w:rsidR="007B4EAB">
        <w:t xml:space="preserve">(): </w:t>
      </w:r>
      <w:r w:rsidRPr="000A6031">
        <w:t>;</w:t>
      </w:r>
    </w:p>
    <w:p w:rsidR="00E8598C" w:rsidRPr="00994C01" w:rsidRDefault="00E8598C" w:rsidP="00155488">
      <w:pPr>
        <w:pStyle w:val="ListParagraph"/>
        <w:numPr>
          <w:ilvl w:val="0"/>
          <w:numId w:val="17"/>
        </w:numPr>
        <w:spacing w:line="26" w:lineRule="atLeast"/>
        <w:rPr>
          <w:rFonts w:cs="Times New Roman"/>
          <w:b/>
          <w:szCs w:val="26"/>
        </w:rPr>
      </w:pPr>
      <w:bookmarkStart w:id="2781" w:name="_Toc444810714"/>
      <w:bookmarkStart w:id="2782" w:name="_Toc475801504"/>
      <w:bookmarkStart w:id="2783" w:name="_Toc475999834"/>
      <w:r w:rsidRPr="00994C01">
        <w:rPr>
          <w:rFonts w:cs="Times New Roman"/>
          <w:b/>
          <w:szCs w:val="26"/>
        </w:rPr>
        <w:t>EditText</w:t>
      </w:r>
      <w:bookmarkEnd w:id="2781"/>
      <w:bookmarkEnd w:id="2782"/>
      <w:bookmarkEnd w:id="2783"/>
    </w:p>
    <w:p w:rsidR="00E8598C" w:rsidRPr="000A6031" w:rsidRDefault="00E8598C" w:rsidP="00547EC1">
      <w:pPr>
        <w:spacing w:line="26" w:lineRule="atLeast"/>
        <w:ind w:firstLine="709"/>
        <w:rPr>
          <w:rFonts w:cs="Times New Roman"/>
          <w:szCs w:val="26"/>
        </w:rPr>
      </w:pPr>
      <w:r w:rsidRPr="000A6031">
        <w:rPr>
          <w:rFonts w:cs="Times New Roman"/>
          <w:szCs w:val="26"/>
        </w:rPr>
        <w:t>- Control này kế thừa từ TextView và cho phép chỉnh sửa dữ liệu</w:t>
      </w:r>
      <w:r w:rsidR="00F13E8D">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Để sử dụng EditText rất đơn giản, chỉ việc kéo thả control này vào giao diện và tiến hành thiết lập một số thuộc tính:</w:t>
      </w:r>
    </w:p>
    <w:p w:rsidR="00E8598C" w:rsidRPr="000A6031" w:rsidRDefault="00E8598C" w:rsidP="00994C0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BA50D63" wp14:editId="65FF722B">
            <wp:extent cx="5105182" cy="1504950"/>
            <wp:effectExtent l="0" t="0" r="635" b="0"/>
            <wp:docPr id="40" name="Picture 40" descr="10_common_control_4">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14141" cy="1507591"/>
                    </a:xfrm>
                    <a:prstGeom prst="rect">
                      <a:avLst/>
                    </a:prstGeom>
                    <a:noFill/>
                    <a:ln>
                      <a:noFill/>
                    </a:ln>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cần thiết lập</w:t>
      </w:r>
      <w:r w:rsidRPr="000A6031">
        <w:rPr>
          <w:rStyle w:val="apple-converted-space"/>
          <w:rFonts w:cs="Times New Roman"/>
          <w:szCs w:val="26"/>
        </w:rPr>
        <w:t> </w:t>
      </w:r>
      <w:r w:rsidRPr="00994C01">
        <w:rPr>
          <w:rStyle w:val="Strong"/>
          <w:rFonts w:cs="Times New Roman"/>
          <w:b w:val="0"/>
          <w:szCs w:val="26"/>
        </w:rPr>
        <w:t>Id</w:t>
      </w:r>
      <w:r w:rsidRPr="000A6031">
        <w:rPr>
          <w:rFonts w:cs="Times New Roman"/>
          <w:szCs w:val="26"/>
        </w:rPr>
        <w:t>, các layout_width, layout_height</w:t>
      </w:r>
    </w:p>
    <w:p w:rsidR="00E8598C" w:rsidRPr="000A6031" w:rsidRDefault="00E8598C" w:rsidP="00547EC1">
      <w:pPr>
        <w:spacing w:line="26" w:lineRule="atLeast"/>
        <w:ind w:firstLine="709"/>
        <w:rPr>
          <w:rFonts w:cs="Times New Roman"/>
          <w:szCs w:val="26"/>
        </w:rPr>
      </w:pPr>
      <w:r w:rsidRPr="000A6031">
        <w:rPr>
          <w:rFonts w:cs="Times New Roman"/>
          <w:szCs w:val="26"/>
        </w:rPr>
        <w:t>- Thuộc tính</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 để hiển thị thông tin gợi ý trong vùng nhập dữ liệu khi chưa nhập bất kỳ dữ liệu nào vào, chỉ cần có dữ liệu là phần</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sẽ tự động mất đi.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Style w:val="Strong"/>
          <w:rFonts w:ascii="Courier New" w:hAnsi="Courier New" w:cs="Courier New"/>
          <w:b w:val="0"/>
          <w:szCs w:val="26"/>
        </w:rPr>
        <w:t>textSize</w:t>
      </w:r>
      <w:r w:rsidRPr="000A6031">
        <w:rPr>
          <w:rStyle w:val="apple-converted-space"/>
          <w:rFonts w:cs="Times New Roman"/>
          <w:szCs w:val="26"/>
        </w:rPr>
        <w:t> </w:t>
      </w:r>
      <w:r w:rsidRPr="000A6031">
        <w:rPr>
          <w:rFonts w:cs="Times New Roman"/>
          <w:szCs w:val="26"/>
        </w:rPr>
        <w:t>để thiết lập kích cỡ font chữ cho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Fonts w:ascii="Courier New" w:hAnsi="Courier New" w:cs="Courier New"/>
          <w:szCs w:val="26"/>
        </w:rPr>
        <w:t>textAutoCorrect</w:t>
      </w:r>
      <w:r w:rsidRPr="000A6031">
        <w:rPr>
          <w:rFonts w:cs="Times New Roman"/>
          <w:szCs w:val="26"/>
        </w:rPr>
        <w:t xml:space="preserve"> : Tự động sửa đúng chính tả, giả sử nhập “</w:t>
      </w:r>
      <w:r w:rsidRPr="00994C01">
        <w:rPr>
          <w:rStyle w:val="Strong"/>
          <w:rFonts w:cs="Times New Roman"/>
          <w:b w:val="0"/>
          <w:szCs w:val="26"/>
        </w:rPr>
        <w:t>teh</w:t>
      </w:r>
      <w:r w:rsidRPr="000A6031">
        <w:rPr>
          <w:rFonts w:cs="Times New Roman"/>
          <w:szCs w:val="26"/>
        </w:rPr>
        <w:t>” thì nó sẽ tự động sửa thành “</w:t>
      </w:r>
      <w:r w:rsidRPr="00994C01">
        <w:rPr>
          <w:rStyle w:val="Strong"/>
          <w:rFonts w:cs="Times New Roman"/>
          <w:b w:val="0"/>
          <w:szCs w:val="26"/>
        </w:rPr>
        <w:t>the</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ta cũng phải lấy được control thông qua Id, thao tác với dữ liệu bên trong EditText:</w:t>
      </w:r>
    </w:p>
    <w:p w:rsidR="00E8598C" w:rsidRPr="000A6031" w:rsidRDefault="00E8598C" w:rsidP="00547EC1">
      <w:pPr>
        <w:spacing w:line="26" w:lineRule="atLeast"/>
        <w:ind w:firstLine="709"/>
        <w:rPr>
          <w:rFonts w:cs="Times New Roman"/>
          <w:szCs w:val="26"/>
        </w:rPr>
      </w:pPr>
      <w:r w:rsidRPr="000A6031">
        <w:rPr>
          <w:rFonts w:cs="Times New Roman"/>
          <w:szCs w:val="26"/>
        </w:rPr>
        <w:t>- Lấy control theo Id:</w:t>
      </w:r>
    </w:p>
    <w:p w:rsidR="00E8598C" w:rsidRPr="00994C01" w:rsidRDefault="00E8598C" w:rsidP="00F9427A">
      <w:pPr>
        <w:pStyle w:val="phongcode"/>
        <w:rPr>
          <w:b/>
        </w:rPr>
      </w:pPr>
      <w:r w:rsidRPr="00994C01">
        <w:rPr>
          <w:rStyle w:val="Strong"/>
          <w:b w:val="0"/>
        </w:rPr>
        <w:t>EditText</w:t>
      </w:r>
      <w:r w:rsidRPr="00994C01">
        <w:rPr>
          <w:rStyle w:val="apple-converted-space"/>
          <w:b/>
        </w:rPr>
        <w:t> </w:t>
      </w:r>
      <w:r w:rsidRPr="00994C01">
        <w:rPr>
          <w:rStyle w:val="Strong"/>
          <w:b w:val="0"/>
        </w:rPr>
        <w:t>txtbox = (EditText) findViewById(R.id.editText1);</w:t>
      </w:r>
    </w:p>
    <w:p w:rsidR="00E8598C" w:rsidRPr="000A6031" w:rsidRDefault="00E8598C" w:rsidP="00547EC1">
      <w:pPr>
        <w:spacing w:line="26" w:lineRule="atLeast"/>
        <w:ind w:firstLine="709"/>
        <w:rPr>
          <w:rFonts w:cs="Times New Roman"/>
          <w:szCs w:val="26"/>
        </w:rPr>
      </w:pPr>
      <w:r w:rsidRPr="000A6031">
        <w:rPr>
          <w:rFonts w:cs="Times New Roman"/>
          <w:szCs w:val="26"/>
        </w:rPr>
        <w:t>- Thiết lập giá trị cho EditText</w:t>
      </w:r>
    </w:p>
    <w:p w:rsidR="00E8598C" w:rsidRPr="00994C01" w:rsidRDefault="00E8598C" w:rsidP="00F9427A">
      <w:pPr>
        <w:pStyle w:val="phongcode"/>
        <w:rPr>
          <w:b/>
        </w:rPr>
      </w:pPr>
      <w:r w:rsidRPr="00994C01">
        <w:rPr>
          <w:rStyle w:val="Strong"/>
          <w:b w:val="0"/>
        </w:rPr>
        <w:t xml:space="preserve">txtBox.setText(“nhập </w:t>
      </w:r>
      <w:r w:rsidR="00F9427A">
        <w:rPr>
          <w:rStyle w:val="Strong"/>
          <w:b w:val="0"/>
        </w:rPr>
        <w:t>chữ</w:t>
      </w:r>
      <w:r w:rsidRPr="00994C0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Lấy dữ liệu bên trong EditText:</w:t>
      </w:r>
    </w:p>
    <w:p w:rsidR="00E8598C" w:rsidRPr="000A6031" w:rsidRDefault="00E8598C" w:rsidP="00F9427A">
      <w:pPr>
        <w:pStyle w:val="phongcode"/>
      </w:pPr>
      <w:r w:rsidRPr="000A6031">
        <w:t>String msg = txtBox.getText</w:t>
      </w:r>
      <w:r w:rsidR="007B4EAB">
        <w:t xml:space="preserve">(): </w:t>
      </w:r>
      <w:r w:rsidRPr="000A6031">
        <w:t>.toString</w:t>
      </w:r>
      <w:r w:rsidR="007B4EAB">
        <w:t xml:space="preserve">(): </w:t>
      </w:r>
    </w:p>
    <w:p w:rsidR="00E8598C" w:rsidRPr="00F9427A" w:rsidRDefault="00E8598C" w:rsidP="00155488">
      <w:pPr>
        <w:pStyle w:val="ListParagraph"/>
        <w:numPr>
          <w:ilvl w:val="0"/>
          <w:numId w:val="17"/>
        </w:numPr>
        <w:spacing w:line="26" w:lineRule="atLeast"/>
        <w:rPr>
          <w:rFonts w:cs="Times New Roman"/>
          <w:b/>
          <w:szCs w:val="26"/>
        </w:rPr>
      </w:pPr>
      <w:bookmarkStart w:id="2784" w:name="_Toc444810715"/>
      <w:bookmarkStart w:id="2785" w:name="_Toc475801505"/>
      <w:bookmarkStart w:id="2786" w:name="_Toc475999835"/>
      <w:r w:rsidRPr="00F9427A">
        <w:rPr>
          <w:rFonts w:cs="Times New Roman"/>
          <w:b/>
          <w:szCs w:val="26"/>
        </w:rPr>
        <w:t>Button</w:t>
      </w:r>
      <w:bookmarkEnd w:id="2784"/>
      <w:bookmarkEnd w:id="2785"/>
      <w:bookmarkEnd w:id="2786"/>
    </w:p>
    <w:p w:rsidR="00E8598C" w:rsidRPr="000A6031" w:rsidRDefault="00E8598C" w:rsidP="00547EC1">
      <w:pPr>
        <w:spacing w:line="26" w:lineRule="atLeast"/>
        <w:ind w:firstLine="709"/>
        <w:rPr>
          <w:rFonts w:cs="Times New Roman"/>
          <w:szCs w:val="26"/>
        </w:rPr>
      </w:pPr>
      <w:r w:rsidRPr="000A6031">
        <w:rPr>
          <w:rFonts w:cs="Times New Roman"/>
          <w:szCs w:val="26"/>
        </w:rPr>
        <w:t>- Dùng để thiết lập sự kiện khi người dùng chọn lựa.</w:t>
      </w:r>
    </w:p>
    <w:p w:rsidR="00E8598C" w:rsidRPr="000A6031" w:rsidRDefault="00E8598C" w:rsidP="00547EC1">
      <w:pPr>
        <w:spacing w:line="26" w:lineRule="atLeast"/>
        <w:ind w:firstLine="709"/>
        <w:rPr>
          <w:rFonts w:cs="Times New Roman"/>
          <w:szCs w:val="26"/>
        </w:rPr>
      </w:pPr>
      <w:r w:rsidRPr="000A6031">
        <w:rPr>
          <w:rFonts w:cs="Times New Roman"/>
          <w:szCs w:val="26"/>
        </w:rPr>
        <w:t>- Cũng kế thừa từ TextView</w:t>
      </w:r>
    </w:p>
    <w:p w:rsidR="00E8598C" w:rsidRPr="000A6031" w:rsidRDefault="00E8598C" w:rsidP="00547EC1">
      <w:pPr>
        <w:spacing w:line="26" w:lineRule="atLeast"/>
        <w:ind w:firstLine="709"/>
        <w:rPr>
          <w:rFonts w:cs="Times New Roman"/>
          <w:szCs w:val="26"/>
        </w:rPr>
      </w:pPr>
      <w:r w:rsidRPr="000A6031">
        <w:rPr>
          <w:rFonts w:cs="Times New Roman"/>
          <w:szCs w:val="26"/>
        </w:rPr>
        <w:t>- Có 2 sự kiện mà người sử dụng thường xuyên thao tác:</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13CBC858" wp14:editId="0BD1A0F4">
            <wp:extent cx="4903402" cy="2009775"/>
            <wp:effectExtent l="0" t="0" r="0" b="0"/>
            <wp:docPr id="43" name="Picture 43" descr="10_common_control_6">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05283" cy="2010546"/>
                    </a:xfrm>
                    <a:prstGeom prst="rect">
                      <a:avLst/>
                    </a:prstGeom>
                    <a:noFill/>
                    <a:ln>
                      <a:noFill/>
                    </a:ln>
                  </pic:spPr>
                </pic:pic>
              </a:graphicData>
            </a:graphic>
          </wp:inline>
        </w:drawing>
      </w:r>
    </w:p>
    <w:p w:rsidR="00E8598C" w:rsidRPr="00F9427A" w:rsidRDefault="00E8598C" w:rsidP="00155488">
      <w:pPr>
        <w:pStyle w:val="ListParagraph"/>
        <w:numPr>
          <w:ilvl w:val="0"/>
          <w:numId w:val="17"/>
        </w:numPr>
        <w:spacing w:line="26" w:lineRule="atLeast"/>
        <w:rPr>
          <w:rFonts w:cs="Times New Roman"/>
          <w:b/>
          <w:szCs w:val="26"/>
        </w:rPr>
      </w:pPr>
      <w:bookmarkStart w:id="2787" w:name="_Toc444810716"/>
      <w:bookmarkStart w:id="2788" w:name="_Toc475801506"/>
      <w:bookmarkStart w:id="2789" w:name="_Toc475999836"/>
      <w:r w:rsidRPr="00F9427A">
        <w:rPr>
          <w:rFonts w:cs="Times New Roman"/>
          <w:b/>
          <w:szCs w:val="26"/>
        </w:rPr>
        <w:t xml:space="preserve">Checkbox, Radio </w:t>
      </w:r>
      <w:r w:rsidR="00A5442C" w:rsidRPr="00F9427A">
        <w:rPr>
          <w:rFonts w:cs="Times New Roman"/>
          <w:b/>
          <w:szCs w:val="26"/>
        </w:rPr>
        <w:t>B</w:t>
      </w:r>
      <w:r w:rsidRPr="00F9427A">
        <w:rPr>
          <w:rFonts w:cs="Times New Roman"/>
          <w:b/>
          <w:szCs w:val="26"/>
        </w:rPr>
        <w:t>utton</w:t>
      </w:r>
      <w:bookmarkEnd w:id="2787"/>
      <w:bookmarkEnd w:id="2788"/>
      <w:bookmarkEnd w:id="2789"/>
    </w:p>
    <w:p w:rsidR="00E8598C" w:rsidRPr="000A6031" w:rsidRDefault="00E8598C" w:rsidP="00547EC1">
      <w:pPr>
        <w:spacing w:line="26" w:lineRule="atLeast"/>
        <w:ind w:firstLine="709"/>
        <w:rPr>
          <w:rFonts w:cs="Times New Roman"/>
          <w:szCs w:val="26"/>
        </w:rPr>
      </w:pPr>
      <w:r w:rsidRPr="000A6031">
        <w:rPr>
          <w:rFonts w:cs="Times New Roman"/>
          <w:szCs w:val="26"/>
        </w:rPr>
        <w:t>- CheckBox và RadioButton đều sử dụng chung 2 phương thức :</w:t>
      </w:r>
    </w:p>
    <w:p w:rsidR="00E8598C" w:rsidRPr="000A6031" w:rsidRDefault="00A5442C" w:rsidP="00547EC1">
      <w:pPr>
        <w:spacing w:line="26" w:lineRule="atLeast"/>
        <w:ind w:firstLine="709"/>
        <w:rPr>
          <w:rFonts w:cs="Times New Roman"/>
          <w:szCs w:val="26"/>
        </w:rPr>
      </w:pPr>
      <w:r w:rsidRPr="000A6031">
        <w:rPr>
          <w:rFonts w:cs="Times New Roman"/>
          <w:szCs w:val="26"/>
        </w:rPr>
        <w:t>1) P</w:t>
      </w:r>
      <w:r w:rsidR="00E8598C" w:rsidRPr="000A6031">
        <w:rPr>
          <w:rFonts w:cs="Times New Roman"/>
          <w:szCs w:val="26"/>
        </w:rPr>
        <w:t>hương thức </w:t>
      </w:r>
      <w:r w:rsidR="00E8598C" w:rsidRPr="000A6031">
        <w:rPr>
          <w:rFonts w:ascii="Consolas" w:hAnsi="Consolas" w:cs="Times New Roman"/>
          <w:szCs w:val="26"/>
        </w:rPr>
        <w:t>setChecked</w:t>
      </w:r>
      <w:r w:rsidR="007B4EAB">
        <w:rPr>
          <w:rFonts w:cs="Times New Roman"/>
          <w:szCs w:val="26"/>
        </w:rPr>
        <w:t xml:space="preserve">(): </w:t>
      </w:r>
      <w:r w:rsidR="00E8598C" w:rsidRPr="000A6031">
        <w:rPr>
          <w:rFonts w:cs="Times New Roman"/>
          <w:szCs w:val="26"/>
        </w:rPr>
        <w:t>, dùng để thiết lập checked. Nếu ta gọi </w:t>
      </w:r>
      <w:r w:rsidR="00E8598C" w:rsidRPr="000A6031">
        <w:rPr>
          <w:rFonts w:ascii="Consolas" w:hAnsi="Consolas" w:cs="Times New Roman"/>
          <w:szCs w:val="26"/>
        </w:rPr>
        <w:t>setChecked(true)</w:t>
      </w:r>
      <w:r w:rsidR="00E8598C" w:rsidRPr="000A6031">
        <w:rPr>
          <w:rFonts w:cs="Times New Roman"/>
          <w:szCs w:val="26"/>
        </w:rPr>
        <w:t>  tức là cho phép control được checked, còn gọi </w:t>
      </w:r>
      <w:r w:rsidR="00E8598C" w:rsidRPr="000A6031">
        <w:rPr>
          <w:rFonts w:ascii="Consolas" w:hAnsi="Consolas" w:cs="Times New Roman"/>
          <w:szCs w:val="26"/>
        </w:rPr>
        <w:t>setChecked(false)</w:t>
      </w:r>
      <w:r w:rsidR="00E8598C" w:rsidRPr="000A6031">
        <w:rPr>
          <w:rFonts w:cs="Times New Roman"/>
          <w:szCs w:val="26"/>
        </w:rPr>
        <w:t xml:space="preserve"> thì control sẽ bị unchecked.</w:t>
      </w:r>
    </w:p>
    <w:p w:rsidR="00E8598C" w:rsidRPr="000A6031" w:rsidRDefault="00A5442C" w:rsidP="00547EC1">
      <w:pPr>
        <w:spacing w:line="26" w:lineRule="atLeast"/>
        <w:ind w:firstLine="709"/>
        <w:rPr>
          <w:rFonts w:cs="Times New Roman"/>
          <w:szCs w:val="26"/>
        </w:rPr>
      </w:pPr>
      <w:r w:rsidRPr="000A6031">
        <w:rPr>
          <w:rFonts w:cs="Times New Roman"/>
          <w:szCs w:val="26"/>
        </w:rPr>
        <w:t>2) P</w:t>
      </w:r>
      <w:r w:rsidR="00E8598C" w:rsidRPr="000A6031">
        <w:rPr>
          <w:rFonts w:cs="Times New Roman"/>
          <w:szCs w:val="26"/>
        </w:rPr>
        <w:t>hương thức </w:t>
      </w:r>
      <w:r w:rsidR="00E8598C" w:rsidRPr="000A6031">
        <w:rPr>
          <w:rFonts w:ascii="Consolas" w:hAnsi="Consolas" w:cs="Times New Roman"/>
          <w:szCs w:val="26"/>
        </w:rPr>
        <w:t>isChecked</w:t>
      </w:r>
      <w:r w:rsidR="00E8598C" w:rsidRPr="000A6031">
        <w:rPr>
          <w:rFonts w:cs="Times New Roman"/>
          <w:szCs w:val="26"/>
        </w:rPr>
        <w:t>, kiểm tra xem control có được checked hay không. Nếu có checked thì trả về</w:t>
      </w:r>
      <w:r w:rsidR="00E8598C" w:rsidRPr="000A6031">
        <w:rPr>
          <w:rStyle w:val="apple-converted-space"/>
          <w:rFonts w:cs="Times New Roman"/>
          <w:szCs w:val="26"/>
        </w:rPr>
        <w:t> </w:t>
      </w:r>
      <w:r w:rsidR="00E8598C" w:rsidRPr="00F9427A">
        <w:rPr>
          <w:rStyle w:val="Strong"/>
          <w:rFonts w:cs="Times New Roman"/>
          <w:b w:val="0"/>
          <w:szCs w:val="26"/>
        </w:rPr>
        <w:t>true</w:t>
      </w:r>
      <w:r w:rsidR="00E8598C" w:rsidRPr="000A6031">
        <w:rPr>
          <w:rStyle w:val="apple-converted-space"/>
          <w:rFonts w:cs="Times New Roman"/>
          <w:szCs w:val="26"/>
        </w:rPr>
        <w:t> </w:t>
      </w:r>
      <w:r w:rsidR="00E8598C" w:rsidRPr="000A6031">
        <w:rPr>
          <w:rFonts w:cs="Times New Roman"/>
          <w:szCs w:val="26"/>
        </w:rPr>
        <w:t>ngược lại trả về</w:t>
      </w:r>
      <w:r w:rsidR="00E8598C" w:rsidRPr="000A6031">
        <w:rPr>
          <w:rStyle w:val="apple-converted-space"/>
          <w:rFonts w:cs="Times New Roman"/>
          <w:szCs w:val="26"/>
        </w:rPr>
        <w:t> </w:t>
      </w:r>
      <w:r w:rsidR="00E8598C" w:rsidRPr="00F9427A">
        <w:rPr>
          <w:rStyle w:val="Strong"/>
          <w:rFonts w:cs="Times New Roman"/>
          <w:b w:val="0"/>
          <w:szCs w:val="26"/>
        </w:rPr>
        <w:t>false</w:t>
      </w:r>
    </w:p>
    <w:p w:rsidR="00E8598C" w:rsidRPr="000A6031" w:rsidRDefault="00E8598C" w:rsidP="00547EC1">
      <w:pPr>
        <w:spacing w:line="26" w:lineRule="atLeast"/>
        <w:ind w:firstLine="709"/>
        <w:rPr>
          <w:rFonts w:cs="Times New Roman"/>
          <w:szCs w:val="26"/>
        </w:rPr>
      </w:pPr>
      <w:r w:rsidRPr="000A6031">
        <w:rPr>
          <w:rFonts w:cs="Times New Roman"/>
          <w:szCs w:val="26"/>
        </w:rPr>
        <w:t>- Checkbox cho phép ta checked nhiều đối tượng,  còn RadioButton thì tại một thời điểm nó chỉ cho ta checked 1 đối tượng trong cùng một group mà thôi.</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Checkbox, ta cũng có thể thiết lập checked cho RadioButton bất kỳ trong XML:</w:t>
      </w: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41860F9" wp14:editId="364CEA01">
            <wp:extent cx="4191197" cy="3486150"/>
            <wp:effectExtent l="0" t="0" r="0" b="0"/>
            <wp:docPr id="46" name="Picture 46" descr="11_chk_rad_3">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99412" cy="3492983"/>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F13E8D" w:rsidP="00547EC1">
      <w:pPr>
        <w:spacing w:line="26" w:lineRule="atLeast"/>
        <w:ind w:firstLine="709"/>
        <w:rPr>
          <w:rFonts w:cs="Times New Roman"/>
          <w:szCs w:val="26"/>
        </w:rPr>
      </w:pPr>
      <w:r>
        <w:rPr>
          <w:rFonts w:cs="Times New Roman"/>
          <w:szCs w:val="26"/>
        </w:rPr>
        <w:lastRenderedPageBreak/>
        <w:t xml:space="preserve">- Nhìn vào hình trên </w:t>
      </w:r>
      <w:r w:rsidR="00E8598C" w:rsidRPr="000A6031">
        <w:rPr>
          <w:rFonts w:cs="Times New Roman"/>
          <w:szCs w:val="26"/>
        </w:rPr>
        <w:t>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6031" w:rsidRDefault="00E8598C" w:rsidP="00547EC1">
      <w:pPr>
        <w:spacing w:line="26" w:lineRule="atLeast"/>
        <w:ind w:firstLine="709"/>
        <w:rPr>
          <w:rFonts w:cs="Times New Roman"/>
          <w:szCs w:val="26"/>
        </w:rPr>
      </w:pPr>
      <w:r w:rsidRPr="000A6031">
        <w:rPr>
          <w:rFonts w:cs="Times New Roman"/>
          <w:szCs w:val="26"/>
        </w:rPr>
        <w:t>- Có 2 cách xử lý RadionButton nào được checked như sau:</w:t>
      </w:r>
    </w:p>
    <w:p w:rsidR="00C47AB2" w:rsidRDefault="00E8598C" w:rsidP="00C47AB2">
      <w:pPr>
        <w:spacing w:line="26" w:lineRule="atLeast"/>
        <w:ind w:firstLine="709"/>
        <w:rPr>
          <w:rFonts w:cs="Times New Roman"/>
          <w:szCs w:val="26"/>
        </w:rPr>
      </w:pPr>
      <w:r w:rsidRPr="00C47AB2">
        <w:rPr>
          <w:rStyle w:val="Strong"/>
          <w:rFonts w:cs="Times New Roman"/>
          <w:b w:val="0"/>
          <w:szCs w:val="26"/>
        </w:rPr>
        <w:t>Cách 1</w:t>
      </w:r>
      <w:r w:rsidRPr="000A6031">
        <w:rPr>
          <w:rStyle w:val="Strong"/>
          <w:rFonts w:cs="Times New Roman"/>
          <w:szCs w:val="26"/>
        </w:rPr>
        <w:t>:</w:t>
      </w:r>
      <w:r w:rsidRPr="000A6031">
        <w:rPr>
          <w:rStyle w:val="apple-converted-space"/>
          <w:rFonts w:cs="Times New Roman"/>
          <w:szCs w:val="26"/>
        </w:rPr>
        <w:t> </w:t>
      </w:r>
      <w:r w:rsidRPr="000A6031">
        <w:rPr>
          <w:rFonts w:cs="Times New Roman"/>
          <w:szCs w:val="26"/>
        </w:rPr>
        <w:t>Dựa vào RadioGroup để biết chính xác Id của RadioButton nào được checked. Dựa vào Id này ta sẽ xử lý đúng nghiệp vụ:</w:t>
      </w:r>
    </w:p>
    <w:p w:rsidR="00C47AB2" w:rsidRDefault="00C47AB2" w:rsidP="00C47AB2">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FB9EF05" wp14:editId="5B1377AB">
            <wp:extent cx="4919427" cy="2057400"/>
            <wp:effectExtent l="0" t="0" r="0" b="0"/>
            <wp:docPr id="45" name="Picture 45" descr="11_chk_rad_5">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16"/>
                    </pic:cNvPr>
                    <pic:cNvPicPr>
                      <a:picLocks noChangeAspect="1" noChangeArrowheads="1"/>
                    </pic:cNvPicPr>
                  </pic:nvPicPr>
                  <pic:blipFill rotWithShape="1">
                    <a:blip r:embed="rId117">
                      <a:extLst>
                        <a:ext uri="{28A0092B-C50C-407E-A947-70E740481C1C}">
                          <a14:useLocalDpi xmlns:a14="http://schemas.microsoft.com/office/drawing/2010/main" val="0"/>
                        </a:ext>
                      </a:extLst>
                    </a:blip>
                    <a:srcRect l="814" t="1877" r="990" b="3262"/>
                    <a:stretch/>
                  </pic:blipFill>
                  <pic:spPr bwMode="auto">
                    <a:xfrm>
                      <a:off x="0" y="0"/>
                      <a:ext cx="4922391" cy="2058640"/>
                    </a:xfrm>
                    <a:prstGeom prst="rect">
                      <a:avLst/>
                    </a:prstGeom>
                    <a:noFill/>
                    <a:ln>
                      <a:noFill/>
                    </a:ln>
                    <a:extLst>
                      <a:ext uri="{53640926-AAD7-44D8-BBD7-CCE9431645EC}">
                        <a14:shadowObscured xmlns:a14="http://schemas.microsoft.com/office/drawing/2010/main"/>
                      </a:ext>
                    </a:extLst>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Như hình trên, hàm</w:t>
      </w:r>
      <w:r w:rsidRPr="000A6031">
        <w:rPr>
          <w:rStyle w:val="apple-converted-space"/>
          <w:rFonts w:cs="Times New Roman"/>
          <w:szCs w:val="26"/>
        </w:rPr>
        <w:t> </w:t>
      </w:r>
      <w:r w:rsidRPr="00C47AB2">
        <w:rPr>
          <w:rStyle w:val="Strong"/>
          <w:rFonts w:ascii="Courier New" w:hAnsi="Courier New" w:cs="Courier New"/>
          <w:b w:val="0"/>
          <w:szCs w:val="26"/>
        </w:rPr>
        <w:t>getCheckedRadioButtonId</w:t>
      </w:r>
      <w:r w:rsidR="007B4EAB">
        <w:rPr>
          <w:rFonts w:cs="Times New Roman"/>
          <w:szCs w:val="26"/>
        </w:rPr>
        <w:t xml:space="preserve">(): </w:t>
      </w:r>
      <w:r w:rsidRPr="000A6031">
        <w:rPr>
          <w:rFonts w:cs="Times New Roman"/>
          <w:szCs w:val="26"/>
        </w:rPr>
        <w:t xml:space="preserve"> : hàm này trả về Id của RadioButton nằm trong RadioGroup 1 được checked. Dựa vào Id này so sánh để biết được trên giao diện người sử dụng đang checked lựa chọn nào.</w:t>
      </w:r>
    </w:p>
    <w:p w:rsidR="00E8598C" w:rsidRDefault="00E8598C" w:rsidP="00547EC1">
      <w:pPr>
        <w:spacing w:line="26" w:lineRule="atLeast"/>
        <w:ind w:firstLine="709"/>
        <w:rPr>
          <w:rFonts w:cs="Times New Roman"/>
          <w:szCs w:val="26"/>
        </w:rPr>
      </w:pPr>
      <w:r w:rsidRPr="00C47AB2">
        <w:rPr>
          <w:rStyle w:val="Strong"/>
          <w:rFonts w:cs="Times New Roman"/>
          <w:b w:val="0"/>
          <w:szCs w:val="26"/>
        </w:rPr>
        <w:t>Cách 2:</w:t>
      </w:r>
      <w:r w:rsidRPr="000A6031">
        <w:rPr>
          <w:rStyle w:val="apple-converted-space"/>
          <w:rFonts w:cs="Times New Roman"/>
          <w:szCs w:val="26"/>
        </w:rPr>
        <w:t> </w:t>
      </w:r>
      <w:r w:rsidRPr="000A6031">
        <w:rPr>
          <w:rFonts w:cs="Times New Roman"/>
          <w:szCs w:val="26"/>
        </w:rPr>
        <w:t>Kiểm tra trực tiếp RadioButton đó có được checked hay không?</w:t>
      </w:r>
    </w:p>
    <w:p w:rsidR="00C47AB2" w:rsidRPr="000A6031" w:rsidRDefault="00C47AB2" w:rsidP="00547EC1">
      <w:pPr>
        <w:spacing w:line="26" w:lineRule="atLeast"/>
        <w:ind w:firstLine="709"/>
        <w:rPr>
          <w:rFonts w:cs="Times New Roman"/>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4E2C7B2" wp14:editId="5B13B2B5">
            <wp:extent cx="5233232" cy="1162050"/>
            <wp:effectExtent l="0" t="0" r="5715" b="0"/>
            <wp:docPr id="44" name="Picture 44" descr="11_chk_rad_6">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34194" cy="1162264"/>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Cả 2 cách trên đều có cùng chung một mục đích chỉ là kỹ thuật xử lý khác nhau, tương tự để xóa bỏ checked trong group, ta dùng lệnh:</w:t>
      </w:r>
    </w:p>
    <w:p w:rsidR="00E8598C" w:rsidRPr="00C47AB2" w:rsidRDefault="00E8598C" w:rsidP="00547EC1">
      <w:pPr>
        <w:spacing w:line="26" w:lineRule="atLeast"/>
        <w:ind w:firstLine="709"/>
        <w:rPr>
          <w:rFonts w:ascii="Courier New" w:hAnsi="Courier New" w:cs="Courier New"/>
          <w:b/>
          <w:szCs w:val="26"/>
        </w:rPr>
      </w:pPr>
      <w:r w:rsidRPr="00C47AB2">
        <w:rPr>
          <w:rStyle w:val="Strong"/>
          <w:rFonts w:ascii="Courier New" w:hAnsi="Courier New" w:cs="Courier New"/>
          <w:b w:val="0"/>
          <w:szCs w:val="26"/>
        </w:rPr>
        <w:t>group</w:t>
      </w:r>
      <w:r w:rsidRPr="00C47AB2">
        <w:rPr>
          <w:rFonts w:ascii="Courier New" w:hAnsi="Courier New" w:cs="Courier New"/>
          <w:b/>
          <w:szCs w:val="26"/>
        </w:rPr>
        <w:t>.</w:t>
      </w:r>
      <w:r w:rsidRPr="00C47AB2">
        <w:rPr>
          <w:rFonts w:ascii="Courier New" w:hAnsi="Courier New" w:cs="Courier New"/>
          <w:szCs w:val="26"/>
        </w:rPr>
        <w:t>clearChecked</w:t>
      </w:r>
      <w:r w:rsidR="007B4EAB">
        <w:rPr>
          <w:rFonts w:ascii="Courier New" w:hAnsi="Courier New" w:cs="Courier New"/>
          <w:szCs w:val="26"/>
        </w:rPr>
        <w:t xml:space="preserve">(): </w:t>
      </w:r>
      <w:r w:rsidRPr="00C47AB2">
        <w:rPr>
          <w:rFonts w:ascii="Courier New" w:hAnsi="Courier New" w:cs="Courier New"/>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với</w:t>
      </w:r>
      <w:r w:rsidRPr="000A6031">
        <w:rPr>
          <w:rStyle w:val="apple-converted-space"/>
          <w:rFonts w:cs="Times New Roman"/>
          <w:szCs w:val="26"/>
        </w:rPr>
        <w:t> </w:t>
      </w:r>
      <w:r w:rsidRPr="00C47AB2">
        <w:rPr>
          <w:rStyle w:val="Strong"/>
          <w:rFonts w:cs="Times New Roman"/>
          <w:b w:val="0"/>
          <w:szCs w:val="26"/>
        </w:rPr>
        <w:t>group</w:t>
      </w:r>
      <w:r w:rsidRPr="000A6031">
        <w:rPr>
          <w:rStyle w:val="apple-converted-space"/>
          <w:rFonts w:cs="Times New Roman"/>
          <w:szCs w:val="26"/>
        </w:rPr>
        <w:t> </w:t>
      </w:r>
      <w:r w:rsidRPr="000A6031">
        <w:rPr>
          <w:rFonts w:cs="Times New Roman"/>
          <w:szCs w:val="26"/>
        </w:rPr>
        <w:t>là đối tượng RadioGroup.</w:t>
      </w:r>
    </w:p>
    <w:p w:rsidR="00E8598C" w:rsidRPr="000A6031" w:rsidRDefault="00E8598C" w:rsidP="00547EC1">
      <w:pPr>
        <w:spacing w:line="26" w:lineRule="atLeast"/>
        <w:ind w:firstLine="709"/>
        <w:rPr>
          <w:rFonts w:cs="Times New Roman"/>
          <w:szCs w:val="26"/>
        </w:rPr>
      </w:pPr>
      <w:bookmarkStart w:id="2790" w:name="_Toc444810717"/>
      <w:bookmarkStart w:id="2791" w:name="_Toc475801507"/>
      <w:bookmarkStart w:id="2792" w:name="_Toc475999837"/>
      <w:r w:rsidRPr="000A6031">
        <w:rPr>
          <w:rFonts w:cs="Times New Roman"/>
          <w:szCs w:val="26"/>
        </w:rPr>
        <w:t>Vẽ giao diện nâng cao và lập trình sự kiện trong android</w:t>
      </w:r>
      <w:bookmarkEnd w:id="2790"/>
      <w:bookmarkEnd w:id="2791"/>
      <w:bookmarkEnd w:id="2792"/>
    </w:p>
    <w:p w:rsidR="00E8598C" w:rsidRDefault="00E8598C" w:rsidP="00547EC1">
      <w:pPr>
        <w:spacing w:line="26" w:lineRule="atLeast"/>
        <w:ind w:firstLine="709"/>
        <w:rPr>
          <w:rFonts w:cs="Times New Roman"/>
          <w:szCs w:val="26"/>
        </w:rPr>
      </w:pPr>
      <w:bookmarkStart w:id="2793" w:name="_Toc444810718"/>
      <w:bookmarkStart w:id="2794" w:name="_Toc475801508"/>
      <w:bookmarkStart w:id="2795" w:name="_Toc475999838"/>
      <w:r w:rsidRPr="000A6031">
        <w:rPr>
          <w:rFonts w:cs="Times New Roman"/>
          <w:szCs w:val="26"/>
        </w:rPr>
        <w:t>Listview, Gridview và lập trình sự kiện</w:t>
      </w:r>
      <w:bookmarkEnd w:id="2793"/>
      <w:bookmarkEnd w:id="2794"/>
      <w:bookmarkEnd w:id="2795"/>
    </w:p>
    <w:p w:rsidR="00C47AB2" w:rsidRPr="000A6031" w:rsidRDefault="00C47AB2" w:rsidP="00547EC1">
      <w:pPr>
        <w:spacing w:line="26" w:lineRule="atLeast"/>
        <w:ind w:firstLine="709"/>
        <w:rPr>
          <w:rFonts w:cs="Times New Roman"/>
          <w:szCs w:val="26"/>
        </w:rPr>
      </w:pPr>
    </w:p>
    <w:p w:rsidR="00E8598C" w:rsidRDefault="00E8598C" w:rsidP="00155488">
      <w:pPr>
        <w:pStyle w:val="ListParagraph"/>
        <w:numPr>
          <w:ilvl w:val="0"/>
          <w:numId w:val="17"/>
        </w:numPr>
        <w:spacing w:line="26" w:lineRule="atLeast"/>
        <w:rPr>
          <w:rFonts w:cs="Times New Roman"/>
          <w:b/>
          <w:szCs w:val="26"/>
        </w:rPr>
      </w:pPr>
      <w:r w:rsidRPr="00C47AB2">
        <w:rPr>
          <w:rFonts w:cs="Times New Roman"/>
          <w:b/>
          <w:szCs w:val="26"/>
        </w:rPr>
        <w:t>Xây dựng Listview</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hiển thị một danh sách dữ liệu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lastRenderedPageBreak/>
        <w:t>Thường là các view có cùng dạng layout đặt liền nhau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Dùng để hiển thị nhiều dữ liệu có cùng kiểu</w:t>
      </w:r>
      <w:r w:rsidR="00C47AB2">
        <w:rPr>
          <w:rFonts w:cs="Times New Roman"/>
          <w:szCs w:val="26"/>
        </w:rPr>
        <w:t>.</w:t>
      </w:r>
    </w:p>
    <w:p w:rsidR="00E8598C"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Số lượng các row trong list được cố đinh bởi dữ liệu được truyền vào và loại thông tin thể hiện</w:t>
      </w:r>
      <w:r w:rsidR="00C47AB2">
        <w:rPr>
          <w:rFonts w:cs="Times New Roman"/>
          <w:szCs w:val="26"/>
        </w:rPr>
        <w:t>.</w:t>
      </w:r>
    </w:p>
    <w:p w:rsidR="00C47AB2" w:rsidRPr="00C47AB2" w:rsidRDefault="00E8598C" w:rsidP="00155488">
      <w:pPr>
        <w:pStyle w:val="ListParagraph"/>
        <w:numPr>
          <w:ilvl w:val="0"/>
          <w:numId w:val="19"/>
        </w:numPr>
        <w:spacing w:line="26" w:lineRule="atLeast"/>
        <w:rPr>
          <w:rFonts w:cs="Times New Roman"/>
          <w:szCs w:val="26"/>
        </w:rPr>
      </w:pPr>
      <w:r w:rsidRPr="00C47AB2">
        <w:rPr>
          <w:rFonts w:cs="Times New Roman"/>
          <w:szCs w:val="26"/>
        </w:rPr>
        <w:t>Có các thuộc tính cơ bản của mộ</w:t>
      </w:r>
      <w:r w:rsidR="00C47AB2">
        <w:rPr>
          <w:rFonts w:cs="Times New Roman"/>
          <w:szCs w:val="26"/>
        </w:rPr>
        <w:t>t View.</w:t>
      </w:r>
    </w:p>
    <w:p w:rsidR="00E8598C" w:rsidRPr="00C47AB2" w:rsidRDefault="00E8598C" w:rsidP="00155488">
      <w:pPr>
        <w:pStyle w:val="ListParagraph"/>
        <w:numPr>
          <w:ilvl w:val="0"/>
          <w:numId w:val="18"/>
        </w:numPr>
        <w:spacing w:line="26" w:lineRule="atLeast"/>
        <w:rPr>
          <w:rFonts w:cs="Times New Roman"/>
          <w:szCs w:val="26"/>
        </w:rPr>
      </w:pPr>
      <w:r w:rsidRPr="00C47AB2">
        <w:rPr>
          <w:rFonts w:cs="Times New Roman"/>
          <w:bCs/>
          <w:szCs w:val="26"/>
        </w:rPr>
        <w:t>Một số thuộc tính cơ bản</w:t>
      </w:r>
      <w:r w:rsidR="00C47AB2">
        <w:rPr>
          <w:rFonts w:cs="Times New Roman"/>
          <w:bCs/>
          <w:szCs w:val="26"/>
        </w:rPr>
        <w:t>:</w:t>
      </w:r>
    </w:p>
    <w:p w:rsidR="00C47AB2" w:rsidRPr="00C47AB2" w:rsidRDefault="00E8598C" w:rsidP="00C47AB2">
      <w:pPr>
        <w:spacing w:line="26" w:lineRule="atLeast"/>
        <w:rPr>
          <w:rFonts w:cs="Times New Roman"/>
          <w:szCs w:val="26"/>
        </w:rPr>
      </w:pPr>
      <w:r w:rsidRPr="00C47AB2">
        <w:rPr>
          <w:rFonts w:cs="Times New Roman"/>
          <w:szCs w:val="26"/>
        </w:rPr>
        <w:t>Truyền dữ liệu vào listview với các view đã được khai báo</w:t>
      </w:r>
      <w:r w:rsidR="00C47AB2">
        <w:rPr>
          <w:rFonts w:cs="Times New Roman"/>
          <w:szCs w:val="26"/>
        </w:rPr>
        <w:t xml:space="preserve">: </w:t>
      </w:r>
      <w:r w:rsidRPr="00C47AB2">
        <w:t>setAdapter(adapter);</w:t>
      </w:r>
    </w:p>
    <w:p w:rsidR="00C47AB2" w:rsidRPr="00C47AB2" w:rsidRDefault="00E8598C" w:rsidP="00C47AB2">
      <w:pPr>
        <w:spacing w:line="26" w:lineRule="atLeast"/>
        <w:ind w:left="1069"/>
        <w:rPr>
          <w:rFonts w:cs="Times New Roman"/>
          <w:szCs w:val="26"/>
        </w:rPr>
      </w:pPr>
      <w:r w:rsidRPr="00C47AB2">
        <w:rPr>
          <w:szCs w:val="26"/>
        </w:rPr>
        <w:t>Tạo  adapter</w:t>
      </w:r>
      <w:r w:rsidR="00C47AB2">
        <w:rPr>
          <w:szCs w:val="26"/>
        </w:rPr>
        <w:t xml:space="preserve">: </w:t>
      </w:r>
      <w:r w:rsidRPr="00C47AB2">
        <w:t>New ArrayAdapter&lt;Object&gt;;</w:t>
      </w:r>
    </w:p>
    <w:p w:rsidR="00C47AB2" w:rsidRDefault="00E8598C" w:rsidP="00C47AB2">
      <w:pPr>
        <w:spacing w:line="26" w:lineRule="atLeast"/>
        <w:ind w:left="1069"/>
        <w:rPr>
          <w:rFonts w:cs="Times New Roman"/>
          <w:szCs w:val="26"/>
        </w:rPr>
      </w:pPr>
      <w:r w:rsidRPr="00C47AB2">
        <w:rPr>
          <w:rFonts w:cs="Times New Roman"/>
          <w:szCs w:val="26"/>
        </w:rPr>
        <w:t>Hiển thị hay không hiển thị</w:t>
      </w:r>
      <w:r w:rsidR="00C47AB2">
        <w:rPr>
          <w:rFonts w:cs="Times New Roman"/>
          <w:szCs w:val="26"/>
        </w:rPr>
        <w:t xml:space="preserve">: </w:t>
      </w:r>
      <w:r w:rsidRPr="00C47AB2">
        <w:t>setVisibility(View.</w:t>
      </w:r>
      <w:r w:rsidRPr="00C47AB2">
        <w:rPr>
          <w:i/>
          <w:iCs/>
        </w:rPr>
        <w:t>VISIBLE);</w:t>
      </w:r>
    </w:p>
    <w:p w:rsidR="00C47AB2" w:rsidRDefault="00C47AB2" w:rsidP="00C47AB2">
      <w:pPr>
        <w:spacing w:line="26" w:lineRule="atLeast"/>
        <w:ind w:left="1069"/>
        <w:rPr>
          <w:rFonts w:cs="Times New Roman"/>
          <w:szCs w:val="26"/>
        </w:rPr>
      </w:pPr>
    </w:p>
    <w:p w:rsidR="00E8598C" w:rsidRPr="00C47AB2" w:rsidRDefault="005A38AA" w:rsidP="00C47AB2">
      <w:pPr>
        <w:spacing w:line="26" w:lineRule="atLeast"/>
        <w:ind w:left="1069"/>
        <w:jc w:val="center"/>
        <w:rPr>
          <w:rFonts w:cs="Times New Roman"/>
          <w:szCs w:val="26"/>
        </w:rPr>
      </w:pPr>
      <w:r w:rsidRPr="000A6031">
        <w:rPr>
          <w:rFonts w:ascii="Consolas" w:hAnsi="Consolas" w:cs="Times New Roman"/>
          <w:i/>
          <w:iCs/>
          <w:noProof/>
          <w:szCs w:val="26"/>
          <w:lang w:eastAsia="en-US"/>
        </w:rPr>
        <w:drawing>
          <wp:anchor distT="0" distB="0" distL="114300" distR="114300" simplePos="0" relativeHeight="251667456" behindDoc="0" locked="0" layoutInCell="1" allowOverlap="1" wp14:anchorId="1DBBA8B1" wp14:editId="43434719">
            <wp:simplePos x="0" y="0"/>
            <wp:positionH relativeFrom="margin">
              <wp:posOffset>1672590</wp:posOffset>
            </wp:positionH>
            <wp:positionV relativeFrom="paragraph">
              <wp:posOffset>0</wp:posOffset>
            </wp:positionV>
            <wp:extent cx="2705100" cy="3762375"/>
            <wp:effectExtent l="0" t="0" r="0" b="9525"/>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05100" cy="3762375"/>
                    </a:xfrm>
                    <a:prstGeom prst="rect">
                      <a:avLst/>
                    </a:prstGeom>
                    <a:noFill/>
                    <a:ln>
                      <a:noFill/>
                    </a:ln>
                    <a:extLst/>
                  </pic:spPr>
                </pic:pic>
              </a:graphicData>
            </a:graphic>
          </wp:anchor>
        </w:drawing>
      </w:r>
    </w:p>
    <w:p w:rsidR="005A38AA" w:rsidRPr="00C47AB2" w:rsidRDefault="005A38AA" w:rsidP="00C47AB2">
      <w:pPr>
        <w:spacing w:line="26" w:lineRule="atLeast"/>
        <w:ind w:firstLine="709"/>
        <w:jc w:val="center"/>
        <w:rPr>
          <w:rFonts w:cs="Times New Roman"/>
          <w:szCs w:val="26"/>
        </w:rPr>
      </w:pPr>
      <w:r w:rsidRPr="000A6031">
        <w:rPr>
          <w:rFonts w:cs="Times New Roman"/>
          <w:szCs w:val="26"/>
        </w:rPr>
        <w:t xml:space="preserve">Hình 1.14: Minh họa khi </w:t>
      </w:r>
      <w:r w:rsidRPr="000A6031">
        <w:rPr>
          <w:rStyle w:val="Strong"/>
          <w:rFonts w:cs="Times New Roman"/>
          <w:b w:val="0"/>
          <w:szCs w:val="26"/>
        </w:rPr>
        <w:t xml:space="preserve">sử dụng </w:t>
      </w:r>
      <w:r w:rsidRPr="00562C29">
        <w:rPr>
          <w:rFonts w:cs="Times New Roman"/>
          <w:szCs w:val="26"/>
        </w:rPr>
        <w:t>Listview</w:t>
      </w:r>
    </w:p>
    <w:p w:rsidR="00E8598C" w:rsidRPr="000A6031" w:rsidRDefault="00E8598C" w:rsidP="00547EC1">
      <w:pPr>
        <w:spacing w:line="26" w:lineRule="atLeast"/>
        <w:ind w:firstLine="709"/>
        <w:rPr>
          <w:rFonts w:cs="Times New Roman"/>
          <w:szCs w:val="26"/>
        </w:rPr>
      </w:pPr>
    </w:p>
    <w:p w:rsidR="00E8598C" w:rsidRPr="00C47AB2" w:rsidRDefault="00E8598C" w:rsidP="00155488">
      <w:pPr>
        <w:pStyle w:val="ListParagraph"/>
        <w:numPr>
          <w:ilvl w:val="0"/>
          <w:numId w:val="17"/>
        </w:numPr>
        <w:spacing w:line="26" w:lineRule="atLeast"/>
        <w:rPr>
          <w:rFonts w:cs="Times New Roman"/>
          <w:b/>
          <w:szCs w:val="26"/>
        </w:rPr>
      </w:pPr>
      <w:bookmarkStart w:id="2796" w:name="OLE_LINK1"/>
      <w:bookmarkStart w:id="2797" w:name="OLE_LINK2"/>
      <w:r w:rsidRPr="00C47AB2">
        <w:rPr>
          <w:rFonts w:cs="Times New Roman"/>
          <w:b/>
          <w:szCs w:val="26"/>
        </w:rPr>
        <w:t>Xây dựng GridView</w:t>
      </w:r>
    </w:p>
    <w:bookmarkEnd w:id="2796"/>
    <w:bookmarkEnd w:id="2797"/>
    <w:p w:rsidR="00E8598C" w:rsidRPr="00562C29" w:rsidRDefault="00E8598C" w:rsidP="00562C29">
      <w:pPr>
        <w:spacing w:line="26" w:lineRule="atLeast"/>
        <w:ind w:left="1069" w:firstLine="11"/>
        <w:rPr>
          <w:rFonts w:cs="Times New Roman"/>
          <w:szCs w:val="26"/>
        </w:rPr>
      </w:pPr>
      <w:r w:rsidRPr="00562C29">
        <w:rPr>
          <w:rFonts w:cs="Times New Roman"/>
          <w:szCs w:val="26"/>
        </w:rPr>
        <w:t>Dùng hiển thị một danh sách dữ liệu theo dạng hình lưới</w:t>
      </w:r>
    </w:p>
    <w:p w:rsidR="00E8598C" w:rsidRPr="00562C29" w:rsidRDefault="00E8598C" w:rsidP="00562C29">
      <w:pPr>
        <w:spacing w:line="26" w:lineRule="atLeast"/>
        <w:ind w:left="720" w:firstLine="349"/>
        <w:rPr>
          <w:rFonts w:cs="Times New Roman"/>
          <w:szCs w:val="26"/>
        </w:rPr>
      </w:pPr>
      <w:r w:rsidRPr="00562C29">
        <w:rPr>
          <w:rFonts w:cs="Times New Roman"/>
          <w:szCs w:val="26"/>
        </w:rPr>
        <w:t>Thường là các view có cùng dạng layout đặt liền nhau theo chiều ngang và chiều dọc</w:t>
      </w:r>
    </w:p>
    <w:p w:rsidR="00E8598C" w:rsidRPr="00562C29" w:rsidRDefault="00E8598C" w:rsidP="00562C29">
      <w:pPr>
        <w:spacing w:line="26" w:lineRule="atLeast"/>
        <w:ind w:left="720" w:firstLine="349"/>
        <w:rPr>
          <w:rFonts w:cs="Times New Roman"/>
          <w:szCs w:val="26"/>
        </w:rPr>
      </w:pPr>
      <w:r w:rsidRPr="00562C29">
        <w:rPr>
          <w:rFonts w:cs="Times New Roman"/>
          <w:szCs w:val="26"/>
        </w:rPr>
        <w:t>Dùng để hiển thị nhiều dữ liệu có cùng kiểu (thường được sử dụng để làm phần hiển thị chính của ứng dụng - Main )</w:t>
      </w:r>
    </w:p>
    <w:p w:rsidR="00E8598C" w:rsidRPr="00562C29" w:rsidRDefault="00E8598C" w:rsidP="00562C29">
      <w:pPr>
        <w:spacing w:line="26" w:lineRule="atLeast"/>
        <w:ind w:left="720" w:firstLine="349"/>
        <w:rPr>
          <w:rFonts w:cs="Times New Roman"/>
          <w:szCs w:val="26"/>
        </w:rPr>
      </w:pPr>
      <w:r w:rsidRPr="00562C29">
        <w:rPr>
          <w:rFonts w:cs="Times New Roman"/>
          <w:szCs w:val="26"/>
        </w:rPr>
        <w:t>Số lượng các row trong Grid được cố đinh bởi dữ liệu được truyền vào và loại thông tin thể hiện</w:t>
      </w:r>
    </w:p>
    <w:p w:rsidR="00E8598C" w:rsidRPr="00562C29" w:rsidRDefault="00E8598C" w:rsidP="00562C29">
      <w:pPr>
        <w:spacing w:line="26" w:lineRule="atLeast"/>
        <w:ind w:left="1058" w:firstLine="11"/>
        <w:rPr>
          <w:rFonts w:cs="Times New Roman"/>
          <w:szCs w:val="26"/>
        </w:rPr>
      </w:pPr>
      <w:r w:rsidRPr="00562C29">
        <w:rPr>
          <w:rFonts w:cs="Times New Roman"/>
          <w:szCs w:val="26"/>
        </w:rPr>
        <w:lastRenderedPageBreak/>
        <w:t xml:space="preserve">Có đủ thuộc tính cơ bản của một View </w:t>
      </w:r>
    </w:p>
    <w:p w:rsidR="00E8598C" w:rsidRPr="00562C29" w:rsidRDefault="00E8598C" w:rsidP="00155488">
      <w:pPr>
        <w:pStyle w:val="ListParagraph"/>
        <w:numPr>
          <w:ilvl w:val="0"/>
          <w:numId w:val="18"/>
        </w:numPr>
        <w:spacing w:line="26" w:lineRule="atLeast"/>
        <w:rPr>
          <w:rFonts w:cs="Times New Roman"/>
          <w:szCs w:val="26"/>
        </w:rPr>
      </w:pPr>
      <w:r w:rsidRPr="00562C29">
        <w:rPr>
          <w:rFonts w:cs="Times New Roman"/>
          <w:bCs/>
          <w:szCs w:val="26"/>
        </w:rPr>
        <w:t>Một số thuộc tính cơ bản</w:t>
      </w:r>
      <w:r w:rsidR="00562C29">
        <w:rPr>
          <w:rFonts w:cs="Times New Roman"/>
          <w:bCs/>
          <w:szCs w:val="26"/>
        </w:rPr>
        <w:t>:</w:t>
      </w:r>
    </w:p>
    <w:p w:rsidR="00E8598C" w:rsidRPr="000A6031" w:rsidRDefault="00E8598C" w:rsidP="00562C29">
      <w:pPr>
        <w:spacing w:line="26" w:lineRule="atLeast"/>
        <w:ind w:left="349"/>
        <w:rPr>
          <w:rFonts w:cs="Times New Roman"/>
          <w:szCs w:val="26"/>
        </w:rPr>
      </w:pPr>
      <w:r w:rsidRPr="000A6031">
        <w:rPr>
          <w:rFonts w:cs="Times New Roman"/>
          <w:szCs w:val="26"/>
        </w:rPr>
        <w:t>Truyền dữ liệu vào gridview với các view đã được khai báo</w:t>
      </w:r>
    </w:p>
    <w:p w:rsidR="00E8598C" w:rsidRPr="000A6031" w:rsidRDefault="00E8598C" w:rsidP="00B07DBF">
      <w:pPr>
        <w:spacing w:line="26" w:lineRule="atLeast"/>
        <w:ind w:left="349" w:firstLine="709"/>
        <w:rPr>
          <w:rFonts w:ascii="Consolas" w:hAnsi="Consolas" w:cs="Times New Roman"/>
          <w:szCs w:val="26"/>
        </w:rPr>
      </w:pPr>
      <w:r w:rsidRPr="000A6031">
        <w:rPr>
          <w:rFonts w:ascii="Consolas" w:hAnsi="Consolas" w:cs="Times New Roman"/>
          <w:szCs w:val="26"/>
        </w:rPr>
        <w:t>setAdapter(adapter);</w:t>
      </w:r>
    </w:p>
    <w:p w:rsidR="00E8598C" w:rsidRPr="000A6031" w:rsidRDefault="00E8598C" w:rsidP="00B07DBF">
      <w:pPr>
        <w:spacing w:line="26" w:lineRule="atLeast"/>
        <w:ind w:left="349" w:firstLine="709"/>
        <w:rPr>
          <w:szCs w:val="26"/>
        </w:rPr>
      </w:pPr>
      <w:r w:rsidRPr="000A6031">
        <w:rPr>
          <w:szCs w:val="26"/>
        </w:rPr>
        <w:t>Tạo  adapter</w:t>
      </w:r>
    </w:p>
    <w:p w:rsidR="00E8598C" w:rsidRPr="000A6031" w:rsidRDefault="00B07DBF" w:rsidP="00B07DBF">
      <w:pPr>
        <w:pStyle w:val="phongcode"/>
      </w:pPr>
      <w:r>
        <w:t>n</w:t>
      </w:r>
      <w:r w:rsidR="00E8598C" w:rsidRPr="000A6031">
        <w:t>ew ArrayAdapter&lt;Object&gt;;</w:t>
      </w:r>
    </w:p>
    <w:p w:rsidR="005A38AA" w:rsidRPr="000A6031" w:rsidRDefault="00E8598C" w:rsidP="00547EC1">
      <w:pPr>
        <w:spacing w:line="26" w:lineRule="atLeast"/>
        <w:ind w:firstLine="709"/>
        <w:rPr>
          <w:rFonts w:cs="Times New Roman"/>
          <w:szCs w:val="26"/>
        </w:rPr>
      </w:pPr>
      <w:r w:rsidRPr="000A6031">
        <w:rPr>
          <w:rFonts w:cs="Times New Roman"/>
          <w:szCs w:val="26"/>
        </w:rPr>
        <w:t>Hiển thị hay không hiển thị</w:t>
      </w:r>
    </w:p>
    <w:p w:rsidR="00E8598C" w:rsidRPr="000A6031" w:rsidRDefault="00E8598C" w:rsidP="00B07DBF">
      <w:pPr>
        <w:pStyle w:val="phongcode"/>
      </w:pPr>
      <w:r w:rsidRPr="000A6031">
        <w:t>setVisibility(View.</w:t>
      </w:r>
      <w:r w:rsidRPr="000A6031">
        <w:rPr>
          <w:i/>
          <w:iCs/>
        </w:rPr>
        <w:t>VISIBLE);</w:t>
      </w:r>
    </w:p>
    <w:p w:rsidR="00E8598C" w:rsidRPr="000A6031" w:rsidRDefault="00E8598C" w:rsidP="00547EC1">
      <w:pPr>
        <w:spacing w:line="26" w:lineRule="atLeast"/>
        <w:ind w:firstLine="709"/>
        <w:rPr>
          <w:rFonts w:cs="Times New Roman"/>
          <w:szCs w:val="26"/>
        </w:rPr>
      </w:pPr>
      <w:r w:rsidRPr="000A6031">
        <w:rPr>
          <w:rFonts w:cs="Times New Roman"/>
          <w:szCs w:val="26"/>
        </w:rPr>
        <w:t>….</w:t>
      </w:r>
    </w:p>
    <w:p w:rsidR="00E8598C" w:rsidRPr="00B07DBF" w:rsidRDefault="00E8598C" w:rsidP="00155488">
      <w:pPr>
        <w:pStyle w:val="ListParagraph"/>
        <w:numPr>
          <w:ilvl w:val="0"/>
          <w:numId w:val="17"/>
        </w:numPr>
        <w:spacing w:line="26" w:lineRule="atLeast"/>
        <w:rPr>
          <w:rFonts w:cs="Times New Roman"/>
          <w:b/>
          <w:szCs w:val="26"/>
        </w:rPr>
      </w:pPr>
      <w:r w:rsidRPr="00B07DBF">
        <w:rPr>
          <w:rFonts w:cs="Times New Roman"/>
          <w:b/>
          <w:szCs w:val="26"/>
        </w:rPr>
        <w:t>Custom Adapter cho Listview và Gridview</w:t>
      </w:r>
    </w:p>
    <w:p w:rsidR="00E8598C" w:rsidRPr="000A6031" w:rsidRDefault="00E8598C" w:rsidP="00547EC1">
      <w:pPr>
        <w:spacing w:line="26" w:lineRule="atLeast"/>
        <w:ind w:firstLine="709"/>
        <w:rPr>
          <w:rFonts w:cs="Times New Roman"/>
          <w:szCs w:val="26"/>
        </w:rPr>
      </w:pPr>
      <w:r w:rsidRPr="000A6031">
        <w:rPr>
          <w:rFonts w:cs="Times New Roman"/>
          <w:szCs w:val="26"/>
        </w:rPr>
        <w:t>Customize adapter cho phép chúng ta sắp xếp và tổ chức dữ liệu theo ý muốn.</w:t>
      </w:r>
    </w:p>
    <w:p w:rsidR="00E8598C" w:rsidRPr="000A6031" w:rsidRDefault="00E8598C" w:rsidP="00547EC1">
      <w:pPr>
        <w:spacing w:line="26" w:lineRule="atLeast"/>
        <w:ind w:firstLine="709"/>
        <w:rPr>
          <w:rFonts w:cs="Times New Roman"/>
          <w:szCs w:val="26"/>
        </w:rPr>
      </w:pPr>
      <w:r w:rsidRPr="000A6031">
        <w:rPr>
          <w:rFonts w:cs="Times New Roman"/>
          <w:szCs w:val="26"/>
        </w:rPr>
        <w:t>Cách thực hiện.</w:t>
      </w:r>
    </w:p>
    <w:p w:rsidR="00E8598C" w:rsidRPr="000A6031" w:rsidRDefault="00E8598C" w:rsidP="00547EC1">
      <w:pPr>
        <w:spacing w:line="26" w:lineRule="atLeast"/>
        <w:ind w:firstLine="709"/>
        <w:rPr>
          <w:rFonts w:cs="Times New Roman"/>
          <w:szCs w:val="26"/>
        </w:rPr>
      </w:pPr>
      <w:r w:rsidRPr="000A6031">
        <w:rPr>
          <w:rFonts w:cs="Times New Roman"/>
          <w:szCs w:val="26"/>
        </w:rPr>
        <w:t>Thừa kế lại lớp BaseAdapter</w:t>
      </w:r>
    </w:p>
    <w:p w:rsidR="00E8598C" w:rsidRPr="000A6031" w:rsidRDefault="00E8598C" w:rsidP="00547EC1">
      <w:pPr>
        <w:spacing w:line="26" w:lineRule="atLeast"/>
        <w:ind w:firstLine="709"/>
        <w:rPr>
          <w:rFonts w:cs="Times New Roman"/>
          <w:szCs w:val="26"/>
        </w:rPr>
      </w:pPr>
      <w:r w:rsidRPr="000A6031">
        <w:rPr>
          <w:rFonts w:cs="Times New Roman"/>
          <w:i/>
          <w:iCs/>
          <w:szCs w:val="26"/>
        </w:rPr>
        <w:t>public class AdapterCustom extends BaseAdapter</w:t>
      </w:r>
    </w:p>
    <w:p w:rsidR="00E8598C" w:rsidRPr="000A6031" w:rsidRDefault="00E8598C" w:rsidP="00547EC1">
      <w:pPr>
        <w:spacing w:line="26" w:lineRule="atLeast"/>
        <w:ind w:firstLine="709"/>
        <w:rPr>
          <w:rFonts w:cs="Times New Roman"/>
          <w:szCs w:val="26"/>
        </w:rPr>
      </w:pPr>
      <w:r w:rsidRPr="000A6031">
        <w:rPr>
          <w:rFonts w:cs="Times New Roman"/>
          <w:szCs w:val="26"/>
        </w:rPr>
        <w:t>Override  getView (hàm thực hiện customize)</w:t>
      </w:r>
    </w:p>
    <w:p w:rsidR="00E8598C" w:rsidRDefault="005A38AA" w:rsidP="00547EC1">
      <w:pPr>
        <w:spacing w:line="26" w:lineRule="atLeast"/>
        <w:ind w:firstLine="709"/>
        <w:rPr>
          <w:rFonts w:cs="Times New Roman"/>
          <w:szCs w:val="26"/>
        </w:rPr>
      </w:pPr>
      <w:r w:rsidRPr="000A6031">
        <w:rPr>
          <w:rFonts w:ascii="Consolas" w:hAnsi="Consolas" w:cs="Times New Roman"/>
          <w:noProof/>
          <w:szCs w:val="26"/>
          <w:lang w:eastAsia="en-US"/>
        </w:rPr>
        <w:drawing>
          <wp:anchor distT="0" distB="0" distL="114300" distR="114300" simplePos="0" relativeHeight="251660288" behindDoc="0" locked="0" layoutInCell="1" allowOverlap="1" wp14:anchorId="070B57C9" wp14:editId="59337B5B">
            <wp:simplePos x="0" y="0"/>
            <wp:positionH relativeFrom="margin">
              <wp:posOffset>1539875</wp:posOffset>
            </wp:positionH>
            <wp:positionV relativeFrom="paragraph">
              <wp:posOffset>364490</wp:posOffset>
            </wp:positionV>
            <wp:extent cx="2630805" cy="3829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30805" cy="38290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8598C" w:rsidRPr="000A6031">
        <w:rPr>
          <w:rFonts w:cs="Times New Roman"/>
          <w:i/>
          <w:iCs/>
          <w:szCs w:val="26"/>
        </w:rPr>
        <w:t>public View getView(int arg0, View arg1, ViewGroup arg2</w:t>
      </w:r>
      <w:r w:rsidR="00E8598C" w:rsidRPr="000A6031">
        <w:rPr>
          <w:rFonts w:cs="Times New Roman"/>
          <w:szCs w:val="26"/>
        </w:rPr>
        <w:t>)</w:t>
      </w:r>
    </w:p>
    <w:p w:rsidR="00B07DBF" w:rsidRPr="000A6031" w:rsidRDefault="00B07DBF" w:rsidP="00547EC1">
      <w:pPr>
        <w:spacing w:line="26" w:lineRule="atLeast"/>
        <w:ind w:firstLine="709"/>
        <w:rPr>
          <w:rFonts w:cs="Times New Roman"/>
          <w:szCs w:val="26"/>
        </w:rPr>
      </w:pPr>
    </w:p>
    <w:p w:rsidR="005A38AA" w:rsidRPr="00B07DBF" w:rsidRDefault="005A38AA" w:rsidP="00B07DBF">
      <w:pPr>
        <w:spacing w:line="26" w:lineRule="atLeast"/>
        <w:ind w:firstLine="709"/>
        <w:jc w:val="center"/>
        <w:rPr>
          <w:rFonts w:cs="Times New Roman"/>
          <w:b/>
          <w:szCs w:val="26"/>
        </w:rPr>
      </w:pPr>
      <w:r w:rsidRPr="000A6031">
        <w:rPr>
          <w:rFonts w:cs="Times New Roman"/>
          <w:szCs w:val="26"/>
        </w:rPr>
        <w:t xml:space="preserve">Hình 1.15: Minh họa khi </w:t>
      </w:r>
      <w:r w:rsidRPr="000A6031">
        <w:rPr>
          <w:rStyle w:val="Strong"/>
          <w:rFonts w:cs="Times New Roman"/>
          <w:b w:val="0"/>
          <w:szCs w:val="26"/>
        </w:rPr>
        <w:t xml:space="preserve">sử dụng </w:t>
      </w:r>
      <w:r w:rsidRPr="00B07DBF">
        <w:rPr>
          <w:rFonts w:cs="Times New Roman"/>
          <w:szCs w:val="26"/>
        </w:rPr>
        <w:t>Listview và Gridview</w:t>
      </w:r>
    </w:p>
    <w:p w:rsidR="00E8598C" w:rsidRPr="00B07DBF" w:rsidRDefault="00E8598C" w:rsidP="00155488">
      <w:pPr>
        <w:pStyle w:val="ListParagraph"/>
        <w:numPr>
          <w:ilvl w:val="0"/>
          <w:numId w:val="18"/>
        </w:numPr>
        <w:spacing w:line="26" w:lineRule="atLeast"/>
        <w:rPr>
          <w:rFonts w:cs="Times New Roman"/>
          <w:szCs w:val="26"/>
        </w:rPr>
      </w:pPr>
      <w:r w:rsidRPr="00B07DBF">
        <w:rPr>
          <w:rFonts w:cs="Times New Roman"/>
          <w:szCs w:val="26"/>
        </w:rPr>
        <w:t>Xử lý sự kiên trong ListView và GridView</w:t>
      </w:r>
    </w:p>
    <w:p w:rsidR="00E8598C" w:rsidRPr="000A6031" w:rsidRDefault="00E8598C" w:rsidP="00B07DBF">
      <w:pPr>
        <w:spacing w:line="26" w:lineRule="atLeast"/>
        <w:ind w:left="720"/>
        <w:rPr>
          <w:rFonts w:cs="Times New Roman"/>
          <w:szCs w:val="26"/>
        </w:rPr>
      </w:pPr>
      <w:r w:rsidRPr="000A6031">
        <w:rPr>
          <w:rFonts w:cs="Times New Roman"/>
          <w:bCs/>
          <w:szCs w:val="26"/>
        </w:rPr>
        <w:lastRenderedPageBreak/>
        <w:t>Có 2 sự kiện cơ bản mà ta thường dùng:</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onListItemClick</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onListItemLongClick</w:t>
      </w:r>
    </w:p>
    <w:p w:rsidR="00E8598C" w:rsidRPr="000A6031" w:rsidRDefault="00E8598C" w:rsidP="00547EC1">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798" w:name="_Toc444810719"/>
      <w:bookmarkStart w:id="2799" w:name="_Toc475801509"/>
      <w:bookmarkStart w:id="2800" w:name="_Toc475999839"/>
      <w:r w:rsidRPr="003C0FFF">
        <w:rPr>
          <w:rFonts w:cs="Times New Roman"/>
          <w:b/>
          <w:szCs w:val="26"/>
        </w:rPr>
        <w:t>Fragments</w:t>
      </w:r>
      <w:bookmarkEnd w:id="2798"/>
      <w:bookmarkEnd w:id="2799"/>
      <w:bookmarkEnd w:id="2800"/>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là một control được nhúng trong một layout bất kỳ</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cũng có vòng đời sống như Activity</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dùng trong TH muốn thiết kế layout động</w:t>
      </w:r>
    </w:p>
    <w:p w:rsidR="00E8598C" w:rsidRPr="00B07DBF" w:rsidRDefault="00E8598C" w:rsidP="00155488">
      <w:pPr>
        <w:pStyle w:val="ListParagraph"/>
        <w:numPr>
          <w:ilvl w:val="0"/>
          <w:numId w:val="20"/>
        </w:numPr>
        <w:spacing w:line="26" w:lineRule="atLeast"/>
        <w:rPr>
          <w:rFonts w:cs="Times New Roman"/>
          <w:szCs w:val="26"/>
        </w:rPr>
      </w:pPr>
      <w:r w:rsidRPr="00B07DBF">
        <w:rPr>
          <w:rFonts w:cs="Times New Roman"/>
          <w:szCs w:val="26"/>
        </w:rPr>
        <w:t>Fragment Life cyrcle</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7103AE3" wp14:editId="34AFCE5D">
            <wp:extent cx="3330053" cy="6003896"/>
            <wp:effectExtent l="0" t="0" r="381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77053" cy="6088634"/>
                    </a:xfrm>
                    <a:prstGeom prst="rect">
                      <a:avLst/>
                    </a:prstGeom>
                    <a:noFill/>
                    <a:ln>
                      <a:noFill/>
                    </a:ln>
                    <a:extLst/>
                  </pic:spPr>
                </pic:pic>
              </a:graphicData>
            </a:graphic>
          </wp:inline>
        </w:drawing>
      </w:r>
    </w:p>
    <w:p w:rsidR="00E8598C" w:rsidRPr="000A6031" w:rsidRDefault="008D1EEE" w:rsidP="00547EC1">
      <w:pPr>
        <w:spacing w:line="26" w:lineRule="atLeast"/>
        <w:ind w:firstLine="709"/>
        <w:jc w:val="center"/>
        <w:rPr>
          <w:rFonts w:cs="Times New Roman"/>
          <w:szCs w:val="26"/>
        </w:rPr>
      </w:pPr>
      <w:r w:rsidRPr="000A6031">
        <w:rPr>
          <w:rFonts w:cs="Times New Roman"/>
          <w:szCs w:val="26"/>
        </w:rPr>
        <w:t>Hình 1.16: Vòng đời của một Fragment</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Sử dụng Fragment như thế nào</w:t>
      </w:r>
    </w:p>
    <w:p w:rsidR="00E8598C" w:rsidRDefault="00E8598C" w:rsidP="00547EC1">
      <w:pPr>
        <w:spacing w:line="26" w:lineRule="atLeast"/>
        <w:ind w:firstLine="709"/>
        <w:rPr>
          <w:rFonts w:cs="Times New Roman"/>
          <w:szCs w:val="26"/>
        </w:rPr>
      </w:pPr>
      <w:r w:rsidRPr="000A6031">
        <w:rPr>
          <w:rFonts w:cs="Times New Roman"/>
          <w:szCs w:val="26"/>
        </w:rPr>
        <w:t>XML</w:t>
      </w:r>
      <w:r w:rsidR="008D1EEE" w:rsidRPr="000A6031">
        <w:rPr>
          <w:rFonts w:cs="Times New Roman"/>
          <w:szCs w:val="26"/>
        </w:rPr>
        <w: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578C8C97" wp14:editId="45FA6FA5">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3C0FFF" w:rsidRPr="000A6031" w:rsidRDefault="00E8598C" w:rsidP="003C0FFF">
      <w:pPr>
        <w:spacing w:line="26" w:lineRule="atLeast"/>
        <w:ind w:firstLine="709"/>
        <w:rPr>
          <w:rFonts w:cs="Times New Roman"/>
          <w:szCs w:val="26"/>
        </w:rPr>
      </w:pPr>
      <w:r w:rsidRPr="000A6031">
        <w:rPr>
          <w:rFonts w:cs="Times New Roman"/>
          <w:szCs w:val="26"/>
        </w:rPr>
        <w:t>Code file .java</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3399F145" wp14:editId="33C9C639">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Default="00E8598C" w:rsidP="00547EC1">
      <w:pPr>
        <w:spacing w:line="26" w:lineRule="atLeast"/>
        <w:ind w:firstLine="709"/>
        <w:rPr>
          <w:rFonts w:cs="Times New Roman"/>
          <w:szCs w:val="26"/>
        </w:rPr>
      </w:pPr>
      <w:r w:rsidRPr="000A6031">
        <w:rPr>
          <w:rFonts w:cs="Times New Roman"/>
          <w:szCs w:val="26"/>
        </w:rPr>
        <w:t xml:space="preserve">Thay giao diện mới cho </w:t>
      </w:r>
      <w:r w:rsidR="008D1EEE" w:rsidRPr="000A6031">
        <w:rPr>
          <w:rFonts w:cs="Times New Roman"/>
          <w:szCs w:val="26"/>
        </w:rPr>
        <w:t>F</w:t>
      </w:r>
      <w:r w:rsidRPr="000A6031">
        <w:rPr>
          <w:rFonts w:cs="Times New Roman"/>
          <w:szCs w:val="26"/>
        </w:rPr>
        <w:t>ragment</w:t>
      </w:r>
    </w:p>
    <w:p w:rsidR="003C0FFF" w:rsidRPr="000A6031" w:rsidRDefault="003C0FFF" w:rsidP="00547EC1">
      <w:pPr>
        <w:spacing w:line="26" w:lineRule="atLeast"/>
        <w:ind w:firstLine="709"/>
        <w:rPr>
          <w:rFonts w:cs="Times New Roman"/>
          <w:szCs w:val="26"/>
        </w:rPr>
      </w:pPr>
    </w:p>
    <w:p w:rsidR="00E8598C" w:rsidRDefault="00E8598C" w:rsidP="00547EC1">
      <w:pPr>
        <w:spacing w:line="26" w:lineRule="atLeast"/>
        <w:ind w:firstLine="709"/>
        <w:rPr>
          <w:ins w:id="2801" w:author="d" w:date="2018-05-05T20:45:00Z"/>
          <w:rFonts w:cs="Times New Roman"/>
          <w:szCs w:val="26"/>
        </w:rPr>
      </w:pPr>
      <w:r w:rsidRPr="000A6031">
        <w:rPr>
          <w:rFonts w:cs="Times New Roman"/>
          <w:noProof/>
          <w:szCs w:val="26"/>
          <w:lang w:eastAsia="en-US"/>
        </w:rPr>
        <w:drawing>
          <wp:inline distT="0" distB="0" distL="0" distR="0" wp14:anchorId="5EC65099" wp14:editId="790ED9E4">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687D9D" w:rsidRDefault="00687D9D" w:rsidP="00547EC1">
      <w:pPr>
        <w:spacing w:line="26" w:lineRule="atLeast"/>
        <w:ind w:firstLine="709"/>
        <w:rPr>
          <w:ins w:id="2802" w:author="d" w:date="2018-05-05T20:45:00Z"/>
          <w:rFonts w:cs="Times New Roman"/>
          <w:szCs w:val="26"/>
        </w:rPr>
      </w:pPr>
    </w:p>
    <w:p w:rsidR="00687D9D" w:rsidRPr="000A6031" w:rsidRDefault="00687D9D" w:rsidP="00547EC1">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803" w:name="_Toc444810720"/>
      <w:bookmarkStart w:id="2804" w:name="_Toc475801510"/>
      <w:bookmarkStart w:id="2805" w:name="_Toc475999840"/>
      <w:r w:rsidRPr="003C0FFF">
        <w:rPr>
          <w:rFonts w:cs="Times New Roman"/>
          <w:b/>
          <w:szCs w:val="26"/>
        </w:rPr>
        <w:lastRenderedPageBreak/>
        <w:t>Opition menu và Context menu</w:t>
      </w:r>
      <w:bookmarkEnd w:id="2803"/>
      <w:bookmarkEnd w:id="2804"/>
      <w:bookmarkEnd w:id="2805"/>
    </w:p>
    <w:p w:rsidR="00E8598C" w:rsidRPr="000A6031" w:rsidRDefault="00E8598C" w:rsidP="00547EC1">
      <w:pPr>
        <w:spacing w:line="26" w:lineRule="atLeast"/>
        <w:ind w:firstLine="709"/>
        <w:jc w:val="center"/>
        <w:rPr>
          <w:rFonts w:cs="Times New Roman"/>
          <w:noProof/>
          <w:szCs w:val="26"/>
          <w14:ligatures w14:val="standard"/>
        </w:rPr>
      </w:pPr>
      <w:r w:rsidRPr="000A6031">
        <w:rPr>
          <w:rFonts w:cs="Times New Roman"/>
          <w:noProof/>
          <w:szCs w:val="26"/>
          <w:lang w:eastAsia="en-US"/>
        </w:rPr>
        <mc:AlternateContent>
          <mc:Choice Requires="wps">
            <w:drawing>
              <wp:anchor distT="0" distB="0" distL="114300" distR="114300" simplePos="0" relativeHeight="251661312" behindDoc="0" locked="0" layoutInCell="1" allowOverlap="1" wp14:anchorId="49C9F7A3" wp14:editId="642E1323">
                <wp:simplePos x="0" y="0"/>
                <wp:positionH relativeFrom="column">
                  <wp:posOffset>287020</wp:posOffset>
                </wp:positionH>
                <wp:positionV relativeFrom="paragraph">
                  <wp:posOffset>1699895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B2DA6" w:rsidRPr="00354988" w:rsidRDefault="005B2DA6"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49C9F7A3" id="_x0000_t202" coordsize="21600,21600" o:spt="202" path="m,l,21600r21600,l21600,xe">
                <v:stroke joinstyle="miter"/>
                <v:path gradientshapeok="t" o:connecttype="rect"/>
              </v:shapetype>
              <v:shape id="Text Box 4" o:spid="_x0000_s1026" type="#_x0000_t202" style="position:absolute;left:0;text-align:left;margin-left:22.6pt;margin-top:133.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" fillcolor="#c0504d" stroked="f">
                <v:stroke joinstyle="round"/>
                <v:textbox inset="2.3mm,1.15mm,2.3mm,1.15mm">
                  <w:txbxContent>
                    <w:p w:rsidR="005B2DA6" w:rsidRPr="00354988" w:rsidRDefault="005B2DA6"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6031">
        <w:rPr>
          <w:rFonts w:cs="Times New Roman"/>
          <w:noProof/>
          <w:szCs w:val="26"/>
          <w:lang w:eastAsia="en-US"/>
        </w:rPr>
        <w:drawing>
          <wp:inline distT="0" distB="0" distL="0" distR="0" wp14:anchorId="56A10745" wp14:editId="7AA0CEEF">
            <wp:extent cx="5120530" cy="2314575"/>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32878" cy="2320157"/>
                    </a:xfrm>
                    <a:prstGeom prst="rect">
                      <a:avLst/>
                    </a:prstGeom>
                    <a:noFill/>
                    <a:ln>
                      <a:noFill/>
                    </a:ln>
                    <a:extLst/>
                  </pic:spPr>
                </pic:pic>
              </a:graphicData>
            </a:graphic>
          </wp:inline>
        </w:drawing>
      </w:r>
    </w:p>
    <w:p w:rsidR="008D1EEE" w:rsidRPr="000A6031" w:rsidRDefault="008D1EEE" w:rsidP="00547EC1">
      <w:pPr>
        <w:spacing w:line="26" w:lineRule="atLeast"/>
        <w:ind w:firstLine="709"/>
        <w:jc w:val="center"/>
        <w:rPr>
          <w:rFonts w:cs="Times New Roman"/>
          <w:szCs w:val="26"/>
        </w:rPr>
      </w:pPr>
      <w:r w:rsidRPr="000A6031">
        <w:rPr>
          <w:rFonts w:cs="Times New Roman"/>
          <w:szCs w:val="26"/>
        </w:rPr>
        <w:t>Hình 1.17: Minh họa khi sử dụng menu</w:t>
      </w:r>
    </w:p>
    <w:p w:rsidR="008D1EEE" w:rsidRPr="000A6031" w:rsidRDefault="008D1EEE" w:rsidP="003C0FFF">
      <w:pPr>
        <w:spacing w:line="26" w:lineRule="atLeast"/>
        <w:rPr>
          <w:rFonts w:cs="Times New Roman"/>
          <w:noProof/>
          <w:szCs w:val="26"/>
          <w14:ligatures w14:val="standard"/>
        </w:rPr>
      </w:pPr>
    </w:p>
    <w:p w:rsidR="00E8598C" w:rsidRPr="000A6031" w:rsidRDefault="00E8598C" w:rsidP="00547EC1">
      <w:pPr>
        <w:spacing w:line="26" w:lineRule="atLeast"/>
        <w:ind w:firstLine="709"/>
        <w:rPr>
          <w:rFonts w:cs="Times New Roman"/>
          <w:szCs w:val="26"/>
        </w:rPr>
      </w:pPr>
      <w:r w:rsidRPr="000A6031">
        <w:rPr>
          <w:rFonts w:cs="Times New Roman"/>
          <w:szCs w:val="26"/>
        </w:rPr>
        <w:t>Option và Context Menu có thể bao gồm :</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Text</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Icons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Radio Buttons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Check Boxes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Sub-Menus</w:t>
      </w:r>
    </w:p>
    <w:p w:rsidR="00E8598C" w:rsidRPr="003C0FFF" w:rsidRDefault="00E8598C" w:rsidP="00155488">
      <w:pPr>
        <w:pStyle w:val="ListParagraph"/>
        <w:numPr>
          <w:ilvl w:val="0"/>
          <w:numId w:val="21"/>
        </w:numPr>
        <w:spacing w:line="26" w:lineRule="atLeast"/>
        <w:rPr>
          <w:rFonts w:cs="Times New Roman"/>
          <w:szCs w:val="26"/>
        </w:rPr>
      </w:pPr>
      <w:r w:rsidRPr="003C0FFF">
        <w:rPr>
          <w:rFonts w:cs="Times New Roman"/>
          <w:szCs w:val="26"/>
        </w:rPr>
        <w:t>Short-cut keys</w:t>
      </w:r>
    </w:p>
    <w:p w:rsidR="00E8598C" w:rsidRPr="000A6031" w:rsidRDefault="00E8598C" w:rsidP="00547EC1">
      <w:pPr>
        <w:spacing w:line="26" w:lineRule="atLeast"/>
        <w:ind w:firstLine="709"/>
        <w:rPr>
          <w:rFonts w:cs="Times New Roman"/>
          <w:szCs w:val="26"/>
        </w:rPr>
      </w:pPr>
      <w:r w:rsidRPr="000A6031">
        <w:rPr>
          <w:rFonts w:cs="Times New Roman"/>
          <w:szCs w:val="26"/>
        </w:rPr>
        <w:t>Tạo option menu và context menu:</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Đăng ký activity có các Menu sử dụng phương thức: </w:t>
      </w:r>
    </w:p>
    <w:p w:rsidR="00E8598C" w:rsidRPr="003C0FFF" w:rsidRDefault="00E8598C" w:rsidP="003C0FFF">
      <w:pPr>
        <w:pStyle w:val="phongcode"/>
      </w:pPr>
      <w:r w:rsidRPr="003C0FFF">
        <w:t>registerForContextMenu(</w:t>
      </w:r>
      <w:r w:rsidRPr="003C0FFF">
        <w:rPr>
          <w:i/>
          <w:iCs/>
        </w:rPr>
        <w:t>theWidget</w:t>
      </w:r>
      <w:r w:rsidRPr="003C0FFF">
        <w:t xml:space="preserve">). </w:t>
      </w:r>
    </w:p>
    <w:p w:rsidR="00E8598C" w:rsidRPr="000A6031" w:rsidRDefault="00E8598C" w:rsidP="00155488">
      <w:pPr>
        <w:pStyle w:val="ListParagraph"/>
        <w:numPr>
          <w:ilvl w:val="0"/>
          <w:numId w:val="22"/>
        </w:numPr>
        <w:spacing w:line="26" w:lineRule="atLeast"/>
        <w:rPr>
          <w:rFonts w:cs="Times New Roman"/>
          <w:szCs w:val="26"/>
        </w:rPr>
      </w:pPr>
      <w:r w:rsidRPr="000A6031">
        <w:rPr>
          <w:rFonts w:cs="Times New Roman"/>
          <w:szCs w:val="26"/>
        </w:rPr>
        <w:t xml:space="preserve">Hiện thực phương thức: </w:t>
      </w:r>
    </w:p>
    <w:p w:rsidR="00E8598C" w:rsidRPr="003C0FFF" w:rsidRDefault="00E8598C" w:rsidP="003C0FFF">
      <w:pPr>
        <w:pStyle w:val="phongcode"/>
      </w:pPr>
      <w:r w:rsidRPr="003C0FFF">
        <w:t xml:space="preserve">onCreateContextMenu(…). </w:t>
      </w:r>
    </w:p>
    <w:p w:rsidR="00E8598C" w:rsidRPr="000A6031" w:rsidRDefault="00E8598C" w:rsidP="00155488">
      <w:pPr>
        <w:pStyle w:val="ListParagraph"/>
        <w:numPr>
          <w:ilvl w:val="0"/>
          <w:numId w:val="22"/>
        </w:numPr>
        <w:spacing w:line="26" w:lineRule="atLeast"/>
        <w:rPr>
          <w:rFonts w:cs="Times New Roman"/>
          <w:szCs w:val="26"/>
        </w:rPr>
      </w:pPr>
      <w:bookmarkStart w:id="2806" w:name="OLE_LINK3"/>
      <w:bookmarkStart w:id="2807" w:name="OLE_LINK4"/>
      <w:r w:rsidRPr="000A6031">
        <w:rPr>
          <w:rFonts w:cs="Times New Roman"/>
          <w:szCs w:val="26"/>
        </w:rPr>
        <w:t>Xử lý sự kiện khi click vào các Item trên Option và Context menu:</w:t>
      </w:r>
    </w:p>
    <w:bookmarkEnd w:id="2806"/>
    <w:bookmarkEnd w:id="2807"/>
    <w:p w:rsidR="00E8598C" w:rsidRPr="000A6031" w:rsidRDefault="00E8598C" w:rsidP="00547EC1">
      <w:pPr>
        <w:spacing w:line="26" w:lineRule="atLeast"/>
        <w:ind w:firstLine="709"/>
        <w:rPr>
          <w:rFonts w:cs="Times New Roman"/>
          <w:szCs w:val="26"/>
        </w:rPr>
      </w:pPr>
      <w:r w:rsidRPr="000A6031">
        <w:rPr>
          <w:rFonts w:cs="Times New Roman"/>
          <w:szCs w:val="26"/>
        </w:rPr>
        <w:t>Option menu :</w:t>
      </w:r>
    </w:p>
    <w:p w:rsidR="00E8598C" w:rsidRPr="000A6031" w:rsidRDefault="00E8598C" w:rsidP="00547EC1">
      <w:pPr>
        <w:spacing w:line="26" w:lineRule="atLeast"/>
        <w:ind w:firstLine="709"/>
        <w:rPr>
          <w:rFonts w:cs="Times New Roman"/>
          <w:szCs w:val="26"/>
        </w:rPr>
      </w:pPr>
      <w:r w:rsidRPr="000A6031">
        <w:rPr>
          <w:rFonts w:cs="Times New Roman"/>
          <w:i/>
          <w:iCs/>
          <w:szCs w:val="26"/>
        </w:rPr>
        <w:t>onOptionsItemSelected</w:t>
      </w:r>
      <w:r w:rsidR="007B4EAB">
        <w:rPr>
          <w:rFonts w:cs="Times New Roman"/>
          <w:i/>
          <w:iCs/>
          <w:szCs w:val="26"/>
        </w:rPr>
        <w:t xml:space="preserve">(): </w:t>
      </w:r>
      <w:r w:rsidRPr="000A6031">
        <w:rPr>
          <w:rFonts w:cs="Times New Roman"/>
          <w:szCs w:val="26"/>
        </w:rPr>
        <w:t xml:space="preserve"> </w:t>
      </w:r>
    </w:p>
    <w:p w:rsidR="00E8598C" w:rsidRPr="000A6031" w:rsidRDefault="00E8598C" w:rsidP="00547EC1">
      <w:pPr>
        <w:spacing w:line="26" w:lineRule="atLeast"/>
        <w:ind w:firstLine="709"/>
        <w:rPr>
          <w:rFonts w:cs="Times New Roman"/>
          <w:szCs w:val="26"/>
        </w:rPr>
      </w:pPr>
      <w:r w:rsidRPr="000A6031">
        <w:rPr>
          <w:rFonts w:cs="Times New Roman"/>
          <w:szCs w:val="26"/>
        </w:rPr>
        <w:t>Context menu :</w:t>
      </w:r>
    </w:p>
    <w:p w:rsidR="00E8598C" w:rsidRDefault="00E8598C" w:rsidP="003C0FFF">
      <w:pPr>
        <w:spacing w:line="26" w:lineRule="atLeast"/>
        <w:ind w:firstLine="709"/>
        <w:rPr>
          <w:rFonts w:cs="Times New Roman"/>
          <w:szCs w:val="26"/>
        </w:rPr>
      </w:pPr>
      <w:r w:rsidRPr="000A6031">
        <w:rPr>
          <w:rFonts w:cs="Times New Roman"/>
          <w:szCs w:val="26"/>
        </w:rPr>
        <w:t>o</w:t>
      </w:r>
      <w:r w:rsidRPr="000A6031">
        <w:rPr>
          <w:rFonts w:cs="Times New Roman"/>
          <w:i/>
          <w:iCs/>
          <w:szCs w:val="26"/>
        </w:rPr>
        <w:t>nContextItemSelected</w:t>
      </w:r>
      <w:r w:rsidR="007B4EAB">
        <w:rPr>
          <w:rFonts w:cs="Times New Roman"/>
          <w:i/>
          <w:iCs/>
          <w:szCs w:val="26"/>
        </w:rPr>
        <w:t xml:space="preserve">(): </w:t>
      </w:r>
      <w:r w:rsidRPr="000A6031">
        <w:rPr>
          <w:rFonts w:cs="Times New Roman"/>
          <w:szCs w:val="26"/>
        </w:rPr>
        <w:t xml:space="preserve"> </w:t>
      </w:r>
    </w:p>
    <w:p w:rsidR="003C0FFF" w:rsidRDefault="003C0FFF" w:rsidP="003C0FFF">
      <w:pPr>
        <w:spacing w:line="26" w:lineRule="atLeast"/>
        <w:ind w:firstLine="709"/>
        <w:rPr>
          <w:rFonts w:cs="Times New Roman"/>
          <w:szCs w:val="26"/>
        </w:rPr>
      </w:pPr>
    </w:p>
    <w:p w:rsidR="003C0FFF" w:rsidDel="00687D9D" w:rsidRDefault="003C0FFF" w:rsidP="003C0FFF">
      <w:pPr>
        <w:spacing w:line="26" w:lineRule="atLeast"/>
        <w:ind w:firstLine="709"/>
        <w:rPr>
          <w:del w:id="2808" w:author="d" w:date="2018-05-05T20:45:00Z"/>
          <w:rFonts w:cs="Times New Roman"/>
          <w:szCs w:val="26"/>
        </w:rPr>
      </w:pPr>
    </w:p>
    <w:p w:rsidR="00687D9D" w:rsidRDefault="00687D9D" w:rsidP="003C0FFF">
      <w:pPr>
        <w:spacing w:line="26" w:lineRule="atLeast"/>
        <w:ind w:firstLine="709"/>
        <w:rPr>
          <w:ins w:id="2809" w:author="d" w:date="2018-05-05T20:45:00Z"/>
          <w:rFonts w:cs="Times New Roman"/>
          <w:szCs w:val="26"/>
        </w:rPr>
      </w:pPr>
    </w:p>
    <w:p w:rsidR="00687D9D" w:rsidRDefault="00687D9D" w:rsidP="003C0FFF">
      <w:pPr>
        <w:spacing w:line="26" w:lineRule="atLeast"/>
        <w:ind w:firstLine="709"/>
        <w:rPr>
          <w:ins w:id="2810" w:author="d" w:date="2018-05-05T20:44:00Z"/>
          <w:rFonts w:cs="Times New Roman"/>
          <w:szCs w:val="26"/>
        </w:rPr>
      </w:pPr>
    </w:p>
    <w:p w:rsidR="00687D9D" w:rsidRDefault="00687D9D" w:rsidP="003C0FFF">
      <w:pPr>
        <w:spacing w:line="26" w:lineRule="atLeast"/>
        <w:ind w:firstLine="709"/>
        <w:rPr>
          <w:ins w:id="2811" w:author="d" w:date="2018-05-05T20:44:00Z"/>
          <w:rFonts w:cs="Times New Roman"/>
          <w:szCs w:val="26"/>
        </w:rPr>
      </w:pPr>
    </w:p>
    <w:p w:rsidR="00687D9D" w:rsidRDefault="00687D9D" w:rsidP="003C0FFF">
      <w:pPr>
        <w:spacing w:line="26" w:lineRule="atLeast"/>
        <w:ind w:firstLine="709"/>
        <w:rPr>
          <w:ins w:id="2812" w:author="d" w:date="2018-05-05T20:44:00Z"/>
          <w:rFonts w:cs="Times New Roman"/>
          <w:szCs w:val="26"/>
        </w:rPr>
      </w:pPr>
    </w:p>
    <w:p w:rsidR="00687D9D" w:rsidRPr="000A6031" w:rsidRDefault="00687D9D" w:rsidP="003C0FFF">
      <w:pPr>
        <w:spacing w:line="26" w:lineRule="atLeast"/>
        <w:ind w:firstLine="709"/>
        <w:rPr>
          <w:rFonts w:cs="Times New Roman"/>
          <w:szCs w:val="26"/>
        </w:rPr>
      </w:pPr>
    </w:p>
    <w:p w:rsidR="00E8598C" w:rsidRPr="003C0FFF" w:rsidRDefault="00E8598C" w:rsidP="00155488">
      <w:pPr>
        <w:pStyle w:val="ListParagraph"/>
        <w:numPr>
          <w:ilvl w:val="0"/>
          <w:numId w:val="17"/>
        </w:numPr>
        <w:spacing w:line="26" w:lineRule="atLeast"/>
        <w:rPr>
          <w:rFonts w:cs="Times New Roman"/>
          <w:b/>
          <w:szCs w:val="26"/>
        </w:rPr>
      </w:pPr>
      <w:bookmarkStart w:id="2813" w:name="_Toc444810721"/>
      <w:bookmarkStart w:id="2814" w:name="_Toc475801511"/>
      <w:bookmarkStart w:id="2815" w:name="_Toc475999841"/>
      <w:r w:rsidRPr="003C0FFF">
        <w:rPr>
          <w:rFonts w:cs="Times New Roman"/>
          <w:b/>
          <w:szCs w:val="26"/>
        </w:rPr>
        <w:lastRenderedPageBreak/>
        <w:t>Dialog và Toast</w:t>
      </w:r>
      <w:bookmarkEnd w:id="2813"/>
      <w:bookmarkEnd w:id="2814"/>
      <w:bookmarkEnd w:id="2815"/>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anchor distT="0" distB="0" distL="114300" distR="114300" simplePos="0" relativeHeight="251662336" behindDoc="0" locked="0" layoutInCell="1" allowOverlap="1" wp14:anchorId="062FA41C" wp14:editId="6CB76E42">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6031">
        <w:rPr>
          <w:rFonts w:cs="Times New Roman"/>
          <w:noProof/>
          <w:szCs w:val="26"/>
          <w:lang w:eastAsia="en-US"/>
        </w:rPr>
        <w:drawing>
          <wp:anchor distT="0" distB="0" distL="114300" distR="114300" simplePos="0" relativeHeight="251663360" behindDoc="0" locked="0" layoutInCell="1" allowOverlap="1" wp14:anchorId="540DBAA2" wp14:editId="2DBDBEFB">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0A6031" w:rsidRDefault="00147AD8" w:rsidP="00547EC1">
      <w:pPr>
        <w:spacing w:line="26" w:lineRule="atLeast"/>
        <w:ind w:firstLine="709"/>
        <w:jc w:val="center"/>
        <w:rPr>
          <w:rFonts w:cs="Times New Roman"/>
          <w:b/>
          <w:szCs w:val="26"/>
        </w:rPr>
      </w:pPr>
      <w:r w:rsidRPr="000A6031">
        <w:rPr>
          <w:rFonts w:cs="Times New Roman"/>
          <w:szCs w:val="26"/>
        </w:rPr>
        <w:t>Hình 1.18: Minh họa khi sử dụng Dialog và Toast</w:t>
      </w:r>
    </w:p>
    <w:p w:rsidR="00E8598C" w:rsidRPr="000A6031" w:rsidRDefault="00E8598C" w:rsidP="00547EC1">
      <w:pPr>
        <w:spacing w:line="26" w:lineRule="atLeast"/>
        <w:ind w:firstLine="709"/>
        <w:rPr>
          <w:rFonts w:cs="Times New Roman"/>
          <w:szCs w:val="26"/>
        </w:rPr>
      </w:pPr>
    </w:p>
    <w:p w:rsidR="00E8598C" w:rsidRPr="000A6031" w:rsidRDefault="00147AD8" w:rsidP="003C0FFF">
      <w:pPr>
        <w:spacing w:line="26" w:lineRule="atLeast"/>
        <w:ind w:firstLine="709"/>
        <w:rPr>
          <w:rFonts w:cs="Times New Roman"/>
          <w:szCs w:val="26"/>
        </w:rPr>
      </w:pPr>
      <w:r w:rsidRPr="000A6031">
        <w:rPr>
          <w:rFonts w:cs="Times New Roman"/>
          <w:b/>
          <w:szCs w:val="26"/>
        </w:rPr>
        <w:t>AlertD</w:t>
      </w:r>
      <w:r w:rsidR="00E8598C" w:rsidRPr="000A6031">
        <w:rPr>
          <w:rFonts w:cs="Times New Roman"/>
          <w:b/>
          <w:szCs w:val="26"/>
        </w:rPr>
        <w:t>ialog</w:t>
      </w:r>
      <w:r w:rsidR="00E8598C" w:rsidRPr="000A6031">
        <w:rPr>
          <w:rFonts w:cs="Times New Roman"/>
          <w:szCs w:val="26"/>
        </w:rPr>
        <w:t xml:space="preserve"> là màn hình:</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Hiển thị các thông tin tóm tắt trên 1 cửa sổ nhỏ.</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Khẳng định 1 tác vụ.</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Toast là một UI trong suốt, chỉ chứa thông điệp hiển thị cho người dùng biết.</w:t>
      </w:r>
    </w:p>
    <w:p w:rsidR="00E8598C" w:rsidRPr="003C0FFF" w:rsidRDefault="00E8598C" w:rsidP="00155488">
      <w:pPr>
        <w:pStyle w:val="ListParagraph"/>
        <w:numPr>
          <w:ilvl w:val="0"/>
          <w:numId w:val="23"/>
        </w:numPr>
        <w:spacing w:line="26" w:lineRule="atLeast"/>
        <w:rPr>
          <w:rFonts w:cs="Times New Roman"/>
          <w:szCs w:val="26"/>
        </w:rPr>
      </w:pPr>
      <w:r w:rsidRPr="003C0FFF">
        <w:rPr>
          <w:rFonts w:cs="Times New Roman"/>
          <w:szCs w:val="26"/>
        </w:rPr>
        <w:t>Không bao giờ focus đến UI này được.</w:t>
      </w:r>
    </w:p>
    <w:p w:rsidR="00E8598C" w:rsidRDefault="00E8598C" w:rsidP="00155488">
      <w:pPr>
        <w:pStyle w:val="ListParagraph"/>
        <w:numPr>
          <w:ilvl w:val="0"/>
          <w:numId w:val="23"/>
        </w:numPr>
        <w:spacing w:line="26" w:lineRule="atLeast"/>
        <w:rPr>
          <w:rFonts w:cs="Times New Roman"/>
          <w:szCs w:val="26"/>
        </w:rPr>
      </w:pPr>
      <w:bookmarkStart w:id="2816" w:name="_Toc444810722"/>
      <w:bookmarkStart w:id="2817" w:name="_Toc475801512"/>
      <w:bookmarkStart w:id="2818" w:name="_Toc475999842"/>
      <w:r w:rsidRPr="003C0FFF">
        <w:rPr>
          <w:rFonts w:cs="Times New Roman"/>
          <w:szCs w:val="26"/>
        </w:rPr>
        <w:t>Giới thiệu và thiết kế giao diện theo phong cách Material Design</w:t>
      </w:r>
      <w:bookmarkEnd w:id="2816"/>
      <w:bookmarkEnd w:id="2817"/>
      <w:bookmarkEnd w:id="2818"/>
    </w:p>
    <w:p w:rsidR="003C0FFF" w:rsidRPr="003C0FFF" w:rsidRDefault="003C0FFF" w:rsidP="003C0FFF">
      <w:pPr>
        <w:spacing w:line="26" w:lineRule="atLeast"/>
        <w:rPr>
          <w:rFonts w:cs="Times New Roman"/>
          <w:szCs w:val="26"/>
        </w:rPr>
      </w:pPr>
    </w:p>
    <w:p w:rsidR="00E8598C" w:rsidRPr="003C0FFF" w:rsidRDefault="00E8598C" w:rsidP="00155488">
      <w:pPr>
        <w:pStyle w:val="ListParagraph"/>
        <w:numPr>
          <w:ilvl w:val="0"/>
          <w:numId w:val="22"/>
        </w:numPr>
        <w:spacing w:line="26" w:lineRule="atLeast"/>
        <w:rPr>
          <w:rFonts w:cs="Times New Roman"/>
          <w:szCs w:val="26"/>
        </w:rPr>
      </w:pPr>
      <w:bookmarkStart w:id="2819" w:name="_Toc444810723"/>
      <w:bookmarkStart w:id="2820" w:name="_Toc475801513"/>
      <w:bookmarkStart w:id="2821" w:name="_Toc475999843"/>
      <w:r w:rsidRPr="003C0FFF">
        <w:rPr>
          <w:rFonts w:cs="Times New Roman"/>
          <w:szCs w:val="26"/>
        </w:rPr>
        <w:t>Giới thiệu</w:t>
      </w:r>
      <w:bookmarkEnd w:id="2819"/>
      <w:bookmarkEnd w:id="2820"/>
      <w:bookmarkEnd w:id="2821"/>
      <w:r w:rsidR="003C0FFF" w:rsidRPr="003C0FFF">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Material Design là một phong cách thiết kế mới được Google giới thiệu cùng lúc với phiên bản Android 5.0 Lollipop trở lên.</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szCs w:val="26"/>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3C0FFF" w:rsidRDefault="00E8598C" w:rsidP="00155488">
      <w:pPr>
        <w:pStyle w:val="ListParagraph"/>
        <w:numPr>
          <w:ilvl w:val="0"/>
          <w:numId w:val="22"/>
        </w:numPr>
        <w:spacing w:line="26" w:lineRule="atLeast"/>
        <w:rPr>
          <w:rFonts w:cs="Times New Roman"/>
          <w:szCs w:val="26"/>
        </w:rPr>
      </w:pPr>
      <w:r w:rsidRPr="003C0FFF">
        <w:rPr>
          <w:rFonts w:cs="Times New Roman"/>
          <w:szCs w:val="26"/>
          <w:shd w:val="clear" w:color="auto" w:fill="FFFFFF"/>
        </w:rPr>
        <w:t>Đặc điểm:</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Sử dụng các màu nổi bật, thường có một mảng màu chủ đạo nằm ở cạnh trên ứng dụng</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Các biểu tượng phẳng, đơn giản nhưng dễ hiểu</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Một số ứng dụng sẽ có một nút tròn to nằm ở góc dưới bên phải, thường có chức năng tạo mới</w:t>
      </w:r>
    </w:p>
    <w:p w:rsidR="00E8598C" w:rsidRPr="003C0FFF" w:rsidRDefault="00E8598C" w:rsidP="00155488">
      <w:pPr>
        <w:pStyle w:val="ListParagraph"/>
        <w:numPr>
          <w:ilvl w:val="0"/>
          <w:numId w:val="24"/>
        </w:numPr>
        <w:spacing w:line="26" w:lineRule="atLeast"/>
        <w:rPr>
          <w:rFonts w:eastAsia="Times New Roman" w:cs="Times New Roman"/>
          <w:szCs w:val="26"/>
        </w:rPr>
      </w:pPr>
      <w:r w:rsidRPr="003C0FFF">
        <w:rPr>
          <w:rFonts w:eastAsia="Times New Roman" w:cs="Times New Roman"/>
          <w:szCs w:val="26"/>
        </w:rPr>
        <w:t>Giao diện phẳng, ít hoặc không có hiệu ứng chuyển màu, có hoặc không có hiệu ứng đổ bóng đen</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Menu, nút nhấn, chữ viết… có nhiều khoảng cách trắng nên trông thoáng đãng</w:t>
      </w:r>
    </w:p>
    <w:p w:rsidR="00E8598C" w:rsidRPr="000A6031" w:rsidRDefault="00E8598C" w:rsidP="00155488">
      <w:pPr>
        <w:pStyle w:val="ListParagraph"/>
        <w:numPr>
          <w:ilvl w:val="0"/>
          <w:numId w:val="25"/>
        </w:numPr>
        <w:spacing w:line="26" w:lineRule="atLeast"/>
        <w:rPr>
          <w:rFonts w:eastAsia="Times New Roman" w:cs="Times New Roman"/>
          <w:szCs w:val="26"/>
        </w:rPr>
      </w:pPr>
      <w:r w:rsidRPr="000A6031">
        <w:rPr>
          <w:rFonts w:eastAsia="Times New Roman" w:cs="Times New Roman"/>
          <w:szCs w:val="26"/>
        </w:rPr>
        <w:t>Có các hiệu ứng chuyển động tự nhiên, dễ hiểu, có thể gợi ý cho một tính năng nào đó</w:t>
      </w:r>
    </w:p>
    <w:p w:rsidR="00E8598C" w:rsidRPr="000A6031" w:rsidRDefault="00E8598C" w:rsidP="005A334E">
      <w:pPr>
        <w:rPr>
          <w:rFonts w:cs="Times New Roman"/>
          <w:szCs w:val="26"/>
        </w:rPr>
      </w:pPr>
    </w:p>
    <w:p w:rsidR="00E8598C" w:rsidRPr="00B552DE" w:rsidRDefault="00B552DE" w:rsidP="005A334E">
      <w:pPr>
        <w:pStyle w:val="Heading3"/>
        <w:rPr>
          <w:rFonts w:cs="Times New Roman"/>
          <w:b w:val="0"/>
          <w:szCs w:val="26"/>
        </w:rPr>
      </w:pPr>
      <w:bookmarkStart w:id="2822" w:name="_Toc444810724"/>
      <w:bookmarkStart w:id="2823" w:name="_Toc475801514"/>
      <w:bookmarkStart w:id="2824" w:name="_Toc475999844"/>
      <w:bookmarkStart w:id="2825" w:name="_Toc513314937"/>
      <w:r w:rsidRPr="00B552DE">
        <w:rPr>
          <w:rFonts w:cs="Times New Roman"/>
          <w:szCs w:val="26"/>
        </w:rPr>
        <w:t xml:space="preserve">1.5.11 </w:t>
      </w:r>
      <w:r w:rsidR="00E8598C" w:rsidRPr="00B552DE">
        <w:rPr>
          <w:rFonts w:cs="Times New Roman"/>
          <w:szCs w:val="26"/>
        </w:rPr>
        <w:t>Các thành phần được thiết kế trong Material Design</w:t>
      </w:r>
      <w:bookmarkEnd w:id="2822"/>
      <w:bookmarkEnd w:id="2823"/>
      <w:bookmarkEnd w:id="2824"/>
      <w:bookmarkEnd w:id="2825"/>
    </w:p>
    <w:p w:rsidR="00E8598C" w:rsidRDefault="00E8598C" w:rsidP="00155488">
      <w:pPr>
        <w:pStyle w:val="ListParagraph"/>
        <w:numPr>
          <w:ilvl w:val="0"/>
          <w:numId w:val="26"/>
        </w:numPr>
        <w:spacing w:line="26" w:lineRule="atLeast"/>
        <w:rPr>
          <w:rFonts w:cs="Times New Roman"/>
          <w:b/>
          <w:szCs w:val="26"/>
        </w:rPr>
      </w:pPr>
      <w:bookmarkStart w:id="2826" w:name="_Toc444810725"/>
      <w:bookmarkStart w:id="2827" w:name="_Toc475801515"/>
      <w:bookmarkStart w:id="2828" w:name="_Toc475999845"/>
      <w:r w:rsidRPr="00B552DE">
        <w:rPr>
          <w:rFonts w:cs="Times New Roman"/>
          <w:b/>
          <w:szCs w:val="26"/>
        </w:rPr>
        <w:t>ActionBar/ToolBar</w:t>
      </w:r>
      <w:bookmarkEnd w:id="2826"/>
      <w:bookmarkEnd w:id="2827"/>
      <w:bookmarkEnd w:id="2828"/>
    </w:p>
    <w:p w:rsidR="00B552DE" w:rsidRPr="00B552DE" w:rsidRDefault="00B552DE" w:rsidP="00B552DE">
      <w:pPr>
        <w:spacing w:line="26" w:lineRule="atLeast"/>
        <w:rPr>
          <w:rFonts w:cs="Times New Roman"/>
          <w:b/>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3546CC3" wp14:editId="38DD5CEA">
            <wp:extent cx="4053018" cy="2038350"/>
            <wp:effectExtent l="0" t="0" r="508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114419" cy="2069230"/>
                    </a:xfrm>
                    <a:prstGeom prst="rect">
                      <a:avLst/>
                    </a:prstGeom>
                    <a:noFill/>
                    <a:ln>
                      <a:noFill/>
                    </a:ln>
                    <a:extLst/>
                  </pic:spPr>
                </pic:pic>
              </a:graphicData>
            </a:graphic>
          </wp:inline>
        </w:drawing>
      </w:r>
    </w:p>
    <w:p w:rsidR="00B552DE" w:rsidRPr="000A6031" w:rsidRDefault="00B552DE" w:rsidP="00547EC1">
      <w:pPr>
        <w:spacing w:line="26" w:lineRule="atLeast"/>
        <w:ind w:firstLine="709"/>
        <w:jc w:val="center"/>
        <w:rPr>
          <w:rFonts w:cs="Times New Roman"/>
          <w:szCs w:val="26"/>
        </w:rPr>
      </w:pPr>
    </w:p>
    <w:p w:rsidR="00155A27" w:rsidRPr="000A6031" w:rsidRDefault="00155A27" w:rsidP="00547EC1">
      <w:pPr>
        <w:spacing w:line="26" w:lineRule="atLeast"/>
        <w:ind w:firstLine="709"/>
        <w:jc w:val="center"/>
        <w:rPr>
          <w:rFonts w:cs="Times New Roman"/>
          <w:szCs w:val="26"/>
        </w:rPr>
      </w:pPr>
      <w:r w:rsidRPr="000A6031">
        <w:rPr>
          <w:rFonts w:cs="Times New Roman"/>
          <w:szCs w:val="26"/>
        </w:rPr>
        <w:t>Hình 1.20: Minh họa khi sử dụng Dialog và Toast</w:t>
      </w:r>
    </w:p>
    <w:p w:rsidR="00155A27" w:rsidRPr="000A6031" w:rsidRDefault="00155A27" w:rsidP="00547EC1">
      <w:pPr>
        <w:spacing w:line="26" w:lineRule="atLeast"/>
        <w:ind w:firstLine="709"/>
        <w:jc w:val="center"/>
        <w:rPr>
          <w:rFonts w:cs="Times New Roman"/>
          <w:szCs w:val="26"/>
        </w:rPr>
      </w:pPr>
    </w:p>
    <w:p w:rsidR="00E8598C" w:rsidRPr="00B552DE" w:rsidRDefault="00E8598C" w:rsidP="00B552DE">
      <w:r w:rsidRPr="00B552DE">
        <w:t>Activity phải kế thừa ActionBarActivity.</w:t>
      </w:r>
    </w:p>
    <w:p w:rsidR="00E8598C" w:rsidRPr="00B552DE" w:rsidRDefault="00E8598C" w:rsidP="00B552DE">
      <w:r w:rsidRPr="00B552DE">
        <w:t xml:space="preserve">Sử dụng các them của Theme.AppCompat như là: </w:t>
      </w:r>
    </w:p>
    <w:p w:rsidR="00E8598C" w:rsidRPr="00B552DE" w:rsidRDefault="00E8598C" w:rsidP="00B552DE">
      <w:r w:rsidRPr="00B552DE">
        <w:t>Màu sáng:</w:t>
      </w:r>
    </w:p>
    <w:p w:rsidR="00E8598C" w:rsidRPr="00B552DE" w:rsidRDefault="00E8598C" w:rsidP="00B552DE">
      <w:pPr>
        <w:pStyle w:val="phongcode"/>
      </w:pPr>
      <w:r w:rsidRPr="00B552DE">
        <w:t>&lt;activity android:theme="@style/Theme.AppCompat.Light" ... &gt;</w:t>
      </w:r>
    </w:p>
    <w:p w:rsidR="00E8598C" w:rsidRPr="00B552DE" w:rsidRDefault="00E8598C" w:rsidP="00B552DE">
      <w:r w:rsidRPr="00B552DE">
        <w:t>Màu tối:</w:t>
      </w:r>
    </w:p>
    <w:p w:rsidR="00E8598C" w:rsidRPr="00B552DE" w:rsidRDefault="00E8598C" w:rsidP="00B552DE">
      <w:pPr>
        <w:pStyle w:val="phongcode"/>
      </w:pPr>
      <w:r w:rsidRPr="00B552DE">
        <w:t>Theme.AppCompat.Light.DarkActionBar</w:t>
      </w:r>
    </w:p>
    <w:p w:rsidR="00E8598C" w:rsidRPr="00435C51" w:rsidRDefault="00E8598C" w:rsidP="00155488">
      <w:pPr>
        <w:pStyle w:val="ListParagraph"/>
        <w:numPr>
          <w:ilvl w:val="0"/>
          <w:numId w:val="26"/>
        </w:numPr>
        <w:rPr>
          <w:b/>
        </w:rPr>
      </w:pPr>
      <w:bookmarkStart w:id="2829" w:name="_Toc444810726"/>
      <w:bookmarkStart w:id="2830" w:name="_Toc475801516"/>
      <w:bookmarkStart w:id="2831" w:name="_Toc475999846"/>
      <w:r w:rsidRPr="00435C51">
        <w:rPr>
          <w:b/>
        </w:rPr>
        <w:t>ViewPager</w:t>
      </w:r>
      <w:bookmarkEnd w:id="2829"/>
      <w:bookmarkEnd w:id="2830"/>
      <w:bookmarkEnd w:id="2831"/>
    </w:p>
    <w:p w:rsidR="00B57E8C" w:rsidRPr="00B552DE" w:rsidRDefault="00E8598C" w:rsidP="00435C51">
      <w:pPr>
        <w:ind w:firstLine="709"/>
        <w:rPr>
          <w:rFonts w:cs="Times New Roman"/>
          <w:szCs w:val="26"/>
        </w:rPr>
      </w:pPr>
      <w:r w:rsidRPr="00B552DE">
        <w:t>ViewPager là một đối tượng khá giống như Slide trình diễn của MS PowerPoint.</w:t>
      </w:r>
    </w:p>
    <w:p w:rsidR="00E8598C" w:rsidRPr="00B552DE" w:rsidRDefault="00E8598C" w:rsidP="00435C51">
      <w:pPr>
        <w:spacing w:line="26" w:lineRule="atLeast"/>
        <w:ind w:firstLine="709"/>
        <w:rPr>
          <w:rFonts w:cs="Times New Roman"/>
          <w:szCs w:val="26"/>
          <w:shd w:val="clear" w:color="auto" w:fill="FFFFFF"/>
        </w:rPr>
      </w:pPr>
      <w:r w:rsidRPr="00B552DE">
        <w:rPr>
          <w:rFonts w:cs="Times New Roman"/>
          <w:szCs w:val="26"/>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B552DE">
        <w:rPr>
          <w:rFonts w:cs="Times New Roman"/>
          <w:szCs w:val="26"/>
        </w:rPr>
        <w:br/>
      </w:r>
      <w:r w:rsidRPr="00B552DE">
        <w:rPr>
          <w:rFonts w:cs="Times New Roman"/>
          <w:szCs w:val="26"/>
          <w:shd w:val="clear" w:color="auto" w:fill="FFFFFF"/>
        </w:rPr>
        <w:t>ViewPager hỗ trợ từ Android API 13 trở lên.</w:t>
      </w:r>
    </w:p>
    <w:p w:rsidR="00E8598C" w:rsidRPr="00B552DE" w:rsidRDefault="00E8598C" w:rsidP="00435C51">
      <w:pPr>
        <w:spacing w:line="26" w:lineRule="atLeast"/>
        <w:ind w:firstLine="709"/>
        <w:rPr>
          <w:rFonts w:cs="Times New Roman"/>
          <w:szCs w:val="26"/>
        </w:rPr>
      </w:pPr>
      <w:r w:rsidRPr="00B552DE">
        <w:rPr>
          <w:rFonts w:cs="Times New Roman"/>
          <w:szCs w:val="26"/>
          <w:shd w:val="clear" w:color="auto" w:fill="FFFFFF"/>
        </w:rPr>
        <w:t>ViewPager không phải là một View chuẩn của Android, mà là một thành phần nằm trong gói android.support:design:23.4.0</w:t>
      </w:r>
    </w:p>
    <w:p w:rsidR="00E8598C" w:rsidRPr="00435C51" w:rsidRDefault="00E8598C" w:rsidP="00155488">
      <w:pPr>
        <w:pStyle w:val="ListParagraph"/>
        <w:numPr>
          <w:ilvl w:val="0"/>
          <w:numId w:val="26"/>
        </w:numPr>
        <w:spacing w:line="26" w:lineRule="atLeast"/>
        <w:rPr>
          <w:rFonts w:cs="Times New Roman"/>
          <w:b/>
          <w:szCs w:val="26"/>
        </w:rPr>
      </w:pPr>
      <w:bookmarkStart w:id="2832" w:name="_Toc444810727"/>
      <w:bookmarkStart w:id="2833" w:name="_Toc475801517"/>
      <w:bookmarkStart w:id="2834" w:name="_Toc475999847"/>
      <w:r w:rsidRPr="00435C51">
        <w:rPr>
          <w:rFonts w:cs="Times New Roman"/>
          <w:b/>
          <w:szCs w:val="26"/>
        </w:rPr>
        <w:t>Buttons: Floating Action Button</w:t>
      </w:r>
      <w:bookmarkEnd w:id="2832"/>
      <w:bookmarkEnd w:id="2833"/>
      <w:bookmarkEnd w:id="2834"/>
    </w:p>
    <w:p w:rsidR="00B57E8C" w:rsidRPr="000A6031" w:rsidRDefault="00B57E8C" w:rsidP="00547EC1">
      <w:pPr>
        <w:spacing w:line="26" w:lineRule="atLeast"/>
        <w:ind w:firstLine="709"/>
        <w:rPr>
          <w:rFonts w:cs="Times New Roman"/>
          <w:szCs w:val="26"/>
        </w:rPr>
      </w:pPr>
      <w:r w:rsidRPr="000A6031">
        <w:rPr>
          <w:rStyle w:val="Strong"/>
          <w:rFonts w:cs="Times New Roman"/>
          <w:b w:val="0"/>
          <w:szCs w:val="26"/>
        </w:rPr>
        <w:t>Floation Action Button (FAB)</w:t>
      </w:r>
      <w:r w:rsidRPr="000A6031">
        <w:rPr>
          <w:rStyle w:val="apple-converted-space"/>
          <w:rFonts w:cs="Times New Roman"/>
          <w:szCs w:val="26"/>
        </w:rPr>
        <w:t> </w:t>
      </w:r>
      <w:r w:rsidR="00E8598C" w:rsidRPr="000A6031">
        <w:rPr>
          <w:rFonts w:cs="Times New Roman"/>
          <w:szCs w:val="26"/>
        </w:rPr>
        <w:t>là một thành phần mới được giới thiệu trong</w:t>
      </w:r>
      <w:r w:rsidR="00E8598C" w:rsidRPr="000A6031">
        <w:rPr>
          <w:rStyle w:val="apple-converted-space"/>
          <w:rFonts w:cs="Times New Roman"/>
          <w:szCs w:val="26"/>
        </w:rPr>
        <w:t> </w:t>
      </w:r>
      <w:hyperlink r:id="rId130" w:tgtFrame="_blank" w:history="1">
        <w:r w:rsidR="00E8598C" w:rsidRPr="000A6031">
          <w:rPr>
            <w:rStyle w:val="Hyperlink"/>
            <w:rFonts w:cs="Times New Roman"/>
            <w:color w:val="auto"/>
            <w:szCs w:val="26"/>
            <w:u w:val="none"/>
          </w:rPr>
          <w:t>Material Design guideline</w:t>
        </w:r>
      </w:hyperlink>
      <w:r w:rsidR="00E8598C" w:rsidRPr="000A6031">
        <w:rPr>
          <w:rFonts w:cs="Times New Roman"/>
          <w:szCs w:val="26"/>
        </w:rPr>
        <w:t>, nó thiết kế cho việc nhấn mạnh cho hành động chính của một màn hình. Đây là một thiết kế phá cách làm nổi bật lên để thu hút người dùng chú ý vào hành động đó.</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xml:space="preserve">Có rất nhiều ý kiến xung quanh thiết kế của thành phần này. Điều quan trọng là sử dụng nó trong trường hợp thật sự cần thiết, chẳng hạn như thể hiện các hành động xảy ra thường xuyên (thường là hiển thị Activity, hoặc những điều có ảnh hưởng đến trải nghiệm người dùng). Tuy nhiên, cũng có ý kiến trái chiều cho rằng </w:t>
      </w:r>
      <w:r w:rsidR="00B57E8C" w:rsidRPr="000A6031">
        <w:rPr>
          <w:rFonts w:cs="Times New Roman"/>
          <w:szCs w:val="26"/>
        </w:rPr>
        <w:t xml:space="preserve">Floating </w:t>
      </w:r>
      <w:r w:rsidRPr="000A6031">
        <w:rPr>
          <w:rFonts w:cs="Times New Roman"/>
          <w:szCs w:val="26"/>
        </w:rPr>
        <w:t>Action Button là một</w:t>
      </w:r>
      <w:r w:rsidRPr="000A6031">
        <w:rPr>
          <w:rStyle w:val="apple-converted-space"/>
          <w:rFonts w:cs="Times New Roman"/>
          <w:szCs w:val="26"/>
        </w:rPr>
        <w:t> </w:t>
      </w:r>
      <w:hyperlink r:id="rId131" w:anchor=".ihz91yj9c" w:tgtFrame="_blank" w:history="1">
        <w:r w:rsidRPr="000A6031">
          <w:rPr>
            <w:rStyle w:val="Hyperlink"/>
            <w:rFonts w:cs="Times New Roman"/>
            <w:color w:val="auto"/>
            <w:szCs w:val="26"/>
            <w:u w:val="none"/>
          </w:rPr>
          <w:t>ý tưởng tồi về mặt trải nghiệm người dùng</w:t>
        </w:r>
      </w:hyperlink>
      <w:r w:rsidRPr="000A6031">
        <w:rPr>
          <w:rFonts w:cs="Times New Roman"/>
          <w:szCs w:val="26"/>
        </w:rPr>
        <w:t>.</w:t>
      </w:r>
    </w:p>
    <w:p w:rsidR="00E8598C" w:rsidRPr="003222A5" w:rsidRDefault="00E8598C" w:rsidP="00155488">
      <w:pPr>
        <w:pStyle w:val="ListParagraph"/>
        <w:numPr>
          <w:ilvl w:val="0"/>
          <w:numId w:val="26"/>
        </w:numPr>
        <w:spacing w:line="26" w:lineRule="atLeast"/>
        <w:rPr>
          <w:rFonts w:cs="Times New Roman"/>
          <w:b/>
          <w:szCs w:val="26"/>
        </w:rPr>
      </w:pPr>
      <w:bookmarkStart w:id="2835" w:name="_Toc444810728"/>
      <w:bookmarkStart w:id="2836" w:name="_Toc475801518"/>
      <w:bookmarkStart w:id="2837" w:name="_Toc475999848"/>
      <w:r w:rsidRPr="003222A5">
        <w:rPr>
          <w:rFonts w:cs="Times New Roman"/>
          <w:b/>
          <w:szCs w:val="26"/>
        </w:rPr>
        <w:t>Navigation Drawer (Slider menu)</w:t>
      </w:r>
      <w:bookmarkEnd w:id="2835"/>
      <w:bookmarkEnd w:id="2836"/>
      <w:bookmarkEnd w:id="2837"/>
    </w:p>
    <w:p w:rsidR="00E8598C" w:rsidRPr="000A6031" w:rsidRDefault="00E8598C" w:rsidP="00547EC1">
      <w:pPr>
        <w:spacing w:line="26" w:lineRule="atLeast"/>
        <w:ind w:firstLine="709"/>
        <w:rPr>
          <w:rFonts w:cs="Times New Roman"/>
          <w:szCs w:val="26"/>
        </w:rPr>
      </w:pPr>
      <w:r w:rsidRPr="000A6031">
        <w:rPr>
          <w:rFonts w:cs="Times New Roman"/>
          <w:szCs w:val="26"/>
        </w:rPr>
        <w:t>Navigation Drawer là một bản điều hướng xuất hiện khi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14:ligatures w14:val="standard"/>
        </w:rPr>
        <w:drawing>
          <wp:inline distT="0" distB="0" distL="0" distR="0" wp14:anchorId="1F426250" wp14:editId="50C260B7">
            <wp:extent cx="219257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216280" cy="3870456"/>
                    </a:xfrm>
                    <a:prstGeom prst="rect">
                      <a:avLst/>
                    </a:prstGeom>
                  </pic:spPr>
                </pic:pic>
              </a:graphicData>
            </a:graphic>
          </wp:inline>
        </w:drawing>
      </w:r>
    </w:p>
    <w:p w:rsidR="00115835" w:rsidRPr="000A6031" w:rsidRDefault="00115835" w:rsidP="00547EC1">
      <w:pPr>
        <w:spacing w:line="26" w:lineRule="atLeast"/>
        <w:ind w:firstLine="709"/>
        <w:rPr>
          <w:rFonts w:cs="Times New Roman"/>
          <w:b/>
          <w:szCs w:val="26"/>
        </w:rPr>
      </w:pPr>
      <w:r w:rsidRPr="000A6031">
        <w:rPr>
          <w:rFonts w:cs="Times New Roman"/>
          <w:szCs w:val="26"/>
        </w:rPr>
        <w:t>Hình 1.21: Minh họa khi sử dụng Navigation Drawer (Slider menu)</w:t>
      </w:r>
    </w:p>
    <w:p w:rsidR="00115835" w:rsidRPr="000A6031" w:rsidRDefault="00115835"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Tham khảo thêm chi tiết tại:</w:t>
      </w:r>
    </w:p>
    <w:p w:rsidR="00E8598C" w:rsidRPr="000A6031" w:rsidRDefault="005B2DA6" w:rsidP="00547EC1">
      <w:pPr>
        <w:spacing w:line="26" w:lineRule="atLeast"/>
        <w:ind w:firstLine="709"/>
        <w:rPr>
          <w:rStyle w:val="Hyperlink"/>
          <w:rFonts w:cs="Times New Roman"/>
          <w:color w:val="auto"/>
          <w:szCs w:val="26"/>
          <w:u w:val="none"/>
        </w:rPr>
      </w:pPr>
      <w:hyperlink r:id="rId133" w:history="1">
        <w:r w:rsidR="00E8598C" w:rsidRPr="000A6031">
          <w:rPr>
            <w:rStyle w:val="Hyperlink"/>
            <w:rFonts w:cs="Times New Roman"/>
            <w:color w:val="auto"/>
            <w:szCs w:val="26"/>
            <w:u w:val="none"/>
          </w:rPr>
          <w:t>https://www.google.com/design/spec/patterns/navigation-drawer.html</w:t>
        </w:r>
      </w:hyperlink>
    </w:p>
    <w:p w:rsidR="000E34B7" w:rsidRPr="000A6031" w:rsidRDefault="008D47E7" w:rsidP="00F82BEF">
      <w:pPr>
        <w:pStyle w:val="Heading3"/>
        <w:spacing w:before="120" w:after="120" w:line="26" w:lineRule="atLeast"/>
        <w:ind w:firstLine="0"/>
        <w:rPr>
          <w:rFonts w:cs="Times New Roman"/>
          <w:color w:val="auto"/>
          <w:szCs w:val="26"/>
        </w:rPr>
      </w:pPr>
      <w:bookmarkStart w:id="2838" w:name="_Toc444810729"/>
      <w:bookmarkStart w:id="2839" w:name="_Toc475801519"/>
      <w:bookmarkStart w:id="2840" w:name="_Toc475999849"/>
      <w:bookmarkStart w:id="2841" w:name="_Toc511914385"/>
      <w:bookmarkStart w:id="2842" w:name="_Toc511914465"/>
      <w:bookmarkStart w:id="2843" w:name="_Toc513314938"/>
      <w:r>
        <w:rPr>
          <w:rFonts w:cs="Times New Roman"/>
          <w:color w:val="auto"/>
          <w:szCs w:val="26"/>
        </w:rPr>
        <w:t>1.5.12</w:t>
      </w:r>
      <w:r w:rsidR="00906EEC" w:rsidRPr="000A6031">
        <w:rPr>
          <w:rFonts w:cs="Times New Roman"/>
          <w:color w:val="auto"/>
          <w:szCs w:val="26"/>
        </w:rPr>
        <w:t xml:space="preserve"> </w:t>
      </w:r>
      <w:r w:rsidR="00E8598C" w:rsidRPr="000A6031">
        <w:rPr>
          <w:rFonts w:cs="Times New Roman"/>
          <w:color w:val="auto"/>
          <w:szCs w:val="26"/>
        </w:rPr>
        <w:t>Lưu trữ dữ liệu trong Android</w:t>
      </w:r>
      <w:bookmarkStart w:id="2844" w:name="_Toc444810730"/>
      <w:bookmarkStart w:id="2845" w:name="_Toc475801520"/>
      <w:bookmarkStart w:id="2846" w:name="_Toc475999850"/>
      <w:bookmarkEnd w:id="2838"/>
      <w:bookmarkEnd w:id="2839"/>
      <w:bookmarkEnd w:id="2840"/>
      <w:bookmarkEnd w:id="2841"/>
      <w:bookmarkEnd w:id="2842"/>
      <w:bookmarkEnd w:id="2843"/>
    </w:p>
    <w:p w:rsidR="00E8598C" w:rsidRPr="0004006F" w:rsidRDefault="00E8598C" w:rsidP="00155488">
      <w:pPr>
        <w:pStyle w:val="ListParagraph"/>
        <w:numPr>
          <w:ilvl w:val="0"/>
          <w:numId w:val="28"/>
        </w:numPr>
        <w:spacing w:line="26" w:lineRule="atLeast"/>
        <w:rPr>
          <w:rFonts w:cs="Times New Roman"/>
          <w:b/>
          <w:szCs w:val="26"/>
        </w:rPr>
      </w:pPr>
      <w:r w:rsidRPr="0004006F">
        <w:rPr>
          <w:rFonts w:cs="Times New Roman"/>
          <w:b/>
          <w:szCs w:val="26"/>
        </w:rPr>
        <w:t>Share Preferences</w:t>
      </w:r>
      <w:bookmarkEnd w:id="2844"/>
      <w:bookmarkEnd w:id="2845"/>
      <w:bookmarkEnd w:id="2846"/>
    </w:p>
    <w:p w:rsidR="00E8598C" w:rsidRPr="000A6031" w:rsidRDefault="00E8598C" w:rsidP="00547EC1">
      <w:pPr>
        <w:spacing w:line="26" w:lineRule="atLeast"/>
        <w:ind w:firstLine="709"/>
        <w:rPr>
          <w:rFonts w:cs="Times New Roman"/>
          <w:szCs w:val="26"/>
        </w:rPr>
      </w:pPr>
      <w:r w:rsidRPr="000A6031">
        <w:rPr>
          <w:rFonts w:cs="Times New Roman"/>
          <w:szCs w:val="26"/>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04006F" w:rsidRDefault="00E8598C" w:rsidP="0004006F">
      <w:pPr>
        <w:spacing w:line="26" w:lineRule="atLeast"/>
        <w:ind w:firstLine="709"/>
        <w:rPr>
          <w:rFonts w:cs="Times New Roman"/>
          <w:szCs w:val="26"/>
        </w:rPr>
      </w:pPr>
      <w:r w:rsidRPr="000A6031">
        <w:rPr>
          <w:rFonts w:cs="Times New Roman"/>
          <w:szCs w:val="26"/>
        </w:rPr>
        <w:lastRenderedPageBreak/>
        <w:t>Cách thức thuận tiện nhất là mô tả tập trung các cấu hình ta cần lưu lại trong một Activity (thường là màn hình “</w:t>
      </w:r>
      <w:r w:rsidRPr="000A6031">
        <w:rPr>
          <w:rStyle w:val="Emphasis"/>
          <w:rFonts w:eastAsiaTheme="majorEastAsia" w:cs="Times New Roman"/>
          <w:szCs w:val="26"/>
        </w:rPr>
        <w:t>Settings</w:t>
      </w:r>
      <w:r w:rsidRPr="000A6031">
        <w:rPr>
          <w:rFonts w:cs="Times New Roman"/>
          <w:szCs w:val="26"/>
        </w:rPr>
        <w:t>” của ứng dụng).</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References – cặp giá trị &lt;key – value&gt;.</w:t>
      </w:r>
    </w:p>
    <w:p w:rsidR="00E8598C" w:rsidRPr="0095552C" w:rsidRDefault="00E8598C" w:rsidP="0095552C">
      <w:pPr>
        <w:spacing w:line="26" w:lineRule="atLeast"/>
        <w:ind w:firstLine="709"/>
        <w:rPr>
          <w:rFonts w:cs="Times New Roman"/>
          <w:szCs w:val="26"/>
        </w:rPr>
      </w:pPr>
      <w:r w:rsidRPr="0095552C">
        <w:rPr>
          <w:rFonts w:cs="Times New Roman"/>
          <w:szCs w:val="26"/>
        </w:rPr>
        <w:t xml:space="preserve">Key: </w:t>
      </w:r>
      <w:r w:rsidR="00B57E8C" w:rsidRPr="0095552C">
        <w:rPr>
          <w:rFonts w:cs="Times New Roman"/>
          <w:szCs w:val="26"/>
        </w:rPr>
        <w:t>S</w:t>
      </w:r>
      <w:r w:rsidRPr="0095552C">
        <w:rPr>
          <w:rFonts w:cs="Times New Roman"/>
          <w:szCs w:val="26"/>
        </w:rPr>
        <w:t>tring</w:t>
      </w:r>
    </w:p>
    <w:p w:rsidR="0095552C" w:rsidRDefault="00E8598C" w:rsidP="0095552C">
      <w:pPr>
        <w:spacing w:line="26" w:lineRule="atLeast"/>
        <w:ind w:firstLine="709"/>
        <w:rPr>
          <w:rFonts w:cs="Times New Roman"/>
          <w:szCs w:val="26"/>
        </w:rPr>
      </w:pPr>
      <w:r w:rsidRPr="0095552C">
        <w:rPr>
          <w:rFonts w:cs="Times New Roman"/>
          <w:szCs w:val="26"/>
        </w:rPr>
        <w:t>Value: primitive data type</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Một số hàm của References:</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getSharedPreferences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getDefaultSharedPreferences</w:t>
      </w:r>
      <w:r w:rsidR="007B4EAB">
        <w:rPr>
          <w:rFonts w:ascii="Consolas" w:hAnsi="Consolas" w:cs="Times New Roman"/>
          <w:szCs w:val="26"/>
        </w:rPr>
        <w:t xml:space="preserve">(): </w:t>
      </w:r>
    </w:p>
    <w:p w:rsidR="00E8598C" w:rsidRPr="0004006F" w:rsidRDefault="00E8598C" w:rsidP="00155488">
      <w:pPr>
        <w:pStyle w:val="ListParagraph"/>
        <w:numPr>
          <w:ilvl w:val="0"/>
          <w:numId w:val="27"/>
        </w:numPr>
        <w:spacing w:line="26" w:lineRule="atLeast"/>
        <w:rPr>
          <w:rFonts w:cs="Times New Roman"/>
          <w:szCs w:val="26"/>
        </w:rPr>
      </w:pPr>
      <w:r w:rsidRPr="0004006F">
        <w:rPr>
          <w:rFonts w:cs="Times New Roman"/>
          <w:szCs w:val="26"/>
        </w:rPr>
        <w:t>Các hàm được sử dụng để lưu trữ, lấy dữ liệu: putXxx…, getXxx….</w:t>
      </w:r>
    </w:p>
    <w:p w:rsidR="00E8598C" w:rsidRPr="0095552C" w:rsidRDefault="00E8598C" w:rsidP="0004006F">
      <w:pPr>
        <w:spacing w:line="26" w:lineRule="atLeast"/>
        <w:ind w:left="709"/>
        <w:rPr>
          <w:rFonts w:cs="Times New Roman"/>
          <w:szCs w:val="26"/>
        </w:rPr>
      </w:pPr>
      <w:r w:rsidRPr="0095552C">
        <w:rPr>
          <w:rFonts w:cs="Times New Roman"/>
          <w:szCs w:val="26"/>
        </w:rPr>
        <w:t>Hàm put.</w:t>
      </w:r>
    </w:p>
    <w:p w:rsidR="00E8598C" w:rsidRPr="0095552C" w:rsidRDefault="00E8598C" w:rsidP="0004006F">
      <w:pPr>
        <w:spacing w:line="26" w:lineRule="atLeast"/>
        <w:ind w:left="709"/>
        <w:rPr>
          <w:rFonts w:cs="Times New Roman"/>
          <w:szCs w:val="26"/>
        </w:rPr>
      </w:pPr>
      <w:r w:rsidRPr="0095552C">
        <w:rPr>
          <w:rFonts w:cs="Times New Roman"/>
          <w:szCs w:val="26"/>
        </w:rPr>
        <w:t>Hàm get.</w:t>
      </w:r>
    </w:p>
    <w:p w:rsidR="00E8598C" w:rsidRPr="0095552C" w:rsidRDefault="00E8598C" w:rsidP="0004006F">
      <w:pPr>
        <w:spacing w:line="26" w:lineRule="atLeast"/>
        <w:ind w:left="709"/>
        <w:rPr>
          <w:rFonts w:cs="Times New Roman"/>
          <w:szCs w:val="26"/>
        </w:rPr>
      </w:pPr>
      <w:r w:rsidRPr="0095552C">
        <w:rPr>
          <w:rFonts w:cs="Times New Roman"/>
          <w:szCs w:val="26"/>
        </w:rPr>
        <w:t xml:space="preserve">Xxx: là các kiểu { </w:t>
      </w:r>
      <w:r w:rsidRPr="0095552C">
        <w:rPr>
          <w:rFonts w:cs="Times New Roman"/>
          <w:i/>
          <w:iCs/>
          <w:szCs w:val="26"/>
        </w:rPr>
        <w:t xml:space="preserve">Long, Int, Double, Boolean, String </w:t>
      </w:r>
      <w:r w:rsidRPr="0095552C">
        <w:rPr>
          <w:rFonts w:cs="Times New Roman"/>
          <w:szCs w:val="26"/>
        </w:rPr>
        <w:t>}.</w:t>
      </w:r>
    </w:p>
    <w:p w:rsidR="00E8598C" w:rsidRPr="0095552C" w:rsidRDefault="00E8598C" w:rsidP="0004006F">
      <w:pPr>
        <w:spacing w:line="26" w:lineRule="atLeast"/>
        <w:ind w:left="709"/>
        <w:rPr>
          <w:rFonts w:cs="Times New Roman"/>
          <w:szCs w:val="26"/>
        </w:rPr>
      </w:pPr>
      <w:r w:rsidRPr="0095552C">
        <w:rPr>
          <w:rFonts w:cs="Times New Roman"/>
          <w:szCs w:val="26"/>
        </w:rPr>
        <w:t>Xxx = {</w:t>
      </w:r>
      <w:r w:rsidRPr="0095552C">
        <w:rPr>
          <w:rFonts w:cs="Times New Roman"/>
          <w:i/>
          <w:iCs/>
          <w:szCs w:val="26"/>
        </w:rPr>
        <w:t>Long, Int, Double, Boolean, String</w:t>
      </w:r>
      <w:r w:rsidRPr="0095552C">
        <w:rPr>
          <w:rFonts w:cs="Times New Roman"/>
          <w:szCs w:val="26"/>
        </w:rPr>
        <w:t xml:space="preserve"> }</w:t>
      </w:r>
    </w:p>
    <w:p w:rsidR="00E8598C" w:rsidRPr="0095552C" w:rsidRDefault="00E8598C" w:rsidP="0004006F">
      <w:pPr>
        <w:spacing w:line="26" w:lineRule="atLeast"/>
        <w:ind w:left="709"/>
        <w:rPr>
          <w:rFonts w:cs="Times New Roman"/>
          <w:szCs w:val="26"/>
        </w:rPr>
      </w:pPr>
      <w:r w:rsidRPr="0095552C">
        <w:rPr>
          <w:rFonts w:cs="Times New Roman"/>
          <w:szCs w:val="26"/>
        </w:rPr>
        <w:t>Key: String.</w:t>
      </w:r>
    </w:p>
    <w:p w:rsidR="00187151" w:rsidRPr="000A6031" w:rsidRDefault="00A808A4" w:rsidP="00F82BEF">
      <w:pPr>
        <w:pStyle w:val="Heading2"/>
        <w:spacing w:before="120" w:after="120" w:line="26" w:lineRule="atLeast"/>
        <w:ind w:firstLine="0"/>
        <w:rPr>
          <w:rFonts w:cs="Times New Roman"/>
          <w:color w:val="auto"/>
        </w:rPr>
      </w:pPr>
      <w:bookmarkStart w:id="2847" w:name="_Toc507842841"/>
      <w:bookmarkStart w:id="2848" w:name="_Toc511914386"/>
      <w:bookmarkStart w:id="2849" w:name="_Toc511914466"/>
      <w:bookmarkStart w:id="2850" w:name="_Toc513314939"/>
      <w:r w:rsidRPr="000A6031">
        <w:rPr>
          <w:rFonts w:cs="Times New Roman"/>
          <w:color w:val="auto"/>
        </w:rPr>
        <w:t>1.</w:t>
      </w:r>
      <w:r w:rsidR="0004006F">
        <w:rPr>
          <w:rFonts w:cs="Times New Roman"/>
          <w:color w:val="auto"/>
        </w:rPr>
        <w:t>6</w:t>
      </w:r>
      <w:r w:rsidR="00906EEC" w:rsidRPr="000A6031">
        <w:rPr>
          <w:rFonts w:cs="Times New Roman"/>
          <w:color w:val="auto"/>
        </w:rPr>
        <w:t xml:space="preserve"> </w:t>
      </w:r>
      <w:r w:rsidR="00906EEC" w:rsidRPr="000A6031">
        <w:rPr>
          <w:rFonts w:cs="Times New Roman"/>
          <w:color w:val="auto"/>
          <w:lang w:val="de-DE"/>
        </w:rPr>
        <w:t>Google Map API trên Hệ điều hành Android</w:t>
      </w:r>
      <w:bookmarkEnd w:id="2847"/>
      <w:bookmarkEnd w:id="2848"/>
      <w:bookmarkEnd w:id="2849"/>
      <w:bookmarkEnd w:id="2850"/>
    </w:p>
    <w:p w:rsidR="003008C5" w:rsidRPr="000A6031" w:rsidRDefault="00F26E39" w:rsidP="00F82BEF">
      <w:pPr>
        <w:pStyle w:val="Heading3"/>
        <w:spacing w:before="120" w:after="120" w:line="26" w:lineRule="atLeast"/>
        <w:ind w:firstLine="0"/>
        <w:rPr>
          <w:rFonts w:cs="Times New Roman"/>
          <w:b w:val="0"/>
          <w:bCs w:val="0"/>
          <w:color w:val="auto"/>
          <w:szCs w:val="26"/>
        </w:rPr>
      </w:pPr>
      <w:bookmarkStart w:id="2851" w:name="_Toc511914387"/>
      <w:bookmarkStart w:id="2852" w:name="_Toc511914467"/>
      <w:bookmarkStart w:id="2853" w:name="_Toc513314940"/>
      <w:r w:rsidRPr="000A6031">
        <w:rPr>
          <w:rFonts w:cs="Times New Roman"/>
          <w:color w:val="auto"/>
          <w:szCs w:val="26"/>
        </w:rPr>
        <w:t>1.</w:t>
      </w:r>
      <w:r w:rsidR="003008C5" w:rsidRPr="000A6031">
        <w:rPr>
          <w:rFonts w:cs="Times New Roman"/>
          <w:color w:val="auto"/>
          <w:szCs w:val="26"/>
        </w:rPr>
        <w:t>6.1 Google Maps</w:t>
      </w:r>
      <w:bookmarkEnd w:id="2851"/>
      <w:bookmarkEnd w:id="2852"/>
      <w:bookmarkEnd w:id="2853"/>
    </w:p>
    <w:p w:rsidR="003008C5" w:rsidRPr="000A6031" w:rsidRDefault="003008C5" w:rsidP="00547EC1">
      <w:pPr>
        <w:spacing w:line="26" w:lineRule="atLeast"/>
        <w:ind w:firstLine="709"/>
        <w:rPr>
          <w:rFonts w:cs="Times New Roman"/>
          <w:b/>
          <w:bCs/>
          <w:szCs w:val="26"/>
        </w:rPr>
      </w:pPr>
      <w:r w:rsidRPr="000A6031">
        <w:rPr>
          <w:rFonts w:cs="Times New Roman"/>
          <w:szCs w:val="26"/>
        </w:rPr>
        <w:t xml:space="preserve">Google </w:t>
      </w:r>
      <w:r w:rsidR="007B4EAB" w:rsidRPr="000A6031">
        <w:rPr>
          <w:rFonts w:cs="Times New Roman"/>
          <w:szCs w:val="26"/>
        </w:rPr>
        <w:t xml:space="preserve">Maps </w:t>
      </w:r>
      <w:r w:rsidRPr="000A6031">
        <w:rPr>
          <w:rFonts w:cs="Times New Roman"/>
          <w:szCs w:val="26"/>
        </w:rPr>
        <w:t xml:space="preserve">được xem là dịch vụ bản đồ số được google phát triển với mục đích thay thế cho các loại bản đồ giấy thông thường. Giờ đây chỉ bằng chiếc </w:t>
      </w:r>
      <w:r w:rsidR="005715BF">
        <w:rPr>
          <w:rFonts w:cs="Times New Roman"/>
          <w:szCs w:val="26"/>
        </w:rPr>
        <w:t>điện thoại thông minh</w:t>
      </w:r>
      <w:r w:rsidRPr="000A6031">
        <w:rPr>
          <w:rFonts w:cs="Times New Roman"/>
          <w:szCs w:val="26"/>
        </w:rPr>
        <w:t xml:space="preserve"> nhỏ gọn có thể tự do lựa chọn những địa điểm mà mình muốn đến và nhanh chóng tiếp cận được những dịch vụ xung quanh các địa điểm đó.</w:t>
      </w:r>
    </w:p>
    <w:p w:rsidR="005715BF" w:rsidRDefault="003008C5" w:rsidP="00F63E22">
      <w:pPr>
        <w:spacing w:line="26" w:lineRule="atLeast"/>
        <w:ind w:firstLine="709"/>
        <w:rPr>
          <w:rFonts w:cs="Times New Roman"/>
          <w:szCs w:val="26"/>
        </w:rPr>
      </w:pPr>
      <w:r w:rsidRPr="000A6031">
        <w:rPr>
          <w:rFonts w:cs="Times New Roman"/>
          <w:szCs w:val="26"/>
        </w:rPr>
        <w:t>Để sử dụng Google map một cách chính xác nhấ</w:t>
      </w:r>
      <w:r w:rsidR="00F13E8D">
        <w:rPr>
          <w:rFonts w:cs="Times New Roman"/>
          <w:szCs w:val="26"/>
        </w:rPr>
        <w:t xml:space="preserve">t </w:t>
      </w:r>
      <w:r w:rsidRPr="000A6031">
        <w:rPr>
          <w:rFonts w:cs="Times New Roman"/>
          <w:szCs w:val="26"/>
        </w:rPr>
        <w:t>cần GPS- hệ thống định vị toàn cầu giúp có thể biết rõ vị trí hiện tại của bản thân và thông qua GPS con người có thể dễ dàng xác định được phương hướng và đường đi một cách nhanh chóng nhất có thể.</w:t>
      </w:r>
    </w:p>
    <w:p w:rsidR="00F26E39" w:rsidRPr="00101651" w:rsidRDefault="00F26E39" w:rsidP="00F82BEF">
      <w:pPr>
        <w:pStyle w:val="Heading3"/>
        <w:ind w:firstLine="0"/>
        <w:rPr>
          <w:rFonts w:cs="Times New Roman"/>
          <w:b w:val="0"/>
          <w:color w:val="auto"/>
          <w:szCs w:val="26"/>
        </w:rPr>
      </w:pPr>
      <w:bookmarkStart w:id="2854" w:name="_Toc511914388"/>
      <w:bookmarkStart w:id="2855" w:name="_Toc511914468"/>
      <w:bookmarkStart w:id="2856" w:name="_Toc513314941"/>
      <w:r w:rsidRPr="00101651">
        <w:rPr>
          <w:rFonts w:cs="Times New Roman"/>
          <w:color w:val="auto"/>
          <w:szCs w:val="26"/>
        </w:rPr>
        <w:t>1.</w:t>
      </w:r>
      <w:r w:rsidR="003008C5" w:rsidRPr="00101651">
        <w:rPr>
          <w:rFonts w:cs="Times New Roman"/>
          <w:color w:val="auto"/>
          <w:szCs w:val="26"/>
        </w:rPr>
        <w:t>6.2 Các loại bản đồ</w:t>
      </w:r>
      <w:r w:rsidRPr="00101651">
        <w:rPr>
          <w:rFonts w:cs="Times New Roman"/>
          <w:color w:val="auto"/>
          <w:szCs w:val="26"/>
        </w:rPr>
        <w:t xml:space="preserve"> Google Maps</w:t>
      </w:r>
      <w:bookmarkEnd w:id="2854"/>
      <w:bookmarkEnd w:id="2855"/>
      <w:bookmarkEnd w:id="2856"/>
    </w:p>
    <w:p w:rsidR="00535672" w:rsidRPr="00101651" w:rsidRDefault="003008C5" w:rsidP="009D1BE1">
      <w:pPr>
        <w:rPr>
          <w:rFonts w:cs="Times New Roman"/>
          <w:szCs w:val="26"/>
        </w:rPr>
      </w:pPr>
      <w:r w:rsidRPr="00101651">
        <w:rPr>
          <w:rFonts w:cs="Times New Roman"/>
          <w:szCs w:val="26"/>
        </w:rPr>
        <w:t xml:space="preserve">Google Maps cung cấp </w:t>
      </w:r>
      <w:r w:rsidR="005715BF" w:rsidRPr="00101651">
        <w:rPr>
          <w:rFonts w:cs="Times New Roman"/>
          <w:szCs w:val="26"/>
        </w:rPr>
        <w:t>5</w:t>
      </w:r>
      <w:r w:rsidRPr="00101651">
        <w:rPr>
          <w:rFonts w:cs="Times New Roman"/>
          <w:szCs w:val="26"/>
        </w:rPr>
        <w:t xml:space="preserve"> loại bản đồ</w:t>
      </w:r>
      <w:r w:rsidR="00535672" w:rsidRPr="00101651">
        <w:rPr>
          <w:rFonts w:cs="Times New Roman"/>
          <w:szCs w:val="26"/>
        </w:rPr>
        <w:t xml:space="preserve"> như sau:</w:t>
      </w:r>
    </w:p>
    <w:p w:rsidR="005715BF" w:rsidRPr="00101651" w:rsidRDefault="005715BF" w:rsidP="009D1BE1">
      <w:pPr>
        <w:rPr>
          <w:rFonts w:cs="Times New Roman"/>
          <w:b/>
          <w:szCs w:val="26"/>
        </w:rPr>
      </w:pPr>
      <w:r w:rsidRPr="00101651">
        <w:rPr>
          <w:rFonts w:cs="Times New Roman"/>
          <w:szCs w:val="26"/>
        </w:rPr>
        <w:t>int MAP_TYPE_HYBRID Bản đồ vệ tinh với một lớp trong suốt của các đường phố lớn.</w:t>
      </w:r>
    </w:p>
    <w:p w:rsidR="005715BF" w:rsidRPr="00101651" w:rsidRDefault="005715BF" w:rsidP="009D1BE1">
      <w:pPr>
        <w:rPr>
          <w:rFonts w:cs="Times New Roman"/>
          <w:b/>
          <w:szCs w:val="26"/>
        </w:rPr>
      </w:pPr>
      <w:r w:rsidRPr="00101651">
        <w:rPr>
          <w:rFonts w:cs="Times New Roman"/>
          <w:szCs w:val="26"/>
        </w:rPr>
        <w:t>int MAP_TYPE_NONE Không có bản đồ nền.</w:t>
      </w:r>
    </w:p>
    <w:p w:rsidR="005715BF" w:rsidRPr="00101651" w:rsidRDefault="005715BF" w:rsidP="009D1BE1">
      <w:pPr>
        <w:rPr>
          <w:rFonts w:cs="Times New Roman"/>
          <w:b/>
          <w:szCs w:val="26"/>
        </w:rPr>
      </w:pPr>
      <w:r w:rsidRPr="00101651">
        <w:rPr>
          <w:rFonts w:cs="Times New Roman"/>
          <w:szCs w:val="26"/>
        </w:rPr>
        <w:t>int MAP_TYPE_NORMAL Bản đồ cơ bản.</w:t>
      </w:r>
    </w:p>
    <w:p w:rsidR="005715BF" w:rsidRPr="00101651" w:rsidRDefault="005715BF" w:rsidP="009D1BE1">
      <w:pPr>
        <w:rPr>
          <w:rFonts w:cs="Times New Roman"/>
          <w:b/>
          <w:szCs w:val="26"/>
        </w:rPr>
      </w:pPr>
      <w:r w:rsidRPr="00101651">
        <w:rPr>
          <w:rFonts w:cs="Times New Roman"/>
          <w:szCs w:val="26"/>
        </w:rPr>
        <w:t>int MAP_TYPE_SATELLITE Bản đồ vệ tinh không có nhãn.</w:t>
      </w:r>
    </w:p>
    <w:p w:rsidR="005715BF" w:rsidRPr="00101651" w:rsidRDefault="005715BF" w:rsidP="009D1BE1">
      <w:pPr>
        <w:rPr>
          <w:rFonts w:cs="Times New Roman"/>
          <w:b/>
          <w:szCs w:val="26"/>
        </w:rPr>
      </w:pPr>
      <w:r w:rsidRPr="00101651">
        <w:rPr>
          <w:rFonts w:cs="Times New Roman"/>
          <w:szCs w:val="26"/>
        </w:rPr>
        <w:t xml:space="preserve">int MAP_TYPE_TERRAIN Bản đồ địa hình. </w:t>
      </w:r>
    </w:p>
    <w:p w:rsidR="009C2466" w:rsidRPr="00101651" w:rsidRDefault="009C2466" w:rsidP="009D1BE1">
      <w:pPr>
        <w:rPr>
          <w:rFonts w:cs="Times New Roman"/>
        </w:rPr>
      </w:pPr>
    </w:p>
    <w:p w:rsidR="00A73B29" w:rsidRPr="00101651" w:rsidRDefault="00A73B29" w:rsidP="00F82BEF">
      <w:pPr>
        <w:pStyle w:val="Heading3"/>
        <w:ind w:firstLine="0"/>
        <w:rPr>
          <w:rFonts w:cs="Times New Roman"/>
          <w:b w:val="0"/>
          <w:color w:val="auto"/>
          <w:szCs w:val="26"/>
        </w:rPr>
      </w:pPr>
      <w:bookmarkStart w:id="2857" w:name="_Toc511914389"/>
      <w:bookmarkStart w:id="2858" w:name="_Toc511914469"/>
      <w:bookmarkStart w:id="2859" w:name="_Toc513314942"/>
      <w:r w:rsidRPr="00101651">
        <w:rPr>
          <w:rFonts w:cs="Times New Roman"/>
          <w:color w:val="auto"/>
          <w:szCs w:val="26"/>
        </w:rPr>
        <w:lastRenderedPageBreak/>
        <w:t>1.6.</w:t>
      </w:r>
      <w:r w:rsidR="00712E92" w:rsidRPr="00101651">
        <w:rPr>
          <w:rFonts w:cs="Times New Roman"/>
          <w:color w:val="auto"/>
          <w:szCs w:val="26"/>
        </w:rPr>
        <w:t>3</w:t>
      </w:r>
      <w:r w:rsidRPr="00101651">
        <w:rPr>
          <w:rFonts w:cs="Times New Roman"/>
          <w:color w:val="auto"/>
          <w:szCs w:val="26"/>
        </w:rPr>
        <w:t xml:space="preserve"> Ứng dụng Google Maps trên nền tảng Andriod.</w:t>
      </w:r>
      <w:bookmarkEnd w:id="2857"/>
      <w:bookmarkEnd w:id="2858"/>
      <w:bookmarkEnd w:id="2859"/>
    </w:p>
    <w:p w:rsidR="00A73B29" w:rsidRPr="00101651" w:rsidRDefault="00A73B29" w:rsidP="009D1BE1">
      <w:pPr>
        <w:rPr>
          <w:rFonts w:cs="Times New Roman"/>
        </w:rPr>
      </w:pPr>
      <w:r w:rsidRPr="00101651">
        <w:rPr>
          <w:rFonts w:cs="Times New Roman"/>
        </w:rPr>
        <w:t>Không thể tạo ra một đối tượng GoogleMap trực tiếp mà phải bằng cách lấy một từ phương thức getMapAsync () trên MapFragment hoặc MapView mà bạn đã thêm vào ứng dụng của mình.</w:t>
      </w:r>
    </w:p>
    <w:p w:rsidR="00A73B29" w:rsidRPr="00101651" w:rsidRDefault="00A73B29" w:rsidP="009D1BE1">
      <w:pPr>
        <w:rPr>
          <w:rFonts w:cs="Times New Roman"/>
        </w:rPr>
      </w:pPr>
      <w:r w:rsidRPr="00101651">
        <w:rPr>
          <w:rFonts w:cs="Times New Roman"/>
          <w:i/>
          <w:u w:val="single"/>
        </w:rPr>
        <w:t>Lưu ý:</w:t>
      </w:r>
      <w:r w:rsidRPr="00101651">
        <w:rPr>
          <w:rFonts w:cs="Times New Roman"/>
        </w:rPr>
        <w:t xml:space="preserve"> Tương tự đối tượng Xem, GoogleMap chỉ có thể đọc và sửa đổi từ chủ đề Giao diện người dùng Android. Gọi các phương thức GoogleMap từ một chủ đề khác sẽ dẫn đến một ngoại lệ.</w:t>
      </w:r>
    </w:p>
    <w:p w:rsidR="00712E92" w:rsidRPr="00101651" w:rsidRDefault="00A73B29" w:rsidP="009D1BE1">
      <w:pPr>
        <w:rPr>
          <w:rFonts w:cs="Times New Roman"/>
        </w:rPr>
      </w:pPr>
      <w:r w:rsidRPr="00101651">
        <w:rPr>
          <w:rFonts w:cs="Times New Roman"/>
        </w:rPr>
        <w:t xml:space="preserve">Bạn có thể điều chỉnh quan điểm của bản đồ bằng cách thay đổi vị trí xem bản đồ (trái ngược với di chuyển bản đồ). Bạn có thể sử dụng chế độ xem của bản đồ để đặt các thông số như vị trí, mức độ phóng, góc độ nghiêng, và mang. </w:t>
      </w:r>
    </w:p>
    <w:p w:rsidR="00712E92" w:rsidRPr="00101651" w:rsidRDefault="00712E92" w:rsidP="00F82BEF">
      <w:pPr>
        <w:pStyle w:val="Heading3"/>
        <w:ind w:firstLine="0"/>
        <w:rPr>
          <w:rFonts w:cs="Times New Roman"/>
          <w:b w:val="0"/>
          <w:color w:val="auto"/>
          <w:szCs w:val="26"/>
        </w:rPr>
      </w:pPr>
      <w:bookmarkStart w:id="2860" w:name="_Toc511914390"/>
      <w:bookmarkStart w:id="2861" w:name="_Toc511914470"/>
      <w:bookmarkStart w:id="2862" w:name="_Toc513314943"/>
      <w:r w:rsidRPr="00101651">
        <w:rPr>
          <w:rFonts w:cs="Times New Roman"/>
          <w:color w:val="auto"/>
          <w:szCs w:val="26"/>
        </w:rPr>
        <w:t>1.6.4 Các phương thức của Google Maps</w:t>
      </w:r>
      <w:bookmarkEnd w:id="2860"/>
      <w:bookmarkEnd w:id="2861"/>
      <w:bookmarkEnd w:id="2862"/>
    </w:p>
    <w:p w:rsidR="00712E92" w:rsidRPr="00101651" w:rsidRDefault="00712E92" w:rsidP="009D1BE1">
      <w:pPr>
        <w:rPr>
          <w:rFonts w:cs="Times New Roman"/>
        </w:rPr>
      </w:pPr>
      <w:r w:rsidRPr="00101651">
        <w:rPr>
          <w:rFonts w:cs="Times New Roman"/>
        </w:rPr>
        <w:t>final Circle addCircle(CircleOptions options): Thêm một vòng tròn vào bản đồ.</w:t>
      </w:r>
    </w:p>
    <w:p w:rsidR="00712E92" w:rsidRPr="00101651" w:rsidRDefault="00736FBC" w:rsidP="009D1BE1">
      <w:pPr>
        <w:rPr>
          <w:rFonts w:cs="Times New Roman"/>
        </w:rPr>
      </w:pPr>
      <w:r w:rsidRPr="00101651">
        <w:rPr>
          <w:rFonts w:cs="Times New Roman"/>
        </w:rPr>
        <w:t xml:space="preserve">final Marker </w:t>
      </w:r>
      <w:r w:rsidR="00712E92" w:rsidRPr="00101651">
        <w:rPr>
          <w:rFonts w:cs="Times New Roman"/>
        </w:rPr>
        <w:t>addMarker(MarkerOptions options): Thêm điểm đánh dấu vào bản đồ.</w:t>
      </w:r>
    </w:p>
    <w:p w:rsidR="00712E92" w:rsidRPr="00101651" w:rsidRDefault="00736FBC" w:rsidP="009D1BE1">
      <w:pPr>
        <w:rPr>
          <w:rFonts w:cs="Times New Roman"/>
        </w:rPr>
      </w:pPr>
      <w:r w:rsidRPr="00101651">
        <w:rPr>
          <w:rFonts w:cs="Times New Roman"/>
        </w:rPr>
        <w:t>final Polygon</w:t>
      </w:r>
      <w:r w:rsidR="00712E92" w:rsidRPr="00101651">
        <w:rPr>
          <w:rFonts w:cs="Times New Roman"/>
        </w:rPr>
        <w:t xml:space="preserve"> addPolygon(PolygonOptions options): Thêm đa giác vào bản đồ.</w:t>
      </w:r>
    </w:p>
    <w:p w:rsidR="00712E92" w:rsidRPr="00101651" w:rsidRDefault="00736FBC" w:rsidP="009D1BE1">
      <w:pPr>
        <w:rPr>
          <w:rFonts w:cs="Times New Roman"/>
        </w:rPr>
      </w:pPr>
      <w:r w:rsidRPr="00101651">
        <w:rPr>
          <w:rFonts w:cs="Times New Roman"/>
        </w:rPr>
        <w:t xml:space="preserve">Final Polyline </w:t>
      </w:r>
      <w:r w:rsidR="00712E92" w:rsidRPr="00101651">
        <w:rPr>
          <w:rFonts w:cs="Times New Roman"/>
        </w:rPr>
        <w:t>addPolyline(PolylineOptions options): Thêm một polyline vào bản đồ..</w:t>
      </w:r>
    </w:p>
    <w:p w:rsidR="00712E92" w:rsidRPr="00101651" w:rsidRDefault="00712E92" w:rsidP="009D1BE1">
      <w:pPr>
        <w:rPr>
          <w:rFonts w:cs="Times New Roman"/>
        </w:rPr>
      </w:pPr>
      <w:r w:rsidRPr="00101651">
        <w:rPr>
          <w:rFonts w:cs="Times New Roman"/>
        </w:rPr>
        <w:t>final void animateCamera(CameraUpdate update): Hoạt ảnh chuyển động của máy ảnh từ vị trí hiện tại đến vị trí được định nghĩa trong bản cập nhật.</w:t>
      </w:r>
    </w:p>
    <w:p w:rsidR="004B515E" w:rsidRPr="00101651" w:rsidRDefault="00A23856" w:rsidP="009D1BE1">
      <w:pPr>
        <w:rPr>
          <w:rFonts w:cs="Times New Roman"/>
        </w:rPr>
      </w:pPr>
      <w:r w:rsidRPr="00101651">
        <w:rPr>
          <w:rFonts w:cs="Times New Roman"/>
        </w:rPr>
        <w:t>final void clear(): Xóa tất cả các điểm đánh dấu, đa giác, đa giác, lớp phủ, v.v ... khỏi bản đồ.</w:t>
      </w:r>
    </w:p>
    <w:p w:rsidR="004B515E" w:rsidRPr="00101651" w:rsidRDefault="004B515E" w:rsidP="009D1BE1">
      <w:pPr>
        <w:rPr>
          <w:rFonts w:cs="Times New Roman"/>
        </w:rPr>
      </w:pPr>
      <w:r w:rsidRPr="00101651">
        <w:rPr>
          <w:rFonts w:cs="Times New Roman"/>
        </w:rPr>
        <w:t>final int getMapType():Lấy loại bản đồ hiện đang được hiển thị.</w:t>
      </w:r>
    </w:p>
    <w:p w:rsidR="004B515E" w:rsidRPr="00101651" w:rsidRDefault="004B515E" w:rsidP="009D1BE1">
      <w:pPr>
        <w:rPr>
          <w:rFonts w:cs="Times New Roman"/>
        </w:rPr>
      </w:pPr>
      <w:r w:rsidRPr="00101651">
        <w:rPr>
          <w:rFonts w:cs="Times New Roman"/>
        </w:rPr>
        <w:t>float final getMaxZoomLevel (): Trả lại mức thu phóng tối đa cho vị trí hiện tại của máy ảnh.</w:t>
      </w:r>
    </w:p>
    <w:p w:rsidR="004B515E" w:rsidRPr="00101651" w:rsidRDefault="004B515E" w:rsidP="009D1BE1">
      <w:pPr>
        <w:rPr>
          <w:rFonts w:cs="Times New Roman"/>
        </w:rPr>
      </w:pPr>
      <w:r w:rsidRPr="00101651">
        <w:rPr>
          <w:rFonts w:cs="Times New Roman"/>
        </w:rPr>
        <w:t>float final getMinZoomLevel (): Trả lại mức thu phóng tối thiểu.</w:t>
      </w:r>
    </w:p>
    <w:p w:rsidR="004B515E" w:rsidRPr="00101651" w:rsidRDefault="004B515E" w:rsidP="009D1BE1">
      <w:pPr>
        <w:rPr>
          <w:rFonts w:cs="Times New Roman"/>
        </w:rPr>
      </w:pPr>
      <w:r w:rsidRPr="00101651">
        <w:rPr>
          <w:rFonts w:cs="Times New Roman"/>
        </w:rPr>
        <w:t>final Location getMyLocation(): Lấy vị trí của bạn trên bản đồ.</w:t>
      </w:r>
    </w:p>
    <w:p w:rsidR="00823E11" w:rsidRPr="00101651" w:rsidRDefault="00823E11" w:rsidP="009D1BE1">
      <w:pPr>
        <w:rPr>
          <w:rFonts w:cs="Times New Roman"/>
        </w:rPr>
      </w:pPr>
      <w:r w:rsidRPr="00101651">
        <w:rPr>
          <w:rFonts w:cs="Times New Roman"/>
        </w:rPr>
        <w:t>final boolean isMyLocationEnabled()Lấy trạng thái của lớp vị trí của bạn.</w:t>
      </w:r>
    </w:p>
    <w:p w:rsidR="00E401DD" w:rsidRPr="00101651" w:rsidRDefault="00E401DD" w:rsidP="009D1BE1">
      <w:pPr>
        <w:rPr>
          <w:rFonts w:cs="Times New Roman"/>
        </w:rPr>
      </w:pPr>
      <w:r w:rsidRPr="00101651">
        <w:rPr>
          <w:rFonts w:cs="Times New Roman"/>
        </w:rPr>
        <w:t>final void moveCamera(CameraUpdate update): Thay đổi vị trí máy ảnh theo hướng dẫn được định nghĩa trong bản cập nhật.</w:t>
      </w:r>
    </w:p>
    <w:p w:rsidR="00D37403" w:rsidRPr="00101651" w:rsidRDefault="00D37403" w:rsidP="009D1BE1">
      <w:pPr>
        <w:rPr>
          <w:rFonts w:cs="Times New Roman"/>
        </w:rPr>
      </w:pPr>
      <w:r w:rsidRPr="00101651">
        <w:rPr>
          <w:rFonts w:cs="Times New Roman"/>
        </w:rPr>
        <w:t>boolean setMapStyle(MapStyleOptions style): Thiết lập kiểu dáng của bản đồ cơ sở.</w:t>
      </w:r>
    </w:p>
    <w:p w:rsidR="009F50CB" w:rsidRPr="00101651" w:rsidRDefault="009F50CB" w:rsidP="009D1BE1">
      <w:pPr>
        <w:rPr>
          <w:rFonts w:cs="Times New Roman"/>
        </w:rPr>
      </w:pPr>
      <w:r w:rsidRPr="00101651">
        <w:rPr>
          <w:rFonts w:cs="Times New Roman"/>
        </w:rPr>
        <w:t>final void setMapType(int type): Đặt kiểu bản đồ cần được hiển thị.</w:t>
      </w:r>
    </w:p>
    <w:p w:rsidR="003866A2" w:rsidRPr="00101651" w:rsidRDefault="003866A2" w:rsidP="009D1BE1">
      <w:pPr>
        <w:rPr>
          <w:rFonts w:cs="Times New Roman"/>
        </w:rPr>
      </w:pPr>
      <w:r w:rsidRPr="00101651">
        <w:rPr>
          <w:rFonts w:cs="Times New Roman"/>
        </w:rPr>
        <w:lastRenderedPageBreak/>
        <w:t xml:space="preserve">final void stopAnimation(): Ngừng </w:t>
      </w:r>
      <w:r w:rsidR="00A529F1" w:rsidRPr="00101651">
        <w:rPr>
          <w:rFonts w:cs="Times New Roman"/>
        </w:rPr>
        <w:t>hiệu ứng</w:t>
      </w:r>
      <w:r w:rsidRPr="00101651">
        <w:rPr>
          <w:rFonts w:cs="Times New Roman"/>
        </w:rPr>
        <w:t xml:space="preserve"> của ảnh nếu có một trong tiến trình.</w:t>
      </w:r>
    </w:p>
    <w:p w:rsidR="00251B53" w:rsidRPr="00101651" w:rsidRDefault="00251B53" w:rsidP="009D1BE1">
      <w:pPr>
        <w:rPr>
          <w:rFonts w:cs="Times New Roman"/>
        </w:rPr>
      </w:pPr>
      <w:r w:rsidRPr="00101651">
        <w:rPr>
          <w:rFonts w:cs="Times New Roman"/>
        </w:rPr>
        <w:t>…..</w:t>
      </w:r>
    </w:p>
    <w:p w:rsidR="003008C5" w:rsidRDefault="00F26E39" w:rsidP="00F82BEF">
      <w:pPr>
        <w:pStyle w:val="Heading3"/>
        <w:spacing w:before="120" w:after="120" w:line="26" w:lineRule="atLeast"/>
        <w:ind w:firstLine="0"/>
        <w:rPr>
          <w:rFonts w:cs="Times New Roman"/>
          <w:color w:val="auto"/>
          <w:szCs w:val="26"/>
        </w:rPr>
      </w:pPr>
      <w:bookmarkStart w:id="2863" w:name="_Toc511914391"/>
      <w:bookmarkStart w:id="2864" w:name="_Toc511914471"/>
      <w:bookmarkStart w:id="2865" w:name="_Toc513314944"/>
      <w:r w:rsidRPr="000A6031">
        <w:rPr>
          <w:rFonts w:cs="Times New Roman"/>
          <w:color w:val="auto"/>
          <w:szCs w:val="26"/>
        </w:rPr>
        <w:t>1.</w:t>
      </w:r>
      <w:r w:rsidR="003008C5" w:rsidRPr="000A6031">
        <w:rPr>
          <w:rFonts w:cs="Times New Roman"/>
          <w:color w:val="auto"/>
          <w:szCs w:val="26"/>
        </w:rPr>
        <w:t>6.</w:t>
      </w:r>
      <w:r w:rsidR="00712E92">
        <w:rPr>
          <w:rFonts w:cs="Times New Roman"/>
          <w:color w:val="auto"/>
          <w:szCs w:val="26"/>
        </w:rPr>
        <w:t>5</w:t>
      </w:r>
      <w:r w:rsidR="003008C5" w:rsidRPr="000A6031">
        <w:rPr>
          <w:rFonts w:cs="Times New Roman"/>
          <w:b w:val="0"/>
          <w:color w:val="auto"/>
          <w:szCs w:val="26"/>
        </w:rPr>
        <w:t xml:space="preserve"> </w:t>
      </w:r>
      <w:r w:rsidR="003008C5" w:rsidRPr="0031674F">
        <w:rPr>
          <w:rFonts w:cs="Times New Roman"/>
          <w:color w:val="auto"/>
          <w:szCs w:val="26"/>
        </w:rPr>
        <w:t>Marker trong Google Maps.</w:t>
      </w:r>
      <w:bookmarkEnd w:id="2863"/>
      <w:bookmarkEnd w:id="2864"/>
      <w:bookmarkEnd w:id="2865"/>
    </w:p>
    <w:p w:rsidR="00F63E22" w:rsidRPr="00F63E22" w:rsidRDefault="00F63E22" w:rsidP="00155488">
      <w:pPr>
        <w:pStyle w:val="ListParagraph"/>
        <w:numPr>
          <w:ilvl w:val="0"/>
          <w:numId w:val="36"/>
        </w:numPr>
        <w:rPr>
          <w:b/>
        </w:rPr>
      </w:pPr>
      <w:r w:rsidRPr="00F63E22">
        <w:rPr>
          <w:b/>
        </w:rPr>
        <w:t>Chức Năng</w:t>
      </w:r>
    </w:p>
    <w:p w:rsidR="00F26E39" w:rsidRPr="000A6031"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Vẽ</w:t>
      </w:r>
      <w:r w:rsidRPr="000A6031">
        <w:rPr>
          <w:rFonts w:cs="Times New Roman"/>
          <w:szCs w:val="26"/>
        </w:rPr>
        <w:t xml:space="preserve"> các đối tượng trên bản đồ và gắn chúng vào một vĩ độ và kinh độ</w:t>
      </w:r>
      <w:r w:rsidR="00F26E39" w:rsidRPr="000A6031">
        <w:rPr>
          <w:rFonts w:cs="Times New Roman"/>
          <w:szCs w:val="26"/>
        </w:rPr>
        <w:t>.</w:t>
      </w:r>
    </w:p>
    <w:p w:rsidR="00F26E39" w:rsidRPr="000A6031" w:rsidRDefault="003008C5" w:rsidP="00547EC1">
      <w:pPr>
        <w:spacing w:line="26" w:lineRule="atLeast"/>
        <w:ind w:firstLine="709"/>
        <w:rPr>
          <w:rFonts w:cs="Times New Roman"/>
          <w:szCs w:val="26"/>
        </w:rPr>
      </w:pPr>
      <w:r w:rsidRPr="000A6031">
        <w:rPr>
          <w:rFonts w:cs="Times New Roman"/>
          <w:szCs w:val="26"/>
        </w:rPr>
        <w:t>- Google Maps cung cấp các marker (dấu) để đánh dấu một địa điểm duy nhấ</w:t>
      </w:r>
      <w:r w:rsidR="00F26E39" w:rsidRPr="000A6031">
        <w:rPr>
          <w:rFonts w:cs="Times New Roman"/>
          <w:szCs w:val="26"/>
        </w:rPr>
        <w:t xml:space="preserve">t </w:t>
      </w:r>
      <w:r w:rsidRPr="000A6031">
        <w:rPr>
          <w:rFonts w:cs="Times New Roman"/>
          <w:szCs w:val="26"/>
        </w:rPr>
        <w:t>trên bả</w:t>
      </w:r>
      <w:r w:rsidR="00F26E39" w:rsidRPr="000A6031">
        <w:rPr>
          <w:rFonts w:cs="Times New Roman"/>
          <w:szCs w:val="26"/>
        </w:rPr>
        <w:t xml:space="preserve">n </w:t>
      </w:r>
      <w:r w:rsidRPr="000A6031">
        <w:rPr>
          <w:rFonts w:cs="Times New Roman"/>
          <w:szCs w:val="26"/>
        </w:rPr>
        <w:t>đồ.</w:t>
      </w:r>
    </w:p>
    <w:p w:rsidR="003008C5"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Sử</w:t>
      </w:r>
      <w:r w:rsidRPr="000A6031">
        <w:rPr>
          <w:rFonts w:cs="Times New Roman"/>
          <w:szCs w:val="26"/>
        </w:rPr>
        <w:t xml:space="preserve"> dụng các biếu tượng mặc định hoặc hoặc tuỳ chỉ</w:t>
      </w:r>
      <w:r w:rsidR="00F26E39" w:rsidRPr="000A6031">
        <w:rPr>
          <w:rFonts w:cs="Times New Roman"/>
          <w:szCs w:val="26"/>
        </w:rPr>
        <w:t xml:space="preserve">nh </w:t>
      </w:r>
      <w:r w:rsidRPr="000A6031">
        <w:rPr>
          <w:rFonts w:cs="Times New Roman"/>
          <w:szCs w:val="26"/>
        </w:rPr>
        <w:t>thành các icon theo ý muốn.</w:t>
      </w:r>
    </w:p>
    <w:p w:rsidR="00F63E22" w:rsidRPr="00F63E22" w:rsidRDefault="00F63E22" w:rsidP="00155488">
      <w:pPr>
        <w:pStyle w:val="ListParagraph"/>
        <w:numPr>
          <w:ilvl w:val="0"/>
          <w:numId w:val="36"/>
        </w:numPr>
        <w:spacing w:line="26" w:lineRule="atLeast"/>
        <w:rPr>
          <w:rFonts w:cs="Times New Roman"/>
          <w:b/>
          <w:szCs w:val="26"/>
        </w:rPr>
      </w:pPr>
      <w:r w:rsidRPr="00F63E22">
        <w:rPr>
          <w:rFonts w:cs="Times New Roman"/>
          <w:b/>
          <w:szCs w:val="26"/>
        </w:rPr>
        <w:t>Các thuộc tính của Marker</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Độ mờ</w:t>
      </w:r>
    </w:p>
    <w:p w:rsidR="00F63E22" w:rsidRPr="00F63E22" w:rsidRDefault="00F63E22" w:rsidP="00F63E22">
      <w:pPr>
        <w:spacing w:line="26" w:lineRule="atLeast"/>
        <w:ind w:firstLine="709"/>
        <w:rPr>
          <w:rFonts w:cs="Times New Roman"/>
          <w:szCs w:val="26"/>
        </w:rPr>
      </w:pPr>
      <w:r w:rsidRPr="00F63E22">
        <w:rPr>
          <w:rFonts w:cs="Times New Roman"/>
          <w:szCs w:val="26"/>
        </w:rPr>
        <w:t>Đặt độ mờ đục của điểm đánh dấu. Mặc định là 1.0.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của icon hiển thị</w:t>
      </w:r>
    </w:p>
    <w:p w:rsidR="00F63E22" w:rsidRPr="00F63E22" w:rsidRDefault="00F63E22" w:rsidP="00F63E22">
      <w:pPr>
        <w:spacing w:line="26" w:lineRule="atLeast"/>
        <w:ind w:firstLine="709"/>
        <w:rPr>
          <w:rFonts w:cs="Times New Roman"/>
          <w:szCs w:val="26"/>
        </w:rPr>
      </w:pPr>
      <w:r w:rsidRPr="00F63E22">
        <w:rPr>
          <w:rFonts w:cs="Times New Roman"/>
          <w:szCs w:val="26"/>
        </w:rPr>
        <w:t>Điểm trên hình ảnh sẽ được đặt ở vị trí LatLng của điểm đánh dấu. Điều này mặc định là 50% từ bên trái của hình ảnh và ở dưới cùng của hình ảnh.</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Vị trí tọa độ trên Google Map</w:t>
      </w:r>
    </w:p>
    <w:p w:rsidR="00F63E22" w:rsidRPr="00F63E22" w:rsidRDefault="00F63E22" w:rsidP="00F63E22">
      <w:pPr>
        <w:spacing w:line="26" w:lineRule="atLeast"/>
        <w:ind w:firstLine="709"/>
        <w:rPr>
          <w:rFonts w:cs="Times New Roman"/>
          <w:szCs w:val="26"/>
        </w:rPr>
      </w:pPr>
      <w:r w:rsidRPr="00F63E22">
        <w:rPr>
          <w:rFonts w:cs="Times New Roman"/>
          <w:szCs w:val="26"/>
        </w:rPr>
        <w:t>Giá trị LatLng cho vị trí của điểm đánh dấu trên bản đồ. Bạn có thể thay đổi giá trị này bất kỳ lúc nào nếu bạn muốn di chuyển điểm đánh dấu.</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Tên tiêu đề</w:t>
      </w:r>
    </w:p>
    <w:p w:rsidR="00F63E22" w:rsidRPr="00F63E22" w:rsidRDefault="00F63E22" w:rsidP="00F63E22">
      <w:pPr>
        <w:spacing w:line="26" w:lineRule="atLeast"/>
        <w:ind w:firstLine="709"/>
        <w:rPr>
          <w:rFonts w:cs="Times New Roman"/>
          <w:szCs w:val="26"/>
        </w:rPr>
      </w:pPr>
      <w:r w:rsidRPr="00F63E22">
        <w:rPr>
          <w:rFonts w:cs="Times New Roman"/>
          <w:szCs w:val="26"/>
        </w:rPr>
        <w:t>Một chuỗi văn bản được hiển thị trong cửa sổ thông tin khi người dùng chạm vào điểm đánh dấu.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Snippet</w:t>
      </w:r>
    </w:p>
    <w:p w:rsidR="00F63E22" w:rsidRPr="00F63E22" w:rsidRDefault="00F63E22" w:rsidP="00F63E22">
      <w:pPr>
        <w:spacing w:line="26" w:lineRule="atLeast"/>
        <w:ind w:firstLine="709"/>
        <w:rPr>
          <w:rFonts w:cs="Times New Roman"/>
          <w:szCs w:val="26"/>
        </w:rPr>
      </w:pPr>
      <w:r w:rsidRPr="00F63E22">
        <w:rPr>
          <w:rFonts w:cs="Times New Roman"/>
          <w:szCs w:val="26"/>
        </w:rPr>
        <w:t>Văn bản bổ sung được hiển thị dưới tiêu đề.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Biểu tượng</w:t>
      </w:r>
    </w:p>
    <w:p w:rsidR="00F63E22" w:rsidRDefault="00F63E22" w:rsidP="00F63E22">
      <w:pPr>
        <w:spacing w:line="26" w:lineRule="atLeast"/>
        <w:ind w:firstLine="709"/>
        <w:rPr>
          <w:rFonts w:cs="Times New Roman"/>
          <w:szCs w:val="26"/>
        </w:rPr>
      </w:pPr>
      <w:r w:rsidRPr="00F63E22">
        <w:rPr>
          <w:rFonts w:cs="Times New Roman"/>
          <w:szCs w:val="26"/>
        </w:rPr>
        <w:t>Một bitmap được hiển thị cho điểm đánh dấu. Nếu biểu tượng không được đặt, biểu tượng mặc định sẽ được hiển thị. Bạn có thể chỉ định một màu thay thế của biểu tượng mặc định bằng cách sử dụng defaultMarker (float).</w:t>
      </w:r>
    </w:p>
    <w:p w:rsidR="00F63E22" w:rsidRPr="00F63E22" w:rsidRDefault="00F63E22" w:rsidP="00F63E22">
      <w:pPr>
        <w:spacing w:line="26" w:lineRule="atLeast"/>
        <w:ind w:firstLine="709"/>
        <w:rPr>
          <w:rFonts w:cs="Times New Roman"/>
          <w:szCs w:val="26"/>
        </w:rPr>
      </w:pP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Thay đổi trạng thái</w:t>
      </w:r>
    </w:p>
    <w:p w:rsidR="00F63E22" w:rsidRPr="00F63E22" w:rsidRDefault="00F63E22" w:rsidP="00F63E22">
      <w:pPr>
        <w:spacing w:line="26" w:lineRule="atLeast"/>
        <w:ind w:firstLine="709"/>
        <w:rPr>
          <w:rFonts w:cs="Times New Roman"/>
          <w:szCs w:val="26"/>
        </w:rPr>
      </w:pPr>
      <w:r w:rsidRPr="00F63E22">
        <w:rPr>
          <w:rFonts w:cs="Times New Roman"/>
          <w:szCs w:val="26"/>
        </w:rPr>
        <w:t>Nếu bạn muốn cho phép người dùng kéo marker, thiết lập thuộc tính này là true. Bạn có thể thay đổi giá trị này bất kỳ lúc nào. Mặc định này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Khả năng hiển thị</w:t>
      </w:r>
    </w:p>
    <w:p w:rsidR="00F63E22" w:rsidRPr="00F63E22" w:rsidRDefault="00F63E22" w:rsidP="00F63E22">
      <w:pPr>
        <w:spacing w:line="26" w:lineRule="atLeast"/>
        <w:ind w:firstLine="709"/>
        <w:rPr>
          <w:rFonts w:cs="Times New Roman"/>
          <w:szCs w:val="26"/>
        </w:rPr>
      </w:pPr>
      <w:r w:rsidRPr="00F63E22">
        <w:rPr>
          <w:rFonts w:cs="Times New Roman"/>
          <w:szCs w:val="26"/>
        </w:rPr>
        <w:t>Theo mặc định, điểm đánh dấu là hiển thị. Để làm cho các điểm đánh dấu vô hình, thiết lập tài sản này để sai. Bạn có thể thay đổi giá trị này bất kỳ lúc nào.</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Flat hoặc Billboard</w:t>
      </w:r>
    </w:p>
    <w:p w:rsidR="00F63E22" w:rsidRPr="00F63E22" w:rsidRDefault="00F63E22" w:rsidP="00F63E22">
      <w:pPr>
        <w:spacing w:line="26" w:lineRule="atLeast"/>
        <w:ind w:firstLine="709"/>
        <w:rPr>
          <w:rFonts w:cs="Times New Roman"/>
          <w:szCs w:val="26"/>
        </w:rPr>
      </w:pPr>
      <w:r w:rsidRPr="00F63E22">
        <w:rPr>
          <w:rFonts w:cs="Times New Roman"/>
          <w:szCs w:val="26"/>
        </w:rPr>
        <w:lastRenderedPageBreak/>
        <w:t>Nếu điểm đánh dấu bằng phẳng so với bản đồ, nó sẽ vẫn bị kẹt vào bản đồ khi máy quay xoay và nghiêng nhưng vẫn giữ được kích thước giống như máy ảnh phóng to, không giống như GroundOverlay. Nếu điểm đánh dấu là bảng quảng cáo, nó sẽ luôn luôn được vẽ phải đối mặt với máy ảnh và sẽ xoay và nghiêng với máy ảnh. Mặc định là bảng quảng cáo (sai)</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Quay</w:t>
      </w:r>
    </w:p>
    <w:p w:rsidR="00F63E22" w:rsidRPr="00F63E22" w:rsidRDefault="00F63E22" w:rsidP="00F63E22">
      <w:pPr>
        <w:spacing w:line="26" w:lineRule="atLeast"/>
        <w:ind w:firstLine="709"/>
        <w:rPr>
          <w:rFonts w:cs="Times New Roman"/>
          <w:szCs w:val="26"/>
        </w:rPr>
      </w:pPr>
      <w:r w:rsidRPr="00F63E22">
        <w:rPr>
          <w:rFonts w:cs="Times New Roman"/>
          <w:szCs w:val="26"/>
        </w:rPr>
        <w:t>Vòng quay của điểm đánh dấu theo chiều kim đồng hồ về điểm neo của điểm đánh dấu. Trục quay xoay vuông góc với điểm đánh dấu. Vòng quay của 0 tương ứng với vị trí mặc định của điểm đánh dấu. Khi điểm đánh dấu bằng phẳng trên bản đồ, vị trí mặc định là Bắc được căn lề và vòng quay sao cho điểm đánh dấu vẫn giữ nguyên trên bản đồ. Khi điểm đánh dấu là bảng hiệu, vị trí mặc định chỉ lên và xoay vòng sao cho điểm đánh dấu luôn đối mặt với máy ảnh.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zIndex</w:t>
      </w:r>
    </w:p>
    <w:p w:rsidR="00F63E22" w:rsidRPr="00F63E22" w:rsidRDefault="00F63E22" w:rsidP="00F63E22">
      <w:pPr>
        <w:spacing w:line="26" w:lineRule="atLeast"/>
        <w:ind w:firstLine="709"/>
        <w:rPr>
          <w:rFonts w:cs="Times New Roman"/>
          <w:szCs w:val="26"/>
        </w:rPr>
      </w:pPr>
      <w:r w:rsidRPr="00F63E22">
        <w:rPr>
          <w:rFonts w:cs="Times New Roman"/>
          <w:szCs w:val="26"/>
        </w:rPr>
        <w:t>Lệnh vẽ cho điểm đánh dấu. Các dấu được vẽ theo thứ tự của zIndex, với điểm đánh dấu zIndex cao nhất được vẽ trên đầu trang. Bằng cách thiết lập thuộc tính zIndex cho mỗi điểm đánh dấu, bạn có thể kiểm soát xem mục tiêu nào mà người dùng của bạn có nhiều khả năng đạt được. Giá trị mặc định là 0.</w:t>
      </w:r>
    </w:p>
    <w:p w:rsidR="00F63E22" w:rsidRPr="007B4EAB" w:rsidRDefault="00F63E22" w:rsidP="00155488">
      <w:pPr>
        <w:pStyle w:val="ListParagraph"/>
        <w:numPr>
          <w:ilvl w:val="0"/>
          <w:numId w:val="37"/>
        </w:numPr>
        <w:spacing w:line="26" w:lineRule="atLeast"/>
        <w:rPr>
          <w:rFonts w:cs="Times New Roman"/>
          <w:szCs w:val="26"/>
        </w:rPr>
      </w:pPr>
      <w:r w:rsidRPr="007B4EAB">
        <w:rPr>
          <w:rFonts w:cs="Times New Roman"/>
          <w:szCs w:val="26"/>
        </w:rPr>
        <w:t>Nhãn</w:t>
      </w:r>
    </w:p>
    <w:p w:rsidR="00F63E22" w:rsidRPr="00F63E22" w:rsidRDefault="00F63E22" w:rsidP="00F63E22">
      <w:pPr>
        <w:spacing w:line="26" w:lineRule="atLeast"/>
        <w:ind w:firstLine="709"/>
        <w:rPr>
          <w:rFonts w:cs="Times New Roman"/>
          <w:szCs w:val="26"/>
        </w:rPr>
      </w:pPr>
      <w:r w:rsidRPr="00F63E22">
        <w:rPr>
          <w:rFonts w:cs="Times New Roman"/>
          <w:szCs w:val="26"/>
        </w:rPr>
        <w:t>Một đối tượng kết hợp với điểm đánh dấu. Ví dụ, đối tượng có thể chứa dữ liệu về những gì các điểm đánh dấu đại diện. Điều này dễ dàng hơn việc lưu trữ một Map riêng biệt &lt;Marker, Object&gt;. Ví dụ khác, bạn có thể liên kết một ID Chuỗi tương ứng với ID từ một bộ dữ liệu. Google Maps Android API không đọc và cũng không viết thuộc tính này.</w:t>
      </w:r>
    </w:p>
    <w:p w:rsidR="00591CE4" w:rsidRDefault="00F63E22" w:rsidP="00F63E22">
      <w:pPr>
        <w:spacing w:line="26" w:lineRule="atLeast"/>
        <w:ind w:firstLine="709"/>
        <w:rPr>
          <w:rFonts w:cs="Times New Roman"/>
          <w:szCs w:val="26"/>
        </w:rPr>
      </w:pPr>
      <w:r w:rsidRPr="00F63E22">
        <w:rPr>
          <w:rFonts w:cs="Times New Roman"/>
          <w:szCs w:val="26"/>
        </w:rPr>
        <w:t>Các phương pháp trong lớp này phải được gọi trên chủ đề Giao diện người dùng Android. Nếu không, một IllegalStateException sẽ bị ném ra khi chạy.</w:t>
      </w:r>
    </w:p>
    <w:p w:rsidR="007B4EAB" w:rsidRDefault="007B4EAB" w:rsidP="00F63E22">
      <w:pPr>
        <w:spacing w:line="26" w:lineRule="atLeast"/>
        <w:ind w:firstLine="709"/>
        <w:rPr>
          <w:rFonts w:cs="Times New Roman"/>
          <w:szCs w:val="26"/>
        </w:rPr>
      </w:pPr>
      <w:r>
        <w:rPr>
          <w:rFonts w:cs="Times New Roman"/>
          <w:szCs w:val="26"/>
        </w:rPr>
        <w:t>Ví dụ:</w:t>
      </w:r>
    </w:p>
    <w:p w:rsidR="007B4EAB" w:rsidRPr="007B4EAB" w:rsidRDefault="007B4EAB" w:rsidP="007B4E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urier New" w:eastAsia="Times New Roman" w:hAnsi="Courier New" w:cs="Courier New"/>
          <w:color w:val="37474F"/>
          <w:sz w:val="21"/>
          <w:szCs w:val="21"/>
          <w:lang w:eastAsia="en-US"/>
        </w:rPr>
      </w:pPr>
      <w:r w:rsidRPr="007B4EAB">
        <w:rPr>
          <w:rFonts w:ascii="Courier New" w:eastAsia="Times New Roman" w:hAnsi="Courier New" w:cs="Courier New"/>
          <w:color w:val="37474F"/>
          <w:sz w:val="21"/>
          <w:szCs w:val="21"/>
          <w:lang w:eastAsia="en-US"/>
        </w:rPr>
        <w:t>GoogleMap map = ... // get a map.</w:t>
      </w:r>
    </w:p>
    <w:p w:rsidR="007B4EAB" w:rsidRPr="007B4EAB" w:rsidRDefault="007B4EAB" w:rsidP="007B4EAB">
      <w:pPr>
        <w:pStyle w:val="phongcode"/>
      </w:pPr>
      <w:r w:rsidRPr="007B4EAB">
        <w:rPr>
          <w:lang w:eastAsia="en-US"/>
        </w:rPr>
        <w:t xml:space="preserve"> // Add a marker at San Francisco.</w:t>
      </w:r>
    </w:p>
    <w:p w:rsidR="007B4EAB" w:rsidRPr="007B4EAB" w:rsidRDefault="007B4EAB" w:rsidP="007B4EAB">
      <w:pPr>
        <w:pStyle w:val="phongcode"/>
      </w:pPr>
      <w:r w:rsidRPr="007B4EAB">
        <w:t xml:space="preserve"> Marker marker = map.addMarker(new MarkerOptions</w:t>
      </w:r>
      <w:r>
        <w:t xml:space="preserve">(): </w:t>
      </w:r>
    </w:p>
    <w:p w:rsidR="007B4EAB" w:rsidRPr="007B4EAB" w:rsidRDefault="007B4EAB" w:rsidP="007B4EAB">
      <w:pPr>
        <w:pStyle w:val="phongcode"/>
      </w:pPr>
      <w:r w:rsidRPr="007B4EAB">
        <w:t xml:space="preserve">     .position(new LatLng(37.7750, 122.4183))</w:t>
      </w:r>
    </w:p>
    <w:p w:rsidR="007B4EAB" w:rsidRPr="007B4EAB" w:rsidRDefault="007B4EAB" w:rsidP="007B4EAB">
      <w:pPr>
        <w:pStyle w:val="phongcode"/>
      </w:pPr>
      <w:r w:rsidRPr="007B4EAB">
        <w:t xml:space="preserve">     .title("San Francisco")</w:t>
      </w:r>
    </w:p>
    <w:p w:rsidR="007B4EAB" w:rsidRDefault="007B4EAB" w:rsidP="007B4EAB">
      <w:pPr>
        <w:pStyle w:val="phongcode"/>
      </w:pPr>
      <w:r w:rsidRPr="007B4EAB">
        <w:t xml:space="preserve">     .snippet("Population: 776733"));</w:t>
      </w:r>
    </w:p>
    <w:p w:rsidR="007B4EAB" w:rsidRPr="007B4EAB" w:rsidRDefault="007B4EAB" w:rsidP="00155488">
      <w:pPr>
        <w:pStyle w:val="ListParagraph"/>
        <w:numPr>
          <w:ilvl w:val="0"/>
          <w:numId w:val="36"/>
        </w:numPr>
      </w:pPr>
      <w:r w:rsidRPr="007B4EAB">
        <w:t>Các phương thức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getAlpha ():</w:t>
      </w:r>
      <w:r w:rsidRPr="007B4EAB">
        <w:rPr>
          <w:rFonts w:cs="Times New Roman"/>
          <w:szCs w:val="26"/>
        </w:rPr>
        <w:t xml:space="preserve">  Lấy alpha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getId ():</w:t>
      </w:r>
      <w:r w:rsidRPr="007B4EAB">
        <w:rPr>
          <w:rFonts w:cs="Times New Roman"/>
          <w:szCs w:val="26"/>
        </w:rPr>
        <w:t xml:space="preserve">  Lấy mã này của điểm đánh dấu.LatLng</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getPosition ():</w:t>
      </w:r>
      <w:r w:rsidRPr="007B4EAB">
        <w:rPr>
          <w:rFonts w:cs="Times New Roman"/>
          <w:szCs w:val="26"/>
        </w:rPr>
        <w:t xml:space="preserve">  Trả về vị trí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getRotation ():</w:t>
      </w:r>
      <w:r w:rsidRPr="007B4EAB">
        <w:rPr>
          <w:rFonts w:cs="Times New Roman"/>
          <w:szCs w:val="26"/>
        </w:rPr>
        <w:t xml:space="preserve">  Nhận được vòng quay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getSnippet ():</w:t>
      </w:r>
      <w:r w:rsidRPr="007B4EAB">
        <w:rPr>
          <w:rFonts w:cs="Times New Roman"/>
          <w:szCs w:val="26"/>
        </w:rPr>
        <w:t xml:space="preserve">  Lấy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lastRenderedPageBreak/>
        <w:t>Object getTag ():</w:t>
      </w:r>
      <w:r w:rsidRPr="007B4EAB">
        <w:rPr>
          <w:rFonts w:cs="Times New Roman"/>
          <w:szCs w:val="26"/>
        </w:rPr>
        <w:t xml:space="preserve">  Lấy thẻ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String getTitle ():</w:t>
      </w:r>
      <w:r w:rsidRPr="007B4EAB">
        <w:rPr>
          <w:rFonts w:cs="Times New Roman"/>
          <w:szCs w:val="26"/>
        </w:rPr>
        <w:t xml:space="preserve">  Lấy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float getZIndex ():</w:t>
      </w:r>
      <w:r w:rsidRPr="007B4EAB">
        <w:rPr>
          <w:rFonts w:cs="Times New Roman"/>
          <w:szCs w:val="26"/>
        </w:rPr>
        <w:t xml:space="preserve">  Trả về zIndex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hideInfoWindow ():</w:t>
      </w:r>
      <w:r w:rsidRPr="007B4EAB">
        <w:rPr>
          <w:rFonts w:cs="Times New Roman"/>
          <w:szCs w:val="26"/>
        </w:rPr>
        <w:t xml:space="preserve">  Ẩn cửa sổ thông tin nếu nó được hiển thị từ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isDraggable ():</w:t>
      </w:r>
      <w:r w:rsidRPr="007B4EAB">
        <w:rPr>
          <w:rFonts w:cs="Times New Roman"/>
          <w:szCs w:val="26"/>
        </w:rPr>
        <w:t xml:space="preserve">  Nhận được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isFlat ():</w:t>
      </w:r>
      <w:r w:rsidRPr="007B4EAB">
        <w:rPr>
          <w:rFonts w:cs="Times New Roman"/>
          <w:szCs w:val="26"/>
        </w:rPr>
        <w:t xml:space="preserve">  Lấy vị trí phẳng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isInfoWindowShown ():</w:t>
      </w:r>
      <w:r w:rsidRPr="007B4EAB">
        <w:rPr>
          <w:rFonts w:cs="Times New Roman"/>
          <w:szCs w:val="26"/>
        </w:rPr>
        <w:t xml:space="preserve">  Trả lại cho dù cửa sổ thông tin hiện đang hiển thị ở trên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boolean isVisible ():</w:t>
      </w:r>
      <w:r w:rsidRPr="007B4EAB">
        <w:rPr>
          <w:rFonts w:cs="Times New Roman"/>
          <w:szCs w:val="26"/>
        </w:rPr>
        <w:t xml:space="preserve">  Lấy cài đặt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remove ():</w:t>
      </w:r>
      <w:r w:rsidRPr="007B4EAB">
        <w:rPr>
          <w:rFonts w:cs="Times New Roman"/>
          <w:szCs w:val="26"/>
        </w:rPr>
        <w:t xml:space="preserve">  Loại bỏ điểm đánh dấu này khỏi bản đồ.</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setAlpha (float alpha)</w:t>
      </w:r>
      <w:r w:rsidRPr="007B4EAB">
        <w:rPr>
          <w:rFonts w:cs="Times New Roman"/>
          <w:szCs w:val="26"/>
        </w:rPr>
        <w:t xml:space="preserve"> Đặt alpha (opacity)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setAnchor (float anchorU, float anchorV)</w:t>
      </w:r>
      <w:r w:rsidRPr="007B4EAB">
        <w:rPr>
          <w:rFonts w:cs="Times New Roman"/>
          <w:szCs w:val="26"/>
        </w:rPr>
        <w:t xml:space="preserve"> Thiết lập điểm neo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setDraggable (boolean draggable)</w:t>
      </w:r>
      <w:r w:rsidRPr="007B4EAB">
        <w:rPr>
          <w:rFonts w:cs="Times New Roman"/>
          <w:szCs w:val="26"/>
        </w:rPr>
        <w:t xml:space="preserve"> Thiết lập khả năng kéo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setFlat (boolean flat)</w:t>
      </w:r>
      <w:r w:rsidRPr="007B4EAB">
        <w:rPr>
          <w:rFonts w:cs="Times New Roman"/>
          <w:szCs w:val="26"/>
        </w:rPr>
        <w:t xml:space="preserve"> Đặt cho dù điểm đánh dấu này phải phẳng so với bản đồ đúng hay bảng hiệu billboard đối mặt với máy ảnh giả.</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setIcon</w:t>
      </w:r>
      <w:r w:rsidRPr="007B4EAB">
        <w:rPr>
          <w:rFonts w:cs="Times New Roman"/>
          <w:szCs w:val="26"/>
        </w:rPr>
        <w:t xml:space="preserve"> (biểu tượng BitmapDescriptorDescriptor) Thiết lập biểu tượng cho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setInfoWindowAnchor (float anchorU, float anchorV)</w:t>
      </w:r>
      <w:r w:rsidRPr="007B4EAB">
        <w:rPr>
          <w:rFonts w:cs="Times New Roman"/>
          <w:szCs w:val="26"/>
        </w:rPr>
        <w:t xml:space="preserve"> Xác định điểm trong ảnh điểm đánh dấu để neo cửa sổ thông tin khi nó được hiển thị.</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setPosition (LatLng latlng)</w:t>
      </w:r>
      <w:r w:rsidRPr="007B4EAB">
        <w:rPr>
          <w:rFonts w:cs="Times New Roman"/>
          <w:szCs w:val="26"/>
        </w:rPr>
        <w:t xml:space="preserve"> Đặt vị trí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setRotation (float rotation)</w:t>
      </w:r>
      <w:r w:rsidRPr="007B4EAB">
        <w:rPr>
          <w:rFonts w:cs="Times New Roman"/>
          <w:szCs w:val="26"/>
        </w:rPr>
        <w:t xml:space="preserve"> Thiết lập quay của điểm đánh dấu theo chiều kim đồng hồ về điểm neo của điểm đánh dấu.</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setSnippet (String snippet)</w:t>
      </w:r>
      <w:r w:rsidRPr="007B4EAB">
        <w:rPr>
          <w:rFonts w:cs="Times New Roman"/>
          <w:szCs w:val="26"/>
        </w:rPr>
        <w:t xml:space="preserve"> Thiết lập đoạn mã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setTag (Object tag)</w:t>
      </w:r>
      <w:r w:rsidRPr="007B4EAB">
        <w:rPr>
          <w:rFonts w:cs="Times New Roman"/>
          <w:szCs w:val="26"/>
        </w:rPr>
        <w:t xml:space="preserve"> Thiết lập tag cho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setTitle (String title)</w:t>
      </w:r>
      <w:r w:rsidRPr="007B4EAB">
        <w:rPr>
          <w:rFonts w:cs="Times New Roman"/>
          <w:szCs w:val="26"/>
        </w:rPr>
        <w:t xml:space="preserve"> Thiết lập tiêu đề của marker.</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setVisible (boolean visible)</w:t>
      </w:r>
      <w:r w:rsidRPr="007B4EAB">
        <w:rPr>
          <w:rFonts w:cs="Times New Roman"/>
          <w:szCs w:val="26"/>
        </w:rPr>
        <w:t xml:space="preserve"> Thiết lập khả năng hiển thị của điểm đánh dấu này.</w:t>
      </w:r>
    </w:p>
    <w:p w:rsidR="007B4EAB" w:rsidRPr="007B4EAB" w:rsidRDefault="007B4EAB" w:rsidP="00155488">
      <w:pPr>
        <w:pStyle w:val="ListParagraph"/>
        <w:numPr>
          <w:ilvl w:val="0"/>
          <w:numId w:val="37"/>
        </w:numPr>
        <w:spacing w:line="26" w:lineRule="atLeast"/>
        <w:rPr>
          <w:rFonts w:cs="Times New Roman"/>
          <w:szCs w:val="26"/>
        </w:rPr>
      </w:pPr>
      <w:r w:rsidRPr="007B4EAB">
        <w:rPr>
          <w:rFonts w:ascii="Courier New" w:hAnsi="Courier New" w:cs="Courier New"/>
          <w:sz w:val="24"/>
          <w:szCs w:val="24"/>
        </w:rPr>
        <w:t>void setZIndex (float zIndex)</w:t>
      </w:r>
      <w:r w:rsidRPr="007B4EAB">
        <w:rPr>
          <w:rFonts w:cs="Times New Roman"/>
          <w:szCs w:val="26"/>
        </w:rPr>
        <w:t xml:space="preserve"> Thiết lập zIndex của marker.</w:t>
      </w:r>
    </w:p>
    <w:p w:rsidR="007B4EAB" w:rsidRDefault="007B4EAB" w:rsidP="00155488">
      <w:pPr>
        <w:pStyle w:val="ListParagraph"/>
        <w:numPr>
          <w:ilvl w:val="0"/>
          <w:numId w:val="37"/>
        </w:numPr>
        <w:spacing w:line="26" w:lineRule="atLeast"/>
        <w:rPr>
          <w:rFonts w:cs="Times New Roman"/>
          <w:szCs w:val="26"/>
        </w:rPr>
      </w:pPr>
      <w:r w:rsidRPr="007B4EAB">
        <w:rPr>
          <w:rFonts w:cs="Times New Roman"/>
          <w:szCs w:val="26"/>
        </w:rPr>
        <w:t xml:space="preserve">Hiển thị cửa sổ thông tin của điểm đánh dấu này trên bản đồ, nếu điểm đánh dấu này làVisible </w:t>
      </w:r>
      <w:r>
        <w:rPr>
          <w:rFonts w:cs="Times New Roman"/>
          <w:szCs w:val="26"/>
        </w:rPr>
        <w:t>();</w:t>
      </w:r>
    </w:p>
    <w:p w:rsidR="00251B53" w:rsidRPr="00251B53" w:rsidRDefault="00251B53" w:rsidP="00155488">
      <w:pPr>
        <w:pStyle w:val="ListParagraph"/>
        <w:numPr>
          <w:ilvl w:val="0"/>
          <w:numId w:val="37"/>
        </w:numPr>
        <w:spacing w:line="26" w:lineRule="atLeast"/>
        <w:rPr>
          <w:rFonts w:cs="Times New Roman"/>
          <w:szCs w:val="26"/>
        </w:rPr>
      </w:pPr>
      <w:r>
        <w:rPr>
          <w:rFonts w:cs="Times New Roman"/>
          <w:szCs w:val="26"/>
        </w:rPr>
        <w:t>……</w:t>
      </w:r>
    </w:p>
    <w:p w:rsidR="00187151" w:rsidRPr="000A6031" w:rsidRDefault="00F26E39" w:rsidP="00736A18">
      <w:pPr>
        <w:pStyle w:val="Heading2"/>
        <w:spacing w:before="120" w:after="120" w:line="26" w:lineRule="atLeast"/>
        <w:ind w:firstLine="0"/>
        <w:rPr>
          <w:rFonts w:cs="Times New Roman"/>
          <w:color w:val="auto"/>
        </w:rPr>
      </w:pPr>
      <w:bookmarkStart w:id="2866" w:name="_Toc475999856"/>
      <w:bookmarkStart w:id="2867" w:name="_Toc507842842"/>
      <w:bookmarkStart w:id="2868" w:name="_Toc511914392"/>
      <w:bookmarkStart w:id="2869" w:name="_Toc511914472"/>
      <w:bookmarkStart w:id="2870" w:name="_Toc513314945"/>
      <w:r w:rsidRPr="000A6031">
        <w:rPr>
          <w:rFonts w:cs="Times New Roman"/>
          <w:color w:val="auto"/>
        </w:rPr>
        <w:lastRenderedPageBreak/>
        <w:t xml:space="preserve">1.7 </w:t>
      </w:r>
      <w:r w:rsidR="003008C5" w:rsidRPr="000A6031">
        <w:rPr>
          <w:rFonts w:cs="Times New Roman"/>
          <w:color w:val="auto"/>
        </w:rPr>
        <w:t xml:space="preserve"> </w:t>
      </w:r>
      <w:r w:rsidR="0031674F">
        <w:rPr>
          <w:rFonts w:cs="Times New Roman"/>
          <w:color w:val="auto"/>
        </w:rPr>
        <w:t xml:space="preserve">Công nghệ </w:t>
      </w:r>
      <w:r w:rsidR="003008C5" w:rsidRPr="000A6031">
        <w:rPr>
          <w:rFonts w:cs="Times New Roman"/>
          <w:color w:val="auto"/>
        </w:rPr>
        <w:t>Node</w:t>
      </w:r>
      <w:r w:rsidR="00187151" w:rsidRPr="000A6031">
        <w:rPr>
          <w:rFonts w:cs="Times New Roman"/>
          <w:color w:val="auto"/>
        </w:rPr>
        <w:t>js</w:t>
      </w:r>
      <w:bookmarkEnd w:id="2866"/>
      <w:bookmarkEnd w:id="2867"/>
      <w:bookmarkEnd w:id="2868"/>
      <w:bookmarkEnd w:id="2869"/>
      <w:bookmarkEnd w:id="2870"/>
      <w:r w:rsidR="00187151" w:rsidRPr="000A6031">
        <w:rPr>
          <w:rFonts w:cs="Times New Roman"/>
          <w:color w:val="auto"/>
        </w:rPr>
        <w:t xml:space="preserve"> </w:t>
      </w:r>
    </w:p>
    <w:p w:rsidR="00187151" w:rsidRPr="000A6031" w:rsidRDefault="00535672" w:rsidP="00736A18">
      <w:pPr>
        <w:pStyle w:val="Heading3"/>
        <w:spacing w:before="120" w:after="120" w:line="26" w:lineRule="atLeast"/>
        <w:ind w:firstLine="0"/>
        <w:rPr>
          <w:rFonts w:cs="Times New Roman"/>
          <w:b w:val="0"/>
          <w:color w:val="auto"/>
          <w:szCs w:val="26"/>
        </w:rPr>
      </w:pPr>
      <w:bookmarkStart w:id="2871" w:name="_Toc511914393"/>
      <w:bookmarkStart w:id="2872" w:name="_Toc511914473"/>
      <w:bookmarkStart w:id="2873" w:name="_Toc513314946"/>
      <w:r w:rsidRPr="000A6031">
        <w:rPr>
          <w:rFonts w:cs="Times New Roman"/>
          <w:color w:val="auto"/>
          <w:szCs w:val="26"/>
        </w:rPr>
        <w:t>1.</w:t>
      </w:r>
      <w:r w:rsidR="003008C5" w:rsidRPr="000A6031">
        <w:rPr>
          <w:rFonts w:cs="Times New Roman"/>
          <w:color w:val="auto"/>
          <w:szCs w:val="26"/>
        </w:rPr>
        <w:t>7.1</w:t>
      </w:r>
      <w:r w:rsidR="008931FF" w:rsidRPr="000A6031">
        <w:rPr>
          <w:rFonts w:cs="Times New Roman"/>
          <w:color w:val="auto"/>
          <w:szCs w:val="26"/>
        </w:rPr>
        <w:t xml:space="preserve"> Tổng</w:t>
      </w:r>
      <w:r w:rsidR="005C5F4F" w:rsidRPr="000A6031">
        <w:rPr>
          <w:rFonts w:cs="Times New Roman"/>
          <w:color w:val="auto"/>
          <w:szCs w:val="26"/>
        </w:rPr>
        <w:t xml:space="preserve"> quan</w:t>
      </w:r>
      <w:bookmarkEnd w:id="2871"/>
      <w:bookmarkEnd w:id="2872"/>
      <w:bookmarkEnd w:id="2873"/>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Không những có thể sử dụng nó cho các ứng dụng phía client mà Nodejs có thể sử dụng nó để lập trình phía server.</w:t>
      </w:r>
    </w:p>
    <w:p w:rsidR="003008C5" w:rsidRPr="000A6031" w:rsidRDefault="00535672" w:rsidP="00736A18">
      <w:pPr>
        <w:pStyle w:val="Heading3"/>
        <w:spacing w:before="120" w:after="120" w:line="26" w:lineRule="atLeast"/>
        <w:ind w:firstLine="0"/>
        <w:rPr>
          <w:rFonts w:cs="Times New Roman"/>
          <w:b w:val="0"/>
          <w:bCs w:val="0"/>
          <w:color w:val="auto"/>
          <w:szCs w:val="26"/>
          <w:shd w:val="clear" w:color="auto" w:fill="FFFFFF"/>
        </w:rPr>
      </w:pPr>
      <w:bookmarkStart w:id="2874" w:name="_Toc511914394"/>
      <w:bookmarkStart w:id="2875" w:name="_Toc511914474"/>
      <w:bookmarkStart w:id="2876" w:name="_Toc513314947"/>
      <w:r w:rsidRPr="000A6031">
        <w:rPr>
          <w:rFonts w:cs="Times New Roman"/>
          <w:color w:val="auto"/>
          <w:szCs w:val="26"/>
        </w:rPr>
        <w:t xml:space="preserve">1.7.2 </w:t>
      </w:r>
      <w:r w:rsidR="003008C5" w:rsidRPr="000A6031">
        <w:rPr>
          <w:rFonts w:cs="Times New Roman"/>
          <w:color w:val="auto"/>
          <w:szCs w:val="26"/>
          <w:shd w:val="clear" w:color="auto" w:fill="FFFFFF"/>
        </w:rPr>
        <w:t>Điểm nổi bật của NodeJS so với các ngôn ngữ lập trình khác</w:t>
      </w:r>
      <w:bookmarkEnd w:id="2874"/>
      <w:bookmarkEnd w:id="2875"/>
      <w:bookmarkEnd w:id="2876"/>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Hoạt động với một luồng duy nhất và có khả năng asynchronous (bất đồng bộ). Không giống như server được viết bằng PHP thì mỗi ông request đến server thì server sẽ tạo ra một thread để xử lý trong khi đó server Node xử lý mọi hành động trong một thread duy nhất.</w:t>
      </w:r>
    </w:p>
    <w:p w:rsidR="005C5F4F" w:rsidRPr="000A6031" w:rsidRDefault="00535672" w:rsidP="00736A18">
      <w:pPr>
        <w:pStyle w:val="Heading3"/>
        <w:spacing w:before="120" w:after="120" w:line="26" w:lineRule="atLeast"/>
        <w:ind w:firstLine="0"/>
        <w:rPr>
          <w:rFonts w:cs="Times New Roman"/>
          <w:b w:val="0"/>
          <w:color w:val="auto"/>
          <w:szCs w:val="26"/>
        </w:rPr>
      </w:pPr>
      <w:bookmarkStart w:id="2877" w:name="_Toc511914395"/>
      <w:bookmarkStart w:id="2878" w:name="_Toc511914475"/>
      <w:bookmarkStart w:id="2879" w:name="_Toc513314948"/>
      <w:r w:rsidRPr="000A6031">
        <w:rPr>
          <w:rFonts w:cs="Times New Roman"/>
          <w:color w:val="auto"/>
          <w:szCs w:val="26"/>
        </w:rPr>
        <w:t>1.</w:t>
      </w:r>
      <w:r w:rsidR="003008C5" w:rsidRPr="000A6031">
        <w:rPr>
          <w:rFonts w:cs="Times New Roman"/>
          <w:color w:val="auto"/>
          <w:szCs w:val="26"/>
        </w:rPr>
        <w:t xml:space="preserve">7.3 </w:t>
      </w:r>
      <w:r w:rsidR="005C5F4F" w:rsidRPr="000A6031">
        <w:rPr>
          <w:rFonts w:cs="Times New Roman"/>
          <w:color w:val="auto"/>
          <w:szCs w:val="26"/>
          <w:shd w:val="clear" w:color="auto" w:fill="FFFFFF"/>
        </w:rPr>
        <w:t xml:space="preserve">Đặc điểm của </w:t>
      </w:r>
      <w:r w:rsidR="00906EEC" w:rsidRPr="000A6031">
        <w:rPr>
          <w:rFonts w:cs="Times New Roman"/>
          <w:color w:val="auto"/>
          <w:szCs w:val="26"/>
          <w:shd w:val="clear" w:color="auto" w:fill="FFFFFF"/>
        </w:rPr>
        <w:t>N</w:t>
      </w:r>
      <w:r w:rsidR="005C5F4F" w:rsidRPr="000A6031">
        <w:rPr>
          <w:rFonts w:cs="Times New Roman"/>
          <w:color w:val="auto"/>
          <w:szCs w:val="26"/>
          <w:shd w:val="clear" w:color="auto" w:fill="FFFFFF"/>
        </w:rPr>
        <w:t>odejs</w:t>
      </w:r>
      <w:bookmarkEnd w:id="2877"/>
      <w:bookmarkEnd w:id="2878"/>
      <w:bookmarkEnd w:id="2879"/>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đồng bộ và Phát sinh sự kiện (Event Driven)</w:t>
      </w:r>
      <w:r w:rsidRPr="001E1BF5">
        <w:rPr>
          <w:rFonts w:eastAsia="Times New Roman" w:cs="Times New Roman"/>
          <w:szCs w:val="26"/>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Chạy rất nhanh</w:t>
      </w:r>
      <w:r w:rsidRPr="001E1BF5">
        <w:rPr>
          <w:rFonts w:eastAsia="Times New Roman" w:cs="Times New Roman"/>
          <w:szCs w:val="26"/>
        </w:rPr>
        <w:t>: Dựa trên V8 Javascript Engine của Google Chrome, thư viện Node.js rất nhanh trong các quá trình thực hiện code.</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Các tiến trình đơn giản nhưng hiệu năng cao</w:t>
      </w:r>
      <w:r w:rsidRPr="001E1BF5">
        <w:rPr>
          <w:rFonts w:eastAsia="Times New Roman" w:cs="Times New Roman"/>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Không đệm</w:t>
      </w:r>
      <w:r w:rsidRPr="001E1BF5">
        <w:rPr>
          <w:rFonts w:eastAsia="Times New Roman" w:cs="Times New Roman"/>
          <w:szCs w:val="26"/>
        </w:rPr>
        <w:t>: Ứng dụng Node.js không lưu trữ các dữ liệu buffer.</w:t>
      </w:r>
    </w:p>
    <w:p w:rsidR="005C5F4F" w:rsidRPr="001E1BF5" w:rsidRDefault="005C5F4F" w:rsidP="00155488">
      <w:pPr>
        <w:pStyle w:val="ListParagraph"/>
        <w:numPr>
          <w:ilvl w:val="0"/>
          <w:numId w:val="30"/>
        </w:numPr>
        <w:spacing w:line="26" w:lineRule="atLeast"/>
        <w:rPr>
          <w:rFonts w:eastAsia="Times New Roman" w:cs="Times New Roman"/>
          <w:szCs w:val="26"/>
        </w:rPr>
      </w:pPr>
      <w:r w:rsidRPr="001E1BF5">
        <w:rPr>
          <w:rFonts w:eastAsia="Times New Roman" w:cs="Times New Roman"/>
          <w:bCs/>
          <w:szCs w:val="26"/>
        </w:rPr>
        <w:t>Có giấy phép</w:t>
      </w:r>
      <w:r w:rsidRPr="001E1BF5">
        <w:rPr>
          <w:rFonts w:eastAsia="Times New Roman" w:cs="Times New Roman"/>
          <w:szCs w:val="26"/>
        </w:rPr>
        <w:t>: Node.js được phát hành dựa vào MIT License.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2880" w:name="_Toc511914396"/>
      <w:bookmarkStart w:id="2881" w:name="_Toc511914476"/>
      <w:bookmarkStart w:id="2882" w:name="_Toc513314949"/>
      <w:r w:rsidRPr="000A6031">
        <w:rPr>
          <w:rFonts w:cs="Times New Roman"/>
          <w:color w:val="auto"/>
          <w:szCs w:val="26"/>
        </w:rPr>
        <w:t>1.</w:t>
      </w:r>
      <w:r w:rsidR="0047737C" w:rsidRPr="000A6031">
        <w:rPr>
          <w:rFonts w:eastAsia="Times New Roman" w:cs="Times New Roman"/>
          <w:color w:val="auto"/>
          <w:szCs w:val="26"/>
        </w:rPr>
        <w:t>7.4 Ưu điểm</w:t>
      </w:r>
      <w:bookmarkEnd w:id="2880"/>
      <w:bookmarkEnd w:id="2881"/>
      <w:bookmarkEnd w:id="2882"/>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Tối ưu hóa thời gian thực hiện tiến trình</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Có khả năng mở rộng trong các ứng dụng web với nhiều hoạt động I/O liên tục.</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Phù hợp để xây dựng các ứng dụng web stream hay các game chơi trên nền web đảm bảo việc độ trễ thời gian xử lý hành động là nhỏ nhất.</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Dễ dàng để xây dựng các ứng dụng real-time.</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1E1BF5" w:rsidRDefault="0047737C" w:rsidP="00155488">
      <w:pPr>
        <w:pStyle w:val="ListParagraph"/>
        <w:numPr>
          <w:ilvl w:val="0"/>
          <w:numId w:val="29"/>
        </w:numPr>
        <w:spacing w:line="26" w:lineRule="atLeast"/>
        <w:rPr>
          <w:rFonts w:eastAsia="Times New Roman" w:cs="Times New Roman"/>
          <w:szCs w:val="26"/>
        </w:rPr>
      </w:pPr>
      <w:r w:rsidRPr="001E1BF5">
        <w:rPr>
          <w:rFonts w:eastAsia="Times New Roman" w:cs="Times New Roman"/>
          <w:szCs w:val="26"/>
        </w:rPr>
        <w:lastRenderedPageBreak/>
        <w:t>Hiệu năng cao</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2883" w:name="_Toc511914397"/>
      <w:bookmarkStart w:id="2884" w:name="_Toc511914477"/>
      <w:bookmarkStart w:id="2885" w:name="_Toc513314950"/>
      <w:r w:rsidRPr="000A6031">
        <w:rPr>
          <w:rFonts w:cs="Times New Roman"/>
          <w:color w:val="auto"/>
          <w:szCs w:val="26"/>
        </w:rPr>
        <w:t>1.</w:t>
      </w:r>
      <w:r w:rsidR="0047737C" w:rsidRPr="000A6031">
        <w:rPr>
          <w:rFonts w:eastAsia="Times New Roman" w:cs="Times New Roman"/>
          <w:color w:val="auto"/>
          <w:szCs w:val="26"/>
        </w:rPr>
        <w:t>7.5 Nhược điểm</w:t>
      </w:r>
      <w:bookmarkEnd w:id="2883"/>
      <w:bookmarkEnd w:id="2884"/>
      <w:bookmarkEnd w:id="2885"/>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Bad concurrency</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Single - Threaded:</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 xml:space="preserve">Đơn luồng cũng có thể là một điểm kém của NodeJs. Lợi thế của single-thread là việc không gặp phải vấn đề synchronize giữa các tiến trình, không cần chia sẻ trạng thái hiện tại... </w:t>
      </w:r>
      <w:r w:rsidR="00F13E8D" w:rsidRPr="001E1BF5">
        <w:rPr>
          <w:rFonts w:eastAsiaTheme="minorHAnsi" w:cs="Times New Roman"/>
          <w:szCs w:val="26"/>
          <w:lang w:eastAsia="en-US"/>
        </w:rPr>
        <w:t>C</w:t>
      </w:r>
      <w:r w:rsidRPr="001E1BF5">
        <w:rPr>
          <w:rFonts w:eastAsiaTheme="minorHAnsi" w:cs="Times New Roman"/>
          <w:szCs w:val="26"/>
          <w:lang w:eastAsia="en-US"/>
        </w:rPr>
        <w:t>ó thể dễ dàng viết một đoạn code mà sẽ ngốn của server khá nhiều thời gian để xử lý xong một vài trường hợp nào đó và có thể dẫn tới lock toàn bộ server.</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Lack of inherent code organization</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1E1BF5" w:rsidRDefault="0047737C" w:rsidP="00155488">
      <w:pPr>
        <w:pStyle w:val="ListParagraph"/>
        <w:numPr>
          <w:ilvl w:val="0"/>
          <w:numId w:val="31"/>
        </w:numPr>
        <w:spacing w:line="26" w:lineRule="atLeast"/>
        <w:rPr>
          <w:rFonts w:eastAsiaTheme="minorHAnsi" w:cs="Times New Roman"/>
          <w:szCs w:val="26"/>
          <w:lang w:eastAsia="en-US"/>
        </w:rPr>
      </w:pPr>
      <w:r w:rsidRPr="001E1BF5">
        <w:rPr>
          <w:rFonts w:eastAsiaTheme="minorHAnsi" w:cs="Times New Roman"/>
          <w:szCs w:val="26"/>
          <w:lang w:eastAsia="en-US"/>
        </w:rPr>
        <w:t>Leak message</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2886" w:name="_Toc511914398"/>
      <w:bookmarkStart w:id="2887" w:name="_Toc511914478"/>
      <w:bookmarkStart w:id="2888" w:name="_Toc513314951"/>
      <w:r w:rsidRPr="000A6031">
        <w:rPr>
          <w:rFonts w:cs="Times New Roman"/>
          <w:color w:val="auto"/>
          <w:szCs w:val="26"/>
        </w:rPr>
        <w:t>1.</w:t>
      </w:r>
      <w:r w:rsidR="0047737C" w:rsidRPr="000A6031">
        <w:rPr>
          <w:rFonts w:eastAsia="Times New Roman" w:cs="Times New Roman"/>
          <w:color w:val="auto"/>
          <w:szCs w:val="26"/>
        </w:rPr>
        <w:t>7.6 NodeJS core-module</w:t>
      </w:r>
      <w:bookmarkEnd w:id="2886"/>
      <w:bookmarkEnd w:id="2887"/>
      <w:bookmarkEnd w:id="2888"/>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Là những modules được biên dịch vào trong Node binary, đó là những modules khá quan trọng và được biên dịch kèm với Node khi cài đặt</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Cung cấp những functionalities cơ bản nhất của Node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Gồm có: filesystem access, HTTP, HTTPS interfaces, và một số modules khác.</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Để sử dụng core module trong trương chình cần sử dụng phương thức require trong JavaScript file.</w:t>
      </w:r>
    </w:p>
    <w:p w:rsidR="0047737C" w:rsidRPr="001E1BF5" w:rsidRDefault="0047737C" w:rsidP="00155488">
      <w:pPr>
        <w:pStyle w:val="ListParagraph"/>
        <w:numPr>
          <w:ilvl w:val="0"/>
          <w:numId w:val="32"/>
        </w:numPr>
        <w:spacing w:line="26" w:lineRule="atLeast"/>
        <w:rPr>
          <w:rFonts w:eastAsia="Times New Roman" w:cs="Times New Roman"/>
          <w:szCs w:val="26"/>
        </w:rPr>
      </w:pPr>
      <w:r w:rsidRPr="001E1BF5">
        <w:rPr>
          <w:rFonts w:eastAsia="Times New Roman" w:cs="Times New Roman"/>
          <w:szCs w:val="26"/>
        </w:rPr>
        <w:t>Ví dụ muốn sử dụng module file system trong chương trình:</w:t>
      </w:r>
    </w:p>
    <w:p w:rsidR="0047737C" w:rsidRPr="000A6031" w:rsidRDefault="0047737C" w:rsidP="001E1BF5">
      <w:pPr>
        <w:pStyle w:val="phongcode"/>
      </w:pPr>
      <w:r w:rsidRPr="000A6031">
        <w:t>var fs = require(‘fs’);</w:t>
      </w:r>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Khi module được require, Node sẽ tìm module đó trong thư mục core_modules. Sau đó ta có thể sử dụng được các phương thức mà module đó cung cấp.</w:t>
      </w:r>
    </w:p>
    <w:p w:rsidR="0047737C" w:rsidRPr="000A6031" w:rsidRDefault="00535672" w:rsidP="00736A18">
      <w:pPr>
        <w:pStyle w:val="Heading3"/>
        <w:spacing w:before="120" w:after="120" w:line="26" w:lineRule="atLeast"/>
        <w:ind w:firstLine="0"/>
        <w:rPr>
          <w:rFonts w:eastAsia="Times New Roman" w:cs="Times New Roman"/>
          <w:b w:val="0"/>
          <w:color w:val="auto"/>
          <w:szCs w:val="26"/>
        </w:rPr>
      </w:pPr>
      <w:bookmarkStart w:id="2889" w:name="_Toc511914399"/>
      <w:bookmarkStart w:id="2890" w:name="_Toc511914479"/>
      <w:bookmarkStart w:id="2891" w:name="_Toc513314952"/>
      <w:r w:rsidRPr="000A6031">
        <w:rPr>
          <w:rFonts w:cs="Times New Roman"/>
          <w:color w:val="auto"/>
          <w:szCs w:val="26"/>
        </w:rPr>
        <w:t>1.</w:t>
      </w:r>
      <w:r w:rsidR="0047737C" w:rsidRPr="000A6031">
        <w:rPr>
          <w:rFonts w:eastAsia="Times New Roman" w:cs="Times New Roman"/>
          <w:color w:val="auto"/>
          <w:szCs w:val="26"/>
        </w:rPr>
        <w:t>7.7 Node.js third-party modules</w:t>
      </w:r>
      <w:bookmarkEnd w:id="2889"/>
      <w:bookmarkEnd w:id="2890"/>
      <w:bookmarkEnd w:id="2891"/>
    </w:p>
    <w:p w:rsidR="0047737C" w:rsidRPr="000A6031" w:rsidRDefault="0047737C" w:rsidP="00547EC1">
      <w:pPr>
        <w:spacing w:line="26" w:lineRule="atLeast"/>
        <w:ind w:firstLine="709"/>
        <w:rPr>
          <w:rFonts w:eastAsiaTheme="minorHAnsi" w:cs="Times New Roman"/>
          <w:szCs w:val="26"/>
          <w:lang w:eastAsia="en-US"/>
        </w:rPr>
      </w:pPr>
      <w:r w:rsidRPr="000A6031">
        <w:rPr>
          <w:rFonts w:eastAsia="Times New Roman" w:cs="Times New Roman"/>
          <w:szCs w:val="26"/>
        </w:rPr>
        <w:t>Node.js third-party modules</w:t>
      </w:r>
      <w:r w:rsidRPr="000A6031">
        <w:rPr>
          <w:rFonts w:eastAsiaTheme="minorHAnsi" w:cs="Times New Roman"/>
          <w:szCs w:val="26"/>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third-party modules trước tiên cần cài đặt những modules muốn sử dụng thông qua ‘npm’ (node manage package).</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Ví dụ muốn sử dụng ‘express’ module cần thực hiện lệnh sau trên terminal:</w:t>
      </w:r>
    </w:p>
    <w:p w:rsidR="0047737C" w:rsidRPr="000A6031" w:rsidRDefault="0047737C" w:rsidP="00547EC1">
      <w:pPr>
        <w:spacing w:line="26" w:lineRule="atLeast"/>
        <w:ind w:firstLine="709"/>
        <w:rPr>
          <w:rFonts w:ascii="Consolas" w:eastAsiaTheme="minorHAnsi" w:hAnsi="Consolas" w:cs="Times New Roman"/>
          <w:szCs w:val="26"/>
          <w:lang w:eastAsia="en-US"/>
        </w:rPr>
      </w:pPr>
      <w:r w:rsidRPr="000A6031">
        <w:rPr>
          <w:rFonts w:ascii="Consolas" w:eastAsiaTheme="minorHAnsi" w:hAnsi="Consolas" w:cs="Times New Roman"/>
          <w:szCs w:val="26"/>
          <w:lang w:eastAsia="en-US"/>
        </w:rPr>
        <w:t>npm install express</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Sau đó Node sẽ tải express module vào thư mục ‘node_modules’ dưới đường dẫn thư mục đang làm việc</w:t>
      </w:r>
    </w:p>
    <w:p w:rsidR="00535672"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thì ta sẽ load module vào chương trình sử dụng require như bình thườ</w:t>
      </w:r>
      <w:r w:rsidR="00535672" w:rsidRPr="000A6031">
        <w:rPr>
          <w:rFonts w:eastAsiaTheme="minorHAnsi" w:cs="Times New Roman"/>
          <w:szCs w:val="26"/>
          <w:lang w:eastAsia="en-US"/>
        </w:rPr>
        <w:t>ng.</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lastRenderedPageBreak/>
        <w:t>Express module là một third-party rất quan trọng được sử dụng rất nhiều và nó cũng đem đến rất nhiều phương thức hữu ích giúp dễ dàng trong việc thực hiện các ứng dụng web.</w:t>
      </w:r>
    </w:p>
    <w:p w:rsidR="0047737C" w:rsidRPr="000A6031" w:rsidRDefault="00535672" w:rsidP="00EF1816">
      <w:pPr>
        <w:pStyle w:val="Heading2"/>
        <w:spacing w:before="120" w:after="120" w:line="26" w:lineRule="atLeast"/>
        <w:ind w:firstLine="0"/>
        <w:rPr>
          <w:rFonts w:eastAsia="Times New Roman" w:cs="Times New Roman"/>
          <w:color w:val="auto"/>
        </w:rPr>
      </w:pPr>
      <w:bookmarkStart w:id="2892" w:name="_Toc507842843"/>
      <w:bookmarkStart w:id="2893" w:name="_Toc511914400"/>
      <w:bookmarkStart w:id="2894" w:name="_Toc511914480"/>
      <w:bookmarkStart w:id="2895" w:name="_Toc513314953"/>
      <w:r w:rsidRPr="000A6031">
        <w:rPr>
          <w:rFonts w:cs="Times New Roman"/>
          <w:color w:val="auto"/>
        </w:rPr>
        <w:t>1.</w:t>
      </w:r>
      <w:r w:rsidR="0047737C" w:rsidRPr="000A6031">
        <w:rPr>
          <w:rFonts w:eastAsia="Times New Roman" w:cs="Times New Roman"/>
          <w:color w:val="auto"/>
        </w:rPr>
        <w:t xml:space="preserve">8. Express </w:t>
      </w:r>
      <w:r w:rsidR="001E1BF5">
        <w:rPr>
          <w:rFonts w:eastAsia="Times New Roman" w:cs="Times New Roman"/>
          <w:color w:val="auto"/>
        </w:rPr>
        <w:t>f</w:t>
      </w:r>
      <w:r w:rsidR="0047737C" w:rsidRPr="000A6031">
        <w:rPr>
          <w:rFonts w:eastAsia="Times New Roman" w:cs="Times New Roman"/>
          <w:color w:val="auto"/>
        </w:rPr>
        <w:t xml:space="preserve">ramework </w:t>
      </w:r>
      <w:r w:rsidR="001E1BF5">
        <w:rPr>
          <w:rFonts w:eastAsia="Times New Roman" w:cs="Times New Roman"/>
          <w:color w:val="auto"/>
        </w:rPr>
        <w:t>trên</w:t>
      </w:r>
      <w:r w:rsidR="0047737C" w:rsidRPr="000A6031">
        <w:rPr>
          <w:rFonts w:eastAsia="Times New Roman" w:cs="Times New Roman"/>
          <w:color w:val="auto"/>
        </w:rPr>
        <w:t xml:space="preserve"> NodeJS</w:t>
      </w:r>
      <w:bookmarkEnd w:id="2892"/>
      <w:bookmarkEnd w:id="2893"/>
      <w:bookmarkEnd w:id="2894"/>
      <w:bookmarkEnd w:id="2895"/>
    </w:p>
    <w:p w:rsidR="0047737C" w:rsidRPr="000A6031" w:rsidRDefault="00535672" w:rsidP="00EF1816">
      <w:pPr>
        <w:pStyle w:val="Heading3"/>
        <w:spacing w:before="120" w:after="120" w:line="26" w:lineRule="atLeast"/>
        <w:ind w:firstLine="0"/>
        <w:rPr>
          <w:rFonts w:eastAsia="Times New Roman" w:cs="Times New Roman"/>
          <w:b w:val="0"/>
          <w:color w:val="auto"/>
          <w:szCs w:val="26"/>
        </w:rPr>
      </w:pPr>
      <w:bookmarkStart w:id="2896" w:name="_Toc511914401"/>
      <w:bookmarkStart w:id="2897" w:name="_Toc511914481"/>
      <w:bookmarkStart w:id="2898" w:name="_Toc513314954"/>
      <w:r w:rsidRPr="000A6031">
        <w:rPr>
          <w:rFonts w:cs="Times New Roman"/>
          <w:color w:val="auto"/>
          <w:szCs w:val="26"/>
        </w:rPr>
        <w:t>1.</w:t>
      </w:r>
      <w:r w:rsidR="0047737C" w:rsidRPr="000A6031">
        <w:rPr>
          <w:rFonts w:eastAsia="Times New Roman" w:cs="Times New Roman"/>
          <w:color w:val="auto"/>
          <w:szCs w:val="26"/>
        </w:rPr>
        <w:t>8.1 Giới thiệu</w:t>
      </w:r>
      <w:bookmarkEnd w:id="2896"/>
      <w:bookmarkEnd w:id="2897"/>
      <w:bookmarkEnd w:id="2898"/>
    </w:p>
    <w:p w:rsidR="0047737C" w:rsidRPr="000A6031" w:rsidRDefault="0047737C" w:rsidP="00547EC1">
      <w:pPr>
        <w:shd w:val="clear" w:color="auto" w:fill="FFFFFF"/>
        <w:spacing w:line="26" w:lineRule="atLeast"/>
        <w:ind w:firstLine="709"/>
        <w:rPr>
          <w:rFonts w:eastAsia="Times New Roman" w:cs="Times New Roman"/>
          <w:spacing w:val="-1"/>
          <w:szCs w:val="26"/>
          <w:lang w:eastAsia="en-US"/>
        </w:rPr>
      </w:pPr>
      <w:r w:rsidRPr="000A6031">
        <w:rPr>
          <w:rFonts w:eastAsia="Times New Roman" w:cs="Times New Roman"/>
          <w:spacing w:val="-1"/>
          <w:szCs w:val="26"/>
          <w:lang w:eastAsia="en-US"/>
        </w:rPr>
        <w:t>Express là một web application framework for nodejs, nó cung cấp cho chúng những rất nhiều tính năng mạnh mẽ trên nền tảng web. Express rất dễ dàng để phát triển 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thiết lập các lớp trung gian để trả về các HTTP request.</w:t>
      </w:r>
    </w:p>
    <w:p w:rsidR="0047737C" w:rsidRPr="001E1BF5"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Định nghĩa routing có thể được sử dụng với các hành động khác nhau dựa trên phương thức HTTP và URL.</w:t>
      </w:r>
    </w:p>
    <w:p w:rsidR="0047737C" w:rsidRDefault="0047737C" w:rsidP="00155488">
      <w:pPr>
        <w:pStyle w:val="ListParagraph"/>
        <w:numPr>
          <w:ilvl w:val="0"/>
          <w:numId w:val="33"/>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trả về các trang HTML dựa vào các tham số truyền vào đến template.</w:t>
      </w:r>
    </w:p>
    <w:p w:rsidR="001E1BF5" w:rsidRDefault="001E1BF5" w:rsidP="001E1BF5">
      <w:pPr>
        <w:shd w:val="clear" w:color="auto" w:fill="FFFFFF"/>
        <w:spacing w:line="26" w:lineRule="atLeast"/>
        <w:rPr>
          <w:rFonts w:eastAsia="Times New Roman" w:cs="Times New Roman"/>
          <w:szCs w:val="26"/>
          <w:lang w:eastAsia="en-US"/>
        </w:rPr>
      </w:pPr>
    </w:p>
    <w:p w:rsidR="001E1BF5" w:rsidRPr="001E1BF5" w:rsidRDefault="001E1BF5" w:rsidP="001E1BF5">
      <w:pPr>
        <w:shd w:val="clear" w:color="auto" w:fill="FFFFFF"/>
        <w:spacing w:line="26" w:lineRule="atLeast"/>
        <w:rPr>
          <w:rFonts w:eastAsia="Times New Roman" w:cs="Times New Roman"/>
          <w:szCs w:val="26"/>
          <w:lang w:eastAsia="en-US"/>
        </w:rPr>
      </w:pPr>
    </w:p>
    <w:p w:rsidR="0047737C" w:rsidRPr="000A6031" w:rsidRDefault="00535672" w:rsidP="00EF1816">
      <w:pPr>
        <w:pStyle w:val="Heading3"/>
        <w:spacing w:before="120" w:after="120" w:line="26" w:lineRule="atLeast"/>
        <w:ind w:firstLine="0"/>
        <w:rPr>
          <w:rFonts w:eastAsia="Times New Roman" w:cs="Times New Roman"/>
          <w:b w:val="0"/>
          <w:color w:val="auto"/>
          <w:szCs w:val="26"/>
          <w:lang w:eastAsia="en-US"/>
        </w:rPr>
      </w:pPr>
      <w:bookmarkStart w:id="2899" w:name="_Toc511914402"/>
      <w:bookmarkStart w:id="2900" w:name="_Toc511914482"/>
      <w:bookmarkStart w:id="2901" w:name="_Toc513314955"/>
      <w:r w:rsidRPr="000A6031">
        <w:rPr>
          <w:rFonts w:cs="Times New Roman"/>
          <w:color w:val="auto"/>
          <w:szCs w:val="26"/>
        </w:rPr>
        <w:t>1.</w:t>
      </w:r>
      <w:r w:rsidR="0047737C" w:rsidRPr="000A6031">
        <w:rPr>
          <w:rFonts w:eastAsia="Times New Roman" w:cs="Times New Roman"/>
          <w:color w:val="auto"/>
          <w:szCs w:val="26"/>
          <w:lang w:eastAsia="en-US"/>
        </w:rPr>
        <w:t>8.2 Cài đặt Express Framework</w:t>
      </w:r>
      <w:bookmarkEnd w:id="2899"/>
      <w:bookmarkEnd w:id="2900"/>
      <w:bookmarkEnd w:id="2901"/>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Để cài đặt Express framework sử dụng npm như sau:</w:t>
      </w:r>
    </w:p>
    <w:p w:rsidR="0047737C" w:rsidRPr="00AF470E" w:rsidRDefault="0047737C" w:rsidP="00547EC1">
      <w:pPr>
        <w:shd w:val="clear" w:color="auto" w:fill="FFFFFF"/>
        <w:spacing w:line="26" w:lineRule="atLeast"/>
        <w:ind w:firstLine="709"/>
        <w:rPr>
          <w:rFonts w:ascii="Courier New" w:eastAsia="Times New Roman" w:hAnsi="Courier New" w:cs="Courier New"/>
          <w:szCs w:val="26"/>
          <w:lang w:eastAsia="en-US"/>
        </w:rPr>
      </w:pPr>
      <w:r w:rsidRPr="00AF470E">
        <w:rPr>
          <w:rFonts w:ascii="Courier New" w:eastAsia="Times New Roman" w:hAnsi="Courier New" w:cs="Courier New"/>
          <w:szCs w:val="26"/>
          <w:lang w:eastAsia="en-US"/>
        </w:rPr>
        <w:t>npm install express –</w:t>
      </w:r>
      <w:r w:rsidR="00676D63" w:rsidRPr="00AF470E">
        <w:rPr>
          <w:rFonts w:ascii="Courier New" w:eastAsia="Times New Roman" w:hAnsi="Courier New" w:cs="Courier New"/>
          <w:szCs w:val="26"/>
          <w:lang w:eastAsia="en-US"/>
        </w:rPr>
        <w:t>-</w:t>
      </w:r>
      <w:r w:rsidRPr="00AF470E">
        <w:rPr>
          <w:rFonts w:ascii="Courier New" w:eastAsia="Times New Roman" w:hAnsi="Courier New" w:cs="Courier New"/>
          <w:szCs w:val="26"/>
          <w:lang w:eastAsia="en-US"/>
        </w:rPr>
        <w:t>save</w:t>
      </w:r>
    </w:p>
    <w:p w:rsidR="0047737C" w:rsidRPr="000A6031" w:rsidRDefault="00BC2941"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Một</w:t>
      </w:r>
      <w:r w:rsidR="0047737C" w:rsidRPr="000A6031">
        <w:rPr>
          <w:rFonts w:eastAsia="Times New Roman" w:cs="Times New Roman"/>
          <w:szCs w:val="26"/>
          <w:lang w:eastAsia="en-US"/>
        </w:rPr>
        <w:t xml:space="preserve"> số module quan trọng đi cùng với express: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body-parser</w:t>
      </w:r>
      <w:r w:rsidRPr="000A6031">
        <w:rPr>
          <w:rFonts w:eastAsia="Times New Roman" w:cs="Times New Roman"/>
          <w:szCs w:val="26"/>
          <w:lang w:eastAsia="en-US"/>
        </w:rPr>
        <w:t xml:space="preserve"> - Đây là một lớp trung gian node.js để xử lí JSON, dự liệu thô, text và mã hóa URL.</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cookie-parser</w:t>
      </w:r>
      <w:r w:rsidRPr="000A6031">
        <w:rPr>
          <w:rFonts w:eastAsia="Times New Roman" w:cs="Times New Roman"/>
          <w:szCs w:val="26"/>
          <w:lang w:eastAsia="en-US"/>
        </w:rPr>
        <w:t>- Chuyển đổi header của Cookie và phân bố đến các req.cookies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multer</w:t>
      </w:r>
      <w:r w:rsidRPr="000A6031">
        <w:rPr>
          <w:rFonts w:eastAsia="Times New Roman" w:cs="Times New Roman"/>
          <w:szCs w:val="26"/>
          <w:lang w:eastAsia="en-US"/>
        </w:rPr>
        <w:t xml:space="preserve"> - Đây là một thành phần trung g</w:t>
      </w:r>
      <w:r w:rsidR="00535672" w:rsidRPr="000A6031">
        <w:rPr>
          <w:rFonts w:eastAsia="Times New Roman" w:cs="Times New Roman"/>
          <w:szCs w:val="26"/>
          <w:lang w:eastAsia="en-US"/>
        </w:rPr>
        <w:t xml:space="preserve">ian trong node.js để xử lí phần </w:t>
      </w:r>
      <w:r w:rsidRPr="000A6031">
        <w:rPr>
          <w:rFonts w:eastAsia="Times New Roman" w:cs="Times New Roman"/>
          <w:szCs w:val="26"/>
          <w:lang w:eastAsia="en-US"/>
        </w:rPr>
        <w:t>multipart/form-data.</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body-parser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cookie-parser --save</w:t>
      </w:r>
    </w:p>
    <w:p w:rsidR="0047737C" w:rsidRPr="00AF470E" w:rsidRDefault="0047737C" w:rsidP="001E1BF5">
      <w:pPr>
        <w:pStyle w:val="phongcode"/>
        <w:rPr>
          <w:rFonts w:ascii="Courier New" w:hAnsi="Courier New" w:cs="Courier New"/>
          <w:lang w:eastAsia="en-US"/>
        </w:rPr>
      </w:pPr>
      <w:r w:rsidRPr="00AF470E">
        <w:rPr>
          <w:rFonts w:ascii="Courier New" w:hAnsi="Courier New" w:cs="Courier New"/>
          <w:lang w:eastAsia="en-US"/>
        </w:rPr>
        <w:t>npm install multer –save</w:t>
      </w:r>
    </w:p>
    <w:p w:rsidR="00A757AD" w:rsidRPr="000A6031" w:rsidRDefault="00535672" w:rsidP="00EF1816">
      <w:pPr>
        <w:pStyle w:val="Heading3"/>
        <w:spacing w:before="120" w:after="120" w:line="26" w:lineRule="atLeast"/>
        <w:ind w:firstLine="0"/>
        <w:rPr>
          <w:rFonts w:cs="Times New Roman"/>
          <w:b w:val="0"/>
          <w:bCs w:val="0"/>
          <w:color w:val="auto"/>
          <w:szCs w:val="26"/>
        </w:rPr>
      </w:pPr>
      <w:bookmarkStart w:id="2902" w:name="_Toc511914403"/>
      <w:bookmarkStart w:id="2903" w:name="_Toc511914483"/>
      <w:bookmarkStart w:id="2904" w:name="_Toc513314956"/>
      <w:r w:rsidRPr="000A6031">
        <w:rPr>
          <w:rFonts w:cs="Times New Roman"/>
          <w:color w:val="auto"/>
          <w:szCs w:val="26"/>
        </w:rPr>
        <w:t>1.</w:t>
      </w:r>
      <w:r w:rsidR="00A757AD" w:rsidRPr="000A6031">
        <w:rPr>
          <w:rFonts w:eastAsia="Times New Roman" w:cs="Times New Roman"/>
          <w:color w:val="auto"/>
          <w:szCs w:val="26"/>
          <w:lang w:eastAsia="en-US"/>
        </w:rPr>
        <w:t xml:space="preserve">8.3 </w:t>
      </w:r>
      <w:r w:rsidR="00A757AD" w:rsidRPr="000A6031">
        <w:rPr>
          <w:rFonts w:cs="Times New Roman"/>
          <w:color w:val="auto"/>
          <w:szCs w:val="26"/>
        </w:rPr>
        <w:t>Express route</w:t>
      </w:r>
      <w:bookmarkEnd w:id="2902"/>
      <w:bookmarkEnd w:id="2903"/>
      <w:bookmarkEnd w:id="2904"/>
    </w:p>
    <w:p w:rsidR="00A757AD" w:rsidRPr="000A6031" w:rsidRDefault="00A757AD" w:rsidP="00547EC1">
      <w:pPr>
        <w:spacing w:line="26" w:lineRule="atLeast"/>
        <w:ind w:firstLine="709"/>
        <w:rPr>
          <w:rFonts w:cs="Times New Roman"/>
          <w:szCs w:val="26"/>
        </w:rPr>
      </w:pPr>
      <w:r w:rsidRPr="000A6031">
        <w:rPr>
          <w:rFonts w:cs="Times New Roman"/>
          <w:szCs w:val="26"/>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methods</w:t>
      </w:r>
    </w:p>
    <w:p w:rsidR="00A757AD" w:rsidRPr="000A6031" w:rsidRDefault="00A757AD" w:rsidP="00547EC1">
      <w:pPr>
        <w:spacing w:line="26" w:lineRule="atLeast"/>
        <w:ind w:firstLine="709"/>
        <w:rPr>
          <w:rFonts w:cs="Times New Roman"/>
          <w:szCs w:val="26"/>
        </w:rPr>
      </w:pPr>
      <w:r w:rsidRPr="000A6031">
        <w:rPr>
          <w:rFonts w:cs="Times New Roman"/>
          <w:szCs w:val="26"/>
        </w:rPr>
        <w:t>Để sử dụng các phương thức GET, POST, PUT, DELETE trong route</w:t>
      </w:r>
      <w:r w:rsidR="00BC2941" w:rsidRPr="000A6031">
        <w:rPr>
          <w:rFonts w:cs="Times New Roman"/>
          <w:szCs w:val="26"/>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lastRenderedPageBreak/>
        <w:t>GET</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app.get('/',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res.send('Hello World!');</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POST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app.post('/',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POST request');</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PUT</w:t>
      </w:r>
      <w:r w:rsidRPr="001E1BF5">
        <w:rPr>
          <w:rFonts w:ascii="Consolas" w:hAnsi="Consolas"/>
          <w:szCs w:val="26"/>
        </w:rPr>
        <w:t xml:space="preserve">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app.put('/user',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PUT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A757AD" w:rsidRPr="001E1BF5" w:rsidRDefault="001E1BF5" w:rsidP="00155488">
      <w:pPr>
        <w:pStyle w:val="ListParagraph"/>
        <w:numPr>
          <w:ilvl w:val="0"/>
          <w:numId w:val="34"/>
        </w:numPr>
        <w:spacing w:line="26" w:lineRule="atLeast"/>
        <w:rPr>
          <w:rFonts w:ascii="Consolas" w:hAnsi="Consolas"/>
          <w:szCs w:val="26"/>
        </w:rPr>
      </w:pPr>
      <w:r w:rsidRPr="001E1BF5">
        <w:rPr>
          <w:rFonts w:cs="Times New Roman"/>
          <w:szCs w:val="26"/>
        </w:rPr>
        <w:t>DELETE</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app.delete('/user', function (req, res) {  </w:t>
      </w:r>
    </w:p>
    <w:p w:rsidR="00A757AD" w:rsidRPr="00AF470E" w:rsidRDefault="00A757AD" w:rsidP="001E1BF5">
      <w:pPr>
        <w:pStyle w:val="phongcode"/>
        <w:rPr>
          <w:rFonts w:ascii="Courier New" w:hAnsi="Courier New" w:cs="Courier New"/>
        </w:rPr>
      </w:pPr>
      <w:r w:rsidRPr="00AF470E">
        <w:rPr>
          <w:rFonts w:ascii="Courier New" w:hAnsi="Courier New" w:cs="Courier New"/>
        </w:rPr>
        <w:t xml:space="preserve">    res.send('Got a DELETE request at /user');</w:t>
      </w:r>
    </w:p>
    <w:p w:rsidR="00A757AD" w:rsidRPr="00AF470E" w:rsidRDefault="00A757AD" w:rsidP="001E1BF5">
      <w:pPr>
        <w:pStyle w:val="phongcode"/>
        <w:rPr>
          <w:rFonts w:ascii="Courier New" w:hAnsi="Courier New" w:cs="Courier New"/>
        </w:rPr>
      </w:pPr>
      <w:r w:rsidRPr="00AF470E">
        <w:rPr>
          <w:rFonts w:ascii="Courier New" w:hAnsi="Courier New" w:cs="Courier New"/>
        </w:rPr>
        <w:t>});</w:t>
      </w:r>
    </w:p>
    <w:p w:rsidR="001E1BF5" w:rsidRDefault="001E1BF5" w:rsidP="00547EC1">
      <w:pPr>
        <w:spacing w:line="26" w:lineRule="atLeast"/>
        <w:ind w:firstLine="709"/>
        <w:rPr>
          <w:rFonts w:cs="Times New Roman"/>
          <w:szCs w:val="26"/>
        </w:rPr>
      </w:pPr>
    </w:p>
    <w:p w:rsidR="00A757AD" w:rsidRPr="000A6031" w:rsidRDefault="00A757AD" w:rsidP="00547EC1">
      <w:pPr>
        <w:spacing w:line="26" w:lineRule="atLeast"/>
        <w:ind w:firstLine="709"/>
        <w:rPr>
          <w:rFonts w:cs="Times New Roman"/>
          <w:szCs w:val="26"/>
        </w:rPr>
      </w:pPr>
      <w:r w:rsidRPr="000A6031">
        <w:rPr>
          <w:rFonts w:cs="Times New Roman"/>
          <w:szCs w:val="26"/>
        </w:rPr>
        <w:t>Với khai báo như trên, khi truy cập vào địa chỉ localhost:3000/user bằng các phương thức GET, POST, PUT, DELETE server sẽ gửi lại một đoạn text tương ứng.</w:t>
      </w:r>
    </w:p>
    <w:p w:rsidR="00A757AD" w:rsidRPr="001E1BF5" w:rsidRDefault="00A757AD" w:rsidP="00155488">
      <w:pPr>
        <w:pStyle w:val="ListParagraph"/>
        <w:numPr>
          <w:ilvl w:val="0"/>
          <w:numId w:val="35"/>
        </w:numPr>
        <w:spacing w:line="26" w:lineRule="atLeast"/>
        <w:rPr>
          <w:rFonts w:cs="Times New Roman"/>
          <w:b/>
          <w:szCs w:val="26"/>
        </w:rPr>
      </w:pPr>
      <w:r w:rsidRPr="001E1BF5">
        <w:rPr>
          <w:rFonts w:cs="Times New Roman"/>
          <w:b/>
          <w:szCs w:val="26"/>
        </w:rPr>
        <w:t>Route parameters</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app.get('/user/:id', function(req, res) {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var id = req.params['id'];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 xml:space="preserve">    res.send('The id is ' + id); </w:t>
      </w:r>
    </w:p>
    <w:p w:rsidR="00A757AD" w:rsidRPr="00AF470E" w:rsidRDefault="00A757AD" w:rsidP="00547EC1">
      <w:pPr>
        <w:spacing w:line="26" w:lineRule="atLeast"/>
        <w:ind w:firstLine="709"/>
        <w:rPr>
          <w:rFonts w:ascii="Courier New" w:hAnsi="Courier New" w:cs="Courier New"/>
          <w:szCs w:val="26"/>
        </w:rPr>
      </w:pPr>
      <w:r w:rsidRPr="00AF470E">
        <w:rPr>
          <w:rFonts w:ascii="Courier New" w:hAnsi="Courier New" w:cs="Courier New"/>
          <w:szCs w:val="26"/>
        </w:rPr>
        <w:t>});</w:t>
      </w:r>
    </w:p>
    <w:p w:rsidR="001E1BF5" w:rsidRDefault="00A757AD" w:rsidP="001E1BF5">
      <w:pPr>
        <w:spacing w:line="26" w:lineRule="atLeast"/>
        <w:ind w:firstLine="709"/>
        <w:rPr>
          <w:rFonts w:cs="Times New Roman"/>
          <w:szCs w:val="26"/>
        </w:rPr>
      </w:pPr>
      <w:r w:rsidRPr="000A6031">
        <w:rPr>
          <w:rFonts w:cs="Times New Roman"/>
          <w:szCs w:val="26"/>
        </w:rPr>
        <w:t>Vớ</w:t>
      </w:r>
      <w:r w:rsidR="00F13E8D">
        <w:rPr>
          <w:rFonts w:cs="Times New Roman"/>
          <w:szCs w:val="26"/>
        </w:rPr>
        <w:t>i khai báo bên trên khi</w:t>
      </w:r>
      <w:r w:rsidRPr="000A6031">
        <w:rPr>
          <w:rFonts w:cs="Times New Roman"/>
          <w:szCs w:val="26"/>
        </w:rPr>
        <w:t xml:space="preserve"> truy cập vào địa chỉ localhost:3000/user/6969 thì server sẽ trả lạ</w:t>
      </w:r>
      <w:r w:rsidR="00BC2941" w:rsidRPr="000A6031">
        <w:rPr>
          <w:rFonts w:cs="Times New Roman"/>
          <w:szCs w:val="26"/>
        </w:rPr>
        <w:t xml:space="preserve">i </w:t>
      </w:r>
      <w:r w:rsidRPr="000A6031">
        <w:rPr>
          <w:rFonts w:cs="Times New Roman"/>
          <w:szCs w:val="26"/>
        </w:rPr>
        <w:t>đoạn text: The id is 6969.</w:t>
      </w:r>
      <w:bookmarkStart w:id="2905" w:name="_Toc507842844"/>
    </w:p>
    <w:p w:rsidR="00A757AD" w:rsidRPr="00300FD9" w:rsidRDefault="001E1BF5" w:rsidP="00EF1816">
      <w:pPr>
        <w:pStyle w:val="Heading2"/>
        <w:ind w:firstLine="0"/>
        <w:rPr>
          <w:rFonts w:cs="Times New Roman"/>
          <w:b w:val="0"/>
          <w:color w:val="auto"/>
        </w:rPr>
      </w:pPr>
      <w:bookmarkStart w:id="2906" w:name="_Toc511914404"/>
      <w:bookmarkStart w:id="2907" w:name="_Toc511914484"/>
      <w:bookmarkStart w:id="2908" w:name="_Toc513314957"/>
      <w:r w:rsidRPr="00300FD9">
        <w:rPr>
          <w:rFonts w:cs="Times New Roman"/>
          <w:color w:val="auto"/>
        </w:rPr>
        <w:t xml:space="preserve">1.9 </w:t>
      </w:r>
      <w:r w:rsidR="00A757AD" w:rsidRPr="00300FD9">
        <w:rPr>
          <w:rFonts w:cs="Times New Roman"/>
          <w:color w:val="auto"/>
        </w:rPr>
        <w:t>Socket.io framework Real-time trong Nodejs</w:t>
      </w:r>
      <w:bookmarkEnd w:id="2905"/>
      <w:bookmarkEnd w:id="2906"/>
      <w:bookmarkEnd w:id="2907"/>
      <w:bookmarkEnd w:id="2908"/>
    </w:p>
    <w:p w:rsidR="00A757AD" w:rsidRPr="000A6031" w:rsidRDefault="00535672" w:rsidP="00EF1816">
      <w:pPr>
        <w:pStyle w:val="Heading3"/>
        <w:spacing w:before="120" w:after="120" w:line="26" w:lineRule="atLeast"/>
        <w:ind w:firstLine="0"/>
        <w:rPr>
          <w:rFonts w:cs="Times New Roman"/>
          <w:color w:val="auto"/>
          <w:szCs w:val="26"/>
        </w:rPr>
      </w:pPr>
      <w:bookmarkStart w:id="2909" w:name="_Toc511914405"/>
      <w:bookmarkStart w:id="2910" w:name="_Toc511914485"/>
      <w:bookmarkStart w:id="2911" w:name="_Toc513314958"/>
      <w:r w:rsidRPr="000A6031">
        <w:rPr>
          <w:rFonts w:cs="Times New Roman"/>
          <w:color w:val="auto"/>
          <w:szCs w:val="26"/>
        </w:rPr>
        <w:t>1.</w:t>
      </w:r>
      <w:r w:rsidR="00A757AD" w:rsidRPr="000A6031">
        <w:rPr>
          <w:rFonts w:cs="Times New Roman"/>
          <w:color w:val="auto"/>
          <w:szCs w:val="26"/>
        </w:rPr>
        <w:t>9.1 Giới thiệu</w:t>
      </w:r>
      <w:bookmarkEnd w:id="2909"/>
      <w:bookmarkEnd w:id="2910"/>
      <w:bookmarkEnd w:id="2911"/>
    </w:p>
    <w:p w:rsidR="00A757AD" w:rsidRPr="000A6031" w:rsidRDefault="00A757AD" w:rsidP="00155488">
      <w:pPr>
        <w:pStyle w:val="ListParagraph"/>
        <w:numPr>
          <w:ilvl w:val="0"/>
          <w:numId w:val="34"/>
        </w:numPr>
        <w:spacing w:line="26" w:lineRule="atLeast"/>
        <w:rPr>
          <w:szCs w:val="26"/>
        </w:rPr>
      </w:pPr>
      <w:r w:rsidRPr="000A6031">
        <w:rPr>
          <w:szCs w:val="26"/>
        </w:rPr>
        <w:t>Là một module của NodeJs</w:t>
      </w:r>
    </w:p>
    <w:p w:rsidR="00A757AD" w:rsidRPr="000A6031" w:rsidRDefault="00A757AD" w:rsidP="00155488">
      <w:pPr>
        <w:pStyle w:val="ListParagraph"/>
        <w:numPr>
          <w:ilvl w:val="0"/>
          <w:numId w:val="34"/>
        </w:numPr>
        <w:spacing w:line="26" w:lineRule="atLeast"/>
        <w:rPr>
          <w:szCs w:val="26"/>
        </w:rPr>
      </w:pPr>
      <w:r w:rsidRPr="000A6031">
        <w:rPr>
          <w:szCs w:val="26"/>
        </w:rPr>
        <w:t>Được xây dựng nhằm mục đích tạo ra real time Nod</w:t>
      </w:r>
      <w:r w:rsidR="00535672" w:rsidRPr="000A6031">
        <w:rPr>
          <w:szCs w:val="26"/>
        </w:rPr>
        <w:t xml:space="preserve">eJS application. Socket.io cung </w:t>
      </w:r>
      <w:r w:rsidRPr="000A6031">
        <w:rPr>
          <w:szCs w:val="26"/>
        </w:rPr>
        <w:t>cấp cho lập trình viên các đặc trưng như event, room và tự động phục hồi lại kế</w:t>
      </w:r>
      <w:r w:rsidR="00535672" w:rsidRPr="000A6031">
        <w:rPr>
          <w:szCs w:val="26"/>
        </w:rPr>
        <w:t xml:space="preserve">t </w:t>
      </w:r>
      <w:r w:rsidRPr="000A6031">
        <w:rPr>
          <w:szCs w:val="26"/>
        </w:rPr>
        <w:t>nối.</w:t>
      </w:r>
    </w:p>
    <w:p w:rsidR="00A757AD" w:rsidRPr="000A6031" w:rsidRDefault="00A757AD" w:rsidP="00155488">
      <w:pPr>
        <w:pStyle w:val="ListParagraph"/>
        <w:numPr>
          <w:ilvl w:val="0"/>
          <w:numId w:val="34"/>
        </w:numPr>
        <w:spacing w:line="26" w:lineRule="atLeast"/>
        <w:rPr>
          <w:szCs w:val="26"/>
        </w:rPr>
      </w:pPr>
      <w:r w:rsidRPr="000A6031">
        <w:rPr>
          <w:szCs w:val="26"/>
        </w:rPr>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6031" w:rsidRDefault="00A757AD" w:rsidP="00155488">
      <w:pPr>
        <w:pStyle w:val="ListParagraph"/>
        <w:numPr>
          <w:ilvl w:val="0"/>
          <w:numId w:val="34"/>
        </w:numPr>
        <w:spacing w:line="26" w:lineRule="atLeast"/>
        <w:rPr>
          <w:szCs w:val="26"/>
        </w:rPr>
      </w:pPr>
      <w:r w:rsidRPr="000A6031">
        <w:rPr>
          <w:szCs w:val="26"/>
        </w:rPr>
        <w:t xml:space="preserve">Khi client muốn kết nối tới Socket.io server, nó sẽ gửi cho server một “handshake HTTP request”. Server sẽ phân tích request đó với những thông tin cần thiết trong </w:t>
      </w:r>
      <w:r w:rsidRPr="000A6031">
        <w:rPr>
          <w:szCs w:val="26"/>
        </w:rPr>
        <w:lastRenderedPageBreak/>
        <w:t>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có thể thấy rõ khi xem hình dưới đây</w:t>
      </w:r>
    </w:p>
    <w:p w:rsidR="00A757AD" w:rsidRPr="000A6031" w:rsidRDefault="00A757AD" w:rsidP="001E1BF5">
      <w:pPr>
        <w:pStyle w:val="NormalWeb"/>
        <w:shd w:val="clear" w:color="auto" w:fill="FFFFFF"/>
        <w:spacing w:before="120" w:beforeAutospacing="0" w:after="120" w:afterAutospacing="0" w:line="26" w:lineRule="atLeast"/>
        <w:jc w:val="center"/>
        <w:rPr>
          <w:spacing w:val="-1"/>
          <w:sz w:val="26"/>
          <w:szCs w:val="26"/>
        </w:rPr>
      </w:pPr>
      <w:r w:rsidRPr="000A6031">
        <w:rPr>
          <w:noProof/>
          <w:spacing w:val="-1"/>
          <w:sz w:val="26"/>
          <w:szCs w:val="26"/>
          <w:lang w:eastAsia="en-US"/>
        </w:rPr>
        <w:drawing>
          <wp:inline distT="0" distB="0" distL="0" distR="0" wp14:anchorId="4C053B86" wp14:editId="7FC964DC">
            <wp:extent cx="5590994" cy="216217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30299" cy="2177375"/>
                    </a:xfrm>
                    <a:prstGeom prst="rect">
                      <a:avLst/>
                    </a:prstGeom>
                    <a:noFill/>
                    <a:ln>
                      <a:noFill/>
                    </a:ln>
                  </pic:spPr>
                </pic:pic>
              </a:graphicData>
            </a:graphic>
          </wp:inline>
        </w:drawing>
      </w:r>
    </w:p>
    <w:p w:rsidR="00676D63" w:rsidRPr="000A6031" w:rsidRDefault="00676D63" w:rsidP="001E1BF5">
      <w:pPr>
        <w:pStyle w:val="NormalWeb"/>
        <w:shd w:val="clear" w:color="auto" w:fill="FFFFFF"/>
        <w:spacing w:before="120" w:beforeAutospacing="0" w:after="120" w:afterAutospacing="0" w:line="26" w:lineRule="atLeast"/>
        <w:jc w:val="center"/>
        <w:rPr>
          <w:spacing w:val="-1"/>
          <w:sz w:val="26"/>
          <w:szCs w:val="26"/>
        </w:rPr>
      </w:pPr>
      <w:r w:rsidRPr="000A6031">
        <w:rPr>
          <w:sz w:val="26"/>
          <w:szCs w:val="26"/>
        </w:rPr>
        <w:t>Hình 1.22: Minh họa về mô hình SocketIO</w:t>
      </w:r>
    </w:p>
    <w:p w:rsidR="00A757AD" w:rsidRPr="000A6031" w:rsidRDefault="00A757AD" w:rsidP="00155488">
      <w:pPr>
        <w:pStyle w:val="ListParagraph"/>
        <w:numPr>
          <w:ilvl w:val="0"/>
          <w:numId w:val="34"/>
        </w:numPr>
        <w:shd w:val="clear" w:color="auto" w:fill="FFFFFF"/>
        <w:spacing w:line="26" w:lineRule="atLeast"/>
        <w:rPr>
          <w:rFonts w:cs="Times New Roman"/>
          <w:szCs w:val="26"/>
        </w:rPr>
      </w:pPr>
      <w:r w:rsidRPr="000A6031">
        <w:rPr>
          <w:rFonts w:cs="Times New Roman"/>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Default="00676D63" w:rsidP="00EF1816">
      <w:pPr>
        <w:pStyle w:val="Heading3"/>
        <w:spacing w:before="120" w:after="120" w:line="26" w:lineRule="atLeast"/>
        <w:ind w:firstLine="0"/>
        <w:rPr>
          <w:rFonts w:cs="Times New Roman"/>
          <w:color w:val="auto"/>
          <w:szCs w:val="26"/>
        </w:rPr>
      </w:pPr>
      <w:bookmarkStart w:id="2912" w:name="_Toc511914406"/>
      <w:bookmarkStart w:id="2913" w:name="_Toc511914486"/>
      <w:bookmarkStart w:id="2914" w:name="_Toc513314959"/>
      <w:r w:rsidRPr="000A6031">
        <w:rPr>
          <w:rFonts w:cs="Times New Roman"/>
          <w:color w:val="auto"/>
          <w:szCs w:val="26"/>
        </w:rPr>
        <w:t>1.</w:t>
      </w:r>
      <w:r w:rsidR="00A757AD" w:rsidRPr="000A6031">
        <w:rPr>
          <w:rFonts w:cs="Times New Roman"/>
          <w:color w:val="auto"/>
          <w:szCs w:val="26"/>
        </w:rPr>
        <w:t>9.2 Cài đặt socket.io</w:t>
      </w:r>
      <w:bookmarkEnd w:id="2912"/>
      <w:bookmarkEnd w:id="2913"/>
      <w:bookmarkEnd w:id="2914"/>
    </w:p>
    <w:p w:rsidR="001E1BF5" w:rsidRPr="001E1BF5" w:rsidRDefault="001E1BF5" w:rsidP="001E1BF5">
      <w:r>
        <w:tab/>
        <w:t>Cài đặt trên giao diện dòng lệnh</w:t>
      </w:r>
    </w:p>
    <w:p w:rsidR="00A757AD" w:rsidRPr="000A6031" w:rsidRDefault="00A757AD" w:rsidP="001E1BF5">
      <w:pPr>
        <w:pStyle w:val="phongcode"/>
      </w:pPr>
      <w:r w:rsidRPr="000A6031">
        <w:t>$ npm install --save socket.io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Nếu qúa trình cài đặt gặp vấn đề gì với quyền truy cập </w:t>
      </w:r>
      <w:r w:rsidR="00676D63" w:rsidRPr="000A6031">
        <w:rPr>
          <w:rFonts w:cs="Times New Roman"/>
          <w:szCs w:val="26"/>
        </w:rPr>
        <w:t>ta</w:t>
      </w:r>
      <w:r w:rsidRPr="000A6031">
        <w:rPr>
          <w:rFonts w:cs="Times New Roman"/>
          <w:szCs w:val="26"/>
        </w:rPr>
        <w:t xml:space="preserve"> sẽ sử dụng thêm với từ khóa </w:t>
      </w:r>
      <w:r w:rsidRPr="001E1BF5">
        <w:t>sudo</w:t>
      </w:r>
    </w:p>
    <w:p w:rsidR="00A757AD" w:rsidRPr="000A6031" w:rsidRDefault="00A757AD" w:rsidP="00547EC1">
      <w:pPr>
        <w:spacing w:line="26" w:lineRule="atLeast"/>
        <w:ind w:firstLine="709"/>
        <w:rPr>
          <w:rFonts w:cs="Times New Roman"/>
          <w:szCs w:val="26"/>
        </w:rPr>
      </w:pPr>
      <w:r w:rsidRPr="000A6031">
        <w:rPr>
          <w:rFonts w:cs="Times New Roman"/>
          <w:szCs w:val="26"/>
        </w:rPr>
        <w:t>Sau khi cài đặt xong ta có một thư mục awesomechat với cấu trúc như sau</w:t>
      </w:r>
    </w:p>
    <w:p w:rsidR="00676D63" w:rsidRPr="00AF470E" w:rsidRDefault="00676D63" w:rsidP="001E1BF5">
      <w:pPr>
        <w:pStyle w:val="phongcode"/>
        <w:rPr>
          <w:rFonts w:ascii="Courier New" w:hAnsi="Courier New" w:cs="Courier New"/>
        </w:rPr>
      </w:pPr>
      <w:r w:rsidRPr="00AF470E">
        <w:rPr>
          <w:rFonts w:ascii="Courier New" w:hAnsi="Courier New" w:cs="Courier New"/>
        </w:rPr>
        <w:t>.</w:t>
      </w:r>
    </w:p>
    <w:p w:rsidR="00676D63" w:rsidRPr="00AF470E" w:rsidRDefault="00676D63" w:rsidP="001E1BF5">
      <w:pPr>
        <w:pStyle w:val="phongcode"/>
        <w:rPr>
          <w:rFonts w:ascii="Courier New" w:hAnsi="Courier New" w:cs="Courier New"/>
        </w:rPr>
      </w:pPr>
      <w:r w:rsidRPr="00AF470E">
        <w:rPr>
          <w:rFonts w:ascii="Courier New" w:hAnsi="Courier New" w:cs="Courier New"/>
        </w:rPr>
        <w:t>├── app.js</w:t>
      </w:r>
    </w:p>
    <w:p w:rsidR="00676D63" w:rsidRPr="00AF470E" w:rsidRDefault="00676D63" w:rsidP="001E1BF5">
      <w:pPr>
        <w:pStyle w:val="phongcode"/>
        <w:rPr>
          <w:rFonts w:ascii="Courier New" w:hAnsi="Courier New" w:cs="Courier New"/>
        </w:rPr>
      </w:pPr>
      <w:r w:rsidRPr="00AF470E">
        <w:rPr>
          <w:rFonts w:ascii="Courier New" w:hAnsi="Courier New" w:cs="Courier New"/>
        </w:rPr>
        <w:t>├── bin</w:t>
      </w:r>
    </w:p>
    <w:p w:rsidR="00676D63" w:rsidRPr="00AF470E" w:rsidRDefault="00676D63" w:rsidP="001E1BF5">
      <w:pPr>
        <w:pStyle w:val="phongcode"/>
        <w:rPr>
          <w:rFonts w:ascii="Courier New" w:hAnsi="Courier New" w:cs="Courier New"/>
        </w:rPr>
      </w:pPr>
      <w:r w:rsidRPr="00AF470E">
        <w:rPr>
          <w:rFonts w:ascii="Courier New" w:hAnsi="Courier New" w:cs="Courier New"/>
        </w:rPr>
        <w:t>│   └── www</w:t>
      </w:r>
    </w:p>
    <w:p w:rsidR="00676D63" w:rsidRPr="00AF470E" w:rsidRDefault="00676D63" w:rsidP="001E1BF5">
      <w:pPr>
        <w:pStyle w:val="phongcode"/>
        <w:rPr>
          <w:rFonts w:ascii="Courier New" w:hAnsi="Courier New" w:cs="Courier New"/>
        </w:rPr>
      </w:pPr>
      <w:r w:rsidRPr="00AF470E">
        <w:rPr>
          <w:rFonts w:ascii="Courier New" w:hAnsi="Courier New" w:cs="Courier New"/>
        </w:rPr>
        <w:t>├── package.json</w:t>
      </w:r>
    </w:p>
    <w:p w:rsidR="00676D63" w:rsidRPr="00AF470E" w:rsidRDefault="00676D63" w:rsidP="001E1BF5">
      <w:pPr>
        <w:pStyle w:val="phongcode"/>
        <w:rPr>
          <w:rFonts w:ascii="Courier New" w:hAnsi="Courier New" w:cs="Courier New"/>
        </w:rPr>
      </w:pPr>
      <w:r w:rsidRPr="00AF470E">
        <w:rPr>
          <w:rFonts w:ascii="Courier New" w:hAnsi="Courier New" w:cs="Courier New"/>
        </w:rPr>
        <w:t>├── public</w:t>
      </w:r>
    </w:p>
    <w:p w:rsidR="00676D63" w:rsidRPr="00AF470E" w:rsidRDefault="00676D63" w:rsidP="001E1BF5">
      <w:pPr>
        <w:pStyle w:val="phongcode"/>
        <w:rPr>
          <w:rFonts w:ascii="Courier New" w:hAnsi="Courier New" w:cs="Courier New"/>
        </w:rPr>
      </w:pPr>
      <w:r w:rsidRPr="00AF470E">
        <w:rPr>
          <w:rFonts w:ascii="Courier New" w:hAnsi="Courier New" w:cs="Courier New"/>
        </w:rPr>
        <w:t>│   ├── images</w:t>
      </w:r>
    </w:p>
    <w:p w:rsidR="00676D63" w:rsidRPr="00AF470E" w:rsidRDefault="00676D63" w:rsidP="001E1BF5">
      <w:pPr>
        <w:pStyle w:val="phongcode"/>
        <w:rPr>
          <w:rFonts w:ascii="Courier New" w:hAnsi="Courier New" w:cs="Courier New"/>
        </w:rPr>
      </w:pPr>
      <w:r w:rsidRPr="00AF470E">
        <w:rPr>
          <w:rFonts w:ascii="Courier New" w:hAnsi="Courier New" w:cs="Courier New"/>
        </w:rPr>
        <w:t>│   ├── javascripts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stylesheets</w:t>
      </w:r>
    </w:p>
    <w:p w:rsidR="00676D63" w:rsidRPr="00AF470E" w:rsidRDefault="00676D63" w:rsidP="001E1BF5">
      <w:pPr>
        <w:pStyle w:val="phongcode"/>
        <w:rPr>
          <w:rFonts w:ascii="Courier New" w:hAnsi="Courier New" w:cs="Courier New"/>
        </w:rPr>
      </w:pPr>
      <w:r w:rsidRPr="00AF470E">
        <w:rPr>
          <w:rFonts w:ascii="Courier New" w:hAnsi="Courier New" w:cs="Courier New"/>
        </w:rPr>
        <w:t>│       └── style.css</w:t>
      </w:r>
    </w:p>
    <w:p w:rsidR="00676D63" w:rsidRPr="00AF470E" w:rsidRDefault="00676D63" w:rsidP="001E1BF5">
      <w:pPr>
        <w:pStyle w:val="phongcode"/>
        <w:rPr>
          <w:rFonts w:ascii="Courier New" w:hAnsi="Courier New" w:cs="Courier New"/>
        </w:rPr>
      </w:pPr>
      <w:r w:rsidRPr="00AF470E">
        <w:rPr>
          <w:rFonts w:ascii="Courier New" w:hAnsi="Courier New" w:cs="Courier New"/>
        </w:rPr>
        <w:t>├── routes</w:t>
      </w:r>
    </w:p>
    <w:p w:rsidR="00676D63" w:rsidRPr="00AF470E" w:rsidRDefault="00676D63" w:rsidP="001E1BF5">
      <w:pPr>
        <w:pStyle w:val="phongcode"/>
        <w:rPr>
          <w:rFonts w:ascii="Courier New" w:hAnsi="Courier New" w:cs="Courier New"/>
        </w:rPr>
      </w:pPr>
      <w:r w:rsidRPr="00AF470E">
        <w:rPr>
          <w:rFonts w:ascii="Courier New" w:hAnsi="Courier New" w:cs="Courier New"/>
        </w:rPr>
        <w:t>│   ├── index.js</w:t>
      </w:r>
    </w:p>
    <w:p w:rsidR="00676D63" w:rsidRPr="00AF470E" w:rsidRDefault="00676D63" w:rsidP="001E1BF5">
      <w:pPr>
        <w:pStyle w:val="phongcode"/>
        <w:rPr>
          <w:rFonts w:ascii="Courier New" w:hAnsi="Courier New" w:cs="Courier New"/>
        </w:rPr>
      </w:pPr>
      <w:r w:rsidRPr="00AF470E">
        <w:rPr>
          <w:rFonts w:ascii="Courier New" w:hAnsi="Courier New" w:cs="Courier New"/>
        </w:rPr>
        <w:lastRenderedPageBreak/>
        <w:t>│   └── users.js</w:t>
      </w:r>
    </w:p>
    <w:p w:rsidR="00676D63" w:rsidRPr="00AF470E" w:rsidRDefault="00676D63" w:rsidP="001E1BF5">
      <w:pPr>
        <w:pStyle w:val="phongcode"/>
        <w:rPr>
          <w:rFonts w:ascii="Courier New" w:hAnsi="Courier New" w:cs="Courier New"/>
        </w:rPr>
      </w:pPr>
      <w:r w:rsidRPr="00AF470E">
        <w:rPr>
          <w:rFonts w:ascii="Courier New" w:hAnsi="Courier New" w:cs="Courier New"/>
        </w:rPr>
        <w:t>└── views</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error.pug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index.pug</w:t>
      </w:r>
    </w:p>
    <w:p w:rsidR="00676D63" w:rsidRPr="00AF470E" w:rsidRDefault="00676D63" w:rsidP="001E1BF5">
      <w:pPr>
        <w:pStyle w:val="phongcode"/>
        <w:rPr>
          <w:rFonts w:ascii="Courier New" w:hAnsi="Courier New" w:cs="Courier New"/>
        </w:rPr>
      </w:pPr>
      <w:r w:rsidRPr="00AF470E">
        <w:rPr>
          <w:rFonts w:ascii="Courier New" w:hAnsi="Courier New" w:cs="Courier New"/>
        </w:rPr>
        <w:t xml:space="preserve">    └── layout.pug</w:t>
      </w:r>
    </w:p>
    <w:p w:rsidR="00676D63" w:rsidRPr="000A6031" w:rsidRDefault="00676D63" w:rsidP="00547EC1">
      <w:pPr>
        <w:spacing w:line="26" w:lineRule="atLeast"/>
        <w:ind w:left="720" w:firstLine="709"/>
        <w:rPr>
          <w:szCs w:val="26"/>
        </w:rPr>
      </w:pPr>
      <w:r w:rsidRPr="000A6031">
        <w:rPr>
          <w:szCs w:val="26"/>
        </w:rPr>
        <w:t>7 directories, 9 files</w:t>
      </w:r>
    </w:p>
    <w:p w:rsidR="00A73087" w:rsidRPr="000A6031" w:rsidRDefault="00A73087" w:rsidP="001E1BF5">
      <w:pPr>
        <w:pStyle w:val="NormalWeb"/>
        <w:shd w:val="clear" w:color="auto" w:fill="FFFFFF"/>
        <w:spacing w:before="120" w:beforeAutospacing="0" w:after="120" w:afterAutospacing="0" w:line="26" w:lineRule="atLeast"/>
        <w:rPr>
          <w:spacing w:val="-1"/>
          <w:sz w:val="26"/>
          <w:szCs w:val="26"/>
        </w:rPr>
      </w:pPr>
    </w:p>
    <w:p w:rsidR="00A73087" w:rsidRPr="000A6031" w:rsidRDefault="00A73087" w:rsidP="001E1BF5">
      <w:pPr>
        <w:spacing w:line="26" w:lineRule="atLeast"/>
        <w:ind w:firstLine="709"/>
        <w:rPr>
          <w:rFonts w:cs="Times New Roman"/>
          <w:szCs w:val="26"/>
        </w:rPr>
      </w:pPr>
      <w:r w:rsidRPr="000A6031">
        <w:rPr>
          <w:rFonts w:cs="Times New Roman"/>
          <w:szCs w:val="26"/>
        </w:rPr>
        <w:t>File package.json của chúng ta lúc này sẽ có dạng như sau:</w:t>
      </w:r>
    </w:p>
    <w:p w:rsidR="00A73087" w:rsidRPr="00AF470E" w:rsidRDefault="00A73087" w:rsidP="001E1BF5">
      <w:pPr>
        <w:pStyle w:val="phongcode"/>
        <w:rPr>
          <w:rFonts w:ascii="Courier New" w:hAnsi="Courier New" w:cs="Courier New"/>
        </w:rPr>
      </w:pPr>
      <w:r w:rsidRPr="00AF470E">
        <w:rPr>
          <w:rFonts w:ascii="Courier New" w:hAnsi="Courier New" w:cs="Courier New"/>
        </w:rPr>
        <w:t>{</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"name": "driper",</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"version": "0.0.0",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"private": true,</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"scripts":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"start": "node ./bin/www"</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"dependencies": {</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"cookie-parser": "~1.4.3",</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"debug": "~2.6.9",</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"ejs": "~2.5.7",</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"express": "~4.16.0",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"http-errors": "~1.6.2",</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"morgan": "~1.9.0"</w:t>
      </w:r>
    </w:p>
    <w:p w:rsidR="00A73087" w:rsidRPr="00AF470E" w:rsidRDefault="00A73087" w:rsidP="001E1BF5">
      <w:pPr>
        <w:pStyle w:val="phongcode"/>
        <w:rPr>
          <w:rFonts w:ascii="Courier New" w:hAnsi="Courier New" w:cs="Courier New"/>
        </w:rPr>
      </w:pPr>
      <w:r w:rsidRPr="00AF470E">
        <w:rPr>
          <w:rFonts w:ascii="Courier New" w:hAnsi="Courier New" w:cs="Courier New"/>
        </w:rPr>
        <w:t xml:space="preserve">  }</w:t>
      </w:r>
    </w:p>
    <w:p w:rsidR="00A757AD" w:rsidRPr="00AF470E" w:rsidRDefault="00A73087" w:rsidP="001E1BF5">
      <w:pPr>
        <w:pStyle w:val="phongcode"/>
        <w:rPr>
          <w:rFonts w:ascii="Courier New" w:hAnsi="Courier New" w:cs="Courier New"/>
        </w:rPr>
      </w:pPr>
      <w:r w:rsidRPr="00AF470E">
        <w:rPr>
          <w:rFonts w:ascii="Courier New" w:hAnsi="Courier New" w:cs="Courier New"/>
        </w:rPr>
        <w:t>}</w:t>
      </w:r>
    </w:p>
    <w:p w:rsidR="00A757AD" w:rsidRPr="000A6031" w:rsidRDefault="00A757AD" w:rsidP="00547EC1">
      <w:pPr>
        <w:spacing w:line="26" w:lineRule="atLeast"/>
        <w:ind w:firstLine="709"/>
        <w:rPr>
          <w:rFonts w:cs="Times New Roman"/>
          <w:szCs w:val="26"/>
        </w:rPr>
      </w:pPr>
      <w:r w:rsidRPr="000A6031">
        <w:rPr>
          <w:rFonts w:cs="Times New Roman"/>
          <w:szCs w:val="26"/>
        </w:rPr>
        <w:t>Theo các required dependencies chúng ta sẽ khai báo như trên, ở đây express-genertator đã làm việc đó, công việc của mình lúc này chỉ là chạy lệnh </w:t>
      </w:r>
      <w:r w:rsidRPr="000A6031">
        <w:rPr>
          <w:rStyle w:val="HTMLCode"/>
          <w:rFonts w:ascii="Times New Roman" w:eastAsiaTheme="majorEastAsia" w:hAnsi="Times New Roman" w:cs="Times New Roman"/>
          <w:spacing w:val="-1"/>
          <w:sz w:val="26"/>
          <w:szCs w:val="26"/>
          <w:shd w:val="clear" w:color="auto" w:fill="F6F6F7"/>
        </w:rPr>
        <w:t>npm install</w:t>
      </w:r>
      <w:r w:rsidRPr="000A6031">
        <w:rPr>
          <w:rFonts w:cs="Times New Roman"/>
          <w:szCs w:val="26"/>
        </w:rPr>
        <w:t> để được cài đặt các module là được. Khi đó các module sẽ được tìm kiếm như đã được khai báo trong </w:t>
      </w:r>
      <w:r w:rsidRPr="000A6031">
        <w:rPr>
          <w:szCs w:val="26"/>
        </w:rPr>
        <w:t>denpendencies</w:t>
      </w:r>
      <w:r w:rsidRPr="000A6031">
        <w:rPr>
          <w:rFonts w:cs="Times New Roman"/>
          <w:szCs w:val="26"/>
        </w:rPr>
        <w:t> và được tải về vào thư mục node module</w:t>
      </w:r>
    </w:p>
    <w:p w:rsidR="00A757AD" w:rsidRPr="000A6031" w:rsidRDefault="00F5088C" w:rsidP="00547EC1">
      <w:pPr>
        <w:spacing w:line="26" w:lineRule="atLeast"/>
        <w:ind w:firstLine="709"/>
        <w:rPr>
          <w:rFonts w:cs="Times New Roman"/>
          <w:szCs w:val="26"/>
        </w:rPr>
      </w:pPr>
      <w:r>
        <w:rPr>
          <w:rFonts w:cs="Times New Roman"/>
          <w:szCs w:val="26"/>
        </w:rPr>
        <w:t>B</w:t>
      </w:r>
      <w:r w:rsidR="00A757AD" w:rsidRPr="000A6031">
        <w:rPr>
          <w:rFonts w:cs="Times New Roman"/>
          <w:szCs w:val="26"/>
        </w:rPr>
        <w:t>ắt đầu start server với lệnh sau:</w:t>
      </w:r>
    </w:p>
    <w:p w:rsidR="00A757AD" w:rsidRPr="00F5088C" w:rsidRDefault="00A757AD" w:rsidP="00F5088C">
      <w:pPr>
        <w:pStyle w:val="phongcode"/>
      </w:pPr>
      <w:r w:rsidRPr="00F5088C">
        <w:t>$ npm start</w:t>
      </w:r>
    </w:p>
    <w:p w:rsidR="00A757AD" w:rsidRPr="000A6031" w:rsidRDefault="00F13E8D" w:rsidP="00547EC1">
      <w:pPr>
        <w:spacing w:line="26" w:lineRule="atLeast"/>
        <w:ind w:firstLine="709"/>
        <w:rPr>
          <w:rFonts w:cs="Times New Roman"/>
          <w:szCs w:val="26"/>
        </w:rPr>
      </w:pPr>
      <w:r>
        <w:rPr>
          <w:rFonts w:cs="Times New Roman"/>
          <w:szCs w:val="26"/>
        </w:rPr>
        <w:t>C</w:t>
      </w:r>
      <w:r w:rsidR="00A757AD" w:rsidRPr="000A6031">
        <w:rPr>
          <w:rFonts w:cs="Times New Roman"/>
          <w:szCs w:val="26"/>
        </w:rPr>
        <w:t>ó thể thấy trong package.json có đoạn sau:</w:t>
      </w:r>
    </w:p>
    <w:p w:rsidR="00A757AD" w:rsidRPr="00AF470E" w:rsidRDefault="00A757AD" w:rsidP="001E1BF5">
      <w:pPr>
        <w:pStyle w:val="phongcode"/>
        <w:rPr>
          <w:rFonts w:ascii="Courier New" w:hAnsi="Courier New" w:cs="Courier New"/>
        </w:rPr>
      </w:pPr>
      <w:r w:rsidRPr="00AF470E">
        <w:rPr>
          <w:rFonts w:ascii="Courier New" w:hAnsi="Courier New" w:cs="Courier New"/>
        </w:rPr>
        <w:t>"scripts": { "start": "node ./bin/www" }</w:t>
      </w:r>
    </w:p>
    <w:p w:rsidR="00A757AD" w:rsidRPr="000A6031" w:rsidRDefault="00A757AD" w:rsidP="00547EC1">
      <w:pPr>
        <w:spacing w:line="26" w:lineRule="atLeast"/>
        <w:ind w:firstLine="709"/>
        <w:rPr>
          <w:rFonts w:cs="Times New Roman"/>
          <w:szCs w:val="26"/>
        </w:rPr>
      </w:pPr>
      <w:r w:rsidRPr="000A6031">
        <w:rPr>
          <w:rFonts w:cs="Times New Roman"/>
          <w:szCs w:val="26"/>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w:t>
      </w:r>
      <w:r w:rsidR="00F5088C">
        <w:rPr>
          <w:rFonts w:cs="Times New Roman"/>
          <w:szCs w:val="26"/>
        </w:rPr>
        <w:t>ng.</w:t>
      </w:r>
    </w:p>
    <w:p w:rsidR="00A757AD" w:rsidRPr="000A6031" w:rsidRDefault="00F5088C" w:rsidP="00547EC1">
      <w:pPr>
        <w:spacing w:line="26" w:lineRule="atLeast"/>
        <w:ind w:firstLine="709"/>
        <w:rPr>
          <w:rFonts w:cs="Times New Roman"/>
          <w:szCs w:val="26"/>
        </w:rPr>
      </w:pPr>
      <w:r>
        <w:rPr>
          <w:rFonts w:cs="Times New Roman"/>
          <w:szCs w:val="26"/>
        </w:rPr>
        <w:t>V</w:t>
      </w:r>
      <w:r w:rsidR="00A757AD" w:rsidRPr="000A6031">
        <w:rPr>
          <w:rFonts w:cs="Times New Roman"/>
          <w:szCs w:val="26"/>
        </w:rPr>
        <w:t>ào trình duyệt với đường dẫn localhost:3000 nếu nhận được kết quả như bên dưới là đã cài đặt thành công một ứng dụng nodejs cơ bản với Nodejs sử dụng Express framework.</w:t>
      </w:r>
    </w:p>
    <w:p w:rsidR="002D4FC0" w:rsidRPr="000A6031" w:rsidRDefault="00A73087" w:rsidP="00EF1816">
      <w:pPr>
        <w:pStyle w:val="Heading2"/>
        <w:spacing w:before="120" w:after="120" w:line="26" w:lineRule="atLeast"/>
        <w:ind w:firstLine="0"/>
        <w:rPr>
          <w:rFonts w:cs="Times New Roman"/>
          <w:color w:val="auto"/>
        </w:rPr>
      </w:pPr>
      <w:bookmarkStart w:id="2915" w:name="_Toc507842845"/>
      <w:bookmarkStart w:id="2916" w:name="_Toc511914407"/>
      <w:bookmarkStart w:id="2917" w:name="_Toc511914487"/>
      <w:bookmarkStart w:id="2918" w:name="_Toc513314960"/>
      <w:r w:rsidRPr="000A6031">
        <w:rPr>
          <w:rFonts w:cs="Times New Roman"/>
          <w:color w:val="auto"/>
        </w:rPr>
        <w:lastRenderedPageBreak/>
        <w:t>1.</w:t>
      </w:r>
      <w:r w:rsidR="002D4FC0" w:rsidRPr="000A6031">
        <w:rPr>
          <w:rFonts w:cs="Times New Roman"/>
          <w:color w:val="auto"/>
        </w:rPr>
        <w:t>10. Sử dụng MongoDB với NodeJs</w:t>
      </w:r>
      <w:bookmarkEnd w:id="2915"/>
      <w:bookmarkEnd w:id="2916"/>
      <w:bookmarkEnd w:id="2917"/>
      <w:bookmarkEnd w:id="2918"/>
    </w:p>
    <w:p w:rsidR="002D4FC0" w:rsidRPr="000A6031" w:rsidRDefault="00A73087" w:rsidP="00EF1816">
      <w:pPr>
        <w:pStyle w:val="Heading3"/>
        <w:spacing w:before="120" w:after="120" w:line="26" w:lineRule="atLeast"/>
        <w:ind w:firstLine="0"/>
        <w:rPr>
          <w:rFonts w:cs="Times New Roman"/>
          <w:b w:val="0"/>
          <w:color w:val="auto"/>
          <w:szCs w:val="26"/>
        </w:rPr>
      </w:pPr>
      <w:bookmarkStart w:id="2919" w:name="_Toc511914408"/>
      <w:bookmarkStart w:id="2920" w:name="_Toc511914488"/>
      <w:bookmarkStart w:id="2921" w:name="_Toc513314961"/>
      <w:r w:rsidRPr="000A6031">
        <w:rPr>
          <w:rFonts w:cs="Times New Roman"/>
          <w:color w:val="auto"/>
          <w:szCs w:val="26"/>
        </w:rPr>
        <w:t>1.</w:t>
      </w:r>
      <w:r w:rsidR="002D4FC0" w:rsidRPr="000A6031">
        <w:rPr>
          <w:rFonts w:cs="Times New Roman"/>
          <w:color w:val="auto"/>
          <w:szCs w:val="26"/>
        </w:rPr>
        <w:t>10.1 Giới thiệu:</w:t>
      </w:r>
      <w:bookmarkEnd w:id="2919"/>
      <w:bookmarkEnd w:id="2920"/>
      <w:bookmarkEnd w:id="2921"/>
    </w:p>
    <w:p w:rsidR="002D4FC0" w:rsidRPr="000A6031" w:rsidRDefault="002D4FC0" w:rsidP="00547EC1">
      <w:pPr>
        <w:spacing w:line="26" w:lineRule="atLeast"/>
        <w:ind w:firstLine="709"/>
        <w:rPr>
          <w:rFonts w:cs="Times New Roman"/>
          <w:szCs w:val="26"/>
        </w:rPr>
      </w:pPr>
      <w:r w:rsidRPr="000A6031">
        <w:rPr>
          <w:rFonts w:cs="Times New Roman"/>
          <w:szCs w:val="26"/>
        </w:rPr>
        <w:t>MongoDB là một NoSQL, hiểu suất cao rất nổi tiếng, nó được xây dựng với ý tưởng dựa trên cấu trúc document.</w:t>
      </w:r>
    </w:p>
    <w:p w:rsidR="002D4FC0" w:rsidRPr="000A6031" w:rsidRDefault="002D4FC0" w:rsidP="00547EC1">
      <w:pPr>
        <w:spacing w:line="26" w:lineRule="atLeast"/>
        <w:ind w:firstLine="709"/>
        <w:rPr>
          <w:rFonts w:cs="Times New Roman"/>
          <w:szCs w:val="26"/>
        </w:rPr>
      </w:pPr>
      <w:r w:rsidRPr="000A6031">
        <w:rPr>
          <w:rFonts w:cs="Times New Roman"/>
          <w:szCs w:val="26"/>
        </w:rPr>
        <w:t xml:space="preserve">Trong MongoDB, dữ liệu được lưu trữ như một document, một tập của các cặp key-value. </w:t>
      </w:r>
      <w:r w:rsidR="00F13E8D">
        <w:rPr>
          <w:rFonts w:cs="Times New Roman"/>
          <w:szCs w:val="26"/>
        </w:rPr>
        <w:t>Có</w:t>
      </w:r>
      <w:r w:rsidRPr="000A6031">
        <w:rPr>
          <w:rFonts w:cs="Times New Roman"/>
          <w:szCs w:val="26"/>
        </w:rPr>
        <w:t xml:space="preserve"> thể định nghĩa nhiều database trong MongoDB và mỗi database có nhiều collections, những collections này đơn giản là tập của các documents được lưu trữ dạng cặp key-value.</w:t>
      </w:r>
    </w:p>
    <w:p w:rsidR="00A757AD" w:rsidRPr="000A6031" w:rsidRDefault="002D4FC0" w:rsidP="00547EC1">
      <w:pPr>
        <w:spacing w:line="26" w:lineRule="atLeast"/>
        <w:ind w:firstLine="709"/>
        <w:rPr>
          <w:rFonts w:cs="Times New Roman"/>
          <w:szCs w:val="26"/>
        </w:rPr>
      </w:pPr>
      <w:r w:rsidRPr="000A6031">
        <w:rPr>
          <w:rFonts w:cs="Times New Roman"/>
          <w:szCs w:val="26"/>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6031" w:rsidRDefault="00A73087" w:rsidP="00EF1816">
      <w:pPr>
        <w:pStyle w:val="Heading3"/>
        <w:spacing w:before="120" w:after="120" w:line="26" w:lineRule="atLeast"/>
        <w:ind w:firstLine="0"/>
        <w:rPr>
          <w:rFonts w:cs="Times New Roman"/>
          <w:b w:val="0"/>
          <w:bCs w:val="0"/>
          <w:color w:val="auto"/>
          <w:szCs w:val="26"/>
        </w:rPr>
      </w:pPr>
      <w:bookmarkStart w:id="2922" w:name="_Toc511914409"/>
      <w:bookmarkStart w:id="2923" w:name="_Toc511914489"/>
      <w:bookmarkStart w:id="2924" w:name="_Toc513314962"/>
      <w:r w:rsidRPr="000A6031">
        <w:rPr>
          <w:rFonts w:cs="Times New Roman"/>
          <w:color w:val="auto"/>
          <w:szCs w:val="26"/>
        </w:rPr>
        <w:t>1.</w:t>
      </w:r>
      <w:r w:rsidR="006A3462" w:rsidRPr="000A6031">
        <w:rPr>
          <w:rFonts w:cs="Times New Roman"/>
          <w:color w:val="auto"/>
          <w:szCs w:val="26"/>
        </w:rPr>
        <w:t>10.2 Nền tảng và ngôn ngữ hỗ trợ</w:t>
      </w:r>
      <w:bookmarkEnd w:id="2922"/>
      <w:bookmarkEnd w:id="2923"/>
      <w:bookmarkEnd w:id="2924"/>
    </w:p>
    <w:p w:rsidR="006A3462" w:rsidRPr="000A6031" w:rsidRDefault="006A3462" w:rsidP="00547EC1">
      <w:pPr>
        <w:spacing w:line="26" w:lineRule="atLeast"/>
        <w:ind w:firstLine="709"/>
        <w:rPr>
          <w:rFonts w:cs="Times New Roman"/>
          <w:bCs/>
          <w:szCs w:val="26"/>
        </w:rPr>
      </w:pPr>
      <w:r w:rsidRPr="000A6031">
        <w:rPr>
          <w:rFonts w:cs="Times New Roman"/>
          <w:bCs/>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6031" w:rsidRDefault="00395C6E" w:rsidP="00547EC1">
      <w:pPr>
        <w:spacing w:line="26" w:lineRule="atLeast"/>
        <w:ind w:firstLine="709"/>
        <w:rPr>
          <w:rFonts w:cs="Times New Roman"/>
          <w:b/>
          <w:szCs w:val="26"/>
        </w:rPr>
      </w:pPr>
      <w:r w:rsidRPr="000A6031">
        <w:rPr>
          <w:rFonts w:cs="Times New Roman"/>
          <w:b/>
          <w:szCs w:val="26"/>
        </w:rPr>
        <w:br w:type="page"/>
      </w:r>
    </w:p>
    <w:p w:rsidR="006A3462" w:rsidRDefault="00C67697" w:rsidP="00300FD9">
      <w:pPr>
        <w:pStyle w:val="Heading1"/>
        <w:spacing w:before="120" w:after="120" w:line="26" w:lineRule="atLeast"/>
        <w:ind w:firstLine="709"/>
        <w:jc w:val="center"/>
        <w:rPr>
          <w:rFonts w:cs="Times New Roman"/>
          <w:color w:val="auto"/>
          <w:szCs w:val="32"/>
        </w:rPr>
      </w:pPr>
      <w:bookmarkStart w:id="2925" w:name="_Toc507842846"/>
      <w:bookmarkStart w:id="2926" w:name="_Toc511914410"/>
      <w:bookmarkStart w:id="2927" w:name="_Toc511914490"/>
      <w:bookmarkStart w:id="2928" w:name="_Toc513314963"/>
      <w:r w:rsidRPr="00300FD9">
        <w:rPr>
          <w:rFonts w:cs="Times New Roman"/>
          <w:color w:val="auto"/>
          <w:szCs w:val="32"/>
        </w:rPr>
        <w:lastRenderedPageBreak/>
        <w:t xml:space="preserve">CHƯƠNG 2: </w:t>
      </w:r>
      <w:r w:rsidR="00A73087" w:rsidRPr="00300FD9">
        <w:rPr>
          <w:rFonts w:cs="Times New Roman"/>
          <w:color w:val="auto"/>
          <w:szCs w:val="32"/>
        </w:rPr>
        <w:t>XÂY DỰNG ỨNG DỤNG</w:t>
      </w:r>
      <w:bookmarkEnd w:id="2925"/>
      <w:bookmarkEnd w:id="2926"/>
      <w:bookmarkEnd w:id="2927"/>
      <w:bookmarkEnd w:id="2928"/>
    </w:p>
    <w:p w:rsidR="005B7277" w:rsidRDefault="005B7277" w:rsidP="00AB3277">
      <w:pPr>
        <w:pStyle w:val="Heading2"/>
        <w:spacing w:before="120" w:after="120" w:line="26" w:lineRule="atLeast"/>
        <w:ind w:firstLine="0"/>
        <w:rPr>
          <w:rFonts w:cs="Times New Roman"/>
          <w:color w:val="auto"/>
        </w:rPr>
      </w:pPr>
      <w:bookmarkStart w:id="2929" w:name="_Toc513314964"/>
      <w:r>
        <w:rPr>
          <w:rFonts w:cs="Times New Roman"/>
          <w:color w:val="auto"/>
        </w:rPr>
        <w:t>2.1</w:t>
      </w:r>
      <w:r w:rsidRPr="00300FD9">
        <w:rPr>
          <w:rFonts w:cs="Times New Roman"/>
          <w:color w:val="auto"/>
        </w:rPr>
        <w:t xml:space="preserve"> </w:t>
      </w:r>
      <w:r>
        <w:rPr>
          <w:rFonts w:cs="Times New Roman"/>
          <w:color w:val="auto"/>
        </w:rPr>
        <w:t>Quy trình nghiệp vụ</w:t>
      </w:r>
      <w:bookmarkEnd w:id="2929"/>
    </w:p>
    <w:p w:rsidR="005B7277" w:rsidRDefault="005B7277" w:rsidP="00AB3277">
      <w:r>
        <w:t>Ứng dụng Driper được chia thành hai phiên bản một phiên bản là dành cho khách hàng và hai là dành cho tài xế.</w:t>
      </w:r>
    </w:p>
    <w:p w:rsidR="005B7277" w:rsidRPr="005B7277" w:rsidRDefault="005B7277" w:rsidP="00AB3277">
      <w:pPr>
        <w:pStyle w:val="Heading3"/>
        <w:ind w:firstLine="0"/>
      </w:pPr>
      <w:bookmarkStart w:id="2930" w:name="_Toc513314965"/>
      <w:r>
        <w:t>2.</w:t>
      </w:r>
      <w:r w:rsidRPr="005B7277">
        <w:t>1.1 Khách hàng</w:t>
      </w:r>
      <w:bookmarkEnd w:id="2930"/>
    </w:p>
    <w:p w:rsidR="005B7277" w:rsidRDefault="005B7277" w:rsidP="005B7277">
      <w:r>
        <w:t>Khách hàng đăng ký thông tin cần thiết để có thể tạo một cuốc xe theo mong muốn của mình bằng thông tin về địa điểm đón và địa điểm đến.</w:t>
      </w:r>
    </w:p>
    <w:p w:rsidR="005B7277" w:rsidRDefault="005B7277" w:rsidP="005B7277">
      <w:r>
        <w:t>Khách hàng có thể thấy trên bản đồ những tài xế gần vị trí mình lựa chọn là điểm xuất phát và giá tiền cho cuốc xe do khách hàng yêu cầu.</w:t>
      </w:r>
    </w:p>
    <w:p w:rsidR="005B7277" w:rsidRPr="005B7277" w:rsidRDefault="005B7277" w:rsidP="005B7277">
      <w:r>
        <w:t>Sau khi cuốc xe thành công khách hàng có thể cho điểm và đánh giá về chất lượng phục vụ của tài xế.</w:t>
      </w:r>
    </w:p>
    <w:p w:rsidR="005B7277" w:rsidRPr="005B7277" w:rsidRDefault="005B7277" w:rsidP="00AB3277">
      <w:pPr>
        <w:pStyle w:val="Heading3"/>
        <w:ind w:firstLine="0"/>
      </w:pPr>
      <w:bookmarkStart w:id="2931" w:name="_Toc513314966"/>
      <w:r>
        <w:t>2.</w:t>
      </w:r>
      <w:r w:rsidRPr="005B7277">
        <w:t>1.</w:t>
      </w:r>
      <w:r>
        <w:t>2</w:t>
      </w:r>
      <w:r w:rsidRPr="005B7277">
        <w:t xml:space="preserve"> </w:t>
      </w:r>
      <w:r>
        <w:t>Tài xế</w:t>
      </w:r>
      <w:bookmarkEnd w:id="2931"/>
    </w:p>
    <w:p w:rsidR="005B7277" w:rsidRDefault="005B7277" w:rsidP="005B7277">
      <w:r>
        <w:t>Tài xế cần đăng ký thông tin cần thiết để trở thành đối tác của Driper và những thông tin có thể cho khách hàng của bạn cần thiết khi thực hiện giao dịch.</w:t>
      </w:r>
    </w:p>
    <w:p w:rsidR="005B7277" w:rsidRDefault="005B7277" w:rsidP="005B7277">
      <w:r>
        <w:t xml:space="preserve">Tài xế có thể nắm bắt được mật độ </w:t>
      </w:r>
      <w:r w:rsidR="00E50C14">
        <w:t>khách hàng đang online</w:t>
      </w:r>
      <w:r>
        <w:t xml:space="preserve"> </w:t>
      </w:r>
      <w:r w:rsidR="00E50C14">
        <w:t>và chưa có</w:t>
      </w:r>
      <w:r>
        <w:t xml:space="preserve"> yêu cầu </w:t>
      </w:r>
      <w:r w:rsidR="00E50C14">
        <w:t xml:space="preserve"> cuốc xe </w:t>
      </w:r>
      <w:r>
        <w:t>trên bản đồ</w:t>
      </w:r>
      <w:r w:rsidR="00A06C54">
        <w:t xml:space="preserve"> để biết được những nơi có nhu cầu di lại nhiều trong phạm vi trên bản đồ.</w:t>
      </w:r>
      <w:r>
        <w:t xml:space="preserve"> </w:t>
      </w:r>
    </w:p>
    <w:p w:rsidR="005B7277" w:rsidRDefault="00A06C54" w:rsidP="005B7277">
      <w:r>
        <w:tab/>
        <w:t>Khi nhận được yêu cầu cuốc xe tài xế có quyển nhận hoặc để trôi cuốc xe đã được yêu cầu từ khách hàng. Sau khi cuốc xe bị trôi yêu cầu cuốc xe đó sẽ được gửi tới một tài xế khác.</w:t>
      </w:r>
    </w:p>
    <w:p w:rsidR="00A06C54" w:rsidRPr="0050639F" w:rsidRDefault="00A06C54" w:rsidP="00AB3277">
      <w:pPr>
        <w:pStyle w:val="Heading2"/>
        <w:ind w:firstLine="0"/>
      </w:pPr>
      <w:bookmarkStart w:id="2932" w:name="_Toc513314967"/>
      <w:r w:rsidRPr="0050639F">
        <w:t>2.2 Yêu cầu hệ thống</w:t>
      </w:r>
      <w:bookmarkEnd w:id="2932"/>
    </w:p>
    <w:p w:rsidR="005B7277" w:rsidRDefault="00C370D4" w:rsidP="00C370D4">
      <w:r>
        <w:t>Driper là một ứng dụng trung gian thư ba nhằm kết nối giữa khách hàng và tài xế bằng cách tìm và chuyển tới tài xế yêu cầu di chuyển của mình với một quãng đường đã chọn.</w:t>
      </w:r>
    </w:p>
    <w:p w:rsidR="003F5819" w:rsidRDefault="003F5819" w:rsidP="00C370D4"/>
    <w:p w:rsidR="00C370D4" w:rsidRDefault="00C370D4" w:rsidP="00AB3277">
      <w:pPr>
        <w:pStyle w:val="Heading3"/>
        <w:ind w:firstLine="0"/>
      </w:pPr>
      <w:bookmarkStart w:id="2933" w:name="_Toc507842847"/>
      <w:bookmarkStart w:id="2934" w:name="_Toc511914411"/>
      <w:bookmarkStart w:id="2935" w:name="_Toc511914491"/>
      <w:bookmarkStart w:id="2936" w:name="_Toc513314968"/>
      <w:r>
        <w:t>2.2</w:t>
      </w:r>
      <w:r w:rsidRPr="005B7277">
        <w:t>.1 Khách hàng</w:t>
      </w:r>
      <w:bookmarkEnd w:id="2936"/>
    </w:p>
    <w:p w:rsidR="00C370D4" w:rsidRDefault="00625E45" w:rsidP="00C370D4">
      <w:r>
        <w:rPr>
          <w:b/>
        </w:rPr>
        <w:tab/>
      </w:r>
      <w:r>
        <w:t xml:space="preserve">Khách hàng cần </w:t>
      </w:r>
      <w:r w:rsidR="00337AFD">
        <w:t xml:space="preserve">có một thiết bị di động chạy hệ điều hành Android, </w:t>
      </w:r>
      <w:r>
        <w:t>kết nối với internet, bật vị trí của mình và cung cấp các thông tin cá nhân cơ bản như tên và số điện thoại liên hệ để có thể tạo và gửi một yêu cầu. Hệ thống sẽ thực hiện các công việc sau:</w:t>
      </w:r>
    </w:p>
    <w:p w:rsidR="00625E45" w:rsidRDefault="00625E45" w:rsidP="00155488">
      <w:pPr>
        <w:pStyle w:val="ListParagraph"/>
        <w:numPr>
          <w:ilvl w:val="0"/>
          <w:numId w:val="39"/>
        </w:numPr>
      </w:pPr>
      <w:r>
        <w:t>Hiển thị các tài xế đang ở gần khách hàng trong đường kính 1km.</w:t>
      </w:r>
    </w:p>
    <w:p w:rsidR="00625E45" w:rsidRDefault="00625E45" w:rsidP="00155488">
      <w:pPr>
        <w:pStyle w:val="ListParagraph"/>
        <w:numPr>
          <w:ilvl w:val="0"/>
          <w:numId w:val="39"/>
        </w:numPr>
      </w:pPr>
      <w:r>
        <w:lastRenderedPageBreak/>
        <w:t>Cho biết khoảng cách, giá tiền giữa hai địa điểm xuất phát và kết thúc của quãng đường yêu cầu của khách hàng.</w:t>
      </w:r>
    </w:p>
    <w:p w:rsidR="00625E45" w:rsidRDefault="00625E45" w:rsidP="00155488">
      <w:pPr>
        <w:pStyle w:val="ListParagraph"/>
        <w:numPr>
          <w:ilvl w:val="0"/>
          <w:numId w:val="39"/>
        </w:numPr>
      </w:pPr>
      <w:r>
        <w:t>Tìm kiếm các tài xế ở gần nhất với khách hàng và có trạng thái sẵn sàng nhận cuốc xe.</w:t>
      </w:r>
    </w:p>
    <w:p w:rsidR="00625E45" w:rsidRDefault="00625E45" w:rsidP="00155488">
      <w:pPr>
        <w:pStyle w:val="ListParagraph"/>
        <w:numPr>
          <w:ilvl w:val="0"/>
          <w:numId w:val="39"/>
        </w:numPr>
      </w:pPr>
      <w:r>
        <w:t>Sau khi đã có tài xế nhận cuốc xe của khách hàng hiển thị các thông tin của tài xế và một số tính năng có thể kết nối với tài xế.</w:t>
      </w:r>
    </w:p>
    <w:p w:rsidR="00625E45" w:rsidRDefault="00625E45" w:rsidP="00155488">
      <w:pPr>
        <w:pStyle w:val="ListParagraph"/>
        <w:numPr>
          <w:ilvl w:val="0"/>
          <w:numId w:val="39"/>
        </w:numPr>
      </w:pPr>
      <w:r>
        <w:t>Trước quá trình chấp nhận giao dịch với tài xế khách hàng có thể hủy cuốc xe đã gửi yêu cầu.</w:t>
      </w:r>
    </w:p>
    <w:p w:rsidR="00625E45" w:rsidRDefault="00625E45" w:rsidP="00155488">
      <w:pPr>
        <w:pStyle w:val="ListParagraph"/>
        <w:numPr>
          <w:ilvl w:val="0"/>
          <w:numId w:val="39"/>
        </w:numPr>
      </w:pPr>
      <w:r>
        <w:t>Sau khi cuốc xe thành công hiển thị các thông tin khách hàng có thể đánh giá được chất lượng phúc vụ của tài xế.</w:t>
      </w:r>
    </w:p>
    <w:p w:rsidR="00C370D4" w:rsidRDefault="00C370D4" w:rsidP="00554E6A">
      <w:pPr>
        <w:pStyle w:val="Heading3"/>
        <w:ind w:firstLine="0"/>
      </w:pPr>
      <w:bookmarkStart w:id="2937" w:name="_Toc513314969"/>
      <w:r>
        <w:t>2.2</w:t>
      </w:r>
      <w:r w:rsidRPr="005B7277">
        <w:t>.</w:t>
      </w:r>
      <w:r>
        <w:t>2</w:t>
      </w:r>
      <w:r w:rsidRPr="005B7277">
        <w:t xml:space="preserve"> </w:t>
      </w:r>
      <w:r>
        <w:t>Tài xế</w:t>
      </w:r>
      <w:bookmarkEnd w:id="2937"/>
    </w:p>
    <w:p w:rsidR="00C370D4" w:rsidRDefault="00337AFD" w:rsidP="00C370D4">
      <w:r>
        <w:t xml:space="preserve">Tài xế cần có một thiết bị di động chạy hệ điều hành Android, kết nối với internet, bật vị trí của mình và cung cấp các thông tin cần thiết để đăng ký trờ thành </w:t>
      </w:r>
      <w:r w:rsidR="00E50C14">
        <w:t>đối tác tài xế của Driper</w:t>
      </w:r>
      <w:r>
        <w:t>.</w:t>
      </w:r>
      <w:r w:rsidR="00E50C14">
        <w:t xml:space="preserve"> Sau khi trờ thành đối tác tài xế của Driper tài xế chỉ cần bật trạng thái sẵn sàng nhận cuốc và bắt đầu nhân các yêu cầu cuốc xe từ phía khách hàng do hệ thống phân phối:</w:t>
      </w:r>
    </w:p>
    <w:p w:rsidR="00E50C14" w:rsidRPr="00E50C14" w:rsidRDefault="00E50C14" w:rsidP="00155488">
      <w:pPr>
        <w:pStyle w:val="ListParagraph"/>
        <w:numPr>
          <w:ilvl w:val="0"/>
          <w:numId w:val="40"/>
        </w:numPr>
        <w:rPr>
          <w:b/>
        </w:rPr>
      </w:pPr>
      <w:r>
        <w:t>Hiển thị mật độ khách hàng đang online và chưa yêu cầu cuốc xe trên bản đồ.</w:t>
      </w:r>
    </w:p>
    <w:p w:rsidR="00E50C14" w:rsidRPr="00E50C14" w:rsidRDefault="00E50C14" w:rsidP="00155488">
      <w:pPr>
        <w:pStyle w:val="ListParagraph"/>
        <w:numPr>
          <w:ilvl w:val="0"/>
          <w:numId w:val="40"/>
        </w:numPr>
        <w:rPr>
          <w:b/>
        </w:rPr>
      </w:pPr>
      <w:r>
        <w:t>Sau khi nhận được yêu cầu từ phía khách hàng hệ thống sẽ phân phối yêu cầu cho tài xế gần nhất với khách hàng trong phạm vi 1km so với khách hàng.</w:t>
      </w:r>
    </w:p>
    <w:p w:rsidR="00E50C14" w:rsidRPr="00E50C14" w:rsidRDefault="00E50C14" w:rsidP="00155488">
      <w:pPr>
        <w:pStyle w:val="ListParagraph"/>
        <w:numPr>
          <w:ilvl w:val="0"/>
          <w:numId w:val="40"/>
        </w:numPr>
        <w:rPr>
          <w:b/>
        </w:rPr>
      </w:pPr>
      <w:r>
        <w:t>Tài xế sẽ nhận được thông tin về cuốc xe và giá tiền từ phía khách hàng. Tài xế có thể chấp nhận hoặc bỏ qua quốc xe đó.</w:t>
      </w:r>
    </w:p>
    <w:p w:rsidR="00E50C14" w:rsidRPr="00E50C14" w:rsidRDefault="00E50C14" w:rsidP="00155488">
      <w:pPr>
        <w:pStyle w:val="ListParagraph"/>
        <w:numPr>
          <w:ilvl w:val="0"/>
          <w:numId w:val="40"/>
        </w:numPr>
        <w:rPr>
          <w:b/>
        </w:rPr>
      </w:pPr>
      <w:r>
        <w:t>Sau khi đã nhận cuốc xe  trạng thái của tài xế sẽ thay đổi sang đã nhận cuốc xe mà cuốc xe chưa được thực hiện tài xế có thể hủy cuốc xe đó.</w:t>
      </w:r>
    </w:p>
    <w:p w:rsidR="001C3BD6" w:rsidRPr="001C3BD6" w:rsidRDefault="00E50C14" w:rsidP="00155488">
      <w:pPr>
        <w:pStyle w:val="ListParagraph"/>
        <w:numPr>
          <w:ilvl w:val="0"/>
          <w:numId w:val="40"/>
        </w:numPr>
        <w:rPr>
          <w:b/>
        </w:rPr>
      </w:pPr>
      <w:r>
        <w:t>Sau khi cuốc xe thành công hóa đơn sẽ được gửi tới tài xế và tài xế tiền hành thanh toán với khách hàng của mình.</w:t>
      </w:r>
    </w:p>
    <w:p w:rsidR="001953E8" w:rsidRDefault="001C3BD6" w:rsidP="007B224D">
      <w:pPr>
        <w:pStyle w:val="Heading2"/>
        <w:ind w:firstLine="0"/>
      </w:pPr>
      <w:bookmarkStart w:id="2938" w:name="_Toc513314970"/>
      <w:r>
        <w:t>2.3 Biểu đồ ca sử dụng</w:t>
      </w:r>
      <w:bookmarkEnd w:id="2933"/>
      <w:bookmarkEnd w:id="2934"/>
      <w:bookmarkEnd w:id="2935"/>
      <w:bookmarkEnd w:id="2938"/>
    </w:p>
    <w:p w:rsidR="003F5819" w:rsidRDefault="003F5819" w:rsidP="007B224D">
      <w:pPr>
        <w:pStyle w:val="Heading3"/>
        <w:ind w:firstLine="0"/>
      </w:pPr>
      <w:bookmarkStart w:id="2939" w:name="_Toc513314971"/>
      <w:r>
        <w:t>2.3.1 Xác định các tác nhân của hệ thống</w:t>
      </w:r>
      <w:bookmarkEnd w:id="2939"/>
    </w:p>
    <w:p w:rsidR="003F5819" w:rsidRDefault="003F5819" w:rsidP="003F5819">
      <w:pPr>
        <w:rPr>
          <w:rFonts w:cs="Times New Roman"/>
          <w:szCs w:val="26"/>
          <w:lang w:val="fr-FR"/>
        </w:rPr>
      </w:pPr>
      <w:r w:rsidRPr="004B034F">
        <w:rPr>
          <w:rFonts w:cs="Times New Roman"/>
          <w:szCs w:val="26"/>
          <w:lang w:val="fr-FR"/>
        </w:rPr>
        <w:t>Dựa vào văn bản mô tả bài toán, ta xác định được các tác nhân của hệ thống</w:t>
      </w:r>
      <w:r>
        <w:rPr>
          <w:rFonts w:cs="Times New Roman"/>
          <w:szCs w:val="26"/>
          <w:lang w:val="fr-FR"/>
        </w:rPr>
        <w:t> :</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Khách hàng</w:t>
      </w:r>
    </w:p>
    <w:p w:rsidR="003F5819" w:rsidRDefault="003F5819" w:rsidP="00155488">
      <w:pPr>
        <w:pStyle w:val="ListParagraph"/>
        <w:numPr>
          <w:ilvl w:val="0"/>
          <w:numId w:val="34"/>
        </w:numPr>
        <w:rPr>
          <w:rFonts w:cs="Times New Roman"/>
          <w:szCs w:val="26"/>
          <w:lang w:val="fr-FR"/>
        </w:rPr>
      </w:pPr>
      <w:r>
        <w:rPr>
          <w:rFonts w:cs="Times New Roman"/>
          <w:szCs w:val="26"/>
          <w:lang w:val="fr-FR"/>
        </w:rPr>
        <w:t>Tác nhân Tài xế</w:t>
      </w:r>
    </w:p>
    <w:p w:rsidR="003F5819" w:rsidRPr="003F5819" w:rsidRDefault="003F5819" w:rsidP="007B224D">
      <w:pPr>
        <w:pStyle w:val="Heading3"/>
        <w:ind w:firstLine="0"/>
      </w:pPr>
      <w:bookmarkStart w:id="2940" w:name="_Toc513314972"/>
      <w:r w:rsidRPr="003F5819">
        <w:lastRenderedPageBreak/>
        <w:t>2.3.</w:t>
      </w:r>
      <w:r>
        <w:t>2</w:t>
      </w:r>
      <w:r w:rsidRPr="003F5819">
        <w:t xml:space="preserve"> Xác định các </w:t>
      </w:r>
      <w:r w:rsidR="00EE42E4">
        <w:t>ca sử dụng</w:t>
      </w:r>
      <w:bookmarkEnd w:id="2940"/>
    </w:p>
    <w:p w:rsidR="003F5819" w:rsidRDefault="003F5819" w:rsidP="003F5819">
      <w:pPr>
        <w:spacing w:line="360" w:lineRule="auto"/>
        <w:rPr>
          <w:rFonts w:cs="Times New Roman"/>
          <w:szCs w:val="26"/>
        </w:rPr>
      </w:pPr>
      <w:r w:rsidRPr="00DC47B2">
        <w:rPr>
          <w:rFonts w:cs="Times New Roman"/>
          <w:szCs w:val="26"/>
        </w:rPr>
        <w:t>Dựa trên văn bản mô tả bài toán và việc phân tích để</w:t>
      </w:r>
      <w:r>
        <w:rPr>
          <w:rFonts w:cs="Times New Roman"/>
          <w:szCs w:val="26"/>
        </w:rPr>
        <w:t xml:space="preserve"> tìm ra các tác nhân, ta xác</w:t>
      </w:r>
      <w:r w:rsidRPr="00DC47B2">
        <w:rPr>
          <w:rFonts w:cs="Times New Roman"/>
          <w:szCs w:val="26"/>
        </w:rPr>
        <w:t xml:space="preserve"> định được các ca sử dụng như sau:</w:t>
      </w:r>
    </w:p>
    <w:p w:rsidR="003F5819" w:rsidRPr="003F5819" w:rsidRDefault="003F5819" w:rsidP="00155488">
      <w:pPr>
        <w:pStyle w:val="ListParagraph"/>
        <w:numPr>
          <w:ilvl w:val="0"/>
          <w:numId w:val="41"/>
        </w:numPr>
      </w:pPr>
      <w:r w:rsidRPr="003F5819">
        <w:t>Khách hàng</w:t>
      </w:r>
    </w:p>
    <w:p w:rsidR="000A2FB9" w:rsidRDefault="00451899" w:rsidP="00155488">
      <w:pPr>
        <w:pStyle w:val="ListParagraph"/>
        <w:numPr>
          <w:ilvl w:val="0"/>
          <w:numId w:val="43"/>
        </w:numPr>
      </w:pPr>
      <w:r>
        <w:t>Đăng ký</w:t>
      </w:r>
      <w:r w:rsidR="000A2FB9" w:rsidRPr="000A2FB9">
        <w:t xml:space="preserve"> </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2"/>
        </w:numPr>
      </w:pPr>
      <w:r>
        <w:t>Đăng nhập</w:t>
      </w:r>
    </w:p>
    <w:p w:rsidR="00451899" w:rsidRDefault="00451899" w:rsidP="00155488">
      <w:pPr>
        <w:pStyle w:val="ListParagraph"/>
        <w:numPr>
          <w:ilvl w:val="0"/>
          <w:numId w:val="42"/>
        </w:numPr>
      </w:pPr>
      <w:r>
        <w:t>Đăng xuất</w:t>
      </w:r>
    </w:p>
    <w:p w:rsidR="00451899" w:rsidRDefault="00451899" w:rsidP="00155488">
      <w:pPr>
        <w:pStyle w:val="ListParagraph"/>
        <w:numPr>
          <w:ilvl w:val="0"/>
          <w:numId w:val="42"/>
        </w:numPr>
      </w:pPr>
      <w:r>
        <w:t>Xem thông tin tài khoản</w:t>
      </w:r>
    </w:p>
    <w:p w:rsidR="00451899" w:rsidRDefault="00451899" w:rsidP="00155488">
      <w:pPr>
        <w:pStyle w:val="ListParagraph"/>
        <w:numPr>
          <w:ilvl w:val="0"/>
          <w:numId w:val="42"/>
        </w:numPr>
      </w:pPr>
      <w:r>
        <w:t>Cập nhật thông tin</w:t>
      </w:r>
    </w:p>
    <w:p w:rsidR="00451899" w:rsidRDefault="00451899" w:rsidP="00155488">
      <w:pPr>
        <w:pStyle w:val="ListParagraph"/>
        <w:numPr>
          <w:ilvl w:val="0"/>
          <w:numId w:val="42"/>
        </w:numPr>
      </w:pPr>
      <w:r>
        <w:t>Xem các tài xế trên bản đồ</w:t>
      </w:r>
    </w:p>
    <w:p w:rsidR="000A2FB9" w:rsidRDefault="000A2FB9" w:rsidP="00155488">
      <w:pPr>
        <w:pStyle w:val="ListParagraph"/>
        <w:numPr>
          <w:ilvl w:val="0"/>
          <w:numId w:val="42"/>
        </w:numPr>
      </w:pPr>
      <w:r>
        <w:t>Chọn loại hình phương tiện</w:t>
      </w:r>
    </w:p>
    <w:p w:rsidR="000A2FB9" w:rsidRDefault="000A2FB9" w:rsidP="00155488">
      <w:pPr>
        <w:pStyle w:val="ListParagraph"/>
        <w:numPr>
          <w:ilvl w:val="0"/>
          <w:numId w:val="42"/>
        </w:numPr>
      </w:pPr>
      <w:r>
        <w:t>Chọn điểm đi</w:t>
      </w:r>
    </w:p>
    <w:p w:rsidR="000A2FB9" w:rsidRDefault="000A2FB9" w:rsidP="00155488">
      <w:pPr>
        <w:pStyle w:val="ListParagraph"/>
        <w:numPr>
          <w:ilvl w:val="0"/>
          <w:numId w:val="42"/>
        </w:numPr>
      </w:pPr>
      <w:r>
        <w:t>Chọn điểm đến</w:t>
      </w:r>
    </w:p>
    <w:p w:rsidR="00451899" w:rsidRDefault="00451899" w:rsidP="00155488">
      <w:pPr>
        <w:pStyle w:val="ListParagraph"/>
        <w:numPr>
          <w:ilvl w:val="0"/>
          <w:numId w:val="42"/>
        </w:numPr>
      </w:pPr>
      <w:r>
        <w:t>Đặt cuốc xe</w:t>
      </w:r>
    </w:p>
    <w:p w:rsidR="00451899" w:rsidRDefault="00451899" w:rsidP="00155488">
      <w:pPr>
        <w:pStyle w:val="ListParagraph"/>
        <w:numPr>
          <w:ilvl w:val="0"/>
          <w:numId w:val="42"/>
        </w:numPr>
      </w:pPr>
      <w:r>
        <w:t>Hủy cuốc xe</w:t>
      </w:r>
    </w:p>
    <w:p w:rsidR="00451899" w:rsidRPr="003F5819" w:rsidRDefault="00451899" w:rsidP="00155488">
      <w:pPr>
        <w:pStyle w:val="ListParagraph"/>
        <w:numPr>
          <w:ilvl w:val="0"/>
          <w:numId w:val="42"/>
        </w:numPr>
      </w:pPr>
      <w:r>
        <w:t>Đánh giá chất lượng dịch vụ</w:t>
      </w:r>
    </w:p>
    <w:p w:rsidR="003F5819" w:rsidRDefault="003F5819" w:rsidP="00155488">
      <w:pPr>
        <w:pStyle w:val="ListParagraph"/>
        <w:numPr>
          <w:ilvl w:val="0"/>
          <w:numId w:val="41"/>
        </w:numPr>
      </w:pPr>
      <w:r w:rsidRPr="003F5819">
        <w:t>Tài xế</w:t>
      </w:r>
    </w:p>
    <w:p w:rsidR="00451899" w:rsidRDefault="00451899" w:rsidP="00155488">
      <w:pPr>
        <w:pStyle w:val="ListParagraph"/>
        <w:numPr>
          <w:ilvl w:val="0"/>
          <w:numId w:val="43"/>
        </w:numPr>
      </w:pPr>
      <w:r>
        <w:t>Đăng ký</w:t>
      </w:r>
    </w:p>
    <w:p w:rsidR="000A2FB9" w:rsidRDefault="000A2FB9" w:rsidP="00155488">
      <w:pPr>
        <w:pStyle w:val="ListParagraph"/>
        <w:numPr>
          <w:ilvl w:val="0"/>
          <w:numId w:val="43"/>
        </w:numPr>
      </w:pPr>
      <w:r>
        <w:t>Xác thực số điện thoại</w:t>
      </w:r>
    </w:p>
    <w:p w:rsidR="00451899" w:rsidRDefault="00451899" w:rsidP="00155488">
      <w:pPr>
        <w:pStyle w:val="ListParagraph"/>
        <w:numPr>
          <w:ilvl w:val="0"/>
          <w:numId w:val="43"/>
        </w:numPr>
      </w:pPr>
      <w:r>
        <w:t>Đăng nhập</w:t>
      </w:r>
    </w:p>
    <w:p w:rsidR="00451899" w:rsidRDefault="00451899" w:rsidP="00155488">
      <w:pPr>
        <w:pStyle w:val="ListParagraph"/>
        <w:numPr>
          <w:ilvl w:val="0"/>
          <w:numId w:val="43"/>
        </w:numPr>
      </w:pPr>
      <w:r>
        <w:t>Đăng xuất</w:t>
      </w:r>
    </w:p>
    <w:p w:rsidR="00451899" w:rsidRDefault="00451899" w:rsidP="00155488">
      <w:pPr>
        <w:pStyle w:val="ListParagraph"/>
        <w:numPr>
          <w:ilvl w:val="0"/>
          <w:numId w:val="43"/>
        </w:numPr>
      </w:pPr>
      <w:r>
        <w:t>Xem thông tin tài khoản</w:t>
      </w:r>
    </w:p>
    <w:p w:rsidR="00451899" w:rsidRDefault="00451899" w:rsidP="00155488">
      <w:pPr>
        <w:pStyle w:val="ListParagraph"/>
        <w:numPr>
          <w:ilvl w:val="0"/>
          <w:numId w:val="43"/>
        </w:numPr>
      </w:pPr>
      <w:r>
        <w:t>Xem mật độ khách hàng</w:t>
      </w:r>
    </w:p>
    <w:p w:rsidR="00451899" w:rsidRDefault="00451899" w:rsidP="00155488">
      <w:pPr>
        <w:pStyle w:val="ListParagraph"/>
        <w:numPr>
          <w:ilvl w:val="0"/>
          <w:numId w:val="43"/>
        </w:numPr>
      </w:pPr>
      <w:r>
        <w:t>Nhận cuốc xe</w:t>
      </w:r>
    </w:p>
    <w:p w:rsidR="00451899" w:rsidRDefault="00451899" w:rsidP="00155488">
      <w:pPr>
        <w:pStyle w:val="ListParagraph"/>
        <w:numPr>
          <w:ilvl w:val="0"/>
          <w:numId w:val="43"/>
        </w:numPr>
      </w:pPr>
      <w:r>
        <w:t>Hủy cuốc xe</w:t>
      </w:r>
    </w:p>
    <w:p w:rsidR="00750A3C" w:rsidRDefault="00451899" w:rsidP="00155488">
      <w:pPr>
        <w:pStyle w:val="ListParagraph"/>
        <w:numPr>
          <w:ilvl w:val="0"/>
          <w:numId w:val="43"/>
        </w:numPr>
      </w:pPr>
      <w:r>
        <w:t>Thanh toán</w:t>
      </w:r>
    </w:p>
    <w:p w:rsidR="00750A3C" w:rsidRDefault="00750A3C" w:rsidP="00750A3C"/>
    <w:p w:rsidR="00755444" w:rsidRDefault="00755444" w:rsidP="00750A3C"/>
    <w:p w:rsidR="00755444" w:rsidRDefault="00755444" w:rsidP="00750A3C"/>
    <w:p w:rsidR="00755444" w:rsidRDefault="00755444" w:rsidP="00750A3C"/>
    <w:p w:rsidR="00755444" w:rsidRDefault="00755444" w:rsidP="00750A3C"/>
    <w:p w:rsidR="00750A3C" w:rsidRDefault="00B97BBD" w:rsidP="00155488">
      <w:pPr>
        <w:pStyle w:val="Heading3"/>
        <w:numPr>
          <w:ilvl w:val="2"/>
          <w:numId w:val="46"/>
        </w:numPr>
      </w:pPr>
      <w:bookmarkStart w:id="2941" w:name="_Toc513314973"/>
      <w:r>
        <w:lastRenderedPageBreak/>
        <w:t>Các b</w:t>
      </w:r>
      <w:r w:rsidR="00451899">
        <w:t xml:space="preserve">iểu đồ </w:t>
      </w:r>
      <w:r w:rsidR="0050639F">
        <w:t>ca sử dụng</w:t>
      </w:r>
      <w:bookmarkEnd w:id="2941"/>
    </w:p>
    <w:p w:rsidR="00750A3C" w:rsidRDefault="006E39CD" w:rsidP="006E39CD">
      <w:r>
        <w:t xml:space="preserve">a. </w:t>
      </w:r>
      <w:r w:rsidR="000A2FB9">
        <w:t xml:space="preserve">Biểu đồ </w:t>
      </w:r>
      <w:r w:rsidR="0050639F">
        <w:t xml:space="preserve">ca sử dụng </w:t>
      </w:r>
      <w:r w:rsidR="000A2FB9">
        <w:t>của k</w:t>
      </w:r>
      <w:r w:rsidR="000A2FB9" w:rsidRPr="003F5819">
        <w:t>hách hàng</w:t>
      </w:r>
    </w:p>
    <w:p w:rsidR="00750A3C" w:rsidRDefault="00907D1B" w:rsidP="00755444">
      <w:r>
        <w:rPr>
          <w:noProof/>
          <w:lang w:eastAsia="en-US"/>
        </w:rPr>
        <w:drawing>
          <wp:inline distT="0" distB="0" distL="0" distR="0">
            <wp:extent cx="4912224" cy="29206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achhang.PNG"/>
                    <pic:cNvPicPr/>
                  </pic:nvPicPr>
                  <pic:blipFill>
                    <a:blip r:embed="rId135">
                      <a:extLst>
                        <a:ext uri="{28A0092B-C50C-407E-A947-70E740481C1C}">
                          <a14:useLocalDpi xmlns:a14="http://schemas.microsoft.com/office/drawing/2010/main" val="0"/>
                        </a:ext>
                      </a:extLst>
                    </a:blip>
                    <a:stretch>
                      <a:fillRect/>
                    </a:stretch>
                  </pic:blipFill>
                  <pic:spPr>
                    <a:xfrm>
                      <a:off x="0" y="0"/>
                      <a:ext cx="4957883" cy="2947768"/>
                    </a:xfrm>
                    <a:prstGeom prst="rect">
                      <a:avLst/>
                    </a:prstGeom>
                  </pic:spPr>
                </pic:pic>
              </a:graphicData>
            </a:graphic>
          </wp:inline>
        </w:drawing>
      </w:r>
    </w:p>
    <w:p w:rsidR="00750A3C" w:rsidRDefault="00750A3C" w:rsidP="00755444">
      <w:pPr>
        <w:jc w:val="center"/>
      </w:pPr>
      <w:r>
        <w:t xml:space="preserve">Hình 2.1: Biểu đồ </w:t>
      </w:r>
      <w:r w:rsidR="0050639F">
        <w:t xml:space="preserve">ca sử dụng của </w:t>
      </w:r>
      <w:r w:rsidR="00755444">
        <w:t>Khách hàng</w:t>
      </w:r>
    </w:p>
    <w:p w:rsidR="006E39CD" w:rsidRDefault="006E39CD" w:rsidP="00755444">
      <w:pPr>
        <w:jc w:val="center"/>
      </w:pPr>
    </w:p>
    <w:p w:rsidR="00750A3C" w:rsidRPr="003F5819" w:rsidRDefault="006E39CD" w:rsidP="006E39CD">
      <w:r>
        <w:t xml:space="preserve">b. </w:t>
      </w:r>
      <w:r w:rsidR="000A2FB9">
        <w:t xml:space="preserve">Biểu đồ </w:t>
      </w:r>
      <w:r w:rsidR="0050639F">
        <w:t xml:space="preserve">ca sử dụng </w:t>
      </w:r>
      <w:r w:rsidR="000A2FB9">
        <w:t xml:space="preserve">của </w:t>
      </w:r>
      <w:r w:rsidR="0050639F">
        <w:t>T</w:t>
      </w:r>
      <w:r w:rsidR="000A2FB9">
        <w:t>ài xế</w:t>
      </w:r>
    </w:p>
    <w:p w:rsidR="00750A3C" w:rsidRDefault="00750A3C" w:rsidP="00755444">
      <w:r>
        <w:rPr>
          <w:noProof/>
          <w:lang w:eastAsia="en-US"/>
        </w:rPr>
        <w:drawing>
          <wp:inline distT="0" distB="0" distL="0" distR="0">
            <wp:extent cx="4954137" cy="3626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xe.PNG"/>
                    <pic:cNvPicPr/>
                  </pic:nvPicPr>
                  <pic:blipFill>
                    <a:blip r:embed="rId136">
                      <a:extLst>
                        <a:ext uri="{28A0092B-C50C-407E-A947-70E740481C1C}">
                          <a14:useLocalDpi xmlns:a14="http://schemas.microsoft.com/office/drawing/2010/main" val="0"/>
                        </a:ext>
                      </a:extLst>
                    </a:blip>
                    <a:stretch>
                      <a:fillRect/>
                    </a:stretch>
                  </pic:blipFill>
                  <pic:spPr>
                    <a:xfrm>
                      <a:off x="0" y="0"/>
                      <a:ext cx="5034268" cy="3684693"/>
                    </a:xfrm>
                    <a:prstGeom prst="rect">
                      <a:avLst/>
                    </a:prstGeom>
                  </pic:spPr>
                </pic:pic>
              </a:graphicData>
            </a:graphic>
          </wp:inline>
        </w:drawing>
      </w:r>
    </w:p>
    <w:p w:rsidR="00750A3C" w:rsidRDefault="00750A3C" w:rsidP="00755444">
      <w:pPr>
        <w:ind w:firstLine="0"/>
        <w:jc w:val="center"/>
      </w:pPr>
      <w:r>
        <w:t>Hình 2.1: Biểu đồ usecase Tài xế</w:t>
      </w:r>
    </w:p>
    <w:p w:rsidR="00750A3C" w:rsidRDefault="0050639F" w:rsidP="00646A0A">
      <w:pPr>
        <w:pStyle w:val="Heading2"/>
        <w:ind w:firstLine="0"/>
      </w:pPr>
      <w:bookmarkStart w:id="2942" w:name="_Toc513314974"/>
      <w:r>
        <w:lastRenderedPageBreak/>
        <w:t>2.4 Đặc tả các ca sử dụng</w:t>
      </w:r>
      <w:bookmarkEnd w:id="2942"/>
    </w:p>
    <w:p w:rsidR="0050639F" w:rsidRDefault="0050639F" w:rsidP="00646A0A">
      <w:pPr>
        <w:pStyle w:val="Heading3"/>
        <w:ind w:firstLine="0"/>
      </w:pPr>
      <w:bookmarkStart w:id="2943" w:name="_Toc513314975"/>
      <w:r>
        <w:t>2.4.1 Khách hàng</w:t>
      </w:r>
      <w:bookmarkEnd w:id="2943"/>
    </w:p>
    <w:p w:rsidR="00CB15F9" w:rsidRDefault="00CB15F9" w:rsidP="00155488">
      <w:pPr>
        <w:pStyle w:val="ListParagraph"/>
        <w:numPr>
          <w:ilvl w:val="0"/>
          <w:numId w:val="44"/>
        </w:numPr>
      </w:pPr>
      <w:r>
        <w:t>Đặc tả ca sử dụng “Đăng ký”</w:t>
      </w:r>
    </w:p>
    <w:tbl>
      <w:tblPr>
        <w:tblStyle w:val="TableGrid"/>
        <w:tblW w:w="0" w:type="auto"/>
        <w:tblLook w:val="04A0" w:firstRow="1" w:lastRow="0" w:firstColumn="1" w:lastColumn="0" w:noHBand="0" w:noVBand="1"/>
      </w:tblPr>
      <w:tblGrid>
        <w:gridCol w:w="2965"/>
        <w:gridCol w:w="5862"/>
      </w:tblGrid>
      <w:tr w:rsidR="00151C19" w:rsidTr="00151C19">
        <w:tc>
          <w:tcPr>
            <w:tcW w:w="2965" w:type="dxa"/>
            <w:shd w:val="clear" w:color="auto" w:fill="FFF2CC" w:themeFill="accent4" w:themeFillTint="33"/>
            <w:vAlign w:val="center"/>
          </w:tcPr>
          <w:p w:rsidR="00151C19" w:rsidRPr="0068461D" w:rsidRDefault="00151C19" w:rsidP="00151C19">
            <w:pPr>
              <w:jc w:val="center"/>
              <w:rPr>
                <w:b/>
              </w:rPr>
            </w:pPr>
            <w:r w:rsidRPr="0068461D">
              <w:rPr>
                <w:b/>
              </w:rPr>
              <w:t>Tiêu đề</w:t>
            </w:r>
          </w:p>
        </w:tc>
        <w:tc>
          <w:tcPr>
            <w:tcW w:w="5862" w:type="dxa"/>
            <w:shd w:val="clear" w:color="auto" w:fill="FFF2CC" w:themeFill="accent4" w:themeFillTint="33"/>
            <w:vAlign w:val="center"/>
          </w:tcPr>
          <w:p w:rsidR="00151C19" w:rsidRPr="0068461D" w:rsidRDefault="00151C19" w:rsidP="00151C19">
            <w:pPr>
              <w:jc w:val="center"/>
              <w:rPr>
                <w:b/>
              </w:rPr>
            </w:pPr>
            <w:r w:rsidRPr="0068461D">
              <w:rPr>
                <w:b/>
              </w:rPr>
              <w:t>Nội dung</w:t>
            </w:r>
          </w:p>
        </w:tc>
      </w:tr>
      <w:tr w:rsidR="00151C19" w:rsidTr="00151C19">
        <w:tc>
          <w:tcPr>
            <w:tcW w:w="2965" w:type="dxa"/>
            <w:shd w:val="clear" w:color="auto" w:fill="FFFFFF" w:themeFill="background1"/>
            <w:vAlign w:val="center"/>
          </w:tcPr>
          <w:p w:rsidR="00151C19" w:rsidRPr="00151C19" w:rsidRDefault="00151C19" w:rsidP="00501B78">
            <w:pPr>
              <w:ind w:firstLine="0"/>
              <w:jc w:val="left"/>
            </w:pPr>
            <w:r>
              <w:t>Tên ca sử dụng</w:t>
            </w:r>
          </w:p>
        </w:tc>
        <w:tc>
          <w:tcPr>
            <w:tcW w:w="5862" w:type="dxa"/>
            <w:shd w:val="clear" w:color="auto" w:fill="FFFFFF" w:themeFill="background1"/>
            <w:vAlign w:val="center"/>
          </w:tcPr>
          <w:p w:rsidR="00151C19" w:rsidRPr="00151C19" w:rsidRDefault="00501B78" w:rsidP="00501B78">
            <w:pPr>
              <w:ind w:firstLine="0"/>
              <w:jc w:val="left"/>
            </w:pPr>
            <w:r>
              <w:t>Đăng ký</w:t>
            </w:r>
          </w:p>
        </w:tc>
      </w:tr>
      <w:tr w:rsidR="00151C19" w:rsidTr="00151C19">
        <w:tc>
          <w:tcPr>
            <w:tcW w:w="2965" w:type="dxa"/>
            <w:shd w:val="clear" w:color="auto" w:fill="FFFFFF" w:themeFill="background1"/>
            <w:vAlign w:val="center"/>
          </w:tcPr>
          <w:p w:rsidR="00151C19" w:rsidRDefault="00151C19" w:rsidP="00501B78">
            <w:pPr>
              <w:ind w:firstLine="0"/>
              <w:jc w:val="left"/>
            </w:pPr>
            <w:r>
              <w:t>Mô tả</w:t>
            </w:r>
          </w:p>
        </w:tc>
        <w:tc>
          <w:tcPr>
            <w:tcW w:w="5862" w:type="dxa"/>
            <w:shd w:val="clear" w:color="auto" w:fill="FFFFFF" w:themeFill="background1"/>
            <w:vAlign w:val="center"/>
          </w:tcPr>
          <w:p w:rsidR="00151C19" w:rsidRDefault="00501B78" w:rsidP="00501B78">
            <w:pPr>
              <w:ind w:firstLine="0"/>
              <w:jc w:val="left"/>
            </w:pPr>
            <w:r>
              <w:t>Khi người dùng muốn đặt một cuốc xe người dùng cần phải đăng ký một số thông tin cơ bản để tài xế lái xe có thể liên hệ và giao dịch</w:t>
            </w:r>
          </w:p>
        </w:tc>
      </w:tr>
      <w:tr w:rsidR="00151C19" w:rsidTr="00151C19">
        <w:tc>
          <w:tcPr>
            <w:tcW w:w="2965" w:type="dxa"/>
            <w:shd w:val="clear" w:color="auto" w:fill="FFFFFF" w:themeFill="background1"/>
            <w:vAlign w:val="center"/>
          </w:tcPr>
          <w:p w:rsidR="00151C19" w:rsidRDefault="00B90650" w:rsidP="00501B78">
            <w:pPr>
              <w:ind w:firstLine="0"/>
              <w:jc w:val="left"/>
            </w:pPr>
            <w:r>
              <w:t>Điều</w:t>
            </w:r>
            <w:r w:rsidR="00151C19">
              <w:t xml:space="preserve"> kiện kích hoạt</w:t>
            </w:r>
          </w:p>
        </w:tc>
        <w:tc>
          <w:tcPr>
            <w:tcW w:w="5862" w:type="dxa"/>
            <w:shd w:val="clear" w:color="auto" w:fill="FFFFFF" w:themeFill="background1"/>
            <w:vAlign w:val="center"/>
          </w:tcPr>
          <w:p w:rsidR="00151C19" w:rsidRDefault="00501B78" w:rsidP="00501B78">
            <w:pPr>
              <w:ind w:firstLine="0"/>
              <w:jc w:val="left"/>
            </w:pPr>
            <w:r>
              <w:t>Khi bắt đầu vào chương trình</w:t>
            </w:r>
          </w:p>
        </w:tc>
      </w:tr>
      <w:tr w:rsidR="00151C19" w:rsidTr="00151C19">
        <w:tc>
          <w:tcPr>
            <w:tcW w:w="2965" w:type="dxa"/>
            <w:shd w:val="clear" w:color="auto" w:fill="FFFFFF" w:themeFill="background1"/>
            <w:vAlign w:val="center"/>
          </w:tcPr>
          <w:p w:rsidR="00151C19" w:rsidRDefault="00151C19" w:rsidP="00501B78">
            <w:pPr>
              <w:ind w:firstLine="0"/>
              <w:jc w:val="left"/>
            </w:pPr>
            <w:r>
              <w:t>Tác nhân</w:t>
            </w:r>
          </w:p>
        </w:tc>
        <w:tc>
          <w:tcPr>
            <w:tcW w:w="5862" w:type="dxa"/>
            <w:shd w:val="clear" w:color="auto" w:fill="FFFFFF" w:themeFill="background1"/>
            <w:vAlign w:val="center"/>
          </w:tcPr>
          <w:p w:rsidR="00151C19" w:rsidRDefault="00501B78" w:rsidP="00501B78">
            <w:pPr>
              <w:ind w:firstLine="0"/>
              <w:jc w:val="left"/>
            </w:pPr>
            <w:r>
              <w:t>Khách hàng</w:t>
            </w:r>
          </w:p>
        </w:tc>
      </w:tr>
      <w:tr w:rsidR="00151C19" w:rsidTr="00151C19">
        <w:tc>
          <w:tcPr>
            <w:tcW w:w="2965" w:type="dxa"/>
            <w:shd w:val="clear" w:color="auto" w:fill="FFFFFF" w:themeFill="background1"/>
            <w:vAlign w:val="center"/>
          </w:tcPr>
          <w:p w:rsidR="00151C19" w:rsidRDefault="00151C19" w:rsidP="00501B78">
            <w:pPr>
              <w:ind w:firstLine="0"/>
              <w:jc w:val="left"/>
            </w:pPr>
            <w:r>
              <w:t>Ca sử dụng liên quan</w:t>
            </w:r>
          </w:p>
        </w:tc>
        <w:tc>
          <w:tcPr>
            <w:tcW w:w="5862" w:type="dxa"/>
            <w:shd w:val="clear" w:color="auto" w:fill="FFFFFF" w:themeFill="background1"/>
            <w:vAlign w:val="center"/>
          </w:tcPr>
          <w:p w:rsidR="00151C19" w:rsidRDefault="00501B78" w:rsidP="00501B78">
            <w:pPr>
              <w:ind w:firstLine="0"/>
            </w:pPr>
            <w:r>
              <w:t>Xác thực số điện thoại</w:t>
            </w:r>
          </w:p>
        </w:tc>
      </w:tr>
      <w:tr w:rsidR="00151C19" w:rsidTr="00151C19">
        <w:tc>
          <w:tcPr>
            <w:tcW w:w="2965" w:type="dxa"/>
            <w:shd w:val="clear" w:color="auto" w:fill="FFFFFF" w:themeFill="background1"/>
            <w:vAlign w:val="center"/>
          </w:tcPr>
          <w:p w:rsidR="00151C19" w:rsidRDefault="00151C19" w:rsidP="00501B78">
            <w:pPr>
              <w:ind w:firstLine="0"/>
              <w:jc w:val="left"/>
            </w:pPr>
            <w:r>
              <w:t>Tiền điều kiện</w:t>
            </w:r>
          </w:p>
        </w:tc>
        <w:tc>
          <w:tcPr>
            <w:tcW w:w="5862" w:type="dxa"/>
            <w:shd w:val="clear" w:color="auto" w:fill="FFFFFF" w:themeFill="background1"/>
            <w:vAlign w:val="center"/>
          </w:tcPr>
          <w:p w:rsidR="00151C19" w:rsidRDefault="00501B78" w:rsidP="00501B78">
            <w:pPr>
              <w:ind w:firstLine="0"/>
            </w:pPr>
            <w:r>
              <w:t>Cần phải xác thực số điện thoại của khách hàng là số điện thoại vẫn đang hoạt động và là của khách hàng sử dụng.</w:t>
            </w:r>
          </w:p>
        </w:tc>
      </w:tr>
      <w:tr w:rsidR="00151C19" w:rsidTr="00151C19">
        <w:tc>
          <w:tcPr>
            <w:tcW w:w="2965" w:type="dxa"/>
            <w:shd w:val="clear" w:color="auto" w:fill="FFFFFF" w:themeFill="background1"/>
            <w:vAlign w:val="center"/>
          </w:tcPr>
          <w:p w:rsidR="00151C19" w:rsidRDefault="00151C19" w:rsidP="00501B78">
            <w:pPr>
              <w:ind w:firstLine="0"/>
              <w:jc w:val="left"/>
            </w:pPr>
            <w:r>
              <w:t>Hậu điều kiện</w:t>
            </w:r>
          </w:p>
        </w:tc>
        <w:tc>
          <w:tcPr>
            <w:tcW w:w="5862" w:type="dxa"/>
            <w:shd w:val="clear" w:color="auto" w:fill="FFFFFF" w:themeFill="background1"/>
            <w:vAlign w:val="center"/>
          </w:tcPr>
          <w:p w:rsidR="00151C19" w:rsidRDefault="00501B78" w:rsidP="00501B78">
            <w:pPr>
              <w:ind w:firstLine="0"/>
            </w:pPr>
            <w:r>
              <w:t>Tự động đăng nhập vào chương trình khi đã đăng ký thành công</w:t>
            </w:r>
          </w:p>
        </w:tc>
      </w:tr>
      <w:tr w:rsidR="00151C19" w:rsidTr="00151C19">
        <w:tc>
          <w:tcPr>
            <w:tcW w:w="2965" w:type="dxa"/>
            <w:shd w:val="clear" w:color="auto" w:fill="FFFFFF" w:themeFill="background1"/>
            <w:vAlign w:val="center"/>
          </w:tcPr>
          <w:p w:rsidR="00151C19" w:rsidRDefault="00151C19" w:rsidP="00501B78">
            <w:pPr>
              <w:ind w:firstLine="0"/>
              <w:jc w:val="left"/>
            </w:pPr>
            <w:r>
              <w:t>Biến thể</w:t>
            </w:r>
          </w:p>
        </w:tc>
        <w:tc>
          <w:tcPr>
            <w:tcW w:w="5862" w:type="dxa"/>
            <w:shd w:val="clear" w:color="auto" w:fill="FFFFFF" w:themeFill="background1"/>
            <w:vAlign w:val="center"/>
          </w:tcPr>
          <w:p w:rsidR="00151C19" w:rsidRDefault="00AF470E" w:rsidP="00501B78">
            <w:pPr>
              <w:ind w:firstLine="0"/>
            </w:pPr>
            <w:r>
              <w:t>Nếu không xác thực đúng số điện thoại khách hàng không thể đăng nhập được vào chương trình.</w:t>
            </w:r>
          </w:p>
        </w:tc>
      </w:tr>
      <w:tr w:rsidR="003A5C78" w:rsidTr="00151C19">
        <w:tc>
          <w:tcPr>
            <w:tcW w:w="2965" w:type="dxa"/>
            <w:shd w:val="clear" w:color="auto" w:fill="FFFFFF" w:themeFill="background1"/>
            <w:vAlign w:val="center"/>
          </w:tcPr>
          <w:p w:rsidR="003A5C78" w:rsidRDefault="003A5C78" w:rsidP="00501B78">
            <w:pPr>
              <w:ind w:firstLine="0"/>
              <w:jc w:val="left"/>
            </w:pPr>
            <w:r>
              <w:t>Ngoại lệ</w:t>
            </w:r>
          </w:p>
        </w:tc>
        <w:tc>
          <w:tcPr>
            <w:tcW w:w="5862" w:type="dxa"/>
            <w:shd w:val="clear" w:color="auto" w:fill="FFFFFF" w:themeFill="background1"/>
            <w:vAlign w:val="center"/>
          </w:tcPr>
          <w:p w:rsidR="003A5C78" w:rsidRDefault="003A5C78" w:rsidP="00501B78">
            <w:pPr>
              <w:ind w:firstLine="0"/>
            </w:pPr>
            <w:r>
              <w:t>Người dùng không bật thông tin GPS và kết nối mạng.</w:t>
            </w:r>
          </w:p>
        </w:tc>
      </w:tr>
    </w:tbl>
    <w:p w:rsidR="00151C19" w:rsidRDefault="00151C19" w:rsidP="00151C19"/>
    <w:p w:rsidR="00CB15F9" w:rsidRDefault="00CB15F9" w:rsidP="00155488">
      <w:pPr>
        <w:pStyle w:val="ListParagraph"/>
        <w:numPr>
          <w:ilvl w:val="0"/>
          <w:numId w:val="44"/>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501B78" w:rsidRPr="00151C19" w:rsidTr="00AF470E">
        <w:tc>
          <w:tcPr>
            <w:tcW w:w="2965" w:type="dxa"/>
            <w:shd w:val="clear" w:color="auto" w:fill="FFF2CC" w:themeFill="accent4" w:themeFillTint="33"/>
            <w:vAlign w:val="center"/>
          </w:tcPr>
          <w:p w:rsidR="00501B78" w:rsidRPr="0068461D" w:rsidRDefault="00501B78" w:rsidP="00AF470E">
            <w:pPr>
              <w:jc w:val="center"/>
              <w:rPr>
                <w:b/>
              </w:rPr>
            </w:pPr>
            <w:r w:rsidRPr="0068461D">
              <w:rPr>
                <w:b/>
              </w:rPr>
              <w:t>Tiêu đề</w:t>
            </w:r>
          </w:p>
        </w:tc>
        <w:tc>
          <w:tcPr>
            <w:tcW w:w="5862" w:type="dxa"/>
            <w:shd w:val="clear" w:color="auto" w:fill="FFF2CC" w:themeFill="accent4" w:themeFillTint="33"/>
            <w:vAlign w:val="center"/>
          </w:tcPr>
          <w:p w:rsidR="00501B78" w:rsidRPr="0068461D" w:rsidRDefault="00501B78" w:rsidP="00AF470E">
            <w:pPr>
              <w:jc w:val="center"/>
              <w:rPr>
                <w:b/>
              </w:rPr>
            </w:pPr>
            <w:r w:rsidRPr="0068461D">
              <w:rPr>
                <w:b/>
              </w:rPr>
              <w:t>Nội dung</w:t>
            </w:r>
          </w:p>
        </w:tc>
      </w:tr>
      <w:tr w:rsidR="00501B78" w:rsidRPr="00151C19" w:rsidTr="00AF470E">
        <w:tc>
          <w:tcPr>
            <w:tcW w:w="2965" w:type="dxa"/>
            <w:shd w:val="clear" w:color="auto" w:fill="FFFFFF" w:themeFill="background1"/>
            <w:vAlign w:val="center"/>
          </w:tcPr>
          <w:p w:rsidR="00501B78" w:rsidRPr="00151C19" w:rsidRDefault="00501B78" w:rsidP="00AF470E">
            <w:pPr>
              <w:ind w:firstLine="0"/>
              <w:jc w:val="left"/>
            </w:pPr>
            <w:r>
              <w:t>Tên ca sử dụng</w:t>
            </w:r>
          </w:p>
        </w:tc>
        <w:tc>
          <w:tcPr>
            <w:tcW w:w="5862" w:type="dxa"/>
            <w:shd w:val="clear" w:color="auto" w:fill="FFFFFF" w:themeFill="background1"/>
            <w:vAlign w:val="center"/>
          </w:tcPr>
          <w:p w:rsidR="00501B78" w:rsidRPr="00151C19" w:rsidRDefault="00AF470E" w:rsidP="00AF470E">
            <w:pPr>
              <w:ind w:firstLine="0"/>
              <w:jc w:val="left"/>
            </w:pPr>
            <w:r>
              <w:t>Xác thực số điện thoại</w:t>
            </w:r>
          </w:p>
        </w:tc>
      </w:tr>
      <w:tr w:rsidR="00501B78" w:rsidTr="00AF470E">
        <w:tc>
          <w:tcPr>
            <w:tcW w:w="2965" w:type="dxa"/>
            <w:shd w:val="clear" w:color="auto" w:fill="FFFFFF" w:themeFill="background1"/>
            <w:vAlign w:val="center"/>
          </w:tcPr>
          <w:p w:rsidR="00501B78" w:rsidRDefault="00501B78" w:rsidP="00AF470E">
            <w:pPr>
              <w:ind w:firstLine="0"/>
              <w:jc w:val="left"/>
            </w:pPr>
            <w:r>
              <w:t>Mô tả</w:t>
            </w:r>
          </w:p>
        </w:tc>
        <w:tc>
          <w:tcPr>
            <w:tcW w:w="5862" w:type="dxa"/>
            <w:shd w:val="clear" w:color="auto" w:fill="FFFFFF" w:themeFill="background1"/>
            <w:vAlign w:val="center"/>
          </w:tcPr>
          <w:p w:rsidR="00501B78" w:rsidRDefault="00AF470E" w:rsidP="00AF470E">
            <w:pPr>
              <w:ind w:firstLine="0"/>
              <w:jc w:val="left"/>
            </w:pPr>
            <w:r>
              <w:t>Xác thực số điện thoại của khách hàng là số điện thoại vẫn đang hoạt động và là của khách hàng sử dụng.</w:t>
            </w:r>
          </w:p>
        </w:tc>
      </w:tr>
      <w:tr w:rsidR="00501B78" w:rsidTr="00AF470E">
        <w:tc>
          <w:tcPr>
            <w:tcW w:w="2965" w:type="dxa"/>
            <w:shd w:val="clear" w:color="auto" w:fill="FFFFFF" w:themeFill="background1"/>
            <w:vAlign w:val="center"/>
          </w:tcPr>
          <w:p w:rsidR="00501B78" w:rsidRDefault="00501B78" w:rsidP="00AF470E">
            <w:pPr>
              <w:ind w:firstLine="0"/>
              <w:jc w:val="left"/>
            </w:pPr>
            <w:r>
              <w:t>Điều kiện kích hoạt</w:t>
            </w:r>
          </w:p>
        </w:tc>
        <w:tc>
          <w:tcPr>
            <w:tcW w:w="5862" w:type="dxa"/>
            <w:shd w:val="clear" w:color="auto" w:fill="FFFFFF" w:themeFill="background1"/>
            <w:vAlign w:val="center"/>
          </w:tcPr>
          <w:p w:rsidR="00501B78" w:rsidRDefault="00AF470E" w:rsidP="00AF470E">
            <w:pPr>
              <w:ind w:firstLine="0"/>
              <w:jc w:val="left"/>
            </w:pPr>
            <w:r>
              <w:t>Sau khi đã nhập các thông tin đăng ký.</w:t>
            </w:r>
          </w:p>
        </w:tc>
      </w:tr>
      <w:tr w:rsidR="00501B78" w:rsidTr="00AF470E">
        <w:tc>
          <w:tcPr>
            <w:tcW w:w="2965" w:type="dxa"/>
            <w:shd w:val="clear" w:color="auto" w:fill="FFFFFF" w:themeFill="background1"/>
            <w:vAlign w:val="center"/>
          </w:tcPr>
          <w:p w:rsidR="00501B78" w:rsidRDefault="00501B78" w:rsidP="00AF470E">
            <w:pPr>
              <w:ind w:firstLine="0"/>
              <w:jc w:val="left"/>
            </w:pPr>
            <w:r>
              <w:t>Tác nhân</w:t>
            </w:r>
          </w:p>
        </w:tc>
        <w:tc>
          <w:tcPr>
            <w:tcW w:w="5862" w:type="dxa"/>
            <w:shd w:val="clear" w:color="auto" w:fill="FFFFFF" w:themeFill="background1"/>
            <w:vAlign w:val="center"/>
          </w:tcPr>
          <w:p w:rsidR="00501B78" w:rsidRDefault="00AF470E" w:rsidP="00AF470E">
            <w:pPr>
              <w:ind w:firstLine="0"/>
              <w:jc w:val="left"/>
            </w:pPr>
            <w:r>
              <w:t>Khách hàng</w:t>
            </w:r>
          </w:p>
        </w:tc>
      </w:tr>
      <w:tr w:rsidR="00501B78" w:rsidTr="00AF470E">
        <w:tc>
          <w:tcPr>
            <w:tcW w:w="2965" w:type="dxa"/>
            <w:shd w:val="clear" w:color="auto" w:fill="FFFFFF" w:themeFill="background1"/>
            <w:vAlign w:val="center"/>
          </w:tcPr>
          <w:p w:rsidR="00501B78" w:rsidRDefault="00501B78" w:rsidP="00AF470E">
            <w:pPr>
              <w:ind w:firstLine="0"/>
              <w:jc w:val="left"/>
            </w:pPr>
            <w:r>
              <w:t>Ca sử dụng liên quan</w:t>
            </w:r>
          </w:p>
        </w:tc>
        <w:tc>
          <w:tcPr>
            <w:tcW w:w="5862" w:type="dxa"/>
            <w:shd w:val="clear" w:color="auto" w:fill="FFFFFF" w:themeFill="background1"/>
            <w:vAlign w:val="center"/>
          </w:tcPr>
          <w:p w:rsidR="00501B78" w:rsidRDefault="00AF470E" w:rsidP="00AF470E">
            <w:pPr>
              <w:ind w:firstLine="0"/>
            </w:pPr>
            <w:r>
              <w:t>Đăng ký</w:t>
            </w:r>
          </w:p>
        </w:tc>
      </w:tr>
      <w:tr w:rsidR="00501B78" w:rsidTr="00AF470E">
        <w:tc>
          <w:tcPr>
            <w:tcW w:w="2965" w:type="dxa"/>
            <w:shd w:val="clear" w:color="auto" w:fill="FFFFFF" w:themeFill="background1"/>
            <w:vAlign w:val="center"/>
          </w:tcPr>
          <w:p w:rsidR="00501B78" w:rsidRDefault="00501B78" w:rsidP="00AF470E">
            <w:pPr>
              <w:ind w:firstLine="0"/>
              <w:jc w:val="left"/>
            </w:pPr>
            <w:r>
              <w:t>Tiền điều kiện</w:t>
            </w:r>
          </w:p>
        </w:tc>
        <w:tc>
          <w:tcPr>
            <w:tcW w:w="5862" w:type="dxa"/>
            <w:shd w:val="clear" w:color="auto" w:fill="FFFFFF" w:themeFill="background1"/>
            <w:vAlign w:val="center"/>
          </w:tcPr>
          <w:p w:rsidR="00501B78" w:rsidRDefault="00AF470E" w:rsidP="00AF470E">
            <w:pPr>
              <w:ind w:firstLine="0"/>
            </w:pPr>
            <w:r>
              <w:t>Đã nhập đầy đủ các thông tin đăng ký là tên và số điện thoại liên hệ.</w:t>
            </w:r>
          </w:p>
        </w:tc>
      </w:tr>
      <w:tr w:rsidR="00501B78" w:rsidTr="00AF470E">
        <w:tc>
          <w:tcPr>
            <w:tcW w:w="2965" w:type="dxa"/>
            <w:shd w:val="clear" w:color="auto" w:fill="FFFFFF" w:themeFill="background1"/>
            <w:vAlign w:val="center"/>
          </w:tcPr>
          <w:p w:rsidR="00501B78" w:rsidRDefault="00501B78" w:rsidP="00AF470E">
            <w:pPr>
              <w:ind w:firstLine="0"/>
              <w:jc w:val="left"/>
            </w:pPr>
            <w:r>
              <w:t>Hậu điều kiện</w:t>
            </w:r>
          </w:p>
        </w:tc>
        <w:tc>
          <w:tcPr>
            <w:tcW w:w="5862" w:type="dxa"/>
            <w:shd w:val="clear" w:color="auto" w:fill="FFFFFF" w:themeFill="background1"/>
            <w:vAlign w:val="center"/>
          </w:tcPr>
          <w:p w:rsidR="00501B78" w:rsidRDefault="00AF470E" w:rsidP="00AF470E">
            <w:pPr>
              <w:ind w:firstLine="0"/>
            </w:pPr>
            <w:r>
              <w:t>Tự động đăng nhập vào chương trình khi đã đăng ký thành công</w:t>
            </w:r>
          </w:p>
        </w:tc>
      </w:tr>
      <w:tr w:rsidR="00501B78" w:rsidTr="00AF470E">
        <w:tc>
          <w:tcPr>
            <w:tcW w:w="2965" w:type="dxa"/>
            <w:shd w:val="clear" w:color="auto" w:fill="FFFFFF" w:themeFill="background1"/>
            <w:vAlign w:val="center"/>
          </w:tcPr>
          <w:p w:rsidR="00501B78" w:rsidRDefault="00501B78" w:rsidP="00AF470E">
            <w:pPr>
              <w:ind w:firstLine="0"/>
              <w:jc w:val="left"/>
            </w:pPr>
            <w:r>
              <w:t>Biến thể</w:t>
            </w:r>
          </w:p>
        </w:tc>
        <w:tc>
          <w:tcPr>
            <w:tcW w:w="5862" w:type="dxa"/>
            <w:shd w:val="clear" w:color="auto" w:fill="FFFFFF" w:themeFill="background1"/>
            <w:vAlign w:val="center"/>
          </w:tcPr>
          <w:p w:rsidR="00501B78" w:rsidRDefault="00AF470E" w:rsidP="00AF470E">
            <w:pPr>
              <w:ind w:firstLine="0"/>
            </w:pPr>
            <w:r>
              <w:t>Nếu không xác thực đúng số điện thoại khách hàng không thể đăng nhập được vào chương trình.</w:t>
            </w:r>
          </w:p>
        </w:tc>
      </w:tr>
      <w:tr w:rsidR="003A5C78" w:rsidTr="00AF470E">
        <w:tc>
          <w:tcPr>
            <w:tcW w:w="2965" w:type="dxa"/>
            <w:shd w:val="clear" w:color="auto" w:fill="FFFFFF" w:themeFill="background1"/>
            <w:vAlign w:val="center"/>
          </w:tcPr>
          <w:p w:rsidR="003A5C78" w:rsidRDefault="003A5C78" w:rsidP="00AF470E">
            <w:pPr>
              <w:ind w:firstLine="0"/>
              <w:jc w:val="left"/>
            </w:pPr>
            <w:r>
              <w:lastRenderedPageBreak/>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501B78" w:rsidRDefault="00501B78" w:rsidP="00501B78">
      <w:pPr>
        <w:ind w:firstLine="0"/>
      </w:pPr>
    </w:p>
    <w:p w:rsidR="00CB15F9" w:rsidRDefault="00CB15F9" w:rsidP="00155488">
      <w:pPr>
        <w:pStyle w:val="ListParagraph"/>
        <w:numPr>
          <w:ilvl w:val="0"/>
          <w:numId w:val="44"/>
        </w:numPr>
      </w:pPr>
      <w:r>
        <w:t>Đặc tả ca sử dụng “</w:t>
      </w:r>
      <w:r w:rsidR="00AF470E">
        <w:t>Đăng nhập</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Tự động đăng nhập vào chương trình khi đã đăng ký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AF470E" w:rsidP="00AF470E">
            <w:pPr>
              <w:ind w:firstLine="0"/>
              <w:jc w:val="left"/>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xuất, Xem thông tin tài khoản, Xem các tài xế trên bản đồ,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AF470E" w:rsidP="00AF470E">
            <w:pPr>
              <w:ind w:firstLine="0"/>
            </w:pPr>
            <w:r>
              <w:t>Đăng ký và xác thực thông tin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AF470E" w:rsidP="00AF470E">
            <w:pPr>
              <w:ind w:firstLine="0"/>
            </w:pPr>
            <w:r>
              <w:t>Vào chương trình chính.</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r>
              <w:t>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AF470E" w:rsidP="00AF470E">
            <w:pPr>
              <w:ind w:firstLine="0"/>
              <w:jc w:val="left"/>
            </w:pPr>
            <w:r>
              <w:t>Đăng xuất ra khỏi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đăng xuất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AF470E"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AF470E"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Người dùng đã đăng xuất thành công</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68461D">
            <w:pPr>
              <w:ind w:firstLine="0"/>
              <w:jc w:val="left"/>
            </w:pPr>
            <w:r>
              <w:t>Xem thông tin 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AF470E">
            <w:pPr>
              <w:ind w:firstLine="0"/>
              <w:jc w:val="left"/>
            </w:pPr>
            <w:r>
              <w:t>Khi người dùng chọn chức năng xem thông tin tài khoản từ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68461D" w:rsidP="00AF470E">
            <w:pPr>
              <w:ind w:firstLine="0"/>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Xem thông tin đã đăng ký với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68461D" w:rsidP="00AF470E">
            <w:pPr>
              <w:ind w:firstLine="0"/>
            </w:pPr>
            <w:r>
              <w:t>Khi tải dữ liệu bị lỗi thông báo lỗi lên màn hình</w:t>
            </w:r>
          </w:p>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“Cập nhật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Cập nhật thông tin tài khoản của khách hàng đã đăng ký</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68461D" w:rsidP="0068461D">
            <w:pPr>
              <w:ind w:firstLine="0"/>
              <w:jc w:val="left"/>
            </w:pPr>
            <w:r>
              <w:t>Sau khi khách hàng chọn chức năng cập nhật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68461D"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68461D" w:rsidP="00AF470E">
            <w:pPr>
              <w:ind w:firstLine="0"/>
            </w:pPr>
            <w:r>
              <w:t>Xem thông tin tài khoản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68461D" w:rsidP="00AF470E">
            <w:pPr>
              <w:ind w:firstLine="0"/>
            </w:pPr>
            <w:r>
              <w:t>Khi đã đăng ký và 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68461D" w:rsidP="00AF470E">
            <w:pPr>
              <w:ind w:firstLine="0"/>
            </w:pPr>
            <w:r>
              <w:t>Hiển thị trạng thái đã cập nhật thành công thông tin tài khoản</w:t>
            </w:r>
          </w:p>
        </w:tc>
      </w:tr>
    </w:tbl>
    <w:p w:rsidR="00AF470E" w:rsidRDefault="00AF470E" w:rsidP="00AF470E"/>
    <w:p w:rsidR="00CB15F9" w:rsidRDefault="00CB15F9" w:rsidP="00155488">
      <w:pPr>
        <w:pStyle w:val="ListParagraph"/>
        <w:numPr>
          <w:ilvl w:val="0"/>
          <w:numId w:val="44"/>
        </w:numPr>
      </w:pPr>
      <w:r>
        <w:t>Đặc tả ca sử dụng “Xem các tài xế trên bản đồ”</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68461D" w:rsidP="00AF470E">
            <w:pPr>
              <w:ind w:firstLine="0"/>
              <w:jc w:val="left"/>
            </w:pPr>
            <w:r>
              <w:t>Xem các tài xế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68461D" w:rsidP="00AF470E">
            <w:pPr>
              <w:ind w:firstLine="0"/>
              <w:jc w:val="left"/>
            </w:pPr>
            <w:r>
              <w:t>Hiển thị các tài xế lái xe theo phương tiện đã chọn</w:t>
            </w:r>
            <w:r w:rsidR="000C34F7">
              <w:t xml:space="preserve"> xung quang vị trí đón của khách hàng với bán kính là 1km</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C34F7" w:rsidP="000C34F7">
            <w:pPr>
              <w:ind w:firstLine="0"/>
              <w:jc w:val="left"/>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C34F7"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C34F7"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Đã chọn loại hình phương tiện.</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C34F7" w:rsidP="00AF470E">
            <w:pPr>
              <w:ind w:firstLine="0"/>
            </w:pPr>
            <w:r>
              <w:t>Hiển thị các tài xế lái xe theo phương tiện đã chọn xung quang vị trí đón của khách hàng với bán kính là 1km.</w:t>
            </w:r>
          </w:p>
        </w:tc>
      </w:tr>
    </w:tbl>
    <w:p w:rsidR="00AF470E" w:rsidRDefault="00AF470E" w:rsidP="00AF470E"/>
    <w:p w:rsidR="00CB15F9" w:rsidRDefault="00CB15F9" w:rsidP="00155488">
      <w:pPr>
        <w:pStyle w:val="ListParagraph"/>
        <w:numPr>
          <w:ilvl w:val="0"/>
          <w:numId w:val="44"/>
        </w:numPr>
      </w:pPr>
      <w:r>
        <w:t>Đặc tả ca sử dụng “</w:t>
      </w:r>
      <w:r w:rsidR="000C34F7">
        <w:t>Đặt cuốc xe</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0C34F7" w:rsidP="00AF470E">
            <w:pPr>
              <w:ind w:firstLine="0"/>
              <w:jc w:val="left"/>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Khách hàng lựa chọn phương tiện di chuyển , điểm đi và điểm đến và tiến hành đặt cuốc xe theo yêu cầu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Đã đăng nhập vào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274889" w:rsidP="00AF470E">
            <w:pPr>
              <w:ind w:firstLine="0"/>
            </w:pPr>
            <w:r>
              <w:t>Tìm tài xế, Xem các tài xế trên bản đồ, Chọn phương tiện, chọn điểm đi, Chọn điểm đến, Hủy cuốc xe</w:t>
            </w:r>
            <w:r w:rsidR="003A5C78">
              <w: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C34F7" w:rsidP="00AF470E">
            <w:pPr>
              <w:ind w:firstLine="0"/>
            </w:pPr>
            <w:r>
              <w:t>Sau khi đã chọn điểm đi, điểm đến và chọn phương tiện vận chuyển và tiến hành chọn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Hiển thị đang tìm tài xế cho cuốc xe đã đặt</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3A5C78" w:rsidP="00AF470E">
            <w:pPr>
              <w:ind w:firstLine="0"/>
            </w:pPr>
            <w:r>
              <w:t>Không tìm thấy tài xế nào thì thông báo lên màn hình là không tìm thấy tài xế</w:t>
            </w:r>
          </w:p>
        </w:tc>
      </w:tr>
      <w:tr w:rsidR="003A5C78" w:rsidTr="00AF470E">
        <w:tc>
          <w:tcPr>
            <w:tcW w:w="2965" w:type="dxa"/>
            <w:shd w:val="clear" w:color="auto" w:fill="FFFFFF" w:themeFill="background1"/>
            <w:vAlign w:val="center"/>
          </w:tcPr>
          <w:p w:rsidR="003A5C78" w:rsidRDefault="003A5C78" w:rsidP="00AF470E">
            <w:pPr>
              <w:ind w:firstLine="0"/>
              <w:jc w:val="left"/>
            </w:pPr>
            <w:r>
              <w:t>Ngoại lệ</w:t>
            </w:r>
          </w:p>
        </w:tc>
        <w:tc>
          <w:tcPr>
            <w:tcW w:w="5862" w:type="dxa"/>
            <w:shd w:val="clear" w:color="auto" w:fill="FFFFFF" w:themeFill="background1"/>
            <w:vAlign w:val="center"/>
          </w:tcPr>
          <w:p w:rsidR="003A5C78"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w:t>
      </w:r>
      <w:r w:rsidR="003A5C78">
        <w:t>Chọn điểm đi</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Chọn điểm đi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A5C78" w:rsidP="00AF470E">
            <w:pPr>
              <w:ind w:firstLine="0"/>
              <w:jc w:val="left"/>
            </w:pPr>
            <w:r>
              <w:t>Hành khách lựa chọn điểm xuất phát của mình trên bản đồ</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A5C78" w:rsidP="00AF470E">
            <w:pPr>
              <w:ind w:firstLine="0"/>
              <w:jc w:val="left"/>
            </w:pPr>
            <w:r>
              <w:t>Khách hàng lựa chọn chức năng tìm điểm đi của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A5C78"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A5C78"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A5C78" w:rsidP="00AF470E">
            <w:pPr>
              <w:ind w:firstLine="0"/>
            </w:pPr>
            <w:r>
              <w:t>Người dùng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A5C78" w:rsidP="00AF470E">
            <w:pPr>
              <w:ind w:firstLine="0"/>
            </w:pPr>
            <w:r>
              <w:t>Chọn điểm xuất phát của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3A5C78" w:rsidP="00AF470E">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điểm đến”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điểm đến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Hành khách lựa chọn điểm đến của mình trên bản đồ</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 lựa chọn chức năng tìm điểm đến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lastRenderedPageBreak/>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Chọn điểm đến của 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“Chọn phương tiện”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A5C78" w:rsidRPr="00151C19" w:rsidTr="00AF470E">
        <w:tc>
          <w:tcPr>
            <w:tcW w:w="2965" w:type="dxa"/>
            <w:shd w:val="clear" w:color="auto" w:fill="FFFFFF" w:themeFill="background1"/>
            <w:vAlign w:val="center"/>
          </w:tcPr>
          <w:p w:rsidR="003A5C78" w:rsidRPr="00151C19" w:rsidRDefault="003A5C78" w:rsidP="003A5C78">
            <w:pPr>
              <w:ind w:firstLine="0"/>
              <w:jc w:val="left"/>
            </w:pPr>
            <w:r>
              <w:t>Tên ca sử dụng</w:t>
            </w:r>
          </w:p>
        </w:tc>
        <w:tc>
          <w:tcPr>
            <w:tcW w:w="5862" w:type="dxa"/>
            <w:shd w:val="clear" w:color="auto" w:fill="FFFFFF" w:themeFill="background1"/>
            <w:vAlign w:val="center"/>
          </w:tcPr>
          <w:p w:rsidR="003A5C78" w:rsidRPr="00151C19" w:rsidRDefault="003A5C78" w:rsidP="003A5C78">
            <w:pPr>
              <w:ind w:firstLine="0"/>
              <w:jc w:val="left"/>
            </w:pPr>
            <w:r>
              <w:t>Chọn phương tiện</w:t>
            </w:r>
          </w:p>
        </w:tc>
      </w:tr>
      <w:tr w:rsidR="003A5C78" w:rsidTr="00AF470E">
        <w:tc>
          <w:tcPr>
            <w:tcW w:w="2965" w:type="dxa"/>
            <w:shd w:val="clear" w:color="auto" w:fill="FFFFFF" w:themeFill="background1"/>
            <w:vAlign w:val="center"/>
          </w:tcPr>
          <w:p w:rsidR="003A5C78" w:rsidRDefault="003A5C78" w:rsidP="003A5C78">
            <w:pPr>
              <w:ind w:firstLine="0"/>
              <w:jc w:val="left"/>
            </w:pPr>
            <w:r>
              <w:t>Mô tả</w:t>
            </w:r>
          </w:p>
        </w:tc>
        <w:tc>
          <w:tcPr>
            <w:tcW w:w="5862" w:type="dxa"/>
            <w:shd w:val="clear" w:color="auto" w:fill="FFFFFF" w:themeFill="background1"/>
            <w:vAlign w:val="center"/>
          </w:tcPr>
          <w:p w:rsidR="003A5C78" w:rsidRDefault="003A5C78" w:rsidP="003A5C78">
            <w:pPr>
              <w:ind w:firstLine="0"/>
              <w:jc w:val="left"/>
            </w:pPr>
            <w:r>
              <w:t>Giúp hành khách lựa chọn phương triên di chuyển của mình trên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Điều kiện kích hoạt</w:t>
            </w:r>
          </w:p>
        </w:tc>
        <w:tc>
          <w:tcPr>
            <w:tcW w:w="5862" w:type="dxa"/>
            <w:shd w:val="clear" w:color="auto" w:fill="FFFFFF" w:themeFill="background1"/>
            <w:vAlign w:val="center"/>
          </w:tcPr>
          <w:p w:rsidR="003A5C78" w:rsidRDefault="003A5C78" w:rsidP="003A5C78">
            <w:pPr>
              <w:ind w:firstLine="0"/>
              <w:jc w:val="left"/>
            </w:pPr>
            <w:r>
              <w:t>Khách hàng lựa chọn chức năng tìm điểm đến của chương trình</w:t>
            </w:r>
          </w:p>
        </w:tc>
      </w:tr>
      <w:tr w:rsidR="003A5C78" w:rsidTr="00AF470E">
        <w:tc>
          <w:tcPr>
            <w:tcW w:w="2965" w:type="dxa"/>
            <w:shd w:val="clear" w:color="auto" w:fill="FFFFFF" w:themeFill="background1"/>
            <w:vAlign w:val="center"/>
          </w:tcPr>
          <w:p w:rsidR="003A5C78" w:rsidRDefault="003A5C78" w:rsidP="003A5C78">
            <w:pPr>
              <w:ind w:firstLine="0"/>
              <w:jc w:val="left"/>
            </w:pPr>
            <w:r>
              <w:t>Tác nhân</w:t>
            </w:r>
          </w:p>
        </w:tc>
        <w:tc>
          <w:tcPr>
            <w:tcW w:w="5862" w:type="dxa"/>
            <w:shd w:val="clear" w:color="auto" w:fill="FFFFFF" w:themeFill="background1"/>
            <w:vAlign w:val="center"/>
          </w:tcPr>
          <w:p w:rsidR="003A5C78" w:rsidRDefault="003A5C78" w:rsidP="003A5C78">
            <w:pPr>
              <w:ind w:firstLine="0"/>
              <w:jc w:val="left"/>
            </w:pPr>
            <w:r>
              <w:t>Khách hàng</w:t>
            </w:r>
          </w:p>
        </w:tc>
      </w:tr>
      <w:tr w:rsidR="003A5C78" w:rsidTr="00AF470E">
        <w:tc>
          <w:tcPr>
            <w:tcW w:w="2965" w:type="dxa"/>
            <w:shd w:val="clear" w:color="auto" w:fill="FFFFFF" w:themeFill="background1"/>
            <w:vAlign w:val="center"/>
          </w:tcPr>
          <w:p w:rsidR="003A5C78" w:rsidRDefault="003A5C78" w:rsidP="003A5C78">
            <w:pPr>
              <w:ind w:firstLine="0"/>
              <w:jc w:val="left"/>
            </w:pPr>
            <w:r>
              <w:t>Ca sử dụng liên quan</w:t>
            </w:r>
          </w:p>
        </w:tc>
        <w:tc>
          <w:tcPr>
            <w:tcW w:w="5862" w:type="dxa"/>
            <w:shd w:val="clear" w:color="auto" w:fill="FFFFFF" w:themeFill="background1"/>
            <w:vAlign w:val="center"/>
          </w:tcPr>
          <w:p w:rsidR="003A5C78" w:rsidRDefault="003A5C78" w:rsidP="003A5C78">
            <w:pPr>
              <w:ind w:firstLine="0"/>
            </w:pPr>
            <w:r>
              <w:t>Đặt cuốc xe</w:t>
            </w:r>
          </w:p>
        </w:tc>
      </w:tr>
      <w:tr w:rsidR="003A5C78" w:rsidTr="00AF470E">
        <w:tc>
          <w:tcPr>
            <w:tcW w:w="2965" w:type="dxa"/>
            <w:shd w:val="clear" w:color="auto" w:fill="FFFFFF" w:themeFill="background1"/>
            <w:vAlign w:val="center"/>
          </w:tcPr>
          <w:p w:rsidR="003A5C78" w:rsidRDefault="003A5C78" w:rsidP="003A5C78">
            <w:pPr>
              <w:ind w:firstLine="0"/>
              <w:jc w:val="left"/>
            </w:pPr>
            <w:r>
              <w:t>Tiền điều kiện</w:t>
            </w:r>
          </w:p>
        </w:tc>
        <w:tc>
          <w:tcPr>
            <w:tcW w:w="5862" w:type="dxa"/>
            <w:shd w:val="clear" w:color="auto" w:fill="FFFFFF" w:themeFill="background1"/>
            <w:vAlign w:val="center"/>
          </w:tcPr>
          <w:p w:rsidR="003A5C78" w:rsidRDefault="003A5C78" w:rsidP="003A5C78">
            <w:pPr>
              <w:ind w:firstLine="0"/>
            </w:pPr>
            <w:r>
              <w:t>Người dùng đã đăng nhập vào hệ thống</w:t>
            </w:r>
          </w:p>
        </w:tc>
      </w:tr>
      <w:tr w:rsidR="003A5C78" w:rsidTr="00AF470E">
        <w:tc>
          <w:tcPr>
            <w:tcW w:w="2965" w:type="dxa"/>
            <w:shd w:val="clear" w:color="auto" w:fill="FFFFFF" w:themeFill="background1"/>
            <w:vAlign w:val="center"/>
          </w:tcPr>
          <w:p w:rsidR="003A5C78" w:rsidRDefault="003A5C78" w:rsidP="003A5C78">
            <w:pPr>
              <w:ind w:firstLine="0"/>
              <w:jc w:val="left"/>
            </w:pPr>
            <w:r>
              <w:t>Hậu điều kiện</w:t>
            </w:r>
          </w:p>
        </w:tc>
        <w:tc>
          <w:tcPr>
            <w:tcW w:w="5862" w:type="dxa"/>
            <w:shd w:val="clear" w:color="auto" w:fill="FFFFFF" w:themeFill="background1"/>
            <w:vAlign w:val="center"/>
          </w:tcPr>
          <w:p w:rsidR="003A5C78" w:rsidRDefault="003A5C78" w:rsidP="003A5C78">
            <w:pPr>
              <w:ind w:firstLine="0"/>
            </w:pPr>
            <w:r>
              <w:t>Hiển thị thông tin giá tiền về phương tiện di chuyển và hiển thị các tài xế xung quang vị trí xuât phát của khách hàng với phương tiện đã chọn</w:t>
            </w:r>
          </w:p>
        </w:tc>
      </w:tr>
      <w:tr w:rsidR="003A5C78" w:rsidTr="00AF470E">
        <w:tc>
          <w:tcPr>
            <w:tcW w:w="2965" w:type="dxa"/>
            <w:shd w:val="clear" w:color="auto" w:fill="FFFFFF" w:themeFill="background1"/>
            <w:vAlign w:val="center"/>
          </w:tcPr>
          <w:p w:rsidR="003A5C78" w:rsidRDefault="003A5C78" w:rsidP="003A5C78">
            <w:pPr>
              <w:ind w:firstLine="0"/>
              <w:jc w:val="left"/>
            </w:pPr>
            <w:r>
              <w:t>Ngoại lệ</w:t>
            </w:r>
          </w:p>
        </w:tc>
        <w:tc>
          <w:tcPr>
            <w:tcW w:w="5862" w:type="dxa"/>
            <w:shd w:val="clear" w:color="auto" w:fill="FFFFFF" w:themeFill="background1"/>
            <w:vAlign w:val="center"/>
          </w:tcPr>
          <w:p w:rsidR="003A5C78" w:rsidRDefault="003A5C78" w:rsidP="003A5C78">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4"/>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A5C78"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đã đặt cuốc xe hành khách có thể hủy cuốc xe của mình</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50F9C" w:rsidP="00AF470E">
            <w:pPr>
              <w:ind w:firstLine="0"/>
              <w:jc w:val="left"/>
            </w:pPr>
            <w:r>
              <w:t>Đã 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50F9C" w:rsidP="00AF470E">
            <w:pPr>
              <w:ind w:firstLine="0"/>
            </w:pPr>
            <w:r>
              <w:t>Khách hàng lựa chọn chức năng hủy cuốc xe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50F9C" w:rsidP="00AF470E">
            <w:pPr>
              <w:ind w:firstLine="0"/>
            </w:pPr>
            <w:r>
              <w:t>Thông báo hủy cuốc xe thành công</w:t>
            </w:r>
          </w:p>
        </w:tc>
      </w:tr>
    </w:tbl>
    <w:p w:rsidR="00AF470E" w:rsidRDefault="00AF470E" w:rsidP="00AF470E"/>
    <w:p w:rsidR="00CB15F9" w:rsidRDefault="00CB15F9" w:rsidP="00155488">
      <w:pPr>
        <w:pStyle w:val="ListParagraph"/>
        <w:numPr>
          <w:ilvl w:val="0"/>
          <w:numId w:val="44"/>
        </w:numPr>
      </w:pPr>
      <w:r>
        <w:t>Đặc tả ca sử dụng “</w:t>
      </w:r>
      <w:r w:rsidR="00350F9C">
        <w:t>Đánh giá chất lượng dịch vụ</w:t>
      </w:r>
      <w:r>
        <w: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lastRenderedPageBreak/>
              <w:t>Tên ca sử dụng</w:t>
            </w:r>
          </w:p>
        </w:tc>
        <w:tc>
          <w:tcPr>
            <w:tcW w:w="5862" w:type="dxa"/>
            <w:shd w:val="clear" w:color="auto" w:fill="FFFFFF" w:themeFill="background1"/>
            <w:vAlign w:val="center"/>
          </w:tcPr>
          <w:p w:rsidR="00AF470E" w:rsidRPr="00151C19" w:rsidRDefault="00350F9C" w:rsidP="00AF470E">
            <w:pPr>
              <w:ind w:firstLine="0"/>
              <w:jc w:val="left"/>
            </w:pPr>
            <w:r>
              <w:t>Đánh giá chất lượng dịch vụ</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50F9C" w:rsidP="00AF470E">
            <w:pPr>
              <w:ind w:firstLine="0"/>
              <w:jc w:val="left"/>
            </w:pPr>
            <w:r>
              <w:t>Sau khi cuốc xe của khách hàng thành công, khách hàng có thể đánh giá, phản hồi lại chất lượng dịch vụ của tài xế lái xe.</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50F9C" w:rsidP="00AF470E">
            <w:pPr>
              <w:ind w:firstLine="0"/>
              <w:jc w:val="left"/>
            </w:pPr>
            <w:r>
              <w:t>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50F9C" w:rsidP="00AF470E">
            <w:pPr>
              <w:ind w:firstLine="0"/>
            </w:pPr>
            <w:r>
              <w:t>Đặt cuốc xe</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jc w:val="left"/>
            </w:pPr>
            <w:r>
              <w:t>Sau khi cuốc xe đã hoàn thành và hành khách xuống xe</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Hiển thị lời cảm ơn hành khách đã sử dụng dịch vụ</w:t>
            </w:r>
          </w:p>
        </w:tc>
      </w:tr>
    </w:tbl>
    <w:p w:rsidR="00AF470E" w:rsidRDefault="00AF470E" w:rsidP="00AF470E"/>
    <w:p w:rsidR="0050639F" w:rsidRPr="0050639F" w:rsidRDefault="0050639F" w:rsidP="00CB15F9">
      <w:pPr>
        <w:pStyle w:val="Heading3"/>
      </w:pPr>
      <w:bookmarkStart w:id="2944" w:name="_Toc513314976"/>
      <w:r>
        <w:t>2.4.2 Tài xế</w:t>
      </w:r>
      <w:bookmarkEnd w:id="2944"/>
    </w:p>
    <w:p w:rsidR="00CB15F9" w:rsidRDefault="00CB15F9" w:rsidP="00155488">
      <w:pPr>
        <w:pStyle w:val="ListParagraph"/>
        <w:numPr>
          <w:ilvl w:val="0"/>
          <w:numId w:val="45"/>
        </w:numPr>
      </w:pPr>
      <w:r>
        <w:t>Đặc tả ca sử dụng “Đăng ký”</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Khi người dùng muốn trở thành đối tác tài xế của Driper</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Khi bắt đầu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t>Ca sử dụng liên quan</w:t>
            </w:r>
          </w:p>
        </w:tc>
        <w:tc>
          <w:tcPr>
            <w:tcW w:w="5862" w:type="dxa"/>
            <w:shd w:val="clear" w:color="auto" w:fill="FFFFFF" w:themeFill="background1"/>
            <w:vAlign w:val="center"/>
          </w:tcPr>
          <w:p w:rsidR="00350F9C" w:rsidRDefault="00350F9C" w:rsidP="00350F9C">
            <w:pPr>
              <w:ind w:firstLine="0"/>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Cần phải xác thực số điện thoại của tài xế là số điện thoại vẫn đang hoạt động và là của tài xế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Nếu không xác thực đúng số điện thoại tài xế 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“Xác thực số điện thoại”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350F9C" w:rsidRPr="00151C19" w:rsidTr="00AF470E">
        <w:tc>
          <w:tcPr>
            <w:tcW w:w="2965" w:type="dxa"/>
            <w:shd w:val="clear" w:color="auto" w:fill="FFFFFF" w:themeFill="background1"/>
            <w:vAlign w:val="center"/>
          </w:tcPr>
          <w:p w:rsidR="00350F9C" w:rsidRPr="00151C19" w:rsidRDefault="00350F9C" w:rsidP="00350F9C">
            <w:pPr>
              <w:ind w:firstLine="0"/>
              <w:jc w:val="left"/>
            </w:pPr>
            <w:r>
              <w:t>Tên ca sử dụng</w:t>
            </w:r>
          </w:p>
        </w:tc>
        <w:tc>
          <w:tcPr>
            <w:tcW w:w="5862" w:type="dxa"/>
            <w:shd w:val="clear" w:color="auto" w:fill="FFFFFF" w:themeFill="background1"/>
            <w:vAlign w:val="center"/>
          </w:tcPr>
          <w:p w:rsidR="00350F9C" w:rsidRPr="00151C19" w:rsidRDefault="00350F9C" w:rsidP="00350F9C">
            <w:pPr>
              <w:ind w:firstLine="0"/>
              <w:jc w:val="left"/>
            </w:pPr>
            <w:r>
              <w:t>Xác thực số điện thoại</w:t>
            </w:r>
          </w:p>
        </w:tc>
      </w:tr>
      <w:tr w:rsidR="00350F9C" w:rsidTr="00AF470E">
        <w:tc>
          <w:tcPr>
            <w:tcW w:w="2965" w:type="dxa"/>
            <w:shd w:val="clear" w:color="auto" w:fill="FFFFFF" w:themeFill="background1"/>
            <w:vAlign w:val="center"/>
          </w:tcPr>
          <w:p w:rsidR="00350F9C" w:rsidRDefault="00350F9C" w:rsidP="00350F9C">
            <w:pPr>
              <w:ind w:firstLine="0"/>
              <w:jc w:val="left"/>
            </w:pPr>
            <w:r>
              <w:t>Mô tả</w:t>
            </w:r>
          </w:p>
        </w:tc>
        <w:tc>
          <w:tcPr>
            <w:tcW w:w="5862" w:type="dxa"/>
            <w:shd w:val="clear" w:color="auto" w:fill="FFFFFF" w:themeFill="background1"/>
            <w:vAlign w:val="center"/>
          </w:tcPr>
          <w:p w:rsidR="00350F9C" w:rsidRDefault="00350F9C" w:rsidP="00350F9C">
            <w:pPr>
              <w:ind w:firstLine="0"/>
              <w:jc w:val="left"/>
            </w:pPr>
            <w:r>
              <w:t>Xác thực số điện thoại của tài xế là số điện thoại vẫn đang hoạt động và là của tài xế sử dụng.</w:t>
            </w:r>
          </w:p>
        </w:tc>
      </w:tr>
      <w:tr w:rsidR="00350F9C" w:rsidTr="00AF470E">
        <w:tc>
          <w:tcPr>
            <w:tcW w:w="2965" w:type="dxa"/>
            <w:shd w:val="clear" w:color="auto" w:fill="FFFFFF" w:themeFill="background1"/>
            <w:vAlign w:val="center"/>
          </w:tcPr>
          <w:p w:rsidR="00350F9C" w:rsidRDefault="00350F9C" w:rsidP="00350F9C">
            <w:pPr>
              <w:ind w:firstLine="0"/>
              <w:jc w:val="left"/>
            </w:pPr>
            <w:r>
              <w:t>Điều kiện kích hoạt</w:t>
            </w:r>
          </w:p>
        </w:tc>
        <w:tc>
          <w:tcPr>
            <w:tcW w:w="5862" w:type="dxa"/>
            <w:shd w:val="clear" w:color="auto" w:fill="FFFFFF" w:themeFill="background1"/>
            <w:vAlign w:val="center"/>
          </w:tcPr>
          <w:p w:rsidR="00350F9C" w:rsidRDefault="00350F9C" w:rsidP="00350F9C">
            <w:pPr>
              <w:ind w:firstLine="0"/>
              <w:jc w:val="left"/>
            </w:pPr>
            <w:r>
              <w:t>Sau khi tài xế đã nhập các thông tin đăng ký.</w:t>
            </w:r>
          </w:p>
        </w:tc>
      </w:tr>
      <w:tr w:rsidR="00350F9C" w:rsidTr="00AF470E">
        <w:tc>
          <w:tcPr>
            <w:tcW w:w="2965" w:type="dxa"/>
            <w:shd w:val="clear" w:color="auto" w:fill="FFFFFF" w:themeFill="background1"/>
            <w:vAlign w:val="center"/>
          </w:tcPr>
          <w:p w:rsidR="00350F9C" w:rsidRDefault="00350F9C" w:rsidP="00350F9C">
            <w:pPr>
              <w:ind w:firstLine="0"/>
              <w:jc w:val="left"/>
            </w:pPr>
            <w:r>
              <w:t>Tác nhân</w:t>
            </w:r>
          </w:p>
        </w:tc>
        <w:tc>
          <w:tcPr>
            <w:tcW w:w="5862" w:type="dxa"/>
            <w:shd w:val="clear" w:color="auto" w:fill="FFFFFF" w:themeFill="background1"/>
            <w:vAlign w:val="center"/>
          </w:tcPr>
          <w:p w:rsidR="00350F9C" w:rsidRDefault="00350F9C" w:rsidP="00350F9C">
            <w:pPr>
              <w:ind w:firstLine="0"/>
              <w:jc w:val="left"/>
            </w:pPr>
            <w:r>
              <w:t>Tài xế</w:t>
            </w:r>
          </w:p>
        </w:tc>
      </w:tr>
      <w:tr w:rsidR="00350F9C" w:rsidTr="00AF470E">
        <w:tc>
          <w:tcPr>
            <w:tcW w:w="2965" w:type="dxa"/>
            <w:shd w:val="clear" w:color="auto" w:fill="FFFFFF" w:themeFill="background1"/>
            <w:vAlign w:val="center"/>
          </w:tcPr>
          <w:p w:rsidR="00350F9C" w:rsidRDefault="00350F9C" w:rsidP="00350F9C">
            <w:pPr>
              <w:ind w:firstLine="0"/>
              <w:jc w:val="left"/>
            </w:pPr>
            <w:r>
              <w:lastRenderedPageBreak/>
              <w:t>Ca sử dụng liên quan</w:t>
            </w:r>
          </w:p>
        </w:tc>
        <w:tc>
          <w:tcPr>
            <w:tcW w:w="5862" w:type="dxa"/>
            <w:shd w:val="clear" w:color="auto" w:fill="FFFFFF" w:themeFill="background1"/>
            <w:vAlign w:val="center"/>
          </w:tcPr>
          <w:p w:rsidR="00350F9C" w:rsidRDefault="00350F9C" w:rsidP="00350F9C">
            <w:pPr>
              <w:ind w:firstLine="0"/>
            </w:pPr>
            <w:r>
              <w:t>Đăng ký</w:t>
            </w:r>
          </w:p>
        </w:tc>
      </w:tr>
      <w:tr w:rsidR="00350F9C" w:rsidTr="00AF470E">
        <w:tc>
          <w:tcPr>
            <w:tcW w:w="2965" w:type="dxa"/>
            <w:shd w:val="clear" w:color="auto" w:fill="FFFFFF" w:themeFill="background1"/>
            <w:vAlign w:val="center"/>
          </w:tcPr>
          <w:p w:rsidR="00350F9C" w:rsidRDefault="00350F9C" w:rsidP="00350F9C">
            <w:pPr>
              <w:ind w:firstLine="0"/>
              <w:jc w:val="left"/>
            </w:pPr>
            <w:r>
              <w:t>Tiền điều kiện</w:t>
            </w:r>
          </w:p>
        </w:tc>
        <w:tc>
          <w:tcPr>
            <w:tcW w:w="5862" w:type="dxa"/>
            <w:shd w:val="clear" w:color="auto" w:fill="FFFFFF" w:themeFill="background1"/>
            <w:vAlign w:val="center"/>
          </w:tcPr>
          <w:p w:rsidR="00350F9C" w:rsidRDefault="00350F9C" w:rsidP="00350F9C">
            <w:pPr>
              <w:ind w:firstLine="0"/>
            </w:pPr>
            <w:r>
              <w:t>Đã nhập đầy đủ các thông tin đăng ký là tên và số điện thoại liên hệ.</w:t>
            </w:r>
          </w:p>
        </w:tc>
      </w:tr>
      <w:tr w:rsidR="00350F9C" w:rsidTr="00AF470E">
        <w:tc>
          <w:tcPr>
            <w:tcW w:w="2965" w:type="dxa"/>
            <w:shd w:val="clear" w:color="auto" w:fill="FFFFFF" w:themeFill="background1"/>
            <w:vAlign w:val="center"/>
          </w:tcPr>
          <w:p w:rsidR="00350F9C" w:rsidRDefault="00350F9C" w:rsidP="00350F9C">
            <w:pPr>
              <w:ind w:firstLine="0"/>
              <w:jc w:val="left"/>
            </w:pPr>
            <w:r>
              <w:t>Hậu điều kiện</w:t>
            </w:r>
          </w:p>
        </w:tc>
        <w:tc>
          <w:tcPr>
            <w:tcW w:w="5862" w:type="dxa"/>
            <w:shd w:val="clear" w:color="auto" w:fill="FFFFFF" w:themeFill="background1"/>
            <w:vAlign w:val="center"/>
          </w:tcPr>
          <w:p w:rsidR="00350F9C" w:rsidRDefault="00350F9C" w:rsidP="00350F9C">
            <w:pPr>
              <w:ind w:firstLine="0"/>
            </w:pPr>
            <w:r>
              <w:t>Tự động đăng nhập vào chương trình khi đã đăng ký thành công</w:t>
            </w:r>
          </w:p>
        </w:tc>
      </w:tr>
      <w:tr w:rsidR="00350F9C" w:rsidTr="00AF470E">
        <w:tc>
          <w:tcPr>
            <w:tcW w:w="2965" w:type="dxa"/>
            <w:shd w:val="clear" w:color="auto" w:fill="FFFFFF" w:themeFill="background1"/>
            <w:vAlign w:val="center"/>
          </w:tcPr>
          <w:p w:rsidR="00350F9C" w:rsidRDefault="00350F9C" w:rsidP="00350F9C">
            <w:pPr>
              <w:ind w:firstLine="0"/>
              <w:jc w:val="left"/>
            </w:pPr>
            <w:r>
              <w:t>Biến thể</w:t>
            </w:r>
          </w:p>
        </w:tc>
        <w:tc>
          <w:tcPr>
            <w:tcW w:w="5862" w:type="dxa"/>
            <w:shd w:val="clear" w:color="auto" w:fill="FFFFFF" w:themeFill="background1"/>
            <w:vAlign w:val="center"/>
          </w:tcPr>
          <w:p w:rsidR="00350F9C" w:rsidRDefault="00350F9C" w:rsidP="00350F9C">
            <w:pPr>
              <w:ind w:firstLine="0"/>
            </w:pPr>
            <w:r>
              <w:t>Nếu không xác thực đúng số điện thoại tài xế không thể đăng nhập được vào chương trình.</w:t>
            </w:r>
          </w:p>
        </w:tc>
      </w:tr>
      <w:tr w:rsidR="00350F9C" w:rsidTr="00AF470E">
        <w:tc>
          <w:tcPr>
            <w:tcW w:w="2965" w:type="dxa"/>
            <w:shd w:val="clear" w:color="auto" w:fill="FFFFFF" w:themeFill="background1"/>
            <w:vAlign w:val="center"/>
          </w:tcPr>
          <w:p w:rsidR="00350F9C" w:rsidRDefault="00350F9C" w:rsidP="00350F9C">
            <w:pPr>
              <w:ind w:firstLine="0"/>
              <w:jc w:val="left"/>
            </w:pPr>
            <w:r>
              <w:t>Ngoại lệ</w:t>
            </w:r>
          </w:p>
        </w:tc>
        <w:tc>
          <w:tcPr>
            <w:tcW w:w="5862" w:type="dxa"/>
            <w:shd w:val="clear" w:color="auto" w:fill="FFFFFF" w:themeFill="background1"/>
            <w:vAlign w:val="center"/>
          </w:tcPr>
          <w:p w:rsidR="00350F9C" w:rsidRDefault="00350F9C" w:rsidP="00350F9C">
            <w:pPr>
              <w:ind w:firstLine="0"/>
            </w:pPr>
            <w:r>
              <w:t>Người dùng không bật thông tin GPS và kết nối mạng</w:t>
            </w:r>
          </w:p>
        </w:tc>
      </w:tr>
    </w:tbl>
    <w:p w:rsidR="00AF470E" w:rsidRDefault="00AF470E" w:rsidP="00AF470E"/>
    <w:p w:rsidR="00FD4F3C" w:rsidRDefault="00FD4F3C" w:rsidP="00AF470E"/>
    <w:p w:rsidR="00FD4F3C" w:rsidRDefault="00FD4F3C" w:rsidP="00AF470E"/>
    <w:p w:rsidR="00CB15F9" w:rsidRDefault="00CB15F9" w:rsidP="00155488">
      <w:pPr>
        <w:pStyle w:val="ListParagraph"/>
        <w:numPr>
          <w:ilvl w:val="0"/>
          <w:numId w:val="45"/>
        </w:numPr>
      </w:pPr>
      <w:r>
        <w:t>Đặc tả ca sử dụng “Đăng nhập”</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Tự động đăng nhập vào chương trình khi đã đăng ký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xuất, Xem thông tin tài khoản, Xem các tài xế trên bản đồ, Đặt cuốc xe</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Đăng ký và xác thực thông tin của tài xế</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Vào chương trình chính.</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“Đăng xuất”</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FD4F3C" w:rsidRPr="00151C19" w:rsidTr="00AF470E">
        <w:tc>
          <w:tcPr>
            <w:tcW w:w="2965" w:type="dxa"/>
            <w:shd w:val="clear" w:color="auto" w:fill="FFFFFF" w:themeFill="background1"/>
            <w:vAlign w:val="center"/>
          </w:tcPr>
          <w:p w:rsidR="00FD4F3C" w:rsidRPr="00151C19" w:rsidRDefault="00FD4F3C" w:rsidP="00FD4F3C">
            <w:pPr>
              <w:ind w:firstLine="0"/>
              <w:jc w:val="left"/>
            </w:pPr>
            <w:r>
              <w:t>Tên ca sử dụng</w:t>
            </w:r>
          </w:p>
        </w:tc>
        <w:tc>
          <w:tcPr>
            <w:tcW w:w="5862" w:type="dxa"/>
            <w:shd w:val="clear" w:color="auto" w:fill="FFFFFF" w:themeFill="background1"/>
            <w:vAlign w:val="center"/>
          </w:tcPr>
          <w:p w:rsidR="00FD4F3C" w:rsidRPr="00151C19" w:rsidRDefault="00FD4F3C" w:rsidP="00FD4F3C">
            <w:pPr>
              <w:ind w:firstLine="0"/>
              <w:jc w:val="left"/>
            </w:pPr>
            <w:r>
              <w:t>Đăng xuất</w:t>
            </w:r>
          </w:p>
        </w:tc>
      </w:tr>
      <w:tr w:rsidR="00FD4F3C" w:rsidTr="00AF470E">
        <w:tc>
          <w:tcPr>
            <w:tcW w:w="2965" w:type="dxa"/>
            <w:shd w:val="clear" w:color="auto" w:fill="FFFFFF" w:themeFill="background1"/>
            <w:vAlign w:val="center"/>
          </w:tcPr>
          <w:p w:rsidR="00FD4F3C" w:rsidRDefault="00FD4F3C" w:rsidP="00FD4F3C">
            <w:pPr>
              <w:ind w:firstLine="0"/>
              <w:jc w:val="left"/>
            </w:pPr>
            <w:r>
              <w:t>Mô tả</w:t>
            </w:r>
          </w:p>
        </w:tc>
        <w:tc>
          <w:tcPr>
            <w:tcW w:w="5862" w:type="dxa"/>
            <w:shd w:val="clear" w:color="auto" w:fill="FFFFFF" w:themeFill="background1"/>
            <w:vAlign w:val="center"/>
          </w:tcPr>
          <w:p w:rsidR="00FD4F3C" w:rsidRDefault="00FD4F3C" w:rsidP="00FD4F3C">
            <w:pPr>
              <w:ind w:firstLine="0"/>
              <w:jc w:val="left"/>
            </w:pPr>
            <w:r>
              <w:t>Đăng xuất ra khỏi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Điều kiện kích hoạt</w:t>
            </w:r>
          </w:p>
        </w:tc>
        <w:tc>
          <w:tcPr>
            <w:tcW w:w="5862" w:type="dxa"/>
            <w:shd w:val="clear" w:color="auto" w:fill="FFFFFF" w:themeFill="background1"/>
            <w:vAlign w:val="center"/>
          </w:tcPr>
          <w:p w:rsidR="00FD4F3C" w:rsidRDefault="00FD4F3C" w:rsidP="00FD4F3C">
            <w:pPr>
              <w:ind w:firstLine="0"/>
              <w:jc w:val="left"/>
            </w:pPr>
            <w:r>
              <w:t>Khi tài xế chọn chức năng đăng xuất từ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Tác nhân</w:t>
            </w:r>
          </w:p>
        </w:tc>
        <w:tc>
          <w:tcPr>
            <w:tcW w:w="5862" w:type="dxa"/>
            <w:shd w:val="clear" w:color="auto" w:fill="FFFFFF" w:themeFill="background1"/>
            <w:vAlign w:val="center"/>
          </w:tcPr>
          <w:p w:rsidR="00FD4F3C" w:rsidRDefault="00FD4F3C" w:rsidP="00FD4F3C">
            <w:pPr>
              <w:ind w:firstLine="0"/>
              <w:jc w:val="left"/>
            </w:pPr>
            <w:r>
              <w:t>Tài xế</w:t>
            </w:r>
          </w:p>
        </w:tc>
      </w:tr>
      <w:tr w:rsidR="00FD4F3C" w:rsidTr="00AF470E">
        <w:tc>
          <w:tcPr>
            <w:tcW w:w="2965" w:type="dxa"/>
            <w:shd w:val="clear" w:color="auto" w:fill="FFFFFF" w:themeFill="background1"/>
            <w:vAlign w:val="center"/>
          </w:tcPr>
          <w:p w:rsidR="00FD4F3C" w:rsidRDefault="00FD4F3C" w:rsidP="00FD4F3C">
            <w:pPr>
              <w:ind w:firstLine="0"/>
              <w:jc w:val="left"/>
            </w:pPr>
            <w:r>
              <w:t>Ca sử dụng liên quan</w:t>
            </w:r>
          </w:p>
        </w:tc>
        <w:tc>
          <w:tcPr>
            <w:tcW w:w="5862" w:type="dxa"/>
            <w:shd w:val="clear" w:color="auto" w:fill="FFFFFF" w:themeFill="background1"/>
            <w:vAlign w:val="center"/>
          </w:tcPr>
          <w:p w:rsidR="00FD4F3C" w:rsidRDefault="00FD4F3C" w:rsidP="00FD4F3C">
            <w:pPr>
              <w:ind w:firstLine="0"/>
            </w:pPr>
            <w:r>
              <w:t>Đăng nhập</w:t>
            </w:r>
          </w:p>
        </w:tc>
      </w:tr>
      <w:tr w:rsidR="00FD4F3C" w:rsidTr="00AF470E">
        <w:tc>
          <w:tcPr>
            <w:tcW w:w="2965" w:type="dxa"/>
            <w:shd w:val="clear" w:color="auto" w:fill="FFFFFF" w:themeFill="background1"/>
            <w:vAlign w:val="center"/>
          </w:tcPr>
          <w:p w:rsidR="00FD4F3C" w:rsidRDefault="00FD4F3C" w:rsidP="00FD4F3C">
            <w:pPr>
              <w:ind w:firstLine="0"/>
              <w:jc w:val="left"/>
            </w:pPr>
            <w:r>
              <w:t>Tiền điều kiện</w:t>
            </w:r>
          </w:p>
        </w:tc>
        <w:tc>
          <w:tcPr>
            <w:tcW w:w="5862" w:type="dxa"/>
            <w:shd w:val="clear" w:color="auto" w:fill="FFFFFF" w:themeFill="background1"/>
            <w:vAlign w:val="center"/>
          </w:tcPr>
          <w:p w:rsidR="00FD4F3C" w:rsidRDefault="00FD4F3C" w:rsidP="00FD4F3C">
            <w:pPr>
              <w:ind w:firstLine="0"/>
            </w:pPr>
            <w:r>
              <w:t>Đã đăng nhập vào chương trình</w:t>
            </w:r>
          </w:p>
        </w:tc>
      </w:tr>
      <w:tr w:rsidR="00FD4F3C" w:rsidTr="00AF470E">
        <w:tc>
          <w:tcPr>
            <w:tcW w:w="2965" w:type="dxa"/>
            <w:shd w:val="clear" w:color="auto" w:fill="FFFFFF" w:themeFill="background1"/>
            <w:vAlign w:val="center"/>
          </w:tcPr>
          <w:p w:rsidR="00FD4F3C" w:rsidRDefault="00FD4F3C" w:rsidP="00FD4F3C">
            <w:pPr>
              <w:ind w:firstLine="0"/>
              <w:jc w:val="left"/>
            </w:pPr>
            <w:r>
              <w:t>Hậu điều kiện</w:t>
            </w:r>
          </w:p>
        </w:tc>
        <w:tc>
          <w:tcPr>
            <w:tcW w:w="5862" w:type="dxa"/>
            <w:shd w:val="clear" w:color="auto" w:fill="FFFFFF" w:themeFill="background1"/>
            <w:vAlign w:val="center"/>
          </w:tcPr>
          <w:p w:rsidR="00FD4F3C" w:rsidRDefault="00FD4F3C" w:rsidP="00FD4F3C">
            <w:pPr>
              <w:ind w:firstLine="0"/>
            </w:pPr>
            <w:r>
              <w:t>Tài xế đã đăng xuất thành công</w:t>
            </w:r>
          </w:p>
        </w:tc>
      </w:tr>
      <w:tr w:rsidR="00FD4F3C" w:rsidTr="00AF470E">
        <w:tc>
          <w:tcPr>
            <w:tcW w:w="2965" w:type="dxa"/>
            <w:shd w:val="clear" w:color="auto" w:fill="FFFFFF" w:themeFill="background1"/>
            <w:vAlign w:val="center"/>
          </w:tcPr>
          <w:p w:rsidR="00FD4F3C" w:rsidRDefault="00FD4F3C" w:rsidP="00FD4F3C">
            <w:pPr>
              <w:ind w:firstLine="0"/>
              <w:jc w:val="left"/>
            </w:pPr>
            <w:r>
              <w:t>Ngoại lệ</w:t>
            </w:r>
          </w:p>
        </w:tc>
        <w:tc>
          <w:tcPr>
            <w:tcW w:w="5862" w:type="dxa"/>
            <w:shd w:val="clear" w:color="auto" w:fill="FFFFFF" w:themeFill="background1"/>
            <w:vAlign w:val="center"/>
          </w:tcPr>
          <w:p w:rsidR="00FD4F3C" w:rsidRDefault="00FD4F3C" w:rsidP="00FD4F3C">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thông tin tài khoản”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8362E5" w:rsidRPr="00151C19" w:rsidTr="00AF470E">
        <w:tc>
          <w:tcPr>
            <w:tcW w:w="2965" w:type="dxa"/>
            <w:shd w:val="clear" w:color="auto" w:fill="FFFFFF" w:themeFill="background1"/>
            <w:vAlign w:val="center"/>
          </w:tcPr>
          <w:p w:rsidR="008362E5" w:rsidRPr="00151C19" w:rsidRDefault="008362E5" w:rsidP="008362E5">
            <w:pPr>
              <w:ind w:firstLine="0"/>
              <w:jc w:val="left"/>
            </w:pPr>
            <w:r>
              <w:t>Tên ca sử dụng</w:t>
            </w:r>
          </w:p>
        </w:tc>
        <w:tc>
          <w:tcPr>
            <w:tcW w:w="5862" w:type="dxa"/>
            <w:shd w:val="clear" w:color="auto" w:fill="FFFFFF" w:themeFill="background1"/>
            <w:vAlign w:val="center"/>
          </w:tcPr>
          <w:p w:rsidR="008362E5" w:rsidRPr="00151C19" w:rsidRDefault="008362E5" w:rsidP="008362E5">
            <w:pPr>
              <w:ind w:firstLine="0"/>
              <w:jc w:val="left"/>
            </w:pPr>
            <w:r>
              <w:t>Xem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Mô tả</w:t>
            </w:r>
          </w:p>
        </w:tc>
        <w:tc>
          <w:tcPr>
            <w:tcW w:w="5862" w:type="dxa"/>
            <w:shd w:val="clear" w:color="auto" w:fill="FFFFFF" w:themeFill="background1"/>
            <w:vAlign w:val="center"/>
          </w:tcPr>
          <w:p w:rsidR="008362E5" w:rsidRDefault="008362E5" w:rsidP="008362E5">
            <w:pPr>
              <w:ind w:firstLine="0"/>
              <w:jc w:val="left"/>
            </w:pPr>
            <w:r>
              <w:t>Xem thông tin 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Điều kiện kích hoạt</w:t>
            </w:r>
          </w:p>
        </w:tc>
        <w:tc>
          <w:tcPr>
            <w:tcW w:w="5862" w:type="dxa"/>
            <w:shd w:val="clear" w:color="auto" w:fill="FFFFFF" w:themeFill="background1"/>
            <w:vAlign w:val="center"/>
          </w:tcPr>
          <w:p w:rsidR="008362E5" w:rsidRDefault="008362E5" w:rsidP="008362E5">
            <w:pPr>
              <w:ind w:firstLine="0"/>
              <w:jc w:val="left"/>
            </w:pPr>
            <w:r>
              <w:t>Khi người dùng chọn chức năng xem thông tin tài khoản từ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Tác nhân</w:t>
            </w:r>
          </w:p>
        </w:tc>
        <w:tc>
          <w:tcPr>
            <w:tcW w:w="5862" w:type="dxa"/>
            <w:shd w:val="clear" w:color="auto" w:fill="FFFFFF" w:themeFill="background1"/>
            <w:vAlign w:val="center"/>
          </w:tcPr>
          <w:p w:rsidR="008362E5" w:rsidRDefault="008362E5" w:rsidP="008362E5">
            <w:pPr>
              <w:ind w:firstLine="0"/>
              <w:jc w:val="left"/>
            </w:pPr>
            <w:r>
              <w:t>Tài xế</w:t>
            </w:r>
          </w:p>
        </w:tc>
      </w:tr>
      <w:tr w:rsidR="008362E5" w:rsidTr="00AF470E">
        <w:tc>
          <w:tcPr>
            <w:tcW w:w="2965" w:type="dxa"/>
            <w:shd w:val="clear" w:color="auto" w:fill="FFFFFF" w:themeFill="background1"/>
            <w:vAlign w:val="center"/>
          </w:tcPr>
          <w:p w:rsidR="008362E5" w:rsidRDefault="008362E5" w:rsidP="008362E5">
            <w:pPr>
              <w:ind w:firstLine="0"/>
              <w:jc w:val="left"/>
            </w:pPr>
            <w:r>
              <w:t>Ca sử dụng liên quan</w:t>
            </w:r>
          </w:p>
        </w:tc>
        <w:tc>
          <w:tcPr>
            <w:tcW w:w="5862" w:type="dxa"/>
            <w:shd w:val="clear" w:color="auto" w:fill="FFFFFF" w:themeFill="background1"/>
            <w:vAlign w:val="center"/>
          </w:tcPr>
          <w:p w:rsidR="008362E5" w:rsidRDefault="008362E5" w:rsidP="008362E5">
            <w:pPr>
              <w:ind w:firstLine="0"/>
            </w:pPr>
            <w:r>
              <w:t>Cập nhật thông tin tài khoản</w:t>
            </w:r>
          </w:p>
        </w:tc>
      </w:tr>
      <w:tr w:rsidR="008362E5" w:rsidTr="00AF470E">
        <w:tc>
          <w:tcPr>
            <w:tcW w:w="2965" w:type="dxa"/>
            <w:shd w:val="clear" w:color="auto" w:fill="FFFFFF" w:themeFill="background1"/>
            <w:vAlign w:val="center"/>
          </w:tcPr>
          <w:p w:rsidR="008362E5" w:rsidRDefault="008362E5" w:rsidP="008362E5">
            <w:pPr>
              <w:ind w:firstLine="0"/>
              <w:jc w:val="left"/>
            </w:pPr>
            <w:r>
              <w:t>Tiền điều kiện</w:t>
            </w:r>
          </w:p>
        </w:tc>
        <w:tc>
          <w:tcPr>
            <w:tcW w:w="5862" w:type="dxa"/>
            <w:shd w:val="clear" w:color="auto" w:fill="FFFFFF" w:themeFill="background1"/>
            <w:vAlign w:val="center"/>
          </w:tcPr>
          <w:p w:rsidR="008362E5" w:rsidRDefault="008362E5" w:rsidP="008362E5">
            <w:pPr>
              <w:ind w:firstLine="0"/>
            </w:pPr>
            <w:r>
              <w:t>Đã đăng nhập vào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Hậu điều kiện</w:t>
            </w:r>
          </w:p>
        </w:tc>
        <w:tc>
          <w:tcPr>
            <w:tcW w:w="5862" w:type="dxa"/>
            <w:shd w:val="clear" w:color="auto" w:fill="FFFFFF" w:themeFill="background1"/>
            <w:vAlign w:val="center"/>
          </w:tcPr>
          <w:p w:rsidR="008362E5" w:rsidRDefault="008362E5" w:rsidP="008362E5">
            <w:pPr>
              <w:ind w:firstLine="0"/>
            </w:pPr>
            <w:r>
              <w:t>Xem thông tin đã đăng ký với chương trình</w:t>
            </w:r>
          </w:p>
        </w:tc>
      </w:tr>
      <w:tr w:rsidR="008362E5" w:rsidTr="00AF470E">
        <w:tc>
          <w:tcPr>
            <w:tcW w:w="2965" w:type="dxa"/>
            <w:shd w:val="clear" w:color="auto" w:fill="FFFFFF" w:themeFill="background1"/>
            <w:vAlign w:val="center"/>
          </w:tcPr>
          <w:p w:rsidR="008362E5" w:rsidRDefault="008362E5" w:rsidP="008362E5">
            <w:pPr>
              <w:ind w:firstLine="0"/>
              <w:jc w:val="left"/>
            </w:pPr>
            <w:r>
              <w:t>Ngoại lệ</w:t>
            </w:r>
          </w:p>
        </w:tc>
        <w:tc>
          <w:tcPr>
            <w:tcW w:w="5862" w:type="dxa"/>
            <w:shd w:val="clear" w:color="auto" w:fill="FFFFFF" w:themeFill="background1"/>
            <w:vAlign w:val="center"/>
          </w:tcPr>
          <w:p w:rsidR="008362E5" w:rsidRDefault="008362E5" w:rsidP="008362E5">
            <w:pPr>
              <w:ind w:firstLine="0"/>
            </w:pPr>
            <w:r>
              <w:t>Khi tải dữ liệu bị lỗi thông báo lỗi lên màn hình</w:t>
            </w:r>
          </w:p>
          <w:p w:rsidR="008362E5" w:rsidRDefault="008362E5" w:rsidP="008362E5">
            <w:pPr>
              <w:ind w:firstLine="0"/>
            </w:pPr>
            <w:r>
              <w:t>Người dùng không bật thông tin GPS và kết nối mạng</w:t>
            </w:r>
          </w:p>
        </w:tc>
      </w:tr>
    </w:tbl>
    <w:p w:rsidR="00AF470E" w:rsidRDefault="00AF470E" w:rsidP="00AF470E"/>
    <w:p w:rsidR="00CB15F9" w:rsidRDefault="00CB15F9" w:rsidP="00155488">
      <w:pPr>
        <w:pStyle w:val="ListParagraph"/>
        <w:numPr>
          <w:ilvl w:val="0"/>
          <w:numId w:val="45"/>
        </w:numPr>
      </w:pPr>
      <w:r>
        <w:t>Đặc tả ca sử dụng “Xem mật độ khách hàng”</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F21CB" w:rsidP="00AF470E">
            <w:pPr>
              <w:ind w:firstLine="0"/>
              <w:jc w:val="left"/>
            </w:pPr>
            <w:r>
              <w:t>Xem mật độ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F21CB" w:rsidP="00AF470E">
            <w:pPr>
              <w:ind w:firstLine="0"/>
              <w:jc w:val="left"/>
            </w:pPr>
            <w:r>
              <w:t xml:space="preserve">Hiển bị biểu đồ </w:t>
            </w:r>
            <w:r w:rsidRPr="00FF21CB">
              <w:t>Heatmaps</w:t>
            </w:r>
            <w:r>
              <w:t xml:space="preserve"> trên bản đồ của tài xế lái xe về khách hàng đang trực tuyển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F21CB" w:rsidP="00AF470E">
            <w:pPr>
              <w:ind w:firstLine="0"/>
              <w:jc w:val="left"/>
            </w:pPr>
            <w:r>
              <w:t>Sau khi tài xế đã đăng nhập thành công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5711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051FA3" w:rsidP="00AF470E">
            <w:pPr>
              <w:ind w:firstLine="0"/>
            </w:pPr>
            <w:r>
              <w:t>Đăng nhập</w:t>
            </w:r>
          </w:p>
        </w:tc>
      </w:tr>
      <w:tr w:rsidR="00051FA3" w:rsidTr="00AF470E">
        <w:tc>
          <w:tcPr>
            <w:tcW w:w="2965" w:type="dxa"/>
            <w:shd w:val="clear" w:color="auto" w:fill="FFFFFF" w:themeFill="background1"/>
            <w:vAlign w:val="center"/>
          </w:tcPr>
          <w:p w:rsidR="00051FA3" w:rsidRDefault="00051FA3" w:rsidP="00051FA3">
            <w:pPr>
              <w:ind w:firstLine="0"/>
              <w:jc w:val="left"/>
            </w:pPr>
            <w:r>
              <w:t>Tiền điều kiện</w:t>
            </w:r>
          </w:p>
        </w:tc>
        <w:tc>
          <w:tcPr>
            <w:tcW w:w="5862" w:type="dxa"/>
            <w:shd w:val="clear" w:color="auto" w:fill="FFFFFF" w:themeFill="background1"/>
            <w:vAlign w:val="center"/>
          </w:tcPr>
          <w:p w:rsidR="00051FA3" w:rsidRDefault="00051FA3" w:rsidP="00051FA3">
            <w:pPr>
              <w:ind w:firstLine="0"/>
            </w:pPr>
            <w:r>
              <w:t>Đã đăng nhập vào chương trình</w:t>
            </w:r>
          </w:p>
        </w:tc>
      </w:tr>
      <w:tr w:rsidR="00051FA3" w:rsidTr="00AF470E">
        <w:tc>
          <w:tcPr>
            <w:tcW w:w="2965" w:type="dxa"/>
            <w:shd w:val="clear" w:color="auto" w:fill="FFFFFF" w:themeFill="background1"/>
            <w:vAlign w:val="center"/>
          </w:tcPr>
          <w:p w:rsidR="00051FA3" w:rsidRDefault="00051FA3" w:rsidP="00051FA3">
            <w:pPr>
              <w:ind w:firstLine="0"/>
              <w:jc w:val="left"/>
            </w:pPr>
            <w:r>
              <w:t>Hậu điều kiện</w:t>
            </w:r>
          </w:p>
        </w:tc>
        <w:tc>
          <w:tcPr>
            <w:tcW w:w="5862" w:type="dxa"/>
            <w:shd w:val="clear" w:color="auto" w:fill="FFFFFF" w:themeFill="background1"/>
            <w:vAlign w:val="center"/>
          </w:tcPr>
          <w:p w:rsidR="00051FA3" w:rsidRDefault="00051FA3" w:rsidP="00051FA3">
            <w:pPr>
              <w:ind w:firstLine="0"/>
            </w:pPr>
            <w:r>
              <w:t xml:space="preserve">Hiển bị biểu đồ </w:t>
            </w:r>
            <w:r w:rsidRPr="00FF21CB">
              <w:t>Heatmaps</w:t>
            </w:r>
            <w:r>
              <w:t xml:space="preserve"> trên bản đồ của tài xế lái xe về khách hàng đang trực tuyển trên hệ thống</w:t>
            </w:r>
          </w:p>
        </w:tc>
      </w:tr>
    </w:tbl>
    <w:p w:rsidR="00AF470E" w:rsidRDefault="00AF470E" w:rsidP="00AF470E"/>
    <w:p w:rsidR="00CB15F9" w:rsidRDefault="00CB15F9" w:rsidP="00155488">
      <w:pPr>
        <w:pStyle w:val="ListParagraph"/>
        <w:numPr>
          <w:ilvl w:val="0"/>
          <w:numId w:val="45"/>
        </w:numPr>
      </w:pPr>
      <w:r>
        <w:t>Đặc tả ca sử dụng “Nhận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051FA3" w:rsidP="00AF470E">
            <w:pPr>
              <w:ind w:firstLine="0"/>
              <w:jc w:val="left"/>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051FA3" w:rsidP="00AF470E">
            <w:pPr>
              <w:ind w:firstLine="0"/>
              <w:jc w:val="left"/>
            </w:pPr>
            <w:r>
              <w:t>Sau khi tài xế đã thay đổi trạng thái sẵn sàng nhận cuốc xe, khi có yêu cầu cuốc xe cửa khách hàng được phân phối tới tài xế, tài xế có thể nhận hoặc bỏ qua cuốc xe đó</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051FA3" w:rsidP="00AF470E">
            <w:pPr>
              <w:ind w:firstLine="0"/>
              <w:jc w:val="left"/>
            </w:pPr>
            <w:r>
              <w:t>Khi tài tế đã bật trạng thái sẵn sàng nhận quốc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051FA3"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lastRenderedPageBreak/>
              <w:t>Ca sử dụng liên quan</w:t>
            </w:r>
          </w:p>
        </w:tc>
        <w:tc>
          <w:tcPr>
            <w:tcW w:w="5862" w:type="dxa"/>
            <w:shd w:val="clear" w:color="auto" w:fill="FFFFFF" w:themeFill="background1"/>
            <w:vAlign w:val="center"/>
          </w:tcPr>
          <w:p w:rsidR="00AF470E" w:rsidRDefault="00051FA3" w:rsidP="00051FA3">
            <w:pPr>
              <w:ind w:firstLine="0"/>
            </w:pPr>
            <w:r>
              <w:t>Đăng nhập, Hủy cuốc xe, Cập nhật trạng thái,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051FA3" w:rsidP="00AF470E">
            <w:pPr>
              <w:ind w:firstLine="0"/>
            </w:pPr>
            <w:r>
              <w:t>Khi tài tế đã bật trạng thái sẵn sàng nhận quốc xe, tài xế  gần nhất trong trong bán kính 1km so với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051FA3" w:rsidP="00AF470E">
            <w:pPr>
              <w:ind w:firstLine="0"/>
            </w:pPr>
            <w:r>
              <w:t>Hiển thị thông tin cuốc xe và giá tiền cuốc xe yêu cầu từ khách hàng</w:t>
            </w:r>
          </w:p>
        </w:tc>
      </w:tr>
    </w:tbl>
    <w:p w:rsidR="00AF470E" w:rsidRDefault="00AF470E" w:rsidP="00AF470E"/>
    <w:p w:rsidR="00CB15F9" w:rsidRDefault="00CB15F9" w:rsidP="00155488">
      <w:pPr>
        <w:pStyle w:val="ListParagraph"/>
        <w:numPr>
          <w:ilvl w:val="0"/>
          <w:numId w:val="45"/>
        </w:numPr>
      </w:pPr>
      <w:r>
        <w:t>Đặc tả ca sử dụng “Hủy cuốc xe”</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3C5DA6" w:rsidP="00AF470E">
            <w:pPr>
              <w:ind w:firstLine="0"/>
              <w:jc w:val="left"/>
            </w:pPr>
            <w:r>
              <w:t>Hủy cuốc xe</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C5DA6" w:rsidP="00AF470E">
            <w:pPr>
              <w:ind w:firstLine="0"/>
              <w:jc w:val="left"/>
            </w:pPr>
            <w:r>
              <w:t>Vì một lý do nào đó tài xế có thể hủy cuốc xe do khách hàng yêu cầu.</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C5DA6" w:rsidP="00AF470E">
            <w:pPr>
              <w:ind w:firstLine="0"/>
              <w:jc w:val="left"/>
            </w:pPr>
            <w:r>
              <w:t>Tài xế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C5DA6"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C5DA6" w:rsidP="00AF470E">
            <w:pPr>
              <w:ind w:firstLine="0"/>
            </w:pPr>
            <w:r>
              <w:t>Nhận cuốc xe, Đăng xuất</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C5DA6" w:rsidP="00AF470E">
            <w:pPr>
              <w:ind w:firstLine="0"/>
            </w:pPr>
            <w:r>
              <w:t>Tài xế chọn chức năng hủy cuốc xe sau khi đã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C5DA6" w:rsidP="00AF470E">
            <w:pPr>
              <w:ind w:firstLine="0"/>
            </w:pPr>
            <w:r>
              <w:t>Thông báo hủy thành công và gửi thông báo đến khách hàng</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AF470E" w:rsidRDefault="00AF470E" w:rsidP="00AF470E"/>
    <w:p w:rsidR="00CB15F9" w:rsidRDefault="00CB15F9" w:rsidP="00155488">
      <w:pPr>
        <w:pStyle w:val="ListParagraph"/>
        <w:numPr>
          <w:ilvl w:val="0"/>
          <w:numId w:val="45"/>
        </w:numPr>
      </w:pPr>
      <w:r>
        <w:t>Đặc tả ca sử dụng “Cập nhật trạng thái”</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FC413D" w:rsidP="00AF470E">
            <w:pPr>
              <w:ind w:firstLine="0"/>
              <w:jc w:val="left"/>
            </w:pPr>
            <w:r>
              <w:t>Cập nhật trạng thái</w:t>
            </w: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FC413D" w:rsidP="00AF470E">
            <w:pPr>
              <w:ind w:firstLine="0"/>
              <w:jc w:val="left"/>
            </w:pPr>
            <w:r>
              <w:t>Tài xế có thể thay đổi trạng thái sẵn sàng nhận cuốc xe hoặc không sẵn sàng nhận cuốc xe của mình trên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FC413D" w:rsidP="00AF470E">
            <w:pPr>
              <w:ind w:firstLine="0"/>
              <w:jc w:val="left"/>
            </w:pPr>
            <w:r>
              <w:t>Tài xế đã đăng nhập vào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FC413D" w:rsidP="00AF470E">
            <w:pPr>
              <w:ind w:firstLine="0"/>
              <w:jc w:val="left"/>
            </w:pPr>
            <w:r>
              <w:t>Tài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9C4A16" w:rsidP="00AF470E">
            <w:pPr>
              <w:ind w:firstLine="0"/>
            </w:pPr>
            <w:r>
              <w:t>Đăng nhập</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9C4A16" w:rsidP="00AF470E">
            <w:pPr>
              <w:ind w:firstLine="0"/>
            </w:pPr>
            <w:r>
              <w:t>Tài xế bật tắt trạng trái sẵn sàng 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9C4A16" w:rsidP="00AF470E">
            <w:pPr>
              <w:ind w:firstLine="0"/>
            </w:pPr>
            <w:r>
              <w:t>Thông báo lên màn hình trạng thái của tài xế</w:t>
            </w:r>
          </w:p>
        </w:tc>
      </w:tr>
    </w:tbl>
    <w:p w:rsidR="00AF470E" w:rsidRDefault="00AF470E" w:rsidP="00AF470E"/>
    <w:p w:rsidR="00750A3C" w:rsidRDefault="00CB15F9" w:rsidP="00155488">
      <w:pPr>
        <w:pStyle w:val="ListParagraph"/>
        <w:numPr>
          <w:ilvl w:val="0"/>
          <w:numId w:val="45"/>
        </w:numPr>
      </w:pPr>
      <w:r>
        <w:lastRenderedPageBreak/>
        <w:t>Đặc tả ca sử dụng “Thanh toán”</w:t>
      </w:r>
    </w:p>
    <w:tbl>
      <w:tblPr>
        <w:tblStyle w:val="TableGrid"/>
        <w:tblW w:w="0" w:type="auto"/>
        <w:tblLook w:val="04A0" w:firstRow="1" w:lastRow="0" w:firstColumn="1" w:lastColumn="0" w:noHBand="0" w:noVBand="1"/>
      </w:tblPr>
      <w:tblGrid>
        <w:gridCol w:w="2965"/>
        <w:gridCol w:w="5862"/>
      </w:tblGrid>
      <w:tr w:rsidR="00AF470E" w:rsidRPr="00151C19" w:rsidTr="00AF470E">
        <w:tc>
          <w:tcPr>
            <w:tcW w:w="2965" w:type="dxa"/>
            <w:shd w:val="clear" w:color="auto" w:fill="FFF2CC" w:themeFill="accent4" w:themeFillTint="33"/>
            <w:vAlign w:val="center"/>
          </w:tcPr>
          <w:p w:rsidR="00AF470E" w:rsidRPr="0068461D" w:rsidRDefault="00AF470E" w:rsidP="00AF470E">
            <w:pPr>
              <w:jc w:val="center"/>
              <w:rPr>
                <w:b/>
              </w:rPr>
            </w:pPr>
            <w:r w:rsidRPr="0068461D">
              <w:rPr>
                <w:b/>
              </w:rPr>
              <w:t>Tiêu đề</w:t>
            </w:r>
          </w:p>
        </w:tc>
        <w:tc>
          <w:tcPr>
            <w:tcW w:w="5862" w:type="dxa"/>
            <w:shd w:val="clear" w:color="auto" w:fill="FFF2CC" w:themeFill="accent4" w:themeFillTint="33"/>
            <w:vAlign w:val="center"/>
          </w:tcPr>
          <w:p w:rsidR="00AF470E" w:rsidRPr="0068461D" w:rsidRDefault="00AF470E" w:rsidP="00AF470E">
            <w:pPr>
              <w:jc w:val="center"/>
              <w:rPr>
                <w:b/>
              </w:rPr>
            </w:pPr>
            <w:r w:rsidRPr="0068461D">
              <w:rPr>
                <w:b/>
              </w:rPr>
              <w:t>Nội dung</w:t>
            </w:r>
          </w:p>
        </w:tc>
      </w:tr>
      <w:tr w:rsidR="00AF470E" w:rsidRPr="00151C19" w:rsidTr="00AF470E">
        <w:tc>
          <w:tcPr>
            <w:tcW w:w="2965" w:type="dxa"/>
            <w:shd w:val="clear" w:color="auto" w:fill="FFFFFF" w:themeFill="background1"/>
            <w:vAlign w:val="center"/>
          </w:tcPr>
          <w:p w:rsidR="00AF470E" w:rsidRPr="00151C19" w:rsidRDefault="00AF470E" w:rsidP="00AF470E">
            <w:pPr>
              <w:ind w:firstLine="0"/>
              <w:jc w:val="left"/>
            </w:pPr>
            <w:r>
              <w:t>Tên ca sử dụng</w:t>
            </w:r>
          </w:p>
        </w:tc>
        <w:tc>
          <w:tcPr>
            <w:tcW w:w="5862" w:type="dxa"/>
            <w:shd w:val="clear" w:color="auto" w:fill="FFFFFF" w:themeFill="background1"/>
            <w:vAlign w:val="center"/>
          </w:tcPr>
          <w:p w:rsidR="00AF470E" w:rsidRPr="00151C19" w:rsidRDefault="00AF470E" w:rsidP="00AF470E">
            <w:pPr>
              <w:ind w:firstLine="0"/>
              <w:jc w:val="left"/>
            </w:pPr>
          </w:p>
        </w:tc>
      </w:tr>
      <w:tr w:rsidR="00AF470E" w:rsidTr="00AF470E">
        <w:tc>
          <w:tcPr>
            <w:tcW w:w="2965" w:type="dxa"/>
            <w:shd w:val="clear" w:color="auto" w:fill="FFFFFF" w:themeFill="background1"/>
            <w:vAlign w:val="center"/>
          </w:tcPr>
          <w:p w:rsidR="00AF470E" w:rsidRDefault="00AF470E" w:rsidP="00AF470E">
            <w:pPr>
              <w:ind w:firstLine="0"/>
              <w:jc w:val="left"/>
            </w:pPr>
            <w:r>
              <w:t>Mô tả</w:t>
            </w:r>
          </w:p>
        </w:tc>
        <w:tc>
          <w:tcPr>
            <w:tcW w:w="5862" w:type="dxa"/>
            <w:shd w:val="clear" w:color="auto" w:fill="FFFFFF" w:themeFill="background1"/>
            <w:vAlign w:val="center"/>
          </w:tcPr>
          <w:p w:rsidR="00AF470E" w:rsidRDefault="003F6A7C" w:rsidP="00AF470E">
            <w:pPr>
              <w:ind w:firstLine="0"/>
              <w:jc w:val="left"/>
            </w:pPr>
            <w:r>
              <w:t>Sau khi đã tới địa điểm đến theo yêu cầu của hành khách. Tài xế sẽ nhận được thồng thanh toán từ hệ thống</w:t>
            </w:r>
          </w:p>
        </w:tc>
      </w:tr>
      <w:tr w:rsidR="00AF470E" w:rsidTr="00AF470E">
        <w:tc>
          <w:tcPr>
            <w:tcW w:w="2965" w:type="dxa"/>
            <w:shd w:val="clear" w:color="auto" w:fill="FFFFFF" w:themeFill="background1"/>
            <w:vAlign w:val="center"/>
          </w:tcPr>
          <w:p w:rsidR="00AF470E" w:rsidRDefault="00AF470E" w:rsidP="00AF470E">
            <w:pPr>
              <w:ind w:firstLine="0"/>
              <w:jc w:val="left"/>
            </w:pPr>
            <w:r>
              <w:t>Điều kiện kích hoạt</w:t>
            </w:r>
          </w:p>
        </w:tc>
        <w:tc>
          <w:tcPr>
            <w:tcW w:w="5862" w:type="dxa"/>
            <w:shd w:val="clear" w:color="auto" w:fill="FFFFFF" w:themeFill="background1"/>
            <w:vAlign w:val="center"/>
          </w:tcPr>
          <w:p w:rsidR="00AF470E" w:rsidRDefault="003F6A7C" w:rsidP="00AF470E">
            <w:pPr>
              <w:ind w:firstLine="0"/>
              <w:jc w:val="left"/>
            </w:pPr>
            <w:r>
              <w:t>Sau khi cuốc xe đã hoàn thành</w:t>
            </w:r>
          </w:p>
        </w:tc>
      </w:tr>
      <w:tr w:rsidR="00AF470E" w:rsidTr="00AF470E">
        <w:tc>
          <w:tcPr>
            <w:tcW w:w="2965" w:type="dxa"/>
            <w:shd w:val="clear" w:color="auto" w:fill="FFFFFF" w:themeFill="background1"/>
            <w:vAlign w:val="center"/>
          </w:tcPr>
          <w:p w:rsidR="00AF470E" w:rsidRDefault="00AF470E" w:rsidP="00AF470E">
            <w:pPr>
              <w:ind w:firstLine="0"/>
              <w:jc w:val="left"/>
            </w:pPr>
            <w:r>
              <w:t>Tác nhân</w:t>
            </w:r>
          </w:p>
        </w:tc>
        <w:tc>
          <w:tcPr>
            <w:tcW w:w="5862" w:type="dxa"/>
            <w:shd w:val="clear" w:color="auto" w:fill="FFFFFF" w:themeFill="background1"/>
            <w:vAlign w:val="center"/>
          </w:tcPr>
          <w:p w:rsidR="00AF470E" w:rsidRDefault="003F6A7C" w:rsidP="00AF470E">
            <w:pPr>
              <w:ind w:firstLine="0"/>
              <w:jc w:val="left"/>
            </w:pPr>
            <w:r>
              <w:t>Tà xế</w:t>
            </w:r>
          </w:p>
        </w:tc>
      </w:tr>
      <w:tr w:rsidR="00AF470E" w:rsidTr="00AF470E">
        <w:tc>
          <w:tcPr>
            <w:tcW w:w="2965" w:type="dxa"/>
            <w:shd w:val="clear" w:color="auto" w:fill="FFFFFF" w:themeFill="background1"/>
            <w:vAlign w:val="center"/>
          </w:tcPr>
          <w:p w:rsidR="00AF470E" w:rsidRDefault="00AF470E" w:rsidP="00AF470E">
            <w:pPr>
              <w:ind w:firstLine="0"/>
              <w:jc w:val="left"/>
            </w:pPr>
            <w:r>
              <w:t>Ca sử dụng liên quan</w:t>
            </w:r>
          </w:p>
        </w:tc>
        <w:tc>
          <w:tcPr>
            <w:tcW w:w="5862" w:type="dxa"/>
            <w:shd w:val="clear" w:color="auto" w:fill="FFFFFF" w:themeFill="background1"/>
            <w:vAlign w:val="center"/>
          </w:tcPr>
          <w:p w:rsidR="00AF470E" w:rsidRDefault="003F6A7C" w:rsidP="00AF470E">
            <w:pPr>
              <w:ind w:firstLine="0"/>
            </w:pPr>
            <w:r>
              <w:t>Nhận cuốc xe</w:t>
            </w:r>
          </w:p>
        </w:tc>
      </w:tr>
      <w:tr w:rsidR="00AF470E" w:rsidTr="00AF470E">
        <w:tc>
          <w:tcPr>
            <w:tcW w:w="2965" w:type="dxa"/>
            <w:shd w:val="clear" w:color="auto" w:fill="FFFFFF" w:themeFill="background1"/>
            <w:vAlign w:val="center"/>
          </w:tcPr>
          <w:p w:rsidR="00AF470E" w:rsidRDefault="00AF470E" w:rsidP="00AF470E">
            <w:pPr>
              <w:ind w:firstLine="0"/>
              <w:jc w:val="left"/>
            </w:pPr>
            <w:r>
              <w:t>Tiền điều kiện</w:t>
            </w:r>
          </w:p>
        </w:tc>
        <w:tc>
          <w:tcPr>
            <w:tcW w:w="5862" w:type="dxa"/>
            <w:shd w:val="clear" w:color="auto" w:fill="FFFFFF" w:themeFill="background1"/>
            <w:vAlign w:val="center"/>
          </w:tcPr>
          <w:p w:rsidR="00AF470E" w:rsidRDefault="003F6A7C" w:rsidP="00AF470E">
            <w:pPr>
              <w:ind w:firstLine="0"/>
            </w:pPr>
            <w:r>
              <w:t>Chọn chức năng khách xuống xe trên chương trình</w:t>
            </w:r>
          </w:p>
        </w:tc>
      </w:tr>
      <w:tr w:rsidR="00AF470E" w:rsidTr="00AF470E">
        <w:tc>
          <w:tcPr>
            <w:tcW w:w="2965" w:type="dxa"/>
            <w:shd w:val="clear" w:color="auto" w:fill="FFFFFF" w:themeFill="background1"/>
            <w:vAlign w:val="center"/>
          </w:tcPr>
          <w:p w:rsidR="00AF470E" w:rsidRDefault="00AF470E" w:rsidP="00AF470E">
            <w:pPr>
              <w:ind w:firstLine="0"/>
              <w:jc w:val="left"/>
            </w:pPr>
            <w:r>
              <w:t>Hậu điều kiện</w:t>
            </w:r>
          </w:p>
        </w:tc>
        <w:tc>
          <w:tcPr>
            <w:tcW w:w="5862" w:type="dxa"/>
            <w:shd w:val="clear" w:color="auto" w:fill="FFFFFF" w:themeFill="background1"/>
            <w:vAlign w:val="center"/>
          </w:tcPr>
          <w:p w:rsidR="00AF470E" w:rsidRDefault="003F6A7C" w:rsidP="00AF470E">
            <w:pPr>
              <w:ind w:firstLine="0"/>
            </w:pPr>
            <w:r>
              <w:t>Hiển thị thông tin thanh toán</w:t>
            </w:r>
          </w:p>
        </w:tc>
      </w:tr>
      <w:tr w:rsidR="00AF470E" w:rsidTr="00AF470E">
        <w:tc>
          <w:tcPr>
            <w:tcW w:w="2965" w:type="dxa"/>
            <w:shd w:val="clear" w:color="auto" w:fill="FFFFFF" w:themeFill="background1"/>
            <w:vAlign w:val="center"/>
          </w:tcPr>
          <w:p w:rsidR="00AF470E" w:rsidRDefault="00AF470E" w:rsidP="00AF470E">
            <w:pPr>
              <w:ind w:firstLine="0"/>
              <w:jc w:val="left"/>
            </w:pPr>
            <w:r>
              <w:t>Biến thể</w:t>
            </w:r>
          </w:p>
        </w:tc>
        <w:tc>
          <w:tcPr>
            <w:tcW w:w="5862" w:type="dxa"/>
            <w:shd w:val="clear" w:color="auto" w:fill="FFFFFF" w:themeFill="background1"/>
            <w:vAlign w:val="center"/>
          </w:tcPr>
          <w:p w:rsidR="00AF470E" w:rsidRDefault="00AF470E" w:rsidP="00AF470E">
            <w:pPr>
              <w:ind w:firstLine="0"/>
            </w:pPr>
          </w:p>
        </w:tc>
      </w:tr>
      <w:tr w:rsidR="00AF470E" w:rsidTr="00AF470E">
        <w:tc>
          <w:tcPr>
            <w:tcW w:w="2965" w:type="dxa"/>
            <w:shd w:val="clear" w:color="auto" w:fill="FFFFFF" w:themeFill="background1"/>
            <w:vAlign w:val="center"/>
          </w:tcPr>
          <w:p w:rsidR="00AF470E" w:rsidRDefault="00AF470E" w:rsidP="00AF470E">
            <w:pPr>
              <w:ind w:firstLine="0"/>
              <w:jc w:val="left"/>
            </w:pPr>
            <w:r>
              <w:t>Ngoại lệ</w:t>
            </w:r>
          </w:p>
        </w:tc>
        <w:tc>
          <w:tcPr>
            <w:tcW w:w="5862" w:type="dxa"/>
            <w:shd w:val="clear" w:color="auto" w:fill="FFFFFF" w:themeFill="background1"/>
            <w:vAlign w:val="center"/>
          </w:tcPr>
          <w:p w:rsidR="00AF470E" w:rsidRDefault="00AF470E" w:rsidP="00AF470E">
            <w:pPr>
              <w:ind w:firstLine="0"/>
            </w:pPr>
          </w:p>
        </w:tc>
      </w:tr>
    </w:tbl>
    <w:p w:rsidR="009F4274" w:rsidRDefault="009F4274" w:rsidP="009F4274">
      <w:pPr>
        <w:pStyle w:val="Heading2"/>
        <w:ind w:firstLine="0"/>
      </w:pPr>
      <w:bookmarkStart w:id="2945" w:name="_Toc511914424"/>
      <w:bookmarkStart w:id="2946" w:name="_Toc511914504"/>
      <w:bookmarkStart w:id="2947" w:name="_Toc513314977"/>
      <w:r w:rsidRPr="009F4274">
        <w:t>2.</w:t>
      </w:r>
      <w:r w:rsidR="00DA3BC5">
        <w:rPr>
          <w:lang w:val="vi-VN"/>
        </w:rPr>
        <w:t>5</w:t>
      </w:r>
      <w:r w:rsidRPr="009F4274">
        <w:t xml:space="preserve"> Giao diện chương trình</w:t>
      </w:r>
      <w:bookmarkEnd w:id="2947"/>
    </w:p>
    <w:p w:rsidR="00F30B4C" w:rsidRDefault="009F4274" w:rsidP="00F30B4C">
      <w:pPr>
        <w:pStyle w:val="Heading3"/>
        <w:ind w:firstLine="0"/>
      </w:pPr>
      <w:bookmarkStart w:id="2948" w:name="_Toc513314978"/>
      <w:r w:rsidRPr="009F4274">
        <w:t>2.</w:t>
      </w:r>
      <w:r w:rsidR="00DA3BC5">
        <w:rPr>
          <w:lang w:val="vi-VN"/>
        </w:rPr>
        <w:t>5</w:t>
      </w:r>
      <w:r>
        <w:t>.1 Giao diện của phần mềm dành cho khách hàng</w:t>
      </w:r>
      <w:bookmarkEnd w:id="2948"/>
      <w:r w:rsidR="00672DC8">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721"/>
      </w:tblGrid>
      <w:tr w:rsidR="00F30B4C" w:rsidTr="007835CD">
        <w:tc>
          <w:tcPr>
            <w:tcW w:w="4390" w:type="dxa"/>
            <w:vAlign w:val="center"/>
          </w:tcPr>
          <w:p w:rsidR="00F30B4C" w:rsidRDefault="00F30B4C" w:rsidP="007835CD">
            <w:pPr>
              <w:tabs>
                <w:tab w:val="left" w:pos="709"/>
                <w:tab w:val="left" w:pos="5103"/>
              </w:tabs>
              <w:ind w:firstLine="0"/>
              <w:jc w:val="center"/>
            </w:pPr>
            <w:r>
              <w:rPr>
                <w:noProof/>
              </w:rPr>
              <w:drawing>
                <wp:inline distT="0" distB="0" distL="0" distR="0" wp14:anchorId="2B203217" wp14:editId="0D2E73BA">
                  <wp:extent cx="1922400" cy="3420000"/>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427-070728.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tc>
        <w:tc>
          <w:tcPr>
            <w:tcW w:w="4721" w:type="dxa"/>
          </w:tcPr>
          <w:p w:rsidR="00F30B4C" w:rsidRDefault="00F30B4C" w:rsidP="00F30B4C">
            <w:pPr>
              <w:tabs>
                <w:tab w:val="left" w:pos="709"/>
                <w:tab w:val="left" w:pos="5103"/>
              </w:tabs>
              <w:ind w:firstLine="0"/>
              <w:rPr>
                <w:lang w:val="vi-VN"/>
              </w:rPr>
            </w:pPr>
            <w:r>
              <w:rPr>
                <w:lang w:val="vi-VN"/>
              </w:rPr>
              <w:t>Giao diện đầu tiên khi khách hàng chạy ứng dụng yêu cầu đăng nhập sử dụng một số thông tin của người dùng:</w:t>
            </w:r>
          </w:p>
          <w:p w:rsidR="00F30B4C" w:rsidRDefault="00F30B4C" w:rsidP="00801653">
            <w:pPr>
              <w:pStyle w:val="ListParagraph"/>
              <w:numPr>
                <w:ilvl w:val="0"/>
                <w:numId w:val="51"/>
              </w:numPr>
              <w:tabs>
                <w:tab w:val="left" w:pos="5103"/>
              </w:tabs>
              <w:ind w:left="464" w:hanging="284"/>
              <w:rPr>
                <w:lang w:val="vi-VN"/>
              </w:rPr>
            </w:pPr>
            <w:r>
              <w:rPr>
                <w:lang w:val="vi-VN"/>
              </w:rPr>
              <w:t>Số điện thoại của khách hàng khi đặt cuốc xe để tài xế có thể liên hệ và trao đổi</w:t>
            </w:r>
          </w:p>
          <w:p w:rsidR="00F30B4C" w:rsidRPr="00F30B4C" w:rsidRDefault="00F30B4C" w:rsidP="00801653">
            <w:pPr>
              <w:pStyle w:val="ListParagraph"/>
              <w:numPr>
                <w:ilvl w:val="0"/>
                <w:numId w:val="51"/>
              </w:numPr>
              <w:tabs>
                <w:tab w:val="left" w:pos="5103"/>
              </w:tabs>
              <w:ind w:left="464" w:hanging="284"/>
              <w:rPr>
                <w:lang w:val="vi-VN"/>
              </w:rPr>
            </w:pPr>
            <w:r>
              <w:rPr>
                <w:lang w:val="vi-VN"/>
              </w:rPr>
              <w:t>Tên khách hàng sử dụng khi giao dịch với tài xế</w:t>
            </w:r>
          </w:p>
          <w:p w:rsidR="00F30B4C" w:rsidRPr="00F30B4C" w:rsidRDefault="00F30B4C" w:rsidP="00F30B4C">
            <w:pPr>
              <w:tabs>
                <w:tab w:val="left" w:pos="709"/>
                <w:tab w:val="left" w:pos="5103"/>
              </w:tabs>
              <w:ind w:firstLine="0"/>
              <w:rPr>
                <w:lang w:val="vi-VN"/>
              </w:rPr>
            </w:pPr>
          </w:p>
        </w:tc>
      </w:tr>
      <w:tr w:rsidR="00054C17" w:rsidTr="00F578E7">
        <w:tc>
          <w:tcPr>
            <w:tcW w:w="9111" w:type="dxa"/>
            <w:gridSpan w:val="2"/>
            <w:vAlign w:val="center"/>
          </w:tcPr>
          <w:p w:rsidR="00054C17" w:rsidRDefault="00054C17" w:rsidP="00054C17">
            <w:pPr>
              <w:tabs>
                <w:tab w:val="left" w:pos="709"/>
                <w:tab w:val="left" w:pos="5103"/>
              </w:tabs>
              <w:ind w:firstLine="0"/>
              <w:jc w:val="center"/>
              <w:pPrChange w:id="2949" w:author="d" w:date="2018-05-05T20:02:00Z">
                <w:pPr>
                  <w:tabs>
                    <w:tab w:val="left" w:pos="709"/>
                    <w:tab w:val="left" w:pos="5103"/>
                  </w:tabs>
                  <w:ind w:firstLine="0"/>
                  <w:jc w:val="left"/>
                </w:pPr>
              </w:pPrChange>
            </w:pPr>
            <w:r>
              <w:rPr>
                <w:lang w:val="vi-VN"/>
              </w:rPr>
              <w:t xml:space="preserve">Hình 2.1 </w:t>
            </w:r>
            <w:r>
              <w:t>Giao diện đăng nhập</w:t>
            </w:r>
            <w:r>
              <w:rPr>
                <w:lang w:val="vi-VN"/>
              </w:rPr>
              <w:t xml:space="preserve"> ứng dụng dành cho khách hàng</w:t>
            </w:r>
          </w:p>
        </w:tc>
      </w:tr>
    </w:tbl>
    <w:p w:rsidR="00F30B4C" w:rsidRDefault="00672DC8" w:rsidP="00672DC8">
      <w:pPr>
        <w:tabs>
          <w:tab w:val="left" w:pos="709"/>
          <w:tab w:val="left" w:pos="5103"/>
        </w:tabs>
        <w:ind w:firstLine="0"/>
        <w:jc w:val="left"/>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950" w:author="d" w:date="2018-05-05T20:00:00Z">
          <w:tblPr>
            <w:tblStyle w:val="TableGrid"/>
            <w:tblW w:w="0" w:type="auto"/>
            <w:tblLook w:val="04A0" w:firstRow="1" w:lastRow="0" w:firstColumn="1" w:lastColumn="0" w:noHBand="0" w:noVBand="1"/>
          </w:tblPr>
        </w:tblPrChange>
      </w:tblPr>
      <w:tblGrid>
        <w:gridCol w:w="4555"/>
        <w:gridCol w:w="4556"/>
        <w:tblGridChange w:id="2951">
          <w:tblGrid>
            <w:gridCol w:w="5"/>
            <w:gridCol w:w="4555"/>
            <w:gridCol w:w="4551"/>
            <w:gridCol w:w="5"/>
          </w:tblGrid>
        </w:tblGridChange>
      </w:tblGrid>
      <w:tr w:rsidR="00F30B4C" w:rsidTr="00AA2E00">
        <w:trPr>
          <w:trPrChange w:id="2952" w:author="d" w:date="2018-05-05T20:00:00Z">
            <w:trPr>
              <w:gridBefore w:val="1"/>
            </w:trPr>
          </w:trPrChange>
        </w:trPr>
        <w:tc>
          <w:tcPr>
            <w:tcW w:w="4555" w:type="dxa"/>
            <w:vAlign w:val="center"/>
            <w:tcPrChange w:id="2953" w:author="d" w:date="2018-05-05T20:00:00Z">
              <w:tcPr>
                <w:tcW w:w="4555" w:type="dxa"/>
                <w:vAlign w:val="center"/>
              </w:tcPr>
            </w:tcPrChange>
          </w:tcPr>
          <w:p w:rsidR="00F30B4C" w:rsidRDefault="00801653" w:rsidP="007835CD">
            <w:pPr>
              <w:tabs>
                <w:tab w:val="left" w:pos="709"/>
                <w:tab w:val="left" w:pos="5103"/>
              </w:tabs>
              <w:ind w:firstLine="0"/>
              <w:jc w:val="center"/>
            </w:pPr>
            <w:r>
              <w:rPr>
                <w:noProof/>
              </w:rPr>
              <w:lastRenderedPageBreak/>
              <w:drawing>
                <wp:inline distT="0" distB="0" distL="0" distR="0" wp14:anchorId="25FA150C" wp14:editId="0606287B">
                  <wp:extent cx="1922400" cy="3420000"/>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427-071014.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tc>
        <w:tc>
          <w:tcPr>
            <w:tcW w:w="4556" w:type="dxa"/>
            <w:tcPrChange w:id="2954" w:author="d" w:date="2018-05-05T20:00:00Z">
              <w:tcPr>
                <w:tcW w:w="4556" w:type="dxa"/>
                <w:gridSpan w:val="2"/>
              </w:tcPr>
            </w:tcPrChange>
          </w:tcPr>
          <w:p w:rsidR="004867BE" w:rsidRPr="00801653" w:rsidRDefault="00801653" w:rsidP="00801653">
            <w:pPr>
              <w:tabs>
                <w:tab w:val="left" w:pos="5103"/>
              </w:tabs>
              <w:ind w:firstLine="0"/>
              <w:rPr>
                <w:lang w:val="vi-VN"/>
              </w:rPr>
            </w:pPr>
            <w:r w:rsidRPr="00801653">
              <w:rPr>
                <w:lang w:val="vi-VN"/>
              </w:rPr>
              <w:t>Sau khi khách hàng nhập xong các thông tin cần thiết, khách hàng cần xác thực lại số điện thoại của mình là số điện thoại đang hoạt động và tài xế có thể liên hệ vớ</w:t>
            </w:r>
            <w:r>
              <w:rPr>
                <w:lang w:val="vi-VN"/>
              </w:rPr>
              <w:t>i khách hàng bằng mã xác nhận được gửi tới sau khi đã được kiểm tra trên hệ thống.</w:t>
            </w:r>
          </w:p>
        </w:tc>
      </w:tr>
      <w:tr w:rsidR="00E47925" w:rsidTr="00A1342A">
        <w:tc>
          <w:tcPr>
            <w:tcW w:w="9111" w:type="dxa"/>
            <w:gridSpan w:val="2"/>
            <w:vAlign w:val="center"/>
          </w:tcPr>
          <w:p w:rsidR="00E47925" w:rsidDel="00E47925" w:rsidRDefault="00E47925" w:rsidP="00801653">
            <w:pPr>
              <w:tabs>
                <w:tab w:val="left" w:pos="709"/>
                <w:tab w:val="left" w:pos="5103"/>
              </w:tabs>
              <w:ind w:firstLine="0"/>
              <w:jc w:val="center"/>
              <w:rPr>
                <w:del w:id="2955" w:author="d" w:date="2018-05-05T20:02:00Z"/>
                <w:lang w:val="vi-VN"/>
              </w:rPr>
            </w:pPr>
          </w:p>
          <w:p w:rsidR="00E47925" w:rsidRDefault="00E47925" w:rsidP="00E47925">
            <w:pPr>
              <w:tabs>
                <w:tab w:val="left" w:pos="709"/>
                <w:tab w:val="left" w:pos="5103"/>
              </w:tabs>
              <w:ind w:firstLine="0"/>
              <w:jc w:val="center"/>
              <w:rPr>
                <w:ins w:id="2956" w:author="d" w:date="2018-05-05T20:02:00Z"/>
              </w:rPr>
              <w:pPrChange w:id="2957" w:author="d" w:date="2018-05-05T20:02:00Z">
                <w:pPr>
                  <w:tabs>
                    <w:tab w:val="left" w:pos="709"/>
                    <w:tab w:val="left" w:pos="5103"/>
                  </w:tabs>
                  <w:ind w:firstLine="0"/>
                  <w:jc w:val="center"/>
                </w:pPr>
              </w:pPrChange>
            </w:pPr>
            <w:r>
              <w:rPr>
                <w:lang w:val="vi-VN"/>
              </w:rPr>
              <w:t xml:space="preserve">Hình 2.2 </w:t>
            </w:r>
            <w:r>
              <w:t>Giao diện xác thực số điện thoại</w:t>
            </w:r>
          </w:p>
          <w:p w:rsidR="00E47925" w:rsidRDefault="00E47925" w:rsidP="00E47925">
            <w:pPr>
              <w:tabs>
                <w:tab w:val="left" w:pos="709"/>
                <w:tab w:val="left" w:pos="5103"/>
              </w:tabs>
              <w:ind w:firstLine="0"/>
              <w:jc w:val="center"/>
              <w:rPr>
                <w:ins w:id="2958" w:author="d" w:date="2018-05-05T20:02:00Z"/>
              </w:rPr>
              <w:pPrChange w:id="2959" w:author="d" w:date="2018-05-05T20:02:00Z">
                <w:pPr>
                  <w:tabs>
                    <w:tab w:val="left" w:pos="709"/>
                    <w:tab w:val="left" w:pos="5103"/>
                  </w:tabs>
                  <w:ind w:firstLine="0"/>
                  <w:jc w:val="center"/>
                </w:pPr>
              </w:pPrChange>
            </w:pPr>
          </w:p>
          <w:p w:rsidR="00E47925" w:rsidRDefault="00E47925" w:rsidP="00E47925">
            <w:pPr>
              <w:tabs>
                <w:tab w:val="left" w:pos="709"/>
                <w:tab w:val="left" w:pos="5103"/>
              </w:tabs>
              <w:ind w:firstLine="0"/>
              <w:rPr>
                <w:lang w:val="vi-VN"/>
              </w:rPr>
              <w:pPrChange w:id="2960" w:author="d" w:date="2018-05-05T20:02:00Z">
                <w:pPr>
                  <w:tabs>
                    <w:tab w:val="left" w:pos="709"/>
                    <w:tab w:val="left" w:pos="5103"/>
                  </w:tabs>
                  <w:ind w:firstLine="0"/>
                  <w:jc w:val="center"/>
                </w:pPr>
              </w:pPrChange>
            </w:pPr>
          </w:p>
        </w:tc>
      </w:tr>
      <w:tr w:rsidR="00801653" w:rsidTr="00AA2E00">
        <w:trPr>
          <w:trPrChange w:id="2961" w:author="d" w:date="2018-05-05T20:00:00Z">
            <w:trPr>
              <w:gridBefore w:val="1"/>
            </w:trPr>
          </w:trPrChange>
        </w:trPr>
        <w:tc>
          <w:tcPr>
            <w:tcW w:w="4555" w:type="dxa"/>
            <w:vAlign w:val="center"/>
            <w:tcPrChange w:id="2962" w:author="d" w:date="2018-05-05T20:00:00Z">
              <w:tcPr>
                <w:tcW w:w="4555" w:type="dxa"/>
                <w:vAlign w:val="center"/>
              </w:tcPr>
            </w:tcPrChange>
          </w:tcPr>
          <w:p w:rsidR="00801653" w:rsidRDefault="00801653" w:rsidP="00801653">
            <w:pPr>
              <w:tabs>
                <w:tab w:val="left" w:pos="709"/>
                <w:tab w:val="left" w:pos="5103"/>
              </w:tabs>
              <w:ind w:firstLine="0"/>
              <w:jc w:val="center"/>
              <w:rPr>
                <w:lang w:val="vi-VN"/>
              </w:rPr>
            </w:pPr>
            <w:r>
              <w:rPr>
                <w:noProof/>
              </w:rPr>
              <w:drawing>
                <wp:inline distT="0" distB="0" distL="0" distR="0">
                  <wp:extent cx="1922400" cy="3420000"/>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25510343.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tc>
        <w:tc>
          <w:tcPr>
            <w:tcW w:w="4556" w:type="dxa"/>
            <w:tcPrChange w:id="2963" w:author="d" w:date="2018-05-05T20:00:00Z">
              <w:tcPr>
                <w:tcW w:w="4556" w:type="dxa"/>
                <w:gridSpan w:val="2"/>
              </w:tcPr>
            </w:tcPrChange>
          </w:tcPr>
          <w:p w:rsidR="00801653" w:rsidRDefault="00801653" w:rsidP="00801653">
            <w:pPr>
              <w:tabs>
                <w:tab w:val="left" w:pos="709"/>
                <w:tab w:val="left" w:pos="5103"/>
              </w:tabs>
              <w:ind w:firstLine="0"/>
              <w:jc w:val="left"/>
              <w:rPr>
                <w:lang w:val="vi-VN"/>
              </w:rPr>
            </w:pPr>
            <w:r>
              <w:rPr>
                <w:lang w:val="vi-VN"/>
              </w:rPr>
              <w:t>Sau khi đăng nhập thành công khách hàng sẽ chuyển sang màn hình chính sửa dụng của ứng dụng:</w:t>
            </w:r>
          </w:p>
          <w:p w:rsidR="00801653" w:rsidRDefault="00801653" w:rsidP="00801653">
            <w:pPr>
              <w:pStyle w:val="ListParagraph"/>
              <w:numPr>
                <w:ilvl w:val="0"/>
                <w:numId w:val="22"/>
              </w:numPr>
              <w:tabs>
                <w:tab w:val="left" w:pos="5103"/>
              </w:tabs>
              <w:ind w:left="435" w:hanging="283"/>
              <w:rPr>
                <w:lang w:val="vi-VN"/>
              </w:rPr>
            </w:pPr>
            <w:r>
              <w:rPr>
                <w:lang w:val="vi-VN"/>
              </w:rPr>
              <w:t xml:space="preserve">Khách hàng chọn </w:t>
            </w:r>
            <w:r>
              <w:rPr>
                <w:noProof/>
              </w:rPr>
              <w:drawing>
                <wp:inline distT="0" distB="0" distL="0" distR="0" wp14:anchorId="32FE82A6" wp14:editId="68E6D831">
                  <wp:extent cx="238158" cy="23815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ixe.PNG"/>
                          <pic:cNvPicPr/>
                        </pic:nvPicPr>
                        <pic:blipFill>
                          <a:blip r:embed="rId140">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r>
              <w:rPr>
                <w:lang w:val="vi-VN"/>
              </w:rPr>
              <w:t xml:space="preserve">  để xem vả cập nhật lại thông tin đã đăng kí với hệ thống.</w:t>
            </w:r>
          </w:p>
          <w:p w:rsidR="00801653" w:rsidRDefault="00801653" w:rsidP="00801653">
            <w:pPr>
              <w:pStyle w:val="ListParagraph"/>
              <w:numPr>
                <w:ilvl w:val="0"/>
                <w:numId w:val="22"/>
              </w:numPr>
              <w:tabs>
                <w:tab w:val="left" w:pos="5103"/>
              </w:tabs>
              <w:ind w:left="435" w:hanging="283"/>
              <w:rPr>
                <w:lang w:val="vi-VN"/>
              </w:rPr>
            </w:pPr>
            <w:r>
              <w:rPr>
                <w:lang w:val="vi-VN"/>
              </w:rPr>
              <w:t xml:space="preserve">Khách hàng chọn </w:t>
            </w:r>
            <w:r>
              <w:rPr>
                <w:noProof/>
              </w:rPr>
              <w:drawing>
                <wp:inline distT="0" distB="0" distL="0" distR="0" wp14:anchorId="7B00D159" wp14:editId="696C45B4">
                  <wp:extent cx="257211" cy="24768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ixe.PNG"/>
                          <pic:cNvPicPr/>
                        </pic:nvPicPr>
                        <pic:blipFill>
                          <a:blip r:embed="rId141">
                            <a:extLst>
                              <a:ext uri="{28A0092B-C50C-407E-A947-70E740481C1C}">
                                <a14:useLocalDpi xmlns:a14="http://schemas.microsoft.com/office/drawing/2010/main" val="0"/>
                              </a:ext>
                            </a:extLst>
                          </a:blip>
                          <a:stretch>
                            <a:fillRect/>
                          </a:stretch>
                        </pic:blipFill>
                        <pic:spPr>
                          <a:xfrm>
                            <a:off x="0" y="0"/>
                            <a:ext cx="257211" cy="247685"/>
                          </a:xfrm>
                          <a:prstGeom prst="rect">
                            <a:avLst/>
                          </a:prstGeom>
                        </pic:spPr>
                      </pic:pic>
                    </a:graphicData>
                  </a:graphic>
                </wp:inline>
              </w:drawing>
            </w:r>
            <w:r>
              <w:rPr>
                <w:lang w:val="vi-VN"/>
              </w:rPr>
              <w:t xml:space="preserve">để cập nhật và di chuyển tới vị trí của mình được hiển thị  </w:t>
            </w:r>
            <w:r>
              <w:rPr>
                <w:noProof/>
              </w:rPr>
              <w:drawing>
                <wp:inline distT="0" distB="0" distL="0" distR="0" wp14:anchorId="79BB0CB0" wp14:editId="17E2B746">
                  <wp:extent cx="190527"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ixe.PNG"/>
                          <pic:cNvPicPr/>
                        </pic:nvPicPr>
                        <pic:blipFill>
                          <a:blip r:embed="rId142">
                            <a:extLst>
                              <a:ext uri="{28A0092B-C50C-407E-A947-70E740481C1C}">
                                <a14:useLocalDpi xmlns:a14="http://schemas.microsoft.com/office/drawing/2010/main" val="0"/>
                              </a:ext>
                            </a:extLst>
                          </a:blip>
                          <a:stretch>
                            <a:fillRect/>
                          </a:stretch>
                        </pic:blipFill>
                        <pic:spPr>
                          <a:xfrm>
                            <a:off x="0" y="0"/>
                            <a:ext cx="190527" cy="219106"/>
                          </a:xfrm>
                          <a:prstGeom prst="rect">
                            <a:avLst/>
                          </a:prstGeom>
                        </pic:spPr>
                      </pic:pic>
                    </a:graphicData>
                  </a:graphic>
                </wp:inline>
              </w:drawing>
            </w:r>
            <w:r>
              <w:rPr>
                <w:lang w:val="vi-VN"/>
              </w:rPr>
              <w:t xml:space="preserve"> trên bản đồ Google Maps.</w:t>
            </w:r>
          </w:p>
          <w:p w:rsidR="00801653" w:rsidRDefault="00801653" w:rsidP="00801653">
            <w:pPr>
              <w:pStyle w:val="ListParagraph"/>
              <w:numPr>
                <w:ilvl w:val="0"/>
                <w:numId w:val="22"/>
              </w:numPr>
              <w:tabs>
                <w:tab w:val="left" w:pos="5103"/>
              </w:tabs>
              <w:ind w:left="435" w:hanging="283"/>
              <w:rPr>
                <w:lang w:val="vi-VN"/>
              </w:rPr>
            </w:pPr>
            <w:r>
              <w:rPr>
                <w:lang w:val="vi-VN"/>
              </w:rPr>
              <w:t xml:space="preserve">Sau khi khách hàng lựa chọn được địa điểm đi </w:t>
            </w:r>
            <w:r>
              <w:rPr>
                <w:noProof/>
              </w:rPr>
              <w:drawing>
                <wp:inline distT="0" distB="0" distL="0" distR="0" wp14:anchorId="6F9DAB4E" wp14:editId="0EC1B5FE">
                  <wp:extent cx="295316" cy="21910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ixe.PNG"/>
                          <pic:cNvPicPr/>
                        </pic:nvPicPr>
                        <pic:blipFill>
                          <a:blip r:embed="rId143">
                            <a:extLst>
                              <a:ext uri="{28A0092B-C50C-407E-A947-70E740481C1C}">
                                <a14:useLocalDpi xmlns:a14="http://schemas.microsoft.com/office/drawing/2010/main" val="0"/>
                              </a:ext>
                            </a:extLst>
                          </a:blip>
                          <a:stretch>
                            <a:fillRect/>
                          </a:stretch>
                        </pic:blipFill>
                        <pic:spPr>
                          <a:xfrm>
                            <a:off x="0" y="0"/>
                            <a:ext cx="295316" cy="219106"/>
                          </a:xfrm>
                          <a:prstGeom prst="rect">
                            <a:avLst/>
                          </a:prstGeom>
                        </pic:spPr>
                      </pic:pic>
                    </a:graphicData>
                  </a:graphic>
                </wp:inline>
              </w:drawing>
            </w:r>
            <w:r>
              <w:rPr>
                <w:lang w:val="vi-VN"/>
              </w:rPr>
              <w:t xml:space="preserve"> và địa điểm đến </w:t>
            </w:r>
            <w:r>
              <w:rPr>
                <w:noProof/>
              </w:rPr>
              <w:drawing>
                <wp:inline distT="0" distB="0" distL="0" distR="0" wp14:anchorId="386F7F0E" wp14:editId="286A1541">
                  <wp:extent cx="228632" cy="18100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ixe.PNG"/>
                          <pic:cNvPicPr/>
                        </pic:nvPicPr>
                        <pic:blipFill>
                          <a:blip r:embed="rId144">
                            <a:extLst>
                              <a:ext uri="{28A0092B-C50C-407E-A947-70E740481C1C}">
                                <a14:useLocalDpi xmlns:a14="http://schemas.microsoft.com/office/drawing/2010/main" val="0"/>
                              </a:ext>
                            </a:extLst>
                          </a:blip>
                          <a:stretch>
                            <a:fillRect/>
                          </a:stretch>
                        </pic:blipFill>
                        <pic:spPr>
                          <a:xfrm>
                            <a:off x="0" y="0"/>
                            <a:ext cx="228632" cy="181000"/>
                          </a:xfrm>
                          <a:prstGeom prst="rect">
                            <a:avLst/>
                          </a:prstGeom>
                        </pic:spPr>
                      </pic:pic>
                    </a:graphicData>
                  </a:graphic>
                </wp:inline>
              </w:drawing>
            </w:r>
            <w:r>
              <w:rPr>
                <w:lang w:val="vi-VN"/>
              </w:rPr>
              <w:t xml:space="preserve"> hệ thống tự hiển thị giá tiền tương ứng với quãng đường đi của khách hàng.</w:t>
            </w:r>
          </w:p>
          <w:p w:rsidR="00801653" w:rsidRDefault="00801653" w:rsidP="00801653">
            <w:pPr>
              <w:tabs>
                <w:tab w:val="left" w:pos="709"/>
                <w:tab w:val="left" w:pos="5103"/>
              </w:tabs>
              <w:ind w:firstLine="0"/>
              <w:jc w:val="left"/>
            </w:pPr>
            <w:r>
              <w:rPr>
                <w:lang w:val="vi-VN"/>
              </w:rPr>
              <w:t>Khách hàng chọn nút đặt xe để đặt cuốc xe của mình và bắt đầu tìm tài xế.</w:t>
            </w:r>
          </w:p>
        </w:tc>
      </w:tr>
      <w:tr w:rsidR="00E47925" w:rsidTr="00E47925">
        <w:tblPrEx>
          <w:tblPrExChange w:id="2964" w:author="d" w:date="2018-05-05T20:02: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PrChange w:id="2965" w:author="d" w:date="2018-05-05T20:02:00Z">
            <w:trPr>
              <w:gridAfter w:val="0"/>
            </w:trPr>
          </w:trPrChange>
        </w:trPr>
        <w:tc>
          <w:tcPr>
            <w:tcW w:w="9111" w:type="dxa"/>
            <w:gridSpan w:val="2"/>
            <w:vAlign w:val="center"/>
            <w:tcPrChange w:id="2966" w:author="d" w:date="2018-05-05T20:02:00Z">
              <w:tcPr>
                <w:tcW w:w="9111" w:type="dxa"/>
                <w:gridSpan w:val="3"/>
                <w:vAlign w:val="center"/>
              </w:tcPr>
            </w:tcPrChange>
          </w:tcPr>
          <w:p w:rsidR="00E47925" w:rsidDel="00E47925" w:rsidRDefault="00E47925" w:rsidP="00E47925">
            <w:pPr>
              <w:tabs>
                <w:tab w:val="left" w:pos="709"/>
                <w:tab w:val="left" w:pos="5103"/>
              </w:tabs>
              <w:ind w:firstLine="0"/>
              <w:jc w:val="center"/>
              <w:rPr>
                <w:del w:id="2967" w:author="d" w:date="2018-05-05T20:02:00Z"/>
                <w:lang w:val="vi-VN"/>
              </w:rPr>
              <w:pPrChange w:id="2968" w:author="d" w:date="2018-05-05T20:02:00Z">
                <w:pPr>
                  <w:tabs>
                    <w:tab w:val="left" w:pos="709"/>
                    <w:tab w:val="left" w:pos="5103"/>
                  </w:tabs>
                  <w:ind w:firstLine="0"/>
                </w:pPr>
              </w:pPrChange>
            </w:pPr>
          </w:p>
          <w:p w:rsidR="00E47925" w:rsidRDefault="00E47925" w:rsidP="00E47925">
            <w:pPr>
              <w:tabs>
                <w:tab w:val="left" w:pos="709"/>
                <w:tab w:val="left" w:pos="5103"/>
              </w:tabs>
              <w:ind w:firstLine="0"/>
              <w:jc w:val="center"/>
              <w:pPrChange w:id="2969" w:author="d" w:date="2018-05-05T20:02:00Z">
                <w:pPr>
                  <w:tabs>
                    <w:tab w:val="left" w:pos="709"/>
                    <w:tab w:val="left" w:pos="5103"/>
                  </w:tabs>
                  <w:ind w:firstLine="0"/>
                  <w:jc w:val="left"/>
                </w:pPr>
              </w:pPrChange>
            </w:pPr>
            <w:r>
              <w:rPr>
                <w:lang w:val="vi-VN"/>
              </w:rPr>
              <w:t>Hình 2</w:t>
            </w:r>
            <w:r>
              <w:rPr>
                <w:lang w:val="vi-VN"/>
              </w:rPr>
              <w:t>.3</w:t>
            </w:r>
            <w:r>
              <w:rPr>
                <w:lang w:val="vi-VN"/>
              </w:rPr>
              <w:t xml:space="preserve"> </w:t>
            </w:r>
            <w:r>
              <w:t xml:space="preserve">Giao diện </w:t>
            </w:r>
            <w:r>
              <w:rPr>
                <w:lang w:val="vi-VN"/>
              </w:rPr>
              <w:t>chính của ứng dụ</w:t>
            </w:r>
            <w:r>
              <w:rPr>
                <w:lang w:val="vi-VN"/>
              </w:rPr>
              <w:t>ng</w:t>
            </w:r>
          </w:p>
        </w:tc>
      </w:tr>
    </w:tbl>
    <w:p w:rsidR="00CE2670" w:rsidRDefault="00CE2670" w:rsidP="00CE2670">
      <w:pPr>
        <w:tabs>
          <w:tab w:val="left" w:pos="567"/>
          <w:tab w:val="left" w:pos="709"/>
          <w:tab w:val="left" w:pos="5103"/>
          <w:tab w:val="left" w:pos="5529"/>
        </w:tabs>
        <w:ind w:firstLine="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970" w:author="d" w:date="2018-05-05T20:00:00Z">
          <w:tblPr>
            <w:tblStyle w:val="TableGrid"/>
            <w:tblW w:w="0" w:type="auto"/>
            <w:tblLook w:val="04A0" w:firstRow="1" w:lastRow="0" w:firstColumn="1" w:lastColumn="0" w:noHBand="0" w:noVBand="1"/>
          </w:tblPr>
        </w:tblPrChange>
      </w:tblPr>
      <w:tblGrid>
        <w:gridCol w:w="4555"/>
        <w:gridCol w:w="4556"/>
        <w:tblGridChange w:id="2971">
          <w:tblGrid>
            <w:gridCol w:w="5"/>
            <w:gridCol w:w="4555"/>
            <w:gridCol w:w="4551"/>
            <w:gridCol w:w="5"/>
          </w:tblGrid>
        </w:tblGridChange>
      </w:tblGrid>
      <w:tr w:rsidR="00801653" w:rsidTr="00AA2E00">
        <w:trPr>
          <w:trPrChange w:id="2972" w:author="d" w:date="2018-05-05T20:00:00Z">
            <w:trPr>
              <w:gridBefore w:val="1"/>
            </w:trPr>
          </w:trPrChange>
        </w:trPr>
        <w:tc>
          <w:tcPr>
            <w:tcW w:w="4555" w:type="dxa"/>
            <w:vAlign w:val="center"/>
            <w:tcPrChange w:id="2973" w:author="d" w:date="2018-05-05T20:00:00Z">
              <w:tcPr>
                <w:tcW w:w="4555" w:type="dxa"/>
                <w:vAlign w:val="center"/>
              </w:tcPr>
            </w:tcPrChange>
          </w:tcPr>
          <w:p w:rsidR="00801653" w:rsidRDefault="00801653" w:rsidP="00AF4928">
            <w:pPr>
              <w:tabs>
                <w:tab w:val="left" w:pos="709"/>
                <w:tab w:val="left" w:pos="5103"/>
              </w:tabs>
              <w:ind w:firstLine="0"/>
              <w:jc w:val="center"/>
            </w:pPr>
            <w:r>
              <w:rPr>
                <w:noProof/>
              </w:rPr>
              <w:lastRenderedPageBreak/>
              <w:drawing>
                <wp:inline distT="0" distB="0" distL="0" distR="0">
                  <wp:extent cx="1922400" cy="3420000"/>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25510354.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tc>
        <w:tc>
          <w:tcPr>
            <w:tcW w:w="4556" w:type="dxa"/>
            <w:tcPrChange w:id="2974" w:author="d" w:date="2018-05-05T20:00:00Z">
              <w:tcPr>
                <w:tcW w:w="4556" w:type="dxa"/>
                <w:gridSpan w:val="2"/>
              </w:tcPr>
            </w:tcPrChange>
          </w:tcPr>
          <w:p w:rsidR="00801653" w:rsidRPr="00801653" w:rsidRDefault="00801653" w:rsidP="00801653">
            <w:pPr>
              <w:pStyle w:val="ListParagraph"/>
              <w:numPr>
                <w:ilvl w:val="0"/>
                <w:numId w:val="50"/>
              </w:numPr>
              <w:tabs>
                <w:tab w:val="left" w:pos="5103"/>
              </w:tabs>
              <w:ind w:left="435" w:hanging="283"/>
              <w:rPr>
                <w:lang w:val="vi-VN"/>
              </w:rPr>
            </w:pPr>
            <w:r w:rsidRPr="00801653">
              <w:rPr>
                <w:lang w:val="vi-VN"/>
              </w:rPr>
              <w:t>Sau khi đặt cuốc xe và chuyển sang màn hình tìm tài xế hiển thị thông tin của điểm đi, điểm đến và giá tiền cho cuốc xe.</w:t>
            </w:r>
          </w:p>
          <w:p w:rsidR="00801653" w:rsidRPr="00801653" w:rsidRDefault="00801653" w:rsidP="00801653">
            <w:pPr>
              <w:pStyle w:val="ListParagraph"/>
              <w:numPr>
                <w:ilvl w:val="0"/>
                <w:numId w:val="50"/>
              </w:numPr>
              <w:tabs>
                <w:tab w:val="left" w:pos="5103"/>
              </w:tabs>
              <w:ind w:left="435" w:hanging="283"/>
              <w:rPr>
                <w:lang w:val="vi-VN"/>
              </w:rPr>
            </w:pPr>
            <w:r w:rsidRPr="00801653">
              <w:rPr>
                <w:lang w:val="vi-VN"/>
              </w:rPr>
              <w:t>Hệ thôngs sẽ tìm tài xế gần nhất ở lân cận vị trí điểm đi của khách hàng trong bán kính 2km.</w:t>
            </w:r>
          </w:p>
          <w:p w:rsidR="00801653" w:rsidRPr="00801653" w:rsidRDefault="00801653" w:rsidP="00801653">
            <w:pPr>
              <w:pStyle w:val="ListParagraph"/>
              <w:numPr>
                <w:ilvl w:val="0"/>
                <w:numId w:val="50"/>
              </w:numPr>
              <w:tabs>
                <w:tab w:val="left" w:pos="5103"/>
              </w:tabs>
              <w:ind w:left="435" w:hanging="283"/>
              <w:rPr>
                <w:lang w:val="vi-VN"/>
              </w:rPr>
            </w:pPr>
            <w:r w:rsidRPr="00801653">
              <w:rPr>
                <w:lang w:val="vi-VN"/>
              </w:rPr>
              <w:t>Khách hàng có thể hủy cuốc xe trong lúc đang tìm tài xế</w:t>
            </w:r>
          </w:p>
        </w:tc>
      </w:tr>
      <w:tr w:rsidR="00054C17" w:rsidTr="00AE4FD3">
        <w:tc>
          <w:tcPr>
            <w:tcW w:w="9111" w:type="dxa"/>
            <w:gridSpan w:val="2"/>
          </w:tcPr>
          <w:p w:rsidR="00054C17" w:rsidDel="00054C17" w:rsidRDefault="00054C17" w:rsidP="00054C17">
            <w:pPr>
              <w:tabs>
                <w:tab w:val="left" w:pos="709"/>
                <w:tab w:val="left" w:pos="5103"/>
              </w:tabs>
              <w:ind w:firstLine="0"/>
              <w:jc w:val="center"/>
              <w:rPr>
                <w:del w:id="2975" w:author="d" w:date="2018-05-05T20:03:00Z"/>
                <w:lang w:val="vi-VN"/>
              </w:rPr>
              <w:pPrChange w:id="2976" w:author="d" w:date="2018-05-05T20:03:00Z">
                <w:pPr>
                  <w:tabs>
                    <w:tab w:val="left" w:pos="709"/>
                    <w:tab w:val="left" w:pos="5103"/>
                  </w:tabs>
                  <w:ind w:firstLine="0"/>
                  <w:jc w:val="center"/>
                </w:pPr>
              </w:pPrChange>
            </w:pPr>
          </w:p>
          <w:p w:rsidR="00054C17" w:rsidRDefault="00054C17" w:rsidP="00054C17">
            <w:pPr>
              <w:tabs>
                <w:tab w:val="left" w:pos="709"/>
                <w:tab w:val="left" w:pos="5103"/>
              </w:tabs>
              <w:ind w:firstLine="0"/>
              <w:jc w:val="center"/>
              <w:rPr>
                <w:ins w:id="2977" w:author="d" w:date="2018-05-05T20:03:00Z"/>
                <w:lang w:val="vi-VN"/>
              </w:rPr>
              <w:pPrChange w:id="2978" w:author="d" w:date="2018-05-05T20:03:00Z">
                <w:pPr>
                  <w:tabs>
                    <w:tab w:val="left" w:pos="709"/>
                    <w:tab w:val="left" w:pos="5103"/>
                  </w:tabs>
                  <w:ind w:firstLine="0"/>
                  <w:jc w:val="left"/>
                </w:pPr>
              </w:pPrChange>
            </w:pPr>
            <w:r>
              <w:rPr>
                <w:lang w:val="vi-VN"/>
              </w:rPr>
              <w:t>Hình 2</w:t>
            </w:r>
            <w:r>
              <w:rPr>
                <w:lang w:val="vi-VN"/>
              </w:rPr>
              <w:t>.4</w:t>
            </w:r>
            <w:r>
              <w:rPr>
                <w:lang w:val="vi-VN"/>
              </w:rPr>
              <w:t xml:space="preserve"> </w:t>
            </w:r>
            <w:r>
              <w:t xml:space="preserve">Giao diện </w:t>
            </w:r>
            <w:r>
              <w:rPr>
                <w:lang w:val="vi-VN"/>
              </w:rPr>
              <w:t>tìm tài xế</w:t>
            </w:r>
          </w:p>
          <w:p w:rsidR="0036054E" w:rsidRDefault="0036054E" w:rsidP="00054C17">
            <w:pPr>
              <w:tabs>
                <w:tab w:val="left" w:pos="709"/>
                <w:tab w:val="left" w:pos="5103"/>
              </w:tabs>
              <w:ind w:firstLine="0"/>
              <w:jc w:val="center"/>
              <w:rPr>
                <w:ins w:id="2979" w:author="d" w:date="2018-05-05T20:03:00Z"/>
                <w:lang w:val="vi-VN"/>
              </w:rPr>
              <w:pPrChange w:id="2980" w:author="d" w:date="2018-05-05T20:03:00Z">
                <w:pPr>
                  <w:tabs>
                    <w:tab w:val="left" w:pos="709"/>
                    <w:tab w:val="left" w:pos="5103"/>
                  </w:tabs>
                  <w:ind w:firstLine="0"/>
                  <w:jc w:val="left"/>
                </w:pPr>
              </w:pPrChange>
            </w:pPr>
          </w:p>
          <w:p w:rsidR="00054C17" w:rsidRDefault="00054C17" w:rsidP="00054C17">
            <w:pPr>
              <w:tabs>
                <w:tab w:val="left" w:pos="709"/>
                <w:tab w:val="left" w:pos="5103"/>
              </w:tabs>
              <w:ind w:firstLine="0"/>
              <w:pPrChange w:id="2981" w:author="d" w:date="2018-05-05T20:03:00Z">
                <w:pPr>
                  <w:tabs>
                    <w:tab w:val="left" w:pos="709"/>
                    <w:tab w:val="left" w:pos="5103"/>
                  </w:tabs>
                  <w:ind w:firstLine="0"/>
                  <w:jc w:val="left"/>
                </w:pPr>
              </w:pPrChange>
            </w:pPr>
          </w:p>
        </w:tc>
      </w:tr>
      <w:tr w:rsidR="00801653" w:rsidTr="00AA2E00">
        <w:trPr>
          <w:trPrChange w:id="2982" w:author="d" w:date="2018-05-05T20:00:00Z">
            <w:trPr>
              <w:gridBefore w:val="1"/>
            </w:trPr>
          </w:trPrChange>
        </w:trPr>
        <w:tc>
          <w:tcPr>
            <w:tcW w:w="4555" w:type="dxa"/>
            <w:vAlign w:val="center"/>
            <w:tcPrChange w:id="2983" w:author="d" w:date="2018-05-05T20:00:00Z">
              <w:tcPr>
                <w:tcW w:w="4555" w:type="dxa"/>
                <w:vAlign w:val="center"/>
              </w:tcPr>
            </w:tcPrChange>
          </w:tcPr>
          <w:p w:rsidR="00801653" w:rsidRDefault="00AF4928" w:rsidP="00AF4928">
            <w:pPr>
              <w:tabs>
                <w:tab w:val="left" w:pos="709"/>
                <w:tab w:val="left" w:pos="5103"/>
              </w:tabs>
              <w:ind w:firstLine="0"/>
              <w:jc w:val="center"/>
            </w:pPr>
            <w:r>
              <w:rPr>
                <w:noProof/>
              </w:rPr>
              <w:drawing>
                <wp:inline distT="0" distB="0" distL="0" distR="0">
                  <wp:extent cx="1922400" cy="3420000"/>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525510370.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tc>
        <w:tc>
          <w:tcPr>
            <w:tcW w:w="4556" w:type="dxa"/>
            <w:tcPrChange w:id="2984" w:author="d" w:date="2018-05-05T20:00:00Z">
              <w:tcPr>
                <w:tcW w:w="4556" w:type="dxa"/>
                <w:gridSpan w:val="2"/>
              </w:tcPr>
            </w:tcPrChange>
          </w:tcPr>
          <w:p w:rsidR="00801653" w:rsidRDefault="00AF4928" w:rsidP="00CE2670">
            <w:pPr>
              <w:tabs>
                <w:tab w:val="left" w:pos="709"/>
                <w:tab w:val="left" w:pos="5103"/>
              </w:tabs>
              <w:ind w:firstLine="0"/>
              <w:jc w:val="left"/>
              <w:rPr>
                <w:lang w:val="vi-VN"/>
              </w:rPr>
            </w:pPr>
            <w:r>
              <w:rPr>
                <w:lang w:val="vi-VN"/>
              </w:rPr>
              <w:t>Sau khi tìm thấy được tài xế hệ thống sẽ thông báo thông tin tài xế nhận cuốc xe:</w:t>
            </w:r>
          </w:p>
          <w:p w:rsidR="00AF4928" w:rsidRPr="00AF4928" w:rsidRDefault="00AF4928" w:rsidP="00AF4928">
            <w:pPr>
              <w:pStyle w:val="ListParagraph"/>
              <w:numPr>
                <w:ilvl w:val="0"/>
                <w:numId w:val="52"/>
              </w:numPr>
              <w:tabs>
                <w:tab w:val="left" w:pos="435"/>
                <w:tab w:val="left" w:pos="5103"/>
              </w:tabs>
              <w:ind w:hanging="568"/>
              <w:jc w:val="left"/>
              <w:rPr>
                <w:lang w:val="vi-VN"/>
              </w:rPr>
            </w:pPr>
            <w:r w:rsidRPr="00AF4928">
              <w:rPr>
                <w:lang w:val="vi-VN"/>
              </w:rPr>
              <w:t>Hình chân dung của tài xế</w:t>
            </w:r>
          </w:p>
          <w:p w:rsidR="00AF4928" w:rsidRPr="00AF4928" w:rsidRDefault="00AF4928" w:rsidP="00AF4928">
            <w:pPr>
              <w:pStyle w:val="ListParagraph"/>
              <w:numPr>
                <w:ilvl w:val="0"/>
                <w:numId w:val="52"/>
              </w:numPr>
              <w:tabs>
                <w:tab w:val="left" w:pos="435"/>
                <w:tab w:val="left" w:pos="5103"/>
              </w:tabs>
              <w:ind w:hanging="568"/>
              <w:jc w:val="left"/>
              <w:rPr>
                <w:lang w:val="vi-VN"/>
              </w:rPr>
            </w:pPr>
            <w:r w:rsidRPr="00AF4928">
              <w:rPr>
                <w:lang w:val="vi-VN"/>
              </w:rPr>
              <w:t>Tên tài xế</w:t>
            </w:r>
          </w:p>
          <w:p w:rsidR="00AF4928" w:rsidRPr="00AF4928" w:rsidRDefault="00AF4928" w:rsidP="00AF4928">
            <w:pPr>
              <w:pStyle w:val="ListParagraph"/>
              <w:numPr>
                <w:ilvl w:val="0"/>
                <w:numId w:val="52"/>
              </w:numPr>
              <w:tabs>
                <w:tab w:val="left" w:pos="435"/>
                <w:tab w:val="left" w:pos="5103"/>
              </w:tabs>
              <w:ind w:hanging="568"/>
              <w:jc w:val="left"/>
              <w:rPr>
                <w:lang w:val="vi-VN"/>
              </w:rPr>
            </w:pPr>
            <w:r w:rsidRPr="00AF4928">
              <w:rPr>
                <w:lang w:val="vi-VN"/>
              </w:rPr>
              <w:t xml:space="preserve">Số điểm sao đánh giá tài xế </w:t>
            </w:r>
          </w:p>
          <w:p w:rsidR="00AF4928" w:rsidRPr="00AF4928" w:rsidRDefault="00AF4928" w:rsidP="00AF4928">
            <w:pPr>
              <w:pStyle w:val="ListParagraph"/>
              <w:numPr>
                <w:ilvl w:val="0"/>
                <w:numId w:val="52"/>
              </w:numPr>
              <w:tabs>
                <w:tab w:val="left" w:pos="435"/>
                <w:tab w:val="left" w:pos="5103"/>
              </w:tabs>
              <w:ind w:hanging="568"/>
              <w:jc w:val="left"/>
              <w:rPr>
                <w:lang w:val="vi-VN"/>
              </w:rPr>
            </w:pPr>
            <w:r w:rsidRPr="00AF4928">
              <w:rPr>
                <w:lang w:val="vi-VN"/>
              </w:rPr>
              <w:t>Biển số xe</w:t>
            </w:r>
          </w:p>
          <w:p w:rsidR="00AF4928" w:rsidRPr="00AF4928" w:rsidRDefault="00AF4928" w:rsidP="00CE2670">
            <w:pPr>
              <w:tabs>
                <w:tab w:val="left" w:pos="709"/>
                <w:tab w:val="left" w:pos="5103"/>
              </w:tabs>
              <w:ind w:firstLine="0"/>
              <w:jc w:val="left"/>
              <w:rPr>
                <w:lang w:val="vi-VN"/>
              </w:rPr>
            </w:pPr>
          </w:p>
        </w:tc>
      </w:tr>
      <w:tr w:rsidR="00054C17" w:rsidTr="003D1BF1">
        <w:tc>
          <w:tcPr>
            <w:tcW w:w="9111" w:type="dxa"/>
            <w:gridSpan w:val="2"/>
          </w:tcPr>
          <w:p w:rsidR="00054C17" w:rsidDel="00054C17" w:rsidRDefault="00054C17" w:rsidP="00054C17">
            <w:pPr>
              <w:tabs>
                <w:tab w:val="left" w:pos="709"/>
                <w:tab w:val="left" w:pos="5103"/>
              </w:tabs>
              <w:ind w:firstLine="0"/>
              <w:jc w:val="center"/>
              <w:rPr>
                <w:del w:id="2985" w:author="d" w:date="2018-05-05T20:03:00Z"/>
                <w:lang w:val="vi-VN"/>
              </w:rPr>
              <w:pPrChange w:id="2986" w:author="d" w:date="2018-05-05T20:03:00Z">
                <w:pPr>
                  <w:tabs>
                    <w:tab w:val="left" w:pos="709"/>
                    <w:tab w:val="left" w:pos="5103"/>
                  </w:tabs>
                  <w:ind w:firstLine="0"/>
                </w:pPr>
              </w:pPrChange>
            </w:pPr>
          </w:p>
          <w:p w:rsidR="00054C17" w:rsidRDefault="00054C17" w:rsidP="00054C17">
            <w:pPr>
              <w:tabs>
                <w:tab w:val="left" w:pos="709"/>
                <w:tab w:val="left" w:pos="5103"/>
              </w:tabs>
              <w:ind w:firstLine="0"/>
              <w:jc w:val="center"/>
              <w:pPrChange w:id="2987" w:author="d" w:date="2018-05-05T20:03:00Z">
                <w:pPr>
                  <w:tabs>
                    <w:tab w:val="left" w:pos="709"/>
                    <w:tab w:val="left" w:pos="5103"/>
                  </w:tabs>
                  <w:ind w:firstLine="0"/>
                  <w:jc w:val="left"/>
                </w:pPr>
              </w:pPrChange>
            </w:pPr>
            <w:r>
              <w:rPr>
                <w:lang w:val="vi-VN"/>
              </w:rPr>
              <w:t>Hình 2</w:t>
            </w:r>
            <w:r>
              <w:rPr>
                <w:lang w:val="vi-VN"/>
              </w:rPr>
              <w:t>.5 Thông báo</w:t>
            </w:r>
            <w:r>
              <w:t xml:space="preserve"> tài xế nhận cuốc</w:t>
            </w:r>
          </w:p>
        </w:tc>
      </w:tr>
    </w:tbl>
    <w:p w:rsidR="0098328B" w:rsidRPr="0098328B" w:rsidRDefault="0098328B" w:rsidP="00CE2670">
      <w:pPr>
        <w:tabs>
          <w:tab w:val="left" w:pos="709"/>
          <w:tab w:val="left" w:pos="5103"/>
        </w:tabs>
        <w:ind w:firstLine="0"/>
        <w:jc w:val="left"/>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988" w:author="d" w:date="2018-05-05T20:15:00Z">
          <w:tblPr>
            <w:tblStyle w:val="TableGrid"/>
            <w:tblW w:w="0" w:type="auto"/>
            <w:tblLook w:val="04A0" w:firstRow="1" w:lastRow="0" w:firstColumn="1" w:lastColumn="0" w:noHBand="0" w:noVBand="1"/>
          </w:tblPr>
        </w:tblPrChange>
      </w:tblPr>
      <w:tblGrid>
        <w:gridCol w:w="4555"/>
        <w:gridCol w:w="4556"/>
        <w:tblGridChange w:id="2989">
          <w:tblGrid>
            <w:gridCol w:w="5"/>
            <w:gridCol w:w="4555"/>
            <w:gridCol w:w="4551"/>
            <w:gridCol w:w="5"/>
          </w:tblGrid>
        </w:tblGridChange>
      </w:tblGrid>
      <w:tr w:rsidR="0098328B" w:rsidTr="00F936DB">
        <w:trPr>
          <w:trPrChange w:id="2990" w:author="d" w:date="2018-05-05T20:15:00Z">
            <w:trPr>
              <w:gridBefore w:val="1"/>
            </w:trPr>
          </w:trPrChange>
        </w:trPr>
        <w:tc>
          <w:tcPr>
            <w:tcW w:w="4555" w:type="dxa"/>
            <w:vAlign w:val="center"/>
            <w:tcPrChange w:id="2991" w:author="d" w:date="2018-05-05T20:15:00Z">
              <w:tcPr>
                <w:tcW w:w="4555" w:type="dxa"/>
                <w:vAlign w:val="center"/>
              </w:tcPr>
            </w:tcPrChange>
          </w:tcPr>
          <w:p w:rsidR="0098328B" w:rsidRDefault="00BB1ABE" w:rsidP="00BB1ABE">
            <w:pPr>
              <w:tabs>
                <w:tab w:val="left" w:pos="709"/>
                <w:tab w:val="left" w:pos="5103"/>
              </w:tabs>
              <w:ind w:firstLine="0"/>
              <w:jc w:val="center"/>
              <w:rPr>
                <w:lang w:val="vi-VN"/>
              </w:rPr>
            </w:pPr>
            <w:r>
              <w:rPr>
                <w:noProof/>
              </w:rPr>
              <w:lastRenderedPageBreak/>
              <w:drawing>
                <wp:inline distT="0" distB="0" distL="0" distR="0">
                  <wp:extent cx="1922400" cy="3420000"/>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525510377.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p>
        </w:tc>
        <w:tc>
          <w:tcPr>
            <w:tcW w:w="4556" w:type="dxa"/>
            <w:tcPrChange w:id="2992" w:author="d" w:date="2018-05-05T20:15:00Z">
              <w:tcPr>
                <w:tcW w:w="4556" w:type="dxa"/>
                <w:gridSpan w:val="2"/>
              </w:tcPr>
            </w:tcPrChange>
          </w:tcPr>
          <w:p w:rsidR="0098328B" w:rsidRDefault="00BB1ABE" w:rsidP="00CE2670">
            <w:pPr>
              <w:tabs>
                <w:tab w:val="left" w:pos="709"/>
                <w:tab w:val="left" w:pos="5103"/>
              </w:tabs>
              <w:ind w:firstLine="0"/>
              <w:jc w:val="left"/>
              <w:rPr>
                <w:ins w:id="2993" w:author="d" w:date="2018-05-05T19:28:00Z"/>
                <w:lang w:val="vi-VN"/>
              </w:rPr>
            </w:pPr>
            <w:ins w:id="2994" w:author="d" w:date="2018-05-05T19:28:00Z">
              <w:r>
                <w:rPr>
                  <w:lang w:val="vi-VN"/>
                </w:rPr>
                <w:t>Hiển thị thông tin của tài xế và khách hàng có thể:</w:t>
              </w:r>
            </w:ins>
          </w:p>
          <w:p w:rsidR="00BB1ABE" w:rsidRPr="00BB1ABE" w:rsidRDefault="00BB1ABE" w:rsidP="00BB1ABE">
            <w:pPr>
              <w:pStyle w:val="ListParagraph"/>
              <w:numPr>
                <w:ilvl w:val="0"/>
                <w:numId w:val="54"/>
              </w:numPr>
              <w:tabs>
                <w:tab w:val="left" w:pos="435"/>
                <w:tab w:val="left" w:pos="5103"/>
              </w:tabs>
              <w:ind w:hanging="568"/>
              <w:jc w:val="left"/>
              <w:rPr>
                <w:ins w:id="2995" w:author="d" w:date="2018-05-05T19:28:00Z"/>
                <w:lang w:val="vi-VN"/>
                <w:rPrChange w:id="2996" w:author="d" w:date="2018-05-05T19:29:00Z">
                  <w:rPr>
                    <w:ins w:id="2997" w:author="d" w:date="2018-05-05T19:28:00Z"/>
                    <w:lang w:val="vi-VN"/>
                  </w:rPr>
                </w:rPrChange>
              </w:rPr>
              <w:pPrChange w:id="2998" w:author="d" w:date="2018-05-05T19:29:00Z">
                <w:pPr>
                  <w:tabs>
                    <w:tab w:val="left" w:pos="709"/>
                    <w:tab w:val="left" w:pos="5103"/>
                  </w:tabs>
                  <w:ind w:firstLine="0"/>
                  <w:jc w:val="left"/>
                </w:pPr>
              </w:pPrChange>
            </w:pPr>
            <w:ins w:id="2999" w:author="d" w:date="2018-05-05T19:28:00Z">
              <w:r w:rsidRPr="00BB1ABE">
                <w:rPr>
                  <w:lang w:val="vi-VN"/>
                  <w:rPrChange w:id="3000" w:author="d" w:date="2018-05-05T19:29:00Z">
                    <w:rPr>
                      <w:lang w:val="vi-VN"/>
                    </w:rPr>
                  </w:rPrChange>
                </w:rPr>
                <w:t>Gọi điện cho tài xế</w:t>
              </w:r>
            </w:ins>
          </w:p>
          <w:p w:rsidR="00BB1ABE" w:rsidRPr="00BB1ABE" w:rsidRDefault="00BB1ABE" w:rsidP="00BB1ABE">
            <w:pPr>
              <w:pStyle w:val="ListParagraph"/>
              <w:numPr>
                <w:ilvl w:val="0"/>
                <w:numId w:val="54"/>
              </w:numPr>
              <w:tabs>
                <w:tab w:val="left" w:pos="435"/>
                <w:tab w:val="left" w:pos="5103"/>
              </w:tabs>
              <w:ind w:hanging="568"/>
              <w:jc w:val="left"/>
              <w:rPr>
                <w:ins w:id="3001" w:author="d" w:date="2018-05-05T19:29:00Z"/>
                <w:lang w:val="vi-VN"/>
                <w:rPrChange w:id="3002" w:author="d" w:date="2018-05-05T19:29:00Z">
                  <w:rPr>
                    <w:ins w:id="3003" w:author="d" w:date="2018-05-05T19:29:00Z"/>
                    <w:lang w:val="vi-VN"/>
                  </w:rPr>
                </w:rPrChange>
              </w:rPr>
              <w:pPrChange w:id="3004" w:author="d" w:date="2018-05-05T19:29:00Z">
                <w:pPr>
                  <w:tabs>
                    <w:tab w:val="left" w:pos="709"/>
                    <w:tab w:val="left" w:pos="5103"/>
                  </w:tabs>
                  <w:ind w:firstLine="0"/>
                  <w:jc w:val="left"/>
                </w:pPr>
              </w:pPrChange>
            </w:pPr>
            <w:ins w:id="3005" w:author="d" w:date="2018-05-05T19:29:00Z">
              <w:r w:rsidRPr="00BB1ABE">
                <w:rPr>
                  <w:lang w:val="vi-VN"/>
                  <w:rPrChange w:id="3006" w:author="d" w:date="2018-05-05T19:29:00Z">
                    <w:rPr>
                      <w:lang w:val="vi-VN"/>
                    </w:rPr>
                  </w:rPrChange>
                </w:rPr>
                <w:t>Nhắn tin cho tài xế</w:t>
              </w:r>
            </w:ins>
          </w:p>
          <w:p w:rsidR="00BB1ABE" w:rsidRPr="00BB1ABE" w:rsidRDefault="00BB1ABE" w:rsidP="00BB1ABE">
            <w:pPr>
              <w:pStyle w:val="ListParagraph"/>
              <w:numPr>
                <w:ilvl w:val="0"/>
                <w:numId w:val="54"/>
              </w:numPr>
              <w:tabs>
                <w:tab w:val="left" w:pos="435"/>
                <w:tab w:val="left" w:pos="5103"/>
              </w:tabs>
              <w:ind w:hanging="568"/>
              <w:jc w:val="left"/>
              <w:rPr>
                <w:lang w:val="vi-VN"/>
                <w:rPrChange w:id="3007" w:author="d" w:date="2018-05-05T19:29:00Z">
                  <w:rPr>
                    <w:lang w:val="vi-VN"/>
                  </w:rPr>
                </w:rPrChange>
              </w:rPr>
              <w:pPrChange w:id="3008" w:author="d" w:date="2018-05-05T19:29:00Z">
                <w:pPr>
                  <w:tabs>
                    <w:tab w:val="left" w:pos="709"/>
                    <w:tab w:val="left" w:pos="5103"/>
                  </w:tabs>
                  <w:ind w:firstLine="0"/>
                  <w:jc w:val="left"/>
                </w:pPr>
              </w:pPrChange>
            </w:pPr>
            <w:ins w:id="3009" w:author="d" w:date="2018-05-05T19:29:00Z">
              <w:r w:rsidRPr="00BB1ABE">
                <w:rPr>
                  <w:lang w:val="vi-VN"/>
                  <w:rPrChange w:id="3010" w:author="d" w:date="2018-05-05T19:29:00Z">
                    <w:rPr>
                      <w:lang w:val="vi-VN"/>
                    </w:rPr>
                  </w:rPrChange>
                </w:rPr>
                <w:t>Hủy cuốc xe</w:t>
              </w:r>
            </w:ins>
          </w:p>
        </w:tc>
      </w:tr>
      <w:tr w:rsidR="00DE6772" w:rsidTr="00F936DB">
        <w:tblPrEx>
          <w:tblPrExChange w:id="3011" w:author="d" w:date="2018-05-05T20:15: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012" w:author="d" w:date="2018-05-05T20:08:00Z"/>
          <w:trPrChange w:id="3013" w:author="d" w:date="2018-05-05T20:15:00Z">
            <w:trPr>
              <w:gridBefore w:val="1"/>
            </w:trPr>
          </w:trPrChange>
        </w:trPr>
        <w:tc>
          <w:tcPr>
            <w:tcW w:w="9111" w:type="dxa"/>
            <w:gridSpan w:val="2"/>
            <w:vAlign w:val="center"/>
            <w:tcPrChange w:id="3014" w:author="d" w:date="2018-05-05T20:15:00Z">
              <w:tcPr>
                <w:tcW w:w="9111" w:type="dxa"/>
                <w:gridSpan w:val="3"/>
                <w:tcBorders>
                  <w:top w:val="single" w:sz="4" w:space="0" w:color="auto"/>
                  <w:left w:val="single" w:sz="4" w:space="0" w:color="auto"/>
                  <w:bottom w:val="single" w:sz="4" w:space="0" w:color="auto"/>
                  <w:right w:val="single" w:sz="4" w:space="0" w:color="auto"/>
                </w:tcBorders>
                <w:vAlign w:val="center"/>
              </w:tcPr>
            </w:tcPrChange>
          </w:tcPr>
          <w:p w:rsidR="00DE6772" w:rsidRDefault="00DE6772" w:rsidP="00DE6772">
            <w:pPr>
              <w:tabs>
                <w:tab w:val="left" w:pos="709"/>
                <w:tab w:val="left" w:pos="5103"/>
              </w:tabs>
              <w:ind w:firstLine="0"/>
              <w:jc w:val="center"/>
              <w:rPr>
                <w:ins w:id="3015" w:author="d" w:date="2018-05-05T20:08:00Z"/>
                <w:lang w:val="vi-VN"/>
              </w:rPr>
            </w:pPr>
            <w:ins w:id="3016" w:author="d" w:date="2018-05-05T20:08:00Z">
              <w:r>
                <w:rPr>
                  <w:lang w:val="vi-VN"/>
                </w:rPr>
                <w:t>Hình 2.6</w:t>
              </w:r>
              <w:r>
                <w:rPr>
                  <w:lang w:val="vi-VN"/>
                </w:rPr>
                <w:t xml:space="preserve"> </w:t>
              </w:r>
              <w:r>
                <w:rPr>
                  <w:lang w:val="vi-VN"/>
                </w:rPr>
                <w:t>Thông tin cuốc xe đã đặt</w:t>
              </w:r>
            </w:ins>
          </w:p>
          <w:p w:rsidR="00DE6772" w:rsidRDefault="00DE6772" w:rsidP="00CE2670">
            <w:pPr>
              <w:tabs>
                <w:tab w:val="left" w:pos="709"/>
                <w:tab w:val="left" w:pos="5103"/>
              </w:tabs>
              <w:ind w:firstLine="0"/>
              <w:jc w:val="left"/>
              <w:rPr>
                <w:ins w:id="3017" w:author="d" w:date="2018-05-05T20:08:00Z"/>
                <w:lang w:val="vi-VN"/>
              </w:rPr>
            </w:pPr>
          </w:p>
        </w:tc>
      </w:tr>
      <w:tr w:rsidR="00DE6772" w:rsidTr="00F936DB">
        <w:tblPrEx>
          <w:tblPrExChange w:id="3018" w:author="d" w:date="2018-05-05T20:15: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019" w:author="d" w:date="2018-05-05T20:08:00Z"/>
          <w:trPrChange w:id="3020" w:author="d" w:date="2018-05-05T20:15:00Z">
            <w:trPr>
              <w:gridBefore w:val="1"/>
            </w:trPr>
          </w:trPrChange>
        </w:trPr>
        <w:tc>
          <w:tcPr>
            <w:tcW w:w="4555" w:type="dxa"/>
            <w:vAlign w:val="center"/>
            <w:tcPrChange w:id="3021" w:author="d" w:date="2018-05-05T20:15:00Z">
              <w:tcPr>
                <w:tcW w:w="4555" w:type="dxa"/>
                <w:tcBorders>
                  <w:top w:val="single" w:sz="4" w:space="0" w:color="auto"/>
                  <w:left w:val="single" w:sz="4" w:space="0" w:color="auto"/>
                  <w:bottom w:val="single" w:sz="4" w:space="0" w:color="auto"/>
                  <w:right w:val="single" w:sz="4" w:space="0" w:color="auto"/>
                </w:tcBorders>
                <w:vAlign w:val="center"/>
              </w:tcPr>
            </w:tcPrChange>
          </w:tcPr>
          <w:p w:rsidR="00DE6772" w:rsidRDefault="00DE6772" w:rsidP="00BB1ABE">
            <w:pPr>
              <w:tabs>
                <w:tab w:val="left" w:pos="709"/>
                <w:tab w:val="left" w:pos="5103"/>
              </w:tabs>
              <w:ind w:firstLine="0"/>
              <w:jc w:val="center"/>
              <w:rPr>
                <w:ins w:id="3022" w:author="d" w:date="2018-05-05T20:08:00Z"/>
                <w:noProof/>
              </w:rPr>
            </w:pPr>
            <w:ins w:id="3023" w:author="d" w:date="2018-05-05T20:08:00Z">
              <w:r>
                <w:rPr>
                  <w:noProof/>
                </w:rPr>
                <w:drawing>
                  <wp:inline distT="0" distB="0" distL="0" distR="0" wp14:anchorId="69A9D635" wp14:editId="338B9DA0">
                    <wp:extent cx="1922400" cy="3420000"/>
                    <wp:effectExtent l="0" t="0" r="1905" b="9525"/>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25514854.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ins>
          </w:p>
        </w:tc>
        <w:tc>
          <w:tcPr>
            <w:tcW w:w="4556" w:type="dxa"/>
            <w:tcPrChange w:id="3024" w:author="d" w:date="2018-05-05T20:15:00Z">
              <w:tcPr>
                <w:tcW w:w="4556" w:type="dxa"/>
                <w:gridSpan w:val="2"/>
                <w:tcBorders>
                  <w:top w:val="single" w:sz="4" w:space="0" w:color="auto"/>
                  <w:left w:val="single" w:sz="4" w:space="0" w:color="auto"/>
                  <w:bottom w:val="single" w:sz="4" w:space="0" w:color="auto"/>
                  <w:right w:val="single" w:sz="4" w:space="0" w:color="auto"/>
                </w:tcBorders>
              </w:tcPr>
            </w:tcPrChange>
          </w:tcPr>
          <w:p w:rsidR="00DE6772" w:rsidRDefault="00EC2582" w:rsidP="00CE2670">
            <w:pPr>
              <w:tabs>
                <w:tab w:val="left" w:pos="709"/>
                <w:tab w:val="left" w:pos="5103"/>
              </w:tabs>
              <w:ind w:firstLine="0"/>
              <w:jc w:val="left"/>
              <w:rPr>
                <w:ins w:id="3025" w:author="d" w:date="2018-05-05T20:08:00Z"/>
                <w:lang w:val="vi-VN"/>
              </w:rPr>
            </w:pPr>
            <w:ins w:id="3026" w:author="d" w:date="2018-05-05T20:08:00Z">
              <w:r>
                <w:rPr>
                  <w:lang w:val="vi-VN"/>
                </w:rPr>
                <w:t xml:space="preserve">Sau khi cuốc xe hoàn thành khách hàng </w:t>
              </w:r>
            </w:ins>
            <w:ins w:id="3027" w:author="d" w:date="2018-05-05T20:09:00Z">
              <w:r>
                <w:rPr>
                  <w:lang w:val="vi-VN"/>
                </w:rPr>
                <w:t>phải hồi về cuốc xe đã hoàn thành.</w:t>
              </w:r>
            </w:ins>
          </w:p>
        </w:tc>
      </w:tr>
      <w:tr w:rsidR="00DE6772" w:rsidTr="00F936DB">
        <w:tblPrEx>
          <w:tblPrExChange w:id="3028" w:author="d" w:date="2018-05-05T20:15: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029" w:author="d" w:date="2018-05-05T20:07:00Z"/>
          <w:trPrChange w:id="3030" w:author="d" w:date="2018-05-05T20:15:00Z">
            <w:trPr>
              <w:gridBefore w:val="1"/>
            </w:trPr>
          </w:trPrChange>
        </w:trPr>
        <w:tc>
          <w:tcPr>
            <w:tcW w:w="9111" w:type="dxa"/>
            <w:gridSpan w:val="2"/>
            <w:vAlign w:val="center"/>
            <w:tcPrChange w:id="3031" w:author="d" w:date="2018-05-05T20:15:00Z">
              <w:tcPr>
                <w:tcW w:w="9111" w:type="dxa"/>
                <w:gridSpan w:val="3"/>
                <w:tcBorders>
                  <w:top w:val="single" w:sz="4" w:space="0" w:color="auto"/>
                  <w:left w:val="single" w:sz="4" w:space="0" w:color="auto"/>
                  <w:bottom w:val="single" w:sz="4" w:space="0" w:color="auto"/>
                  <w:right w:val="single" w:sz="4" w:space="0" w:color="auto"/>
                </w:tcBorders>
                <w:vAlign w:val="center"/>
              </w:tcPr>
            </w:tcPrChange>
          </w:tcPr>
          <w:p w:rsidR="00DE6772" w:rsidRDefault="00DE6772" w:rsidP="00DE6772">
            <w:pPr>
              <w:tabs>
                <w:tab w:val="left" w:pos="709"/>
                <w:tab w:val="left" w:pos="5103"/>
              </w:tabs>
              <w:ind w:firstLine="0"/>
              <w:jc w:val="center"/>
              <w:rPr>
                <w:ins w:id="3032" w:author="d" w:date="2018-05-05T20:07:00Z"/>
                <w:lang w:val="vi-VN"/>
              </w:rPr>
              <w:pPrChange w:id="3033" w:author="d" w:date="2018-05-05T20:08:00Z">
                <w:pPr>
                  <w:tabs>
                    <w:tab w:val="left" w:pos="709"/>
                    <w:tab w:val="left" w:pos="5103"/>
                  </w:tabs>
                  <w:ind w:firstLine="0"/>
                  <w:jc w:val="left"/>
                </w:pPr>
              </w:pPrChange>
            </w:pPr>
            <w:ins w:id="3034" w:author="d" w:date="2018-05-05T20:08:00Z">
              <w:r>
                <w:rPr>
                  <w:lang w:val="vi-VN"/>
                </w:rPr>
                <w:t>Hình 2.</w:t>
              </w:r>
              <w:r>
                <w:rPr>
                  <w:lang w:val="vi-VN"/>
                </w:rPr>
                <w:t>7 Màn hình phản hồi về cuốc xe sau khi cuốc xe</w:t>
              </w:r>
            </w:ins>
          </w:p>
        </w:tc>
      </w:tr>
      <w:tr w:rsidR="0096118D" w:rsidTr="00F936DB">
        <w:tblPrEx>
          <w:tblPrExChange w:id="3035" w:author="d" w:date="2018-05-05T20:15: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PrChange w:id="3036" w:author="d" w:date="2018-05-05T20:15:00Z">
            <w:trPr>
              <w:gridAfter w:val="0"/>
            </w:trPr>
          </w:trPrChange>
        </w:trPr>
        <w:tc>
          <w:tcPr>
            <w:tcW w:w="9111" w:type="dxa"/>
            <w:gridSpan w:val="2"/>
            <w:vAlign w:val="center"/>
            <w:tcPrChange w:id="3037" w:author="d" w:date="2018-05-05T20:15:00Z">
              <w:tcPr>
                <w:tcW w:w="9111" w:type="dxa"/>
                <w:gridSpan w:val="3"/>
                <w:vAlign w:val="center"/>
              </w:tcPr>
            </w:tcPrChange>
          </w:tcPr>
          <w:p w:rsidR="0096118D" w:rsidDel="0096118D" w:rsidRDefault="0096118D" w:rsidP="0096118D">
            <w:pPr>
              <w:tabs>
                <w:tab w:val="left" w:pos="709"/>
                <w:tab w:val="left" w:pos="5103"/>
              </w:tabs>
              <w:ind w:firstLine="0"/>
              <w:jc w:val="center"/>
              <w:rPr>
                <w:del w:id="3038" w:author="d" w:date="2018-05-05T20:03:00Z"/>
                <w:lang w:val="vi-VN"/>
              </w:rPr>
              <w:pPrChange w:id="3039" w:author="d" w:date="2018-05-05T20:03:00Z">
                <w:pPr>
                  <w:tabs>
                    <w:tab w:val="left" w:pos="709"/>
                    <w:tab w:val="left" w:pos="5103"/>
                  </w:tabs>
                  <w:ind w:firstLine="0"/>
                  <w:jc w:val="left"/>
                </w:pPr>
              </w:pPrChange>
            </w:pPr>
          </w:p>
          <w:p w:rsidR="00B118B3" w:rsidRDefault="0096118D" w:rsidP="0096118D">
            <w:pPr>
              <w:tabs>
                <w:tab w:val="left" w:pos="709"/>
                <w:tab w:val="left" w:pos="5103"/>
              </w:tabs>
              <w:ind w:firstLine="0"/>
              <w:jc w:val="center"/>
              <w:rPr>
                <w:lang w:val="vi-VN"/>
              </w:rPr>
              <w:pPrChange w:id="3040" w:author="d" w:date="2018-05-05T20:03:00Z">
                <w:pPr>
                  <w:tabs>
                    <w:tab w:val="left" w:pos="709"/>
                    <w:tab w:val="left" w:pos="5103"/>
                  </w:tabs>
                  <w:ind w:firstLine="0"/>
                  <w:jc w:val="left"/>
                </w:pPr>
              </w:pPrChange>
            </w:pPr>
            <w:del w:id="3041" w:author="d" w:date="2018-05-05T20:08:00Z">
              <w:r w:rsidDel="00DE6772">
                <w:rPr>
                  <w:lang w:val="vi-VN"/>
                </w:rPr>
                <w:delText>Hình 2.</w:delText>
              </w:r>
            </w:del>
            <w:del w:id="3042" w:author="d" w:date="2018-05-05T19:34:00Z">
              <w:r w:rsidDel="005F37C3">
                <w:rPr>
                  <w:lang w:val="vi-VN"/>
                </w:rPr>
                <w:delText xml:space="preserve">5 </w:delText>
              </w:r>
            </w:del>
            <w:del w:id="3043" w:author="d" w:date="2018-05-05T20:08:00Z">
              <w:r w:rsidDel="00DE6772">
                <w:rPr>
                  <w:lang w:val="vi-VN"/>
                </w:rPr>
                <w:delText xml:space="preserve">Thông </w:delText>
              </w:r>
            </w:del>
            <w:del w:id="3044" w:author="d" w:date="2018-05-05T19:28:00Z">
              <w:r w:rsidDel="00BB1ABE">
                <w:rPr>
                  <w:lang w:val="vi-VN"/>
                </w:rPr>
                <w:delText>báo</w:delText>
              </w:r>
              <w:r w:rsidDel="00BB1ABE">
                <w:delText xml:space="preserve"> tài xế nhận cuốc</w:delText>
              </w:r>
            </w:del>
          </w:p>
        </w:tc>
      </w:tr>
      <w:tr w:rsidR="0098328B" w:rsidDel="005F37C3" w:rsidTr="00AA2E00">
        <w:trPr>
          <w:del w:id="3045" w:author="d" w:date="2018-05-05T19:31:00Z"/>
          <w:trPrChange w:id="3046" w:author="d" w:date="2018-05-05T20:01:00Z">
            <w:trPr>
              <w:gridBefore w:val="1"/>
            </w:trPr>
          </w:trPrChange>
        </w:trPr>
        <w:tc>
          <w:tcPr>
            <w:tcW w:w="4555" w:type="dxa"/>
            <w:tcPrChange w:id="3047" w:author="d" w:date="2018-05-05T20:01:00Z">
              <w:tcPr>
                <w:tcW w:w="4555" w:type="dxa"/>
              </w:tcPr>
            </w:tcPrChange>
          </w:tcPr>
          <w:p w:rsidR="0098328B" w:rsidDel="005F37C3" w:rsidRDefault="0098328B" w:rsidP="00CE2670">
            <w:pPr>
              <w:tabs>
                <w:tab w:val="left" w:pos="709"/>
                <w:tab w:val="left" w:pos="5103"/>
              </w:tabs>
              <w:ind w:firstLine="0"/>
              <w:jc w:val="left"/>
              <w:rPr>
                <w:del w:id="3048" w:author="d" w:date="2018-05-05T19:31:00Z"/>
                <w:lang w:val="vi-VN"/>
              </w:rPr>
            </w:pPr>
          </w:p>
        </w:tc>
        <w:tc>
          <w:tcPr>
            <w:tcW w:w="4556" w:type="dxa"/>
            <w:tcPrChange w:id="3049" w:author="d" w:date="2018-05-05T20:01:00Z">
              <w:tcPr>
                <w:tcW w:w="4556" w:type="dxa"/>
                <w:gridSpan w:val="2"/>
              </w:tcPr>
            </w:tcPrChange>
          </w:tcPr>
          <w:p w:rsidR="0098328B" w:rsidDel="005F37C3" w:rsidRDefault="0098328B" w:rsidP="00CE2670">
            <w:pPr>
              <w:tabs>
                <w:tab w:val="left" w:pos="709"/>
                <w:tab w:val="left" w:pos="5103"/>
              </w:tabs>
              <w:ind w:firstLine="0"/>
              <w:jc w:val="left"/>
              <w:rPr>
                <w:del w:id="3050" w:author="d" w:date="2018-05-05T19:31:00Z"/>
                <w:lang w:val="vi-VN"/>
              </w:rPr>
            </w:pPr>
          </w:p>
        </w:tc>
      </w:tr>
      <w:tr w:rsidR="0098328B" w:rsidDel="005F37C3" w:rsidTr="00AA2E00">
        <w:trPr>
          <w:del w:id="3051" w:author="d" w:date="2018-05-05T19:31:00Z"/>
          <w:trPrChange w:id="3052" w:author="d" w:date="2018-05-05T20:01:00Z">
            <w:trPr>
              <w:gridBefore w:val="1"/>
            </w:trPr>
          </w:trPrChange>
        </w:trPr>
        <w:tc>
          <w:tcPr>
            <w:tcW w:w="4555" w:type="dxa"/>
            <w:tcPrChange w:id="3053" w:author="d" w:date="2018-05-05T20:01:00Z">
              <w:tcPr>
                <w:tcW w:w="4555" w:type="dxa"/>
              </w:tcPr>
            </w:tcPrChange>
          </w:tcPr>
          <w:p w:rsidR="0098328B" w:rsidDel="005F37C3" w:rsidRDefault="0098328B" w:rsidP="00CE2670">
            <w:pPr>
              <w:tabs>
                <w:tab w:val="left" w:pos="709"/>
                <w:tab w:val="left" w:pos="5103"/>
              </w:tabs>
              <w:ind w:firstLine="0"/>
              <w:jc w:val="left"/>
              <w:rPr>
                <w:del w:id="3054" w:author="d" w:date="2018-05-05T19:31:00Z"/>
                <w:lang w:val="vi-VN"/>
              </w:rPr>
            </w:pPr>
          </w:p>
        </w:tc>
        <w:tc>
          <w:tcPr>
            <w:tcW w:w="4556" w:type="dxa"/>
            <w:tcPrChange w:id="3055" w:author="d" w:date="2018-05-05T20:01:00Z">
              <w:tcPr>
                <w:tcW w:w="4556" w:type="dxa"/>
                <w:gridSpan w:val="2"/>
              </w:tcPr>
            </w:tcPrChange>
          </w:tcPr>
          <w:p w:rsidR="0098328B" w:rsidDel="005F37C3" w:rsidRDefault="0098328B" w:rsidP="00CE2670">
            <w:pPr>
              <w:tabs>
                <w:tab w:val="left" w:pos="709"/>
                <w:tab w:val="left" w:pos="5103"/>
              </w:tabs>
              <w:ind w:firstLine="0"/>
              <w:jc w:val="left"/>
              <w:rPr>
                <w:del w:id="3056" w:author="d" w:date="2018-05-05T19:31:00Z"/>
                <w:lang w:val="vi-VN"/>
              </w:rPr>
            </w:pPr>
          </w:p>
        </w:tc>
      </w:tr>
    </w:tbl>
    <w:p w:rsidR="00CE2670" w:rsidRPr="0098328B" w:rsidDel="005F37C3" w:rsidRDefault="00CE2670" w:rsidP="00CE2670">
      <w:pPr>
        <w:tabs>
          <w:tab w:val="left" w:pos="709"/>
          <w:tab w:val="left" w:pos="5103"/>
        </w:tabs>
        <w:ind w:firstLine="0"/>
        <w:jc w:val="left"/>
        <w:rPr>
          <w:del w:id="3057" w:author="d" w:date="2018-05-05T19:31:00Z"/>
          <w:lang w:val="vi-VN"/>
        </w:rPr>
      </w:pPr>
    </w:p>
    <w:p w:rsidR="00CE2670" w:rsidRDefault="00CE2670" w:rsidP="00E86222">
      <w:pPr>
        <w:tabs>
          <w:tab w:val="left" w:pos="426"/>
          <w:tab w:val="left" w:pos="4820"/>
        </w:tabs>
        <w:ind w:firstLine="0"/>
        <w:jc w:val="left"/>
      </w:pPr>
      <w:del w:id="3058" w:author="d" w:date="2018-05-05T19:31:00Z">
        <w:r w:rsidDel="005F37C3">
          <w:tab/>
        </w:r>
        <w:r w:rsidDel="005F37C3">
          <w:tab/>
        </w:r>
      </w:del>
    </w:p>
    <w:p w:rsidR="00CE2670" w:rsidRPr="009F4274" w:rsidDel="005F37C3" w:rsidRDefault="00CE2670" w:rsidP="00CE2670">
      <w:pPr>
        <w:tabs>
          <w:tab w:val="left" w:pos="709"/>
          <w:tab w:val="left" w:pos="5103"/>
        </w:tabs>
        <w:ind w:firstLine="0"/>
        <w:jc w:val="left"/>
        <w:rPr>
          <w:del w:id="3059" w:author="d" w:date="2018-05-05T19:31:00Z"/>
        </w:rPr>
      </w:pPr>
      <w:del w:id="3060" w:author="d" w:date="2018-05-05T19:31:00Z">
        <w:r w:rsidDel="005F37C3">
          <w:lastRenderedPageBreak/>
          <w:tab/>
        </w:r>
        <w:r w:rsidDel="005F37C3">
          <w:rPr>
            <w:noProof/>
            <w:lang w:eastAsia="en-US"/>
          </w:rPr>
          <w:drawing>
            <wp:inline distT="0" distB="0" distL="0" distR="0">
              <wp:extent cx="2055846" cy="3654713"/>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80427-071925.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077503" cy="3693212"/>
                      </a:xfrm>
                      <a:prstGeom prst="rect">
                        <a:avLst/>
                      </a:prstGeom>
                    </pic:spPr>
                  </pic:pic>
                </a:graphicData>
              </a:graphic>
            </wp:inline>
          </w:drawing>
        </w:r>
        <w:r w:rsidDel="005F37C3">
          <w:tab/>
        </w:r>
        <w:r w:rsidDel="005F37C3">
          <w:rPr>
            <w:noProof/>
            <w:lang w:eastAsia="en-US"/>
          </w:rPr>
          <w:drawing>
            <wp:inline distT="0" distB="0" distL="0" distR="0">
              <wp:extent cx="2056510" cy="3655893"/>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427-071739.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2066585" cy="3673803"/>
                      </a:xfrm>
                      <a:prstGeom prst="rect">
                        <a:avLst/>
                      </a:prstGeom>
                    </pic:spPr>
                  </pic:pic>
                </a:graphicData>
              </a:graphic>
            </wp:inline>
          </w:drawing>
        </w:r>
      </w:del>
    </w:p>
    <w:p w:rsidR="00F936DB" w:rsidRPr="00F936DB" w:rsidRDefault="009F4274" w:rsidP="00F936DB">
      <w:pPr>
        <w:pStyle w:val="Heading3"/>
        <w:ind w:firstLine="0"/>
        <w:rPr>
          <w:ins w:id="3061" w:author="d" w:date="2018-05-05T19:31:00Z"/>
          <w:rPrChange w:id="3062" w:author="d" w:date="2018-05-05T20:16:00Z">
            <w:rPr>
              <w:ins w:id="3063" w:author="d" w:date="2018-05-05T19:31:00Z"/>
            </w:rPr>
          </w:rPrChange>
        </w:rPr>
        <w:pPrChange w:id="3064" w:author="d" w:date="2018-05-05T20:16:00Z">
          <w:pPr>
            <w:pStyle w:val="Heading3"/>
            <w:ind w:firstLine="0"/>
          </w:pPr>
        </w:pPrChange>
      </w:pPr>
      <w:bookmarkStart w:id="3065" w:name="_Toc513314979"/>
      <w:r w:rsidRPr="009F4274">
        <w:t>2.</w:t>
      </w:r>
      <w:r w:rsidR="00DA3BC5">
        <w:rPr>
          <w:lang w:val="vi-VN"/>
        </w:rPr>
        <w:t>5</w:t>
      </w:r>
      <w:r>
        <w:t>.2 Giao diện của phần mềm dành cho tài xế</w:t>
      </w:r>
      <w:bookmarkEnd w:id="30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066" w:author="d" w:date="2018-05-05T20:01:00Z">
          <w:tblPr>
            <w:tblStyle w:val="TableGrid"/>
            <w:tblW w:w="0" w:type="auto"/>
            <w:tblLook w:val="04A0" w:firstRow="1" w:lastRow="0" w:firstColumn="1" w:lastColumn="0" w:noHBand="0" w:noVBand="1"/>
          </w:tblPr>
        </w:tblPrChange>
      </w:tblPr>
      <w:tblGrid>
        <w:gridCol w:w="4555"/>
        <w:gridCol w:w="4556"/>
        <w:tblGridChange w:id="3067">
          <w:tblGrid>
            <w:gridCol w:w="5"/>
            <w:gridCol w:w="4555"/>
            <w:gridCol w:w="4551"/>
            <w:gridCol w:w="5"/>
          </w:tblGrid>
        </w:tblGridChange>
      </w:tblGrid>
      <w:tr w:rsidR="005F37C3" w:rsidTr="00AA2E00">
        <w:trPr>
          <w:ins w:id="3068" w:author="d" w:date="2018-05-05T19:31:00Z"/>
          <w:trPrChange w:id="3069" w:author="d" w:date="2018-05-05T20:01:00Z">
            <w:trPr>
              <w:gridBefore w:val="1"/>
            </w:trPr>
          </w:trPrChange>
        </w:trPr>
        <w:tc>
          <w:tcPr>
            <w:tcW w:w="4555" w:type="dxa"/>
            <w:vAlign w:val="center"/>
            <w:tcPrChange w:id="3070" w:author="d" w:date="2018-05-05T20:01:00Z">
              <w:tcPr>
                <w:tcW w:w="4555" w:type="dxa"/>
              </w:tcPr>
            </w:tcPrChange>
          </w:tcPr>
          <w:p w:rsidR="005F37C3" w:rsidRDefault="005F37C3" w:rsidP="005F37C3">
            <w:pPr>
              <w:ind w:firstLine="0"/>
              <w:jc w:val="center"/>
              <w:rPr>
                <w:ins w:id="3071" w:author="d" w:date="2018-05-05T19:31:00Z"/>
              </w:rPr>
              <w:pPrChange w:id="3072" w:author="d" w:date="2018-05-05T19:33:00Z">
                <w:pPr>
                  <w:ind w:firstLine="0"/>
                </w:pPr>
              </w:pPrChange>
            </w:pPr>
            <w:ins w:id="3073" w:author="d" w:date="2018-05-05T19:32:00Z">
              <w:r>
                <w:rPr>
                  <w:noProof/>
                </w:rPr>
                <w:drawing>
                  <wp:inline distT="0" distB="0" distL="0" distR="0" wp14:anchorId="2AC9F6DC" wp14:editId="21102AAB">
                    <wp:extent cx="1926000" cy="342000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427-080303.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ins>
          </w:p>
        </w:tc>
        <w:tc>
          <w:tcPr>
            <w:tcW w:w="4556" w:type="dxa"/>
            <w:tcPrChange w:id="3074" w:author="d" w:date="2018-05-05T20:01:00Z">
              <w:tcPr>
                <w:tcW w:w="4556" w:type="dxa"/>
                <w:gridSpan w:val="2"/>
              </w:tcPr>
            </w:tcPrChange>
          </w:tcPr>
          <w:p w:rsidR="005F37C3" w:rsidRPr="005F37C3" w:rsidRDefault="005F37C3" w:rsidP="005F37C3">
            <w:pPr>
              <w:ind w:firstLine="0"/>
              <w:rPr>
                <w:ins w:id="3075" w:author="d" w:date="2018-05-05T19:31:00Z"/>
                <w:lang w:val="vi-VN"/>
                <w:rPrChange w:id="3076" w:author="d" w:date="2018-05-05T19:33:00Z">
                  <w:rPr>
                    <w:ins w:id="3077" w:author="d" w:date="2018-05-05T19:31:00Z"/>
                  </w:rPr>
                </w:rPrChange>
              </w:rPr>
            </w:pPr>
            <w:ins w:id="3078" w:author="d" w:date="2018-05-05T19:33:00Z">
              <w:r>
                <w:rPr>
                  <w:lang w:val="vi-VN"/>
                </w:rPr>
                <w:t>Giao diện sẽ xuất hiện khi lần đầu tiên tài xế mở ứng dụng và lựa chọn đăng nhập hay đăng ký để sử dụng.</w:t>
              </w:r>
            </w:ins>
          </w:p>
        </w:tc>
      </w:tr>
      <w:tr w:rsidR="0096118D" w:rsidTr="00E33F1A">
        <w:trPr>
          <w:ins w:id="3079" w:author="d" w:date="2018-05-05T19:31:00Z"/>
        </w:trPr>
        <w:tc>
          <w:tcPr>
            <w:tcW w:w="9111" w:type="dxa"/>
            <w:gridSpan w:val="2"/>
          </w:tcPr>
          <w:p w:rsidR="0096118D" w:rsidRDefault="0096118D" w:rsidP="0096118D">
            <w:pPr>
              <w:ind w:firstLine="0"/>
              <w:jc w:val="center"/>
              <w:rPr>
                <w:ins w:id="3080" w:author="d" w:date="2018-05-05T19:31:00Z"/>
              </w:rPr>
              <w:pPrChange w:id="3081" w:author="d" w:date="2018-05-05T20:03:00Z">
                <w:pPr>
                  <w:ind w:firstLine="0"/>
                </w:pPr>
              </w:pPrChange>
            </w:pPr>
            <w:ins w:id="3082" w:author="d" w:date="2018-05-05T19:32:00Z">
              <w:r>
                <w:rPr>
                  <w:lang w:val="vi-VN"/>
                </w:rPr>
                <w:t>Hình 2.</w:t>
              </w:r>
            </w:ins>
            <w:ins w:id="3083" w:author="d" w:date="2018-05-05T19:34:00Z">
              <w:r w:rsidR="00147139">
                <w:rPr>
                  <w:lang w:val="vi-VN"/>
                </w:rPr>
                <w:t>8</w:t>
              </w:r>
            </w:ins>
            <w:ins w:id="3084" w:author="d" w:date="2018-05-05T19:32:00Z">
              <w:r>
                <w:rPr>
                  <w:lang w:val="vi-VN"/>
                </w:rPr>
                <w:t xml:space="preserve"> Màn hình </w:t>
              </w:r>
            </w:ins>
            <w:ins w:id="3085" w:author="d" w:date="2018-05-05T19:33:00Z">
              <w:r>
                <w:rPr>
                  <w:lang w:val="vi-VN"/>
                </w:rPr>
                <w:t>chào mừng</w:t>
              </w:r>
            </w:ins>
          </w:p>
        </w:tc>
      </w:tr>
    </w:tbl>
    <w:p w:rsidR="005F37C3" w:rsidRPr="005F37C3" w:rsidRDefault="005F37C3" w:rsidP="005F37C3">
      <w:pPr>
        <w:rPr>
          <w:rPrChange w:id="3086" w:author="d" w:date="2018-05-05T19:31:00Z">
            <w:rPr/>
          </w:rPrChange>
        </w:rPr>
        <w:pPrChange w:id="3087" w:author="d" w:date="2018-05-05T19:31:00Z">
          <w:pPr>
            <w:pStyle w:val="Heading3"/>
            <w:ind w:firstLine="0"/>
          </w:pPr>
        </w:pPrChange>
      </w:pPr>
    </w:p>
    <w:p w:rsidR="00574ACC" w:rsidRPr="00574ACC" w:rsidDel="005F37C3" w:rsidRDefault="00574ACC" w:rsidP="005F37C3">
      <w:pPr>
        <w:tabs>
          <w:tab w:val="left" w:pos="1276"/>
          <w:tab w:val="left" w:pos="5529"/>
        </w:tabs>
        <w:ind w:firstLine="0"/>
        <w:rPr>
          <w:del w:id="3088" w:author="d" w:date="2018-05-05T19:34:00Z"/>
        </w:rPr>
        <w:pPrChange w:id="3089" w:author="d" w:date="2018-05-05T19:34:00Z">
          <w:pPr>
            <w:tabs>
              <w:tab w:val="left" w:pos="1276"/>
              <w:tab w:val="left" w:pos="5529"/>
            </w:tabs>
          </w:pPr>
        </w:pPrChange>
      </w:pPr>
      <w:del w:id="3090" w:author="d" w:date="2018-05-05T19:34:00Z">
        <w:r w:rsidDel="005F37C3">
          <w:tab/>
        </w:r>
      </w:del>
      <w:del w:id="3091" w:author="d" w:date="2018-05-05T19:31:00Z">
        <w:r w:rsidDel="005F37C3">
          <w:delText xml:space="preserve">Giao diện chào mừng </w:delText>
        </w:r>
      </w:del>
      <w:del w:id="3092" w:author="d" w:date="2018-05-05T19:34:00Z">
        <w:r w:rsidDel="005F37C3">
          <w:tab/>
          <w:delText>Giao diện đăng ký</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093" w:author="d" w:date="2018-05-05T20:01:00Z">
          <w:tblPr>
            <w:tblStyle w:val="TableGrid"/>
            <w:tblW w:w="0" w:type="auto"/>
            <w:tblLook w:val="04A0" w:firstRow="1" w:lastRow="0" w:firstColumn="1" w:lastColumn="0" w:noHBand="0" w:noVBand="1"/>
          </w:tblPr>
        </w:tblPrChange>
      </w:tblPr>
      <w:tblGrid>
        <w:gridCol w:w="4555"/>
        <w:gridCol w:w="4556"/>
        <w:tblGridChange w:id="3094">
          <w:tblGrid>
            <w:gridCol w:w="5"/>
            <w:gridCol w:w="4555"/>
            <w:gridCol w:w="4551"/>
            <w:gridCol w:w="5"/>
          </w:tblGrid>
        </w:tblGridChange>
      </w:tblGrid>
      <w:tr w:rsidR="005F37C3" w:rsidTr="00AA2E00">
        <w:trPr>
          <w:ins w:id="3095" w:author="d" w:date="2018-05-05T19:34:00Z"/>
          <w:trPrChange w:id="3096" w:author="d" w:date="2018-05-05T20:01:00Z">
            <w:trPr>
              <w:gridBefore w:val="1"/>
            </w:trPr>
          </w:trPrChange>
        </w:trPr>
        <w:tc>
          <w:tcPr>
            <w:tcW w:w="4555" w:type="dxa"/>
            <w:tcPrChange w:id="3097" w:author="d" w:date="2018-05-05T20:01:00Z">
              <w:tcPr>
                <w:tcW w:w="4555" w:type="dxa"/>
              </w:tcPr>
            </w:tcPrChange>
          </w:tcPr>
          <w:p w:rsidR="005F37C3" w:rsidRDefault="005F37C3" w:rsidP="005F37C3">
            <w:pPr>
              <w:tabs>
                <w:tab w:val="left" w:pos="851"/>
                <w:tab w:val="left" w:pos="4962"/>
              </w:tabs>
              <w:ind w:firstLine="0"/>
              <w:jc w:val="center"/>
              <w:rPr>
                <w:ins w:id="3098" w:author="d" w:date="2018-05-05T19:34:00Z"/>
              </w:rPr>
              <w:pPrChange w:id="3099" w:author="d" w:date="2018-05-05T19:34:00Z">
                <w:pPr>
                  <w:tabs>
                    <w:tab w:val="left" w:pos="851"/>
                    <w:tab w:val="left" w:pos="4962"/>
                  </w:tabs>
                  <w:ind w:firstLine="0"/>
                </w:pPr>
              </w:pPrChange>
            </w:pPr>
            <w:ins w:id="3100" w:author="d" w:date="2018-05-05T19:34:00Z">
              <w:r>
                <w:rPr>
                  <w:noProof/>
                </w:rPr>
                <w:drawing>
                  <wp:inline distT="0" distB="0" distL="0" distR="0" wp14:anchorId="0AC39272" wp14:editId="0BD5D0DF">
                    <wp:extent cx="1922400" cy="3420000"/>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525509290.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ins>
          </w:p>
        </w:tc>
        <w:tc>
          <w:tcPr>
            <w:tcW w:w="4556" w:type="dxa"/>
            <w:tcPrChange w:id="3101" w:author="d" w:date="2018-05-05T20:01:00Z">
              <w:tcPr>
                <w:tcW w:w="4556" w:type="dxa"/>
                <w:gridSpan w:val="2"/>
              </w:tcPr>
            </w:tcPrChange>
          </w:tcPr>
          <w:p w:rsidR="005F37C3" w:rsidRDefault="005F37C3" w:rsidP="00F17DE6">
            <w:pPr>
              <w:tabs>
                <w:tab w:val="left" w:pos="851"/>
                <w:tab w:val="left" w:pos="4962"/>
              </w:tabs>
              <w:ind w:firstLine="0"/>
              <w:rPr>
                <w:ins w:id="3102" w:author="d" w:date="2018-05-05T19:35:00Z"/>
                <w:lang w:val="vi-VN"/>
              </w:rPr>
              <w:pPrChange w:id="3103" w:author="d" w:date="2018-05-05T19:35:00Z">
                <w:pPr>
                  <w:tabs>
                    <w:tab w:val="left" w:pos="851"/>
                    <w:tab w:val="left" w:pos="4962"/>
                  </w:tabs>
                  <w:ind w:firstLine="0"/>
                </w:pPr>
              </w:pPrChange>
            </w:pPr>
            <w:ins w:id="3104" w:author="d" w:date="2018-05-05T19:34:00Z">
              <w:r>
                <w:rPr>
                  <w:lang w:val="vi-VN"/>
                </w:rPr>
                <w:t>Sau khi lựa chọn</w:t>
              </w:r>
              <w:r w:rsidR="00F17DE6">
                <w:rPr>
                  <w:lang w:val="vi-VN"/>
                </w:rPr>
                <w:t xml:space="preserve"> </w:t>
              </w:r>
            </w:ins>
            <w:ins w:id="3105" w:author="d" w:date="2018-05-05T19:35:00Z">
              <w:r w:rsidR="00F17DE6">
                <w:rPr>
                  <w:lang w:val="vi-VN"/>
                </w:rPr>
                <w:t>đăng kí từ Màn hình chào mừng tài xế, ở màn hình này tài xế cần đăng kí các thông tin sau</w:t>
              </w:r>
            </w:ins>
            <w:ins w:id="3106" w:author="d" w:date="2018-05-05T19:37:00Z">
              <w:r w:rsidR="006419D6">
                <w:rPr>
                  <w:lang w:val="vi-VN"/>
                </w:rPr>
                <w:t xml:space="preserve"> và gửi đăng ký lên hệ thống</w:t>
              </w:r>
            </w:ins>
            <w:ins w:id="3107" w:author="d" w:date="2018-05-05T19:35:00Z">
              <w:r w:rsidR="00F17DE6">
                <w:rPr>
                  <w:lang w:val="vi-VN"/>
                </w:rPr>
                <w:t>:</w:t>
              </w:r>
            </w:ins>
          </w:p>
          <w:p w:rsidR="00F17DE6" w:rsidRDefault="00F17DE6" w:rsidP="00F17DE6">
            <w:pPr>
              <w:pStyle w:val="ListParagraph"/>
              <w:numPr>
                <w:ilvl w:val="0"/>
                <w:numId w:val="55"/>
              </w:numPr>
              <w:tabs>
                <w:tab w:val="left" w:pos="435"/>
                <w:tab w:val="left" w:pos="4962"/>
              </w:tabs>
              <w:ind w:hanging="568"/>
              <w:rPr>
                <w:ins w:id="3108" w:author="d" w:date="2018-05-05T19:36:00Z"/>
                <w:lang w:val="vi-VN"/>
              </w:rPr>
              <w:pPrChange w:id="3109" w:author="d" w:date="2018-05-05T19:36:00Z">
                <w:pPr>
                  <w:tabs>
                    <w:tab w:val="left" w:pos="851"/>
                    <w:tab w:val="left" w:pos="4962"/>
                  </w:tabs>
                  <w:ind w:firstLine="0"/>
                </w:pPr>
              </w:pPrChange>
            </w:pPr>
            <w:ins w:id="3110" w:author="d" w:date="2018-05-05T19:36:00Z">
              <w:r>
                <w:rPr>
                  <w:lang w:val="vi-VN"/>
                </w:rPr>
                <w:t>Số điện thoại</w:t>
              </w:r>
            </w:ins>
            <w:ins w:id="3111" w:author="d" w:date="2018-05-05T19:37:00Z">
              <w:r w:rsidR="006419D6">
                <w:rPr>
                  <w:lang w:val="vi-VN"/>
                </w:rPr>
                <w:t>.</w:t>
              </w:r>
            </w:ins>
          </w:p>
          <w:p w:rsidR="00F17DE6" w:rsidRDefault="00F17DE6" w:rsidP="00F17DE6">
            <w:pPr>
              <w:pStyle w:val="ListParagraph"/>
              <w:numPr>
                <w:ilvl w:val="0"/>
                <w:numId w:val="55"/>
              </w:numPr>
              <w:tabs>
                <w:tab w:val="left" w:pos="435"/>
                <w:tab w:val="left" w:pos="4962"/>
              </w:tabs>
              <w:ind w:hanging="568"/>
              <w:rPr>
                <w:ins w:id="3112" w:author="d" w:date="2018-05-05T19:36:00Z"/>
                <w:lang w:val="vi-VN"/>
              </w:rPr>
              <w:pPrChange w:id="3113" w:author="d" w:date="2018-05-05T19:36:00Z">
                <w:pPr>
                  <w:tabs>
                    <w:tab w:val="left" w:pos="851"/>
                    <w:tab w:val="left" w:pos="4962"/>
                  </w:tabs>
                  <w:ind w:firstLine="0"/>
                </w:pPr>
              </w:pPrChange>
            </w:pPr>
            <w:ins w:id="3114" w:author="d" w:date="2018-05-05T19:36:00Z">
              <w:r>
                <w:rPr>
                  <w:lang w:val="vi-VN"/>
                </w:rPr>
                <w:t>Tên tài xế</w:t>
              </w:r>
            </w:ins>
            <w:ins w:id="3115" w:author="d" w:date="2018-05-05T19:37:00Z">
              <w:r w:rsidR="006419D6">
                <w:rPr>
                  <w:lang w:val="vi-VN"/>
                </w:rPr>
                <w:t>.</w:t>
              </w:r>
            </w:ins>
          </w:p>
          <w:p w:rsidR="00F17DE6" w:rsidRDefault="00F17DE6" w:rsidP="00F17DE6">
            <w:pPr>
              <w:pStyle w:val="ListParagraph"/>
              <w:numPr>
                <w:ilvl w:val="0"/>
                <w:numId w:val="55"/>
              </w:numPr>
              <w:tabs>
                <w:tab w:val="left" w:pos="435"/>
                <w:tab w:val="left" w:pos="4962"/>
              </w:tabs>
              <w:ind w:hanging="568"/>
              <w:rPr>
                <w:ins w:id="3116" w:author="d" w:date="2018-05-05T19:36:00Z"/>
                <w:lang w:val="vi-VN"/>
              </w:rPr>
              <w:pPrChange w:id="3117" w:author="d" w:date="2018-05-05T19:36:00Z">
                <w:pPr>
                  <w:tabs>
                    <w:tab w:val="left" w:pos="851"/>
                    <w:tab w:val="left" w:pos="4962"/>
                  </w:tabs>
                  <w:ind w:firstLine="0"/>
                </w:pPr>
              </w:pPrChange>
            </w:pPr>
            <w:ins w:id="3118" w:author="d" w:date="2018-05-05T19:36:00Z">
              <w:r>
                <w:rPr>
                  <w:lang w:val="vi-VN"/>
                </w:rPr>
                <w:t>Thông tin biển số xe</w:t>
              </w:r>
            </w:ins>
            <w:ins w:id="3119" w:author="d" w:date="2018-05-05T19:37:00Z">
              <w:r w:rsidR="006419D6">
                <w:rPr>
                  <w:lang w:val="vi-VN"/>
                </w:rPr>
                <w:t>.</w:t>
              </w:r>
            </w:ins>
          </w:p>
          <w:p w:rsidR="00F17DE6" w:rsidRDefault="00F17DE6" w:rsidP="00F17DE6">
            <w:pPr>
              <w:pStyle w:val="ListParagraph"/>
              <w:numPr>
                <w:ilvl w:val="0"/>
                <w:numId w:val="55"/>
              </w:numPr>
              <w:tabs>
                <w:tab w:val="left" w:pos="435"/>
                <w:tab w:val="left" w:pos="4962"/>
              </w:tabs>
              <w:ind w:hanging="568"/>
              <w:rPr>
                <w:ins w:id="3120" w:author="d" w:date="2018-05-05T19:36:00Z"/>
                <w:lang w:val="vi-VN"/>
              </w:rPr>
              <w:pPrChange w:id="3121" w:author="d" w:date="2018-05-05T19:36:00Z">
                <w:pPr>
                  <w:tabs>
                    <w:tab w:val="left" w:pos="851"/>
                    <w:tab w:val="left" w:pos="4962"/>
                  </w:tabs>
                  <w:ind w:firstLine="0"/>
                </w:pPr>
              </w:pPrChange>
            </w:pPr>
            <w:ins w:id="3122" w:author="d" w:date="2018-05-05T19:36:00Z">
              <w:r>
                <w:rPr>
                  <w:lang w:val="vi-VN"/>
                </w:rPr>
                <w:t>Ảnh trước và sau chứng minh thư</w:t>
              </w:r>
            </w:ins>
            <w:ins w:id="3123" w:author="d" w:date="2018-05-05T19:37:00Z">
              <w:r w:rsidR="006419D6">
                <w:rPr>
                  <w:lang w:val="vi-VN"/>
                </w:rPr>
                <w:t>.</w:t>
              </w:r>
            </w:ins>
          </w:p>
          <w:p w:rsidR="00F17DE6" w:rsidRDefault="00F17DE6" w:rsidP="00F17DE6">
            <w:pPr>
              <w:pStyle w:val="ListParagraph"/>
              <w:numPr>
                <w:ilvl w:val="0"/>
                <w:numId w:val="55"/>
              </w:numPr>
              <w:tabs>
                <w:tab w:val="left" w:pos="435"/>
                <w:tab w:val="left" w:pos="4962"/>
              </w:tabs>
              <w:ind w:hanging="568"/>
              <w:rPr>
                <w:ins w:id="3124" w:author="d" w:date="2018-05-05T19:36:00Z"/>
                <w:lang w:val="vi-VN"/>
              </w:rPr>
              <w:pPrChange w:id="3125" w:author="d" w:date="2018-05-05T19:36:00Z">
                <w:pPr>
                  <w:tabs>
                    <w:tab w:val="left" w:pos="851"/>
                    <w:tab w:val="left" w:pos="4962"/>
                  </w:tabs>
                  <w:ind w:firstLine="0"/>
                </w:pPr>
              </w:pPrChange>
            </w:pPr>
            <w:ins w:id="3126" w:author="d" w:date="2018-05-05T19:36:00Z">
              <w:r>
                <w:rPr>
                  <w:lang w:val="vi-VN"/>
                </w:rPr>
                <w:t>Ảnh trước và sau</w:t>
              </w:r>
              <w:r>
                <w:rPr>
                  <w:lang w:val="vi-VN"/>
                </w:rPr>
                <w:t xml:space="preserve"> bằng lái xe</w:t>
              </w:r>
            </w:ins>
            <w:ins w:id="3127" w:author="d" w:date="2018-05-05T19:37:00Z">
              <w:r w:rsidR="006419D6">
                <w:rPr>
                  <w:lang w:val="vi-VN"/>
                </w:rPr>
                <w:t>.</w:t>
              </w:r>
            </w:ins>
          </w:p>
          <w:p w:rsidR="00F17DE6" w:rsidRDefault="00F17DE6" w:rsidP="00F17DE6">
            <w:pPr>
              <w:pStyle w:val="ListParagraph"/>
              <w:numPr>
                <w:ilvl w:val="0"/>
                <w:numId w:val="55"/>
              </w:numPr>
              <w:tabs>
                <w:tab w:val="left" w:pos="435"/>
                <w:tab w:val="left" w:pos="4962"/>
              </w:tabs>
              <w:ind w:hanging="568"/>
              <w:rPr>
                <w:ins w:id="3128" w:author="d" w:date="2018-05-05T19:36:00Z"/>
                <w:lang w:val="vi-VN"/>
              </w:rPr>
              <w:pPrChange w:id="3129" w:author="d" w:date="2018-05-05T19:36:00Z">
                <w:pPr>
                  <w:tabs>
                    <w:tab w:val="left" w:pos="851"/>
                    <w:tab w:val="left" w:pos="4962"/>
                  </w:tabs>
                  <w:ind w:firstLine="0"/>
                </w:pPr>
              </w:pPrChange>
            </w:pPr>
            <w:ins w:id="3130" w:author="d" w:date="2018-05-05T19:36:00Z">
              <w:r>
                <w:rPr>
                  <w:lang w:val="vi-VN"/>
                </w:rPr>
                <w:t>Ảnh trước và sau</w:t>
              </w:r>
              <w:r>
                <w:rPr>
                  <w:lang w:val="vi-VN"/>
                </w:rPr>
                <w:t xml:space="preserve"> giấy tờ xe</w:t>
              </w:r>
            </w:ins>
            <w:ins w:id="3131" w:author="d" w:date="2018-05-05T19:37:00Z">
              <w:r w:rsidR="006419D6">
                <w:rPr>
                  <w:lang w:val="vi-VN"/>
                </w:rPr>
                <w:t>.</w:t>
              </w:r>
            </w:ins>
          </w:p>
          <w:p w:rsidR="00F17DE6" w:rsidRPr="00F17DE6" w:rsidRDefault="00F17DE6" w:rsidP="00F17DE6">
            <w:pPr>
              <w:pStyle w:val="ListParagraph"/>
              <w:numPr>
                <w:ilvl w:val="0"/>
                <w:numId w:val="55"/>
              </w:numPr>
              <w:tabs>
                <w:tab w:val="left" w:pos="435"/>
                <w:tab w:val="left" w:pos="4962"/>
              </w:tabs>
              <w:ind w:hanging="568"/>
              <w:rPr>
                <w:ins w:id="3132" w:author="d" w:date="2018-05-05T19:34:00Z"/>
                <w:lang w:val="vi-VN"/>
                <w:rPrChange w:id="3133" w:author="d" w:date="2018-05-05T19:36:00Z">
                  <w:rPr>
                    <w:ins w:id="3134" w:author="d" w:date="2018-05-05T19:34:00Z"/>
                  </w:rPr>
                </w:rPrChange>
              </w:rPr>
              <w:pPrChange w:id="3135" w:author="d" w:date="2018-05-05T19:36:00Z">
                <w:pPr>
                  <w:tabs>
                    <w:tab w:val="left" w:pos="851"/>
                    <w:tab w:val="left" w:pos="4962"/>
                  </w:tabs>
                  <w:ind w:firstLine="0"/>
                </w:pPr>
              </w:pPrChange>
            </w:pPr>
            <w:ins w:id="3136" w:author="d" w:date="2018-05-05T19:37:00Z">
              <w:r>
                <w:rPr>
                  <w:lang w:val="vi-VN"/>
                </w:rPr>
                <w:t>Ảnh trước và sau</w:t>
              </w:r>
              <w:r>
                <w:rPr>
                  <w:lang w:val="vi-VN"/>
                </w:rPr>
                <w:t xml:space="preserve"> bảo hiểm xe</w:t>
              </w:r>
              <w:r w:rsidR="006419D6">
                <w:rPr>
                  <w:lang w:val="vi-VN"/>
                </w:rPr>
                <w:t>.</w:t>
              </w:r>
            </w:ins>
          </w:p>
        </w:tc>
      </w:tr>
      <w:tr w:rsidR="0096118D" w:rsidTr="003A7C75">
        <w:trPr>
          <w:ins w:id="3137" w:author="d" w:date="2018-05-05T19:34:00Z"/>
        </w:trPr>
        <w:tc>
          <w:tcPr>
            <w:tcW w:w="9111" w:type="dxa"/>
            <w:gridSpan w:val="2"/>
          </w:tcPr>
          <w:p w:rsidR="0096118D" w:rsidRDefault="0096118D" w:rsidP="0096118D">
            <w:pPr>
              <w:tabs>
                <w:tab w:val="left" w:pos="1276"/>
                <w:tab w:val="left" w:pos="5529"/>
              </w:tabs>
              <w:ind w:firstLine="0"/>
              <w:jc w:val="center"/>
              <w:rPr>
                <w:ins w:id="3138" w:author="d" w:date="2018-05-05T20:04:00Z"/>
              </w:rPr>
              <w:pPrChange w:id="3139" w:author="d" w:date="2018-05-05T20:04:00Z">
                <w:pPr>
                  <w:tabs>
                    <w:tab w:val="left" w:pos="1276"/>
                    <w:tab w:val="left" w:pos="5529"/>
                  </w:tabs>
                  <w:ind w:firstLine="0"/>
                </w:pPr>
              </w:pPrChange>
            </w:pPr>
            <w:ins w:id="3140" w:author="d" w:date="2018-05-05T19:34:00Z">
              <w:r>
                <w:rPr>
                  <w:lang w:val="vi-VN"/>
                </w:rPr>
                <w:t>Hình 2.</w:t>
              </w:r>
            </w:ins>
            <w:ins w:id="3141" w:author="d" w:date="2018-05-05T20:18:00Z">
              <w:r w:rsidR="00147139">
                <w:rPr>
                  <w:lang w:val="vi-VN"/>
                </w:rPr>
                <w:t>9</w:t>
              </w:r>
            </w:ins>
            <w:ins w:id="3142" w:author="d" w:date="2018-05-05T19:34:00Z">
              <w:r>
                <w:rPr>
                  <w:lang w:val="vi-VN"/>
                </w:rPr>
                <w:t xml:space="preserve"> </w:t>
              </w:r>
            </w:ins>
            <w:ins w:id="3143" w:author="d" w:date="2018-05-05T19:35:00Z">
              <w:r>
                <w:rPr>
                  <w:lang w:val="vi-VN"/>
                </w:rPr>
                <w:t>Màn hình</w:t>
              </w:r>
            </w:ins>
            <w:ins w:id="3144" w:author="d" w:date="2018-05-05T19:34:00Z">
              <w:r>
                <w:t xml:space="preserve"> đăng ký</w:t>
              </w:r>
            </w:ins>
          </w:p>
          <w:p w:rsidR="0096118D" w:rsidRPr="00574ACC" w:rsidRDefault="0096118D" w:rsidP="0096118D">
            <w:pPr>
              <w:tabs>
                <w:tab w:val="left" w:pos="1276"/>
                <w:tab w:val="left" w:pos="5529"/>
              </w:tabs>
              <w:ind w:firstLine="0"/>
              <w:jc w:val="center"/>
              <w:rPr>
                <w:ins w:id="3145" w:author="d" w:date="2018-05-05T19:34:00Z"/>
              </w:rPr>
              <w:pPrChange w:id="3146" w:author="d" w:date="2018-05-05T20:04:00Z">
                <w:pPr>
                  <w:tabs>
                    <w:tab w:val="left" w:pos="1276"/>
                    <w:tab w:val="left" w:pos="5529"/>
                  </w:tabs>
                  <w:ind w:firstLine="0"/>
                </w:pPr>
              </w:pPrChange>
            </w:pPr>
          </w:p>
          <w:p w:rsidR="0096118D" w:rsidRDefault="0096118D" w:rsidP="00574ACC">
            <w:pPr>
              <w:tabs>
                <w:tab w:val="left" w:pos="851"/>
                <w:tab w:val="left" w:pos="4962"/>
              </w:tabs>
              <w:ind w:firstLine="0"/>
              <w:rPr>
                <w:ins w:id="3147" w:author="d" w:date="2018-05-05T19:34:00Z"/>
              </w:rPr>
            </w:pPr>
          </w:p>
        </w:tc>
      </w:tr>
      <w:tr w:rsidR="005F37C3" w:rsidTr="00AA2E00">
        <w:trPr>
          <w:ins w:id="3148" w:author="d" w:date="2018-05-05T19:34:00Z"/>
          <w:trPrChange w:id="3149" w:author="d" w:date="2018-05-05T20:01:00Z">
            <w:trPr>
              <w:gridBefore w:val="1"/>
            </w:trPr>
          </w:trPrChange>
        </w:trPr>
        <w:tc>
          <w:tcPr>
            <w:tcW w:w="4555" w:type="dxa"/>
            <w:tcPrChange w:id="3150" w:author="d" w:date="2018-05-05T20:01:00Z">
              <w:tcPr>
                <w:tcW w:w="4555" w:type="dxa"/>
              </w:tcPr>
            </w:tcPrChange>
          </w:tcPr>
          <w:p w:rsidR="005F37C3" w:rsidRDefault="003143E4" w:rsidP="003143E4">
            <w:pPr>
              <w:tabs>
                <w:tab w:val="left" w:pos="851"/>
                <w:tab w:val="left" w:pos="4962"/>
              </w:tabs>
              <w:ind w:firstLine="0"/>
              <w:jc w:val="center"/>
              <w:rPr>
                <w:ins w:id="3151" w:author="d" w:date="2018-05-05T19:34:00Z"/>
              </w:rPr>
              <w:pPrChange w:id="3152" w:author="d" w:date="2018-05-05T19:39:00Z">
                <w:pPr>
                  <w:tabs>
                    <w:tab w:val="left" w:pos="851"/>
                    <w:tab w:val="left" w:pos="4962"/>
                  </w:tabs>
                  <w:ind w:firstLine="0"/>
                </w:pPr>
              </w:pPrChange>
            </w:pPr>
            <w:ins w:id="3153" w:author="d" w:date="2018-05-05T19:38:00Z">
              <w:r>
                <w:rPr>
                  <w:noProof/>
                </w:rPr>
                <w:drawing>
                  <wp:inline distT="0" distB="0" distL="0" distR="0">
                    <wp:extent cx="1922400" cy="3420000"/>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25523917.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ins>
          </w:p>
        </w:tc>
        <w:tc>
          <w:tcPr>
            <w:tcW w:w="4556" w:type="dxa"/>
            <w:tcPrChange w:id="3154" w:author="d" w:date="2018-05-05T20:01:00Z">
              <w:tcPr>
                <w:tcW w:w="4556" w:type="dxa"/>
                <w:gridSpan w:val="2"/>
              </w:tcPr>
            </w:tcPrChange>
          </w:tcPr>
          <w:p w:rsidR="003143E4" w:rsidRPr="003143E4" w:rsidRDefault="003143E4" w:rsidP="003143E4">
            <w:pPr>
              <w:pStyle w:val="ListParagraph"/>
              <w:numPr>
                <w:ilvl w:val="0"/>
                <w:numId w:val="57"/>
              </w:numPr>
              <w:tabs>
                <w:tab w:val="left" w:pos="851"/>
                <w:tab w:val="left" w:pos="4962"/>
              </w:tabs>
              <w:ind w:left="435" w:hanging="283"/>
              <w:jc w:val="left"/>
              <w:rPr>
                <w:ins w:id="3155" w:author="d" w:date="2018-05-05T19:39:00Z"/>
                <w:lang w:val="vi-VN"/>
                <w:rPrChange w:id="3156" w:author="d" w:date="2018-05-05T19:40:00Z">
                  <w:rPr>
                    <w:ins w:id="3157" w:author="d" w:date="2018-05-05T19:39:00Z"/>
                    <w:lang w:val="vi-VN"/>
                  </w:rPr>
                </w:rPrChange>
              </w:rPr>
              <w:pPrChange w:id="3158" w:author="d" w:date="2018-05-05T19:40:00Z">
                <w:pPr>
                  <w:tabs>
                    <w:tab w:val="left" w:pos="851"/>
                    <w:tab w:val="left" w:pos="4962"/>
                  </w:tabs>
                  <w:ind w:firstLine="0"/>
                </w:pPr>
              </w:pPrChange>
            </w:pPr>
            <w:ins w:id="3159" w:author="d" w:date="2018-05-05T19:39:00Z">
              <w:r w:rsidRPr="003143E4">
                <w:rPr>
                  <w:lang w:val="vi-VN"/>
                  <w:rPrChange w:id="3160" w:author="d" w:date="2018-05-05T19:40:00Z">
                    <w:rPr>
                      <w:lang w:val="vi-VN"/>
                    </w:rPr>
                  </w:rPrChange>
                </w:rPr>
                <w:t xml:space="preserve">Sau khi lựa chọn đăng </w:t>
              </w:r>
              <w:r w:rsidRPr="003143E4">
                <w:rPr>
                  <w:lang w:val="vi-VN"/>
                  <w:rPrChange w:id="3161" w:author="d" w:date="2018-05-05T19:40:00Z">
                    <w:rPr>
                      <w:lang w:val="vi-VN"/>
                    </w:rPr>
                  </w:rPrChange>
                </w:rPr>
                <w:t>nhập</w:t>
              </w:r>
              <w:r w:rsidRPr="003143E4">
                <w:rPr>
                  <w:lang w:val="vi-VN"/>
                  <w:rPrChange w:id="3162" w:author="d" w:date="2018-05-05T19:40:00Z">
                    <w:rPr>
                      <w:lang w:val="vi-VN"/>
                    </w:rPr>
                  </w:rPrChange>
                </w:rPr>
                <w:t xml:space="preserve"> từ Màn hình chào mừng tài xế, ở màn hình này tài xế</w:t>
              </w:r>
              <w:r w:rsidRPr="003143E4">
                <w:rPr>
                  <w:lang w:val="vi-VN"/>
                  <w:rPrChange w:id="3163" w:author="d" w:date="2018-05-05T19:40:00Z">
                    <w:rPr>
                      <w:lang w:val="vi-VN"/>
                    </w:rPr>
                  </w:rPrChange>
                </w:rPr>
                <w:t xml:space="preserve"> cần nhập số điện thoại để đăng nhập.</w:t>
              </w:r>
            </w:ins>
          </w:p>
          <w:p w:rsidR="005F37C3" w:rsidRPr="003143E4" w:rsidRDefault="003143E4" w:rsidP="003143E4">
            <w:pPr>
              <w:pStyle w:val="ListParagraph"/>
              <w:numPr>
                <w:ilvl w:val="0"/>
                <w:numId w:val="57"/>
              </w:numPr>
              <w:tabs>
                <w:tab w:val="left" w:pos="851"/>
                <w:tab w:val="left" w:pos="4962"/>
              </w:tabs>
              <w:ind w:left="435" w:hanging="283"/>
              <w:jc w:val="left"/>
              <w:rPr>
                <w:ins w:id="3164" w:author="d" w:date="2018-05-05T19:34:00Z"/>
                <w:rPrChange w:id="3165" w:author="d" w:date="2018-05-05T19:40:00Z">
                  <w:rPr>
                    <w:ins w:id="3166" w:author="d" w:date="2018-05-05T19:34:00Z"/>
                  </w:rPr>
                </w:rPrChange>
              </w:rPr>
              <w:pPrChange w:id="3167" w:author="d" w:date="2018-05-05T19:40:00Z">
                <w:pPr>
                  <w:tabs>
                    <w:tab w:val="left" w:pos="851"/>
                    <w:tab w:val="left" w:pos="4962"/>
                  </w:tabs>
                  <w:ind w:firstLine="0"/>
                </w:pPr>
              </w:pPrChange>
            </w:pPr>
            <w:ins w:id="3168" w:author="d" w:date="2018-05-05T19:40:00Z">
              <w:r w:rsidRPr="003143E4">
                <w:rPr>
                  <w:lang w:val="vi-VN"/>
                  <w:rPrChange w:id="3169" w:author="d" w:date="2018-05-05T19:40:00Z">
                    <w:rPr>
                      <w:lang w:val="vi-VN"/>
                    </w:rPr>
                  </w:rPrChange>
                </w:rPr>
                <w:t>Sau khi khách hàng nhập xong các thông tin cần thiết, khách hàng cần xác thực lại số điện thoại của mình là số điện thoại đang hoạt động và tài xế có thể liên hệ với khách hàng bằng mã xác nhận được gửi tới sau khi đã được kiểm tra trên hệ thống.</w:t>
              </w:r>
            </w:ins>
          </w:p>
        </w:tc>
      </w:tr>
      <w:tr w:rsidR="0096118D" w:rsidTr="00095144">
        <w:trPr>
          <w:ins w:id="3170" w:author="d" w:date="2018-05-05T19:34:00Z"/>
        </w:trPr>
        <w:tc>
          <w:tcPr>
            <w:tcW w:w="9111" w:type="dxa"/>
            <w:gridSpan w:val="2"/>
          </w:tcPr>
          <w:p w:rsidR="0096118D" w:rsidRDefault="0096118D" w:rsidP="0096118D">
            <w:pPr>
              <w:tabs>
                <w:tab w:val="left" w:pos="851"/>
                <w:tab w:val="left" w:pos="4962"/>
              </w:tabs>
              <w:ind w:firstLine="0"/>
              <w:jc w:val="center"/>
              <w:rPr>
                <w:ins w:id="3171" w:author="d" w:date="2018-05-05T19:34:00Z"/>
              </w:rPr>
              <w:pPrChange w:id="3172" w:author="d" w:date="2018-05-05T20:04:00Z">
                <w:pPr>
                  <w:tabs>
                    <w:tab w:val="left" w:pos="851"/>
                    <w:tab w:val="left" w:pos="4962"/>
                  </w:tabs>
                  <w:ind w:firstLine="0"/>
                </w:pPr>
              </w:pPrChange>
            </w:pPr>
            <w:ins w:id="3173" w:author="d" w:date="2018-05-05T19:39:00Z">
              <w:r>
                <w:rPr>
                  <w:lang w:val="vi-VN"/>
                </w:rPr>
                <w:t>Hình 2.</w:t>
              </w:r>
            </w:ins>
            <w:ins w:id="3174" w:author="d" w:date="2018-05-05T19:40:00Z">
              <w:r w:rsidR="00147139">
                <w:rPr>
                  <w:lang w:val="vi-VN"/>
                </w:rPr>
                <w:t>10</w:t>
              </w:r>
            </w:ins>
            <w:ins w:id="3175" w:author="d" w:date="2018-05-05T19:39:00Z">
              <w:r>
                <w:rPr>
                  <w:lang w:val="vi-VN"/>
                </w:rPr>
                <w:t xml:space="preserve"> Màn hình</w:t>
              </w:r>
              <w:r>
                <w:t xml:space="preserve"> đăng </w:t>
              </w:r>
            </w:ins>
            <w:ins w:id="3176" w:author="d" w:date="2018-05-05T19:40:00Z">
              <w:r>
                <w:rPr>
                  <w:lang w:val="vi-VN"/>
                </w:rPr>
                <w:t>nhập</w:t>
              </w:r>
            </w:ins>
          </w:p>
        </w:tc>
      </w:tr>
    </w:tbl>
    <w:p w:rsidR="009F4274" w:rsidRDefault="00574ACC" w:rsidP="00574ACC">
      <w:pPr>
        <w:tabs>
          <w:tab w:val="left" w:pos="851"/>
          <w:tab w:val="left" w:pos="4962"/>
        </w:tabs>
        <w:ind w:firstLine="0"/>
      </w:pPr>
      <w:r>
        <w:tab/>
      </w:r>
      <w:del w:id="3177" w:author="d" w:date="2018-05-05T19:32:00Z">
        <w:r w:rsidDel="005F37C3">
          <w:rPr>
            <w:noProof/>
            <w:lang w:eastAsia="en-US"/>
          </w:rPr>
          <w:drawing>
            <wp:inline distT="0" distB="0" distL="0" distR="0">
              <wp:extent cx="1926000" cy="342000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427-080303.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del>
      <w:del w:id="3178" w:author="d" w:date="2018-05-05T20:04:00Z">
        <w:r w:rsidDel="0096118D">
          <w:tab/>
        </w:r>
      </w:del>
      <w:del w:id="3179" w:author="d" w:date="2018-05-05T19:34:00Z">
        <w:r w:rsidR="00315597" w:rsidDel="005F37C3">
          <w:rPr>
            <w:noProof/>
            <w:lang w:eastAsia="en-US"/>
          </w:rPr>
          <w:drawing>
            <wp:inline distT="0" distB="0" distL="0" distR="0">
              <wp:extent cx="1922400" cy="3420000"/>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525509290.pn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del>
    </w:p>
    <w:p w:rsidR="00574ACC" w:rsidRDefault="00574ACC" w:rsidP="00574ACC">
      <w:pPr>
        <w:tabs>
          <w:tab w:val="left" w:pos="851"/>
          <w:tab w:val="left" w:pos="4962"/>
        </w:tabs>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80" w:author="d" w:date="2018-05-05T20:01:00Z">
          <w:tblPr>
            <w:tblStyle w:val="TableGrid"/>
            <w:tblW w:w="0" w:type="auto"/>
            <w:tblLook w:val="04A0" w:firstRow="1" w:lastRow="0" w:firstColumn="1" w:lastColumn="0" w:noHBand="0" w:noVBand="1"/>
          </w:tblPr>
        </w:tblPrChange>
      </w:tblPr>
      <w:tblGrid>
        <w:gridCol w:w="4555"/>
        <w:gridCol w:w="4556"/>
        <w:tblGridChange w:id="3181">
          <w:tblGrid>
            <w:gridCol w:w="5"/>
            <w:gridCol w:w="4555"/>
            <w:gridCol w:w="4551"/>
            <w:gridCol w:w="5"/>
          </w:tblGrid>
        </w:tblGridChange>
      </w:tblGrid>
      <w:tr w:rsidR="00280BE9" w:rsidTr="00AA2E00">
        <w:trPr>
          <w:ins w:id="3182" w:author="d" w:date="2018-05-05T19:40:00Z"/>
          <w:trPrChange w:id="3183" w:author="d" w:date="2018-05-05T20:01:00Z">
            <w:trPr>
              <w:gridBefore w:val="1"/>
            </w:trPr>
          </w:trPrChange>
        </w:trPr>
        <w:tc>
          <w:tcPr>
            <w:tcW w:w="4555" w:type="dxa"/>
            <w:tcPrChange w:id="3184" w:author="d" w:date="2018-05-05T20:01:00Z">
              <w:tcPr>
                <w:tcW w:w="4555" w:type="dxa"/>
              </w:tcPr>
            </w:tcPrChange>
          </w:tcPr>
          <w:p w:rsidR="00280BE9" w:rsidRDefault="00280BE9" w:rsidP="00280BE9">
            <w:pPr>
              <w:tabs>
                <w:tab w:val="left" w:pos="993"/>
                <w:tab w:val="left" w:pos="5103"/>
              </w:tabs>
              <w:ind w:firstLine="0"/>
              <w:jc w:val="center"/>
              <w:rPr>
                <w:ins w:id="3185" w:author="d" w:date="2018-05-05T19:40:00Z"/>
              </w:rPr>
              <w:pPrChange w:id="3186" w:author="d" w:date="2018-05-05T19:41:00Z">
                <w:pPr>
                  <w:tabs>
                    <w:tab w:val="left" w:pos="993"/>
                    <w:tab w:val="left" w:pos="5103"/>
                  </w:tabs>
                  <w:ind w:firstLine="0"/>
                </w:pPr>
              </w:pPrChange>
            </w:pPr>
            <w:ins w:id="3187" w:author="d" w:date="2018-05-05T19:40:00Z">
              <w:r>
                <w:rPr>
                  <w:noProof/>
                </w:rPr>
                <w:drawing>
                  <wp:inline distT="0" distB="0" distL="0" distR="0" wp14:anchorId="7FDF666D" wp14:editId="38696526">
                    <wp:extent cx="1926000" cy="342000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427-080615.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ins>
          </w:p>
        </w:tc>
        <w:tc>
          <w:tcPr>
            <w:tcW w:w="4556" w:type="dxa"/>
            <w:tcPrChange w:id="3188" w:author="d" w:date="2018-05-05T20:01:00Z">
              <w:tcPr>
                <w:tcW w:w="4556" w:type="dxa"/>
                <w:gridSpan w:val="2"/>
              </w:tcPr>
            </w:tcPrChange>
          </w:tcPr>
          <w:p w:rsidR="00280BE9" w:rsidRDefault="00280BE9" w:rsidP="00280BE9">
            <w:pPr>
              <w:pStyle w:val="ListParagraph"/>
              <w:numPr>
                <w:ilvl w:val="0"/>
                <w:numId w:val="57"/>
              </w:numPr>
              <w:tabs>
                <w:tab w:val="left" w:pos="993"/>
                <w:tab w:val="left" w:pos="5103"/>
              </w:tabs>
              <w:rPr>
                <w:ins w:id="3189" w:author="d" w:date="2018-05-05T19:41:00Z"/>
                <w:lang w:val="vi-VN"/>
              </w:rPr>
              <w:pPrChange w:id="3190" w:author="d" w:date="2018-05-05T19:41:00Z">
                <w:pPr>
                  <w:tabs>
                    <w:tab w:val="left" w:pos="993"/>
                    <w:tab w:val="left" w:pos="5103"/>
                  </w:tabs>
                  <w:ind w:firstLine="0"/>
                </w:pPr>
              </w:pPrChange>
            </w:pPr>
            <w:ins w:id="3191" w:author="d" w:date="2018-05-05T19:41:00Z">
              <w:r w:rsidRPr="00280BE9">
                <w:rPr>
                  <w:lang w:val="vi-VN"/>
                  <w:rPrChange w:id="3192" w:author="d" w:date="2018-05-05T19:41:00Z">
                    <w:rPr>
                      <w:lang w:val="vi-VN"/>
                    </w:rPr>
                  </w:rPrChange>
                </w:rPr>
                <w:t>Hiển thị mật độ khách hàng đang sử dụng ứng dụng và có nhu cầu đặt xe.</w:t>
              </w:r>
            </w:ins>
          </w:p>
          <w:p w:rsidR="00280BE9" w:rsidRDefault="00280BE9" w:rsidP="00280BE9">
            <w:pPr>
              <w:pStyle w:val="ListParagraph"/>
              <w:numPr>
                <w:ilvl w:val="0"/>
                <w:numId w:val="57"/>
              </w:numPr>
              <w:tabs>
                <w:tab w:val="left" w:pos="5103"/>
              </w:tabs>
              <w:rPr>
                <w:ins w:id="3193" w:author="d" w:date="2018-05-05T19:42:00Z"/>
                <w:lang w:val="vi-VN"/>
              </w:rPr>
              <w:pPrChange w:id="3194" w:author="d" w:date="2018-05-05T19:42:00Z">
                <w:pPr>
                  <w:tabs>
                    <w:tab w:val="left" w:pos="993"/>
                    <w:tab w:val="left" w:pos="5103"/>
                  </w:tabs>
                  <w:ind w:firstLine="0"/>
                </w:pPr>
              </w:pPrChange>
            </w:pPr>
            <w:ins w:id="3195" w:author="d" w:date="2018-05-05T19:42:00Z">
              <w:r>
                <w:rPr>
                  <w:lang w:val="vi-VN"/>
                </w:rPr>
                <w:t>Tài xế</w:t>
              </w:r>
              <w:r>
                <w:rPr>
                  <w:lang w:val="vi-VN"/>
                </w:rPr>
                <w:t xml:space="preserve"> chọn </w:t>
              </w:r>
              <w:r>
                <w:rPr>
                  <w:noProof/>
                </w:rPr>
                <w:drawing>
                  <wp:inline distT="0" distB="0" distL="0" distR="0" wp14:anchorId="2A122944" wp14:editId="15C5F1CB">
                    <wp:extent cx="238158" cy="238158"/>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ixe.PNG"/>
                            <pic:cNvPicPr/>
                          </pic:nvPicPr>
                          <pic:blipFill>
                            <a:blip r:embed="rId140">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r>
                <w:rPr>
                  <w:lang w:val="vi-VN"/>
                </w:rPr>
                <w:t xml:space="preserve">  để xem thông tin đã đăng kí với hệ thống.</w:t>
              </w:r>
            </w:ins>
          </w:p>
          <w:p w:rsidR="00280BE9" w:rsidRDefault="00280BE9" w:rsidP="00280BE9">
            <w:pPr>
              <w:pStyle w:val="ListParagraph"/>
              <w:numPr>
                <w:ilvl w:val="0"/>
                <w:numId w:val="57"/>
              </w:numPr>
              <w:tabs>
                <w:tab w:val="left" w:pos="5103"/>
              </w:tabs>
              <w:jc w:val="left"/>
              <w:rPr>
                <w:ins w:id="3196" w:author="d" w:date="2018-05-05T19:44:00Z"/>
                <w:lang w:val="vi-VN"/>
              </w:rPr>
              <w:pPrChange w:id="3197" w:author="d" w:date="2018-05-05T19:43:00Z">
                <w:pPr>
                  <w:tabs>
                    <w:tab w:val="left" w:pos="993"/>
                    <w:tab w:val="left" w:pos="5103"/>
                  </w:tabs>
                  <w:ind w:firstLine="0"/>
                </w:pPr>
              </w:pPrChange>
            </w:pPr>
            <w:ins w:id="3198" w:author="d" w:date="2018-05-05T19:43:00Z">
              <w:r>
                <w:rPr>
                  <w:lang w:val="vi-VN"/>
                </w:rPr>
                <w:t xml:space="preserve">Tài xế chọn </w:t>
              </w:r>
              <w:r>
                <w:rPr>
                  <w:noProof/>
                </w:rPr>
                <w:drawing>
                  <wp:inline distT="0" distB="0" distL="0" distR="0">
                    <wp:extent cx="409632" cy="28579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ixe.PNG"/>
                            <pic:cNvPicPr/>
                          </pic:nvPicPr>
                          <pic:blipFill>
                            <a:blip r:embed="rId155">
                              <a:extLst>
                                <a:ext uri="{28A0092B-C50C-407E-A947-70E740481C1C}">
                                  <a14:useLocalDpi xmlns:a14="http://schemas.microsoft.com/office/drawing/2010/main" val="0"/>
                                </a:ext>
                              </a:extLst>
                            </a:blip>
                            <a:stretch>
                              <a:fillRect/>
                            </a:stretch>
                          </pic:blipFill>
                          <pic:spPr>
                            <a:xfrm>
                              <a:off x="0" y="0"/>
                              <a:ext cx="409632" cy="285790"/>
                            </a:xfrm>
                            <a:prstGeom prst="rect">
                              <a:avLst/>
                            </a:prstGeom>
                          </pic:spPr>
                        </pic:pic>
                      </a:graphicData>
                    </a:graphic>
                  </wp:inline>
                </w:drawing>
              </w:r>
              <w:r>
                <w:rPr>
                  <w:lang w:val="vi-VN"/>
                </w:rPr>
                <w:t xml:space="preserve"> để sẵn sàng/ không sẵn sàng nhận cuốc xe</w:t>
              </w:r>
            </w:ins>
            <w:ins w:id="3199" w:author="d" w:date="2018-05-05T19:44:00Z">
              <w:r>
                <w:rPr>
                  <w:lang w:val="vi-VN"/>
                </w:rPr>
                <w:t>.</w:t>
              </w:r>
            </w:ins>
          </w:p>
          <w:p w:rsidR="00280BE9" w:rsidRPr="00280BE9" w:rsidRDefault="00280BE9" w:rsidP="00280BE9">
            <w:pPr>
              <w:pStyle w:val="ListParagraph"/>
              <w:numPr>
                <w:ilvl w:val="0"/>
                <w:numId w:val="57"/>
              </w:numPr>
              <w:tabs>
                <w:tab w:val="left" w:pos="5103"/>
              </w:tabs>
              <w:jc w:val="left"/>
              <w:rPr>
                <w:ins w:id="3200" w:author="d" w:date="2018-05-05T19:40:00Z"/>
                <w:lang w:val="vi-VN"/>
                <w:rPrChange w:id="3201" w:author="d" w:date="2018-05-05T19:42:00Z">
                  <w:rPr>
                    <w:ins w:id="3202" w:author="d" w:date="2018-05-05T19:40:00Z"/>
                  </w:rPr>
                </w:rPrChange>
              </w:rPr>
              <w:pPrChange w:id="3203" w:author="d" w:date="2018-05-05T19:43:00Z">
                <w:pPr>
                  <w:tabs>
                    <w:tab w:val="left" w:pos="993"/>
                    <w:tab w:val="left" w:pos="5103"/>
                  </w:tabs>
                  <w:ind w:firstLine="0"/>
                </w:pPr>
              </w:pPrChange>
            </w:pPr>
            <w:ins w:id="3204" w:author="d" w:date="2018-05-05T19:44:00Z">
              <w:r>
                <w:rPr>
                  <w:lang w:val="vi-VN"/>
                </w:rPr>
                <w:t xml:space="preserve">Tài xế chọn </w:t>
              </w:r>
              <w:r>
                <w:rPr>
                  <w:noProof/>
                </w:rPr>
                <w:drawing>
                  <wp:inline distT="0" distB="0" distL="0" distR="0" wp14:anchorId="25F3788D" wp14:editId="086481E8">
                    <wp:extent cx="257211" cy="24768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ixe.PNG"/>
                            <pic:cNvPicPr/>
                          </pic:nvPicPr>
                          <pic:blipFill>
                            <a:blip r:embed="rId141">
                              <a:extLst>
                                <a:ext uri="{28A0092B-C50C-407E-A947-70E740481C1C}">
                                  <a14:useLocalDpi xmlns:a14="http://schemas.microsoft.com/office/drawing/2010/main" val="0"/>
                                </a:ext>
                              </a:extLst>
                            </a:blip>
                            <a:stretch>
                              <a:fillRect/>
                            </a:stretch>
                          </pic:blipFill>
                          <pic:spPr>
                            <a:xfrm>
                              <a:off x="0" y="0"/>
                              <a:ext cx="257211" cy="247685"/>
                            </a:xfrm>
                            <a:prstGeom prst="rect">
                              <a:avLst/>
                            </a:prstGeom>
                          </pic:spPr>
                        </pic:pic>
                      </a:graphicData>
                    </a:graphic>
                  </wp:inline>
                </w:drawing>
              </w:r>
              <w:r>
                <w:rPr>
                  <w:lang w:val="vi-VN"/>
                </w:rPr>
                <w:t>để cập nhật và di chuyển tới vị trí của mình được</w:t>
              </w:r>
              <w:r w:rsidR="00DD42E1">
                <w:rPr>
                  <w:lang w:val="vi-VN"/>
                </w:rPr>
                <w:t xml:space="preserve"> </w:t>
              </w:r>
              <w:r w:rsidR="00DD42E1">
                <w:rPr>
                  <w:lang w:val="vi-VN"/>
                </w:rPr>
                <w:t xml:space="preserve">hiển thị  </w:t>
              </w:r>
              <w:r w:rsidR="00DD42E1">
                <w:rPr>
                  <w:noProof/>
                </w:rPr>
                <w:drawing>
                  <wp:inline distT="0" distB="0" distL="0" distR="0" wp14:anchorId="1BEA0AD3" wp14:editId="7CAE055C">
                    <wp:extent cx="190527" cy="21910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ixe.PNG"/>
                            <pic:cNvPicPr/>
                          </pic:nvPicPr>
                          <pic:blipFill>
                            <a:blip r:embed="rId142">
                              <a:extLst>
                                <a:ext uri="{28A0092B-C50C-407E-A947-70E740481C1C}">
                                  <a14:useLocalDpi xmlns:a14="http://schemas.microsoft.com/office/drawing/2010/main" val="0"/>
                                </a:ext>
                              </a:extLst>
                            </a:blip>
                            <a:stretch>
                              <a:fillRect/>
                            </a:stretch>
                          </pic:blipFill>
                          <pic:spPr>
                            <a:xfrm>
                              <a:off x="0" y="0"/>
                              <a:ext cx="190527" cy="219106"/>
                            </a:xfrm>
                            <a:prstGeom prst="rect">
                              <a:avLst/>
                            </a:prstGeom>
                          </pic:spPr>
                        </pic:pic>
                      </a:graphicData>
                    </a:graphic>
                  </wp:inline>
                </w:drawing>
              </w:r>
              <w:r w:rsidR="00DD42E1">
                <w:rPr>
                  <w:lang w:val="vi-VN"/>
                </w:rPr>
                <w:t xml:space="preserve"> trên bản đồ Google Maps.</w:t>
              </w:r>
            </w:ins>
          </w:p>
        </w:tc>
      </w:tr>
      <w:tr w:rsidR="00DE6772" w:rsidTr="00AB17A3">
        <w:trPr>
          <w:ins w:id="3205" w:author="d" w:date="2018-05-05T19:40:00Z"/>
        </w:trPr>
        <w:tc>
          <w:tcPr>
            <w:tcW w:w="9111" w:type="dxa"/>
            <w:gridSpan w:val="2"/>
          </w:tcPr>
          <w:p w:rsidR="00DE6772" w:rsidRDefault="00DE6772" w:rsidP="00DE6772">
            <w:pPr>
              <w:tabs>
                <w:tab w:val="left" w:pos="993"/>
                <w:tab w:val="left" w:pos="5103"/>
              </w:tabs>
              <w:ind w:firstLine="0"/>
              <w:jc w:val="center"/>
              <w:rPr>
                <w:ins w:id="3206" w:author="d" w:date="2018-05-05T19:44:00Z"/>
                <w:lang w:val="vi-VN"/>
              </w:rPr>
              <w:pPrChange w:id="3207" w:author="d" w:date="2018-05-05T20:07:00Z">
                <w:pPr>
                  <w:tabs>
                    <w:tab w:val="left" w:pos="993"/>
                    <w:tab w:val="left" w:pos="5103"/>
                  </w:tabs>
                  <w:ind w:firstLine="0"/>
                </w:pPr>
              </w:pPrChange>
            </w:pPr>
            <w:ins w:id="3208" w:author="d" w:date="2018-05-05T19:41:00Z">
              <w:r>
                <w:rPr>
                  <w:lang w:val="vi-VN"/>
                </w:rPr>
                <w:t>Hình 2</w:t>
              </w:r>
              <w:r>
                <w:rPr>
                  <w:lang w:val="vi-VN"/>
                </w:rPr>
                <w:t>.</w:t>
              </w:r>
            </w:ins>
            <w:ins w:id="3209" w:author="d" w:date="2018-05-05T20:18:00Z">
              <w:r w:rsidR="00147139">
                <w:rPr>
                  <w:lang w:val="vi-VN"/>
                </w:rPr>
                <w:t xml:space="preserve">11 </w:t>
              </w:r>
            </w:ins>
            <w:ins w:id="3210" w:author="d" w:date="2018-05-05T19:41:00Z">
              <w:r>
                <w:rPr>
                  <w:lang w:val="vi-VN"/>
                </w:rPr>
                <w:t xml:space="preserve"> Màn hình chính của tài xế</w:t>
              </w:r>
            </w:ins>
          </w:p>
          <w:p w:rsidR="00DE6772" w:rsidRDefault="00DE6772" w:rsidP="00574ACC">
            <w:pPr>
              <w:tabs>
                <w:tab w:val="left" w:pos="993"/>
                <w:tab w:val="left" w:pos="5103"/>
              </w:tabs>
              <w:ind w:firstLine="0"/>
              <w:rPr>
                <w:ins w:id="3211" w:author="d" w:date="2018-05-05T19:40:00Z"/>
              </w:rPr>
            </w:pPr>
          </w:p>
        </w:tc>
      </w:tr>
      <w:tr w:rsidR="00280BE9" w:rsidTr="00AA2E00">
        <w:trPr>
          <w:ins w:id="3212" w:author="d" w:date="2018-05-05T19:40:00Z"/>
          <w:trPrChange w:id="3213" w:author="d" w:date="2018-05-05T20:01:00Z">
            <w:trPr>
              <w:gridBefore w:val="1"/>
            </w:trPr>
          </w:trPrChange>
        </w:trPr>
        <w:tc>
          <w:tcPr>
            <w:tcW w:w="4555" w:type="dxa"/>
            <w:tcPrChange w:id="3214" w:author="d" w:date="2018-05-05T20:01:00Z">
              <w:tcPr>
                <w:tcW w:w="4555" w:type="dxa"/>
              </w:tcPr>
            </w:tcPrChange>
          </w:tcPr>
          <w:p w:rsidR="00280BE9" w:rsidRDefault="000F08B3" w:rsidP="000F08B3">
            <w:pPr>
              <w:tabs>
                <w:tab w:val="left" w:pos="993"/>
                <w:tab w:val="left" w:pos="5103"/>
              </w:tabs>
              <w:ind w:firstLine="0"/>
              <w:jc w:val="center"/>
              <w:rPr>
                <w:ins w:id="3215" w:author="d" w:date="2018-05-05T19:40:00Z"/>
              </w:rPr>
              <w:pPrChange w:id="3216" w:author="d" w:date="2018-05-05T19:45:00Z">
                <w:pPr>
                  <w:tabs>
                    <w:tab w:val="left" w:pos="993"/>
                    <w:tab w:val="left" w:pos="5103"/>
                  </w:tabs>
                  <w:ind w:firstLine="0"/>
                </w:pPr>
              </w:pPrChange>
            </w:pPr>
            <w:moveToRangeStart w:id="3217" w:author="d" w:date="2018-05-05T19:44:00Z" w:name="move513312816"/>
            <w:moveTo w:id="3218" w:author="d" w:date="2018-05-05T19:44:00Z">
              <w:r>
                <w:rPr>
                  <w:noProof/>
                </w:rPr>
                <w:drawing>
                  <wp:inline distT="0" distB="0" distL="0" distR="0" wp14:anchorId="0C20BF6E" wp14:editId="5F5C9AAD">
                    <wp:extent cx="1922400" cy="3420000"/>
                    <wp:effectExtent l="0" t="0" r="190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25510208.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moveTo>
            <w:moveToRangeEnd w:id="3217"/>
          </w:p>
        </w:tc>
        <w:tc>
          <w:tcPr>
            <w:tcW w:w="4556" w:type="dxa"/>
            <w:tcPrChange w:id="3219" w:author="d" w:date="2018-05-05T20:01:00Z">
              <w:tcPr>
                <w:tcW w:w="4556" w:type="dxa"/>
                <w:gridSpan w:val="2"/>
              </w:tcPr>
            </w:tcPrChange>
          </w:tcPr>
          <w:p w:rsidR="00280BE9" w:rsidRPr="00153C11" w:rsidRDefault="00153C11" w:rsidP="00153C11">
            <w:pPr>
              <w:tabs>
                <w:tab w:val="left" w:pos="993"/>
                <w:tab w:val="left" w:pos="5103"/>
              </w:tabs>
              <w:ind w:firstLine="0"/>
              <w:rPr>
                <w:ins w:id="3220" w:author="d" w:date="2018-05-05T19:45:00Z"/>
                <w:lang w:val="vi-VN"/>
                <w:rPrChange w:id="3221" w:author="d" w:date="2018-05-05T19:45:00Z">
                  <w:rPr>
                    <w:ins w:id="3222" w:author="d" w:date="2018-05-05T19:45:00Z"/>
                    <w:lang w:val="vi-VN"/>
                  </w:rPr>
                </w:rPrChange>
              </w:rPr>
              <w:pPrChange w:id="3223" w:author="d" w:date="2018-05-05T19:45:00Z">
                <w:pPr>
                  <w:tabs>
                    <w:tab w:val="left" w:pos="993"/>
                    <w:tab w:val="left" w:pos="5103"/>
                  </w:tabs>
                  <w:ind w:firstLine="0"/>
                </w:pPr>
              </w:pPrChange>
            </w:pPr>
            <w:ins w:id="3224" w:author="d" w:date="2018-05-05T19:45:00Z">
              <w:r w:rsidRPr="00153C11">
                <w:rPr>
                  <w:lang w:val="vi-VN"/>
                  <w:rPrChange w:id="3225" w:author="d" w:date="2018-05-05T19:45:00Z">
                    <w:rPr>
                      <w:lang w:val="vi-VN"/>
                    </w:rPr>
                  </w:rPrChange>
                </w:rPr>
                <w:t>Hiển thị thông tin tài xế:</w:t>
              </w:r>
            </w:ins>
          </w:p>
          <w:p w:rsidR="00153C11" w:rsidRDefault="00153C11" w:rsidP="00153C11">
            <w:pPr>
              <w:pStyle w:val="ListParagraph"/>
              <w:numPr>
                <w:ilvl w:val="0"/>
                <w:numId w:val="57"/>
              </w:numPr>
              <w:tabs>
                <w:tab w:val="left" w:pos="993"/>
                <w:tab w:val="left" w:pos="5103"/>
              </w:tabs>
              <w:rPr>
                <w:ins w:id="3226" w:author="d" w:date="2018-05-05T19:45:00Z"/>
                <w:lang w:val="vi-VN"/>
              </w:rPr>
              <w:pPrChange w:id="3227" w:author="d" w:date="2018-05-05T19:45:00Z">
                <w:pPr>
                  <w:tabs>
                    <w:tab w:val="left" w:pos="993"/>
                    <w:tab w:val="left" w:pos="5103"/>
                  </w:tabs>
                  <w:ind w:firstLine="0"/>
                </w:pPr>
              </w:pPrChange>
            </w:pPr>
            <w:ins w:id="3228" w:author="d" w:date="2018-05-05T19:45:00Z">
              <w:r>
                <w:rPr>
                  <w:lang w:val="vi-VN"/>
                </w:rPr>
                <w:t>Hình ảnh chân dung</w:t>
              </w:r>
            </w:ins>
          </w:p>
          <w:p w:rsidR="00153C11" w:rsidRDefault="00153C11" w:rsidP="00153C11">
            <w:pPr>
              <w:pStyle w:val="ListParagraph"/>
              <w:numPr>
                <w:ilvl w:val="0"/>
                <w:numId w:val="57"/>
              </w:numPr>
              <w:tabs>
                <w:tab w:val="left" w:pos="993"/>
                <w:tab w:val="left" w:pos="5103"/>
              </w:tabs>
              <w:rPr>
                <w:ins w:id="3229" w:author="d" w:date="2018-05-05T19:45:00Z"/>
                <w:lang w:val="vi-VN"/>
              </w:rPr>
              <w:pPrChange w:id="3230" w:author="d" w:date="2018-05-05T19:45:00Z">
                <w:pPr>
                  <w:tabs>
                    <w:tab w:val="left" w:pos="993"/>
                    <w:tab w:val="left" w:pos="5103"/>
                  </w:tabs>
                  <w:ind w:firstLine="0"/>
                </w:pPr>
              </w:pPrChange>
            </w:pPr>
            <w:ins w:id="3231" w:author="d" w:date="2018-05-05T19:45:00Z">
              <w:r>
                <w:rPr>
                  <w:lang w:val="vi-VN"/>
                </w:rPr>
                <w:t>Tên tài xế</w:t>
              </w:r>
            </w:ins>
          </w:p>
          <w:p w:rsidR="00153C11" w:rsidRDefault="00153C11" w:rsidP="00153C11">
            <w:pPr>
              <w:pStyle w:val="ListParagraph"/>
              <w:numPr>
                <w:ilvl w:val="0"/>
                <w:numId w:val="57"/>
              </w:numPr>
              <w:tabs>
                <w:tab w:val="left" w:pos="993"/>
                <w:tab w:val="left" w:pos="5103"/>
              </w:tabs>
              <w:rPr>
                <w:ins w:id="3232" w:author="d" w:date="2018-05-05T19:46:00Z"/>
                <w:lang w:val="vi-VN"/>
              </w:rPr>
              <w:pPrChange w:id="3233" w:author="d" w:date="2018-05-05T19:45:00Z">
                <w:pPr>
                  <w:tabs>
                    <w:tab w:val="left" w:pos="993"/>
                    <w:tab w:val="left" w:pos="5103"/>
                  </w:tabs>
                  <w:ind w:firstLine="0"/>
                </w:pPr>
              </w:pPrChange>
            </w:pPr>
            <w:ins w:id="3234" w:author="d" w:date="2018-05-05T19:46:00Z">
              <w:r>
                <w:rPr>
                  <w:lang w:val="vi-VN"/>
                </w:rPr>
                <w:t>Số người đánh giá</w:t>
              </w:r>
            </w:ins>
          </w:p>
          <w:p w:rsidR="00153C11" w:rsidRDefault="00153C11" w:rsidP="00153C11">
            <w:pPr>
              <w:pStyle w:val="ListParagraph"/>
              <w:numPr>
                <w:ilvl w:val="0"/>
                <w:numId w:val="57"/>
              </w:numPr>
              <w:tabs>
                <w:tab w:val="left" w:pos="993"/>
                <w:tab w:val="left" w:pos="5103"/>
              </w:tabs>
              <w:rPr>
                <w:ins w:id="3235" w:author="d" w:date="2018-05-05T19:46:00Z"/>
                <w:lang w:val="vi-VN"/>
              </w:rPr>
              <w:pPrChange w:id="3236" w:author="d" w:date="2018-05-05T19:45:00Z">
                <w:pPr>
                  <w:tabs>
                    <w:tab w:val="left" w:pos="993"/>
                    <w:tab w:val="left" w:pos="5103"/>
                  </w:tabs>
                  <w:ind w:firstLine="0"/>
                </w:pPr>
              </w:pPrChange>
            </w:pPr>
            <w:ins w:id="3237" w:author="d" w:date="2018-05-05T19:46:00Z">
              <w:r>
                <w:rPr>
                  <w:lang w:val="vi-VN"/>
                </w:rPr>
                <w:t>Số điểm sao</w:t>
              </w:r>
            </w:ins>
          </w:p>
          <w:p w:rsidR="00153C11" w:rsidRPr="00153C11" w:rsidRDefault="00153C11" w:rsidP="00153C11">
            <w:pPr>
              <w:pStyle w:val="ListParagraph"/>
              <w:numPr>
                <w:ilvl w:val="0"/>
                <w:numId w:val="57"/>
              </w:numPr>
              <w:tabs>
                <w:tab w:val="left" w:pos="993"/>
                <w:tab w:val="left" w:pos="5103"/>
              </w:tabs>
              <w:rPr>
                <w:ins w:id="3238" w:author="d" w:date="2018-05-05T19:40:00Z"/>
                <w:lang w:val="vi-VN"/>
                <w:rPrChange w:id="3239" w:author="d" w:date="2018-05-05T19:45:00Z">
                  <w:rPr>
                    <w:ins w:id="3240" w:author="d" w:date="2018-05-05T19:40:00Z"/>
                  </w:rPr>
                </w:rPrChange>
              </w:rPr>
              <w:pPrChange w:id="3241" w:author="d" w:date="2018-05-05T19:45:00Z">
                <w:pPr>
                  <w:tabs>
                    <w:tab w:val="left" w:pos="993"/>
                    <w:tab w:val="left" w:pos="5103"/>
                  </w:tabs>
                  <w:ind w:firstLine="0"/>
                </w:pPr>
              </w:pPrChange>
            </w:pPr>
            <w:ins w:id="3242" w:author="d" w:date="2018-05-05T19:46:00Z">
              <w:r>
                <w:rPr>
                  <w:lang w:val="vi-VN"/>
                </w:rPr>
                <w:t>Thông tin biển số xe</w:t>
              </w:r>
            </w:ins>
          </w:p>
        </w:tc>
      </w:tr>
      <w:tr w:rsidR="00B118B3" w:rsidTr="00680332">
        <w:trPr>
          <w:ins w:id="3243" w:author="d" w:date="2018-05-05T19:40:00Z"/>
        </w:trPr>
        <w:tc>
          <w:tcPr>
            <w:tcW w:w="9111" w:type="dxa"/>
            <w:gridSpan w:val="2"/>
          </w:tcPr>
          <w:p w:rsidR="00B118B3" w:rsidRDefault="00B118B3" w:rsidP="00147139">
            <w:pPr>
              <w:tabs>
                <w:tab w:val="left" w:pos="993"/>
                <w:tab w:val="left" w:pos="5103"/>
              </w:tabs>
              <w:ind w:firstLine="0"/>
              <w:jc w:val="center"/>
              <w:rPr>
                <w:ins w:id="3244" w:author="d" w:date="2018-05-05T19:40:00Z"/>
              </w:rPr>
              <w:pPrChange w:id="3245" w:author="d" w:date="2018-05-05T20:18:00Z">
                <w:pPr>
                  <w:tabs>
                    <w:tab w:val="left" w:pos="993"/>
                    <w:tab w:val="left" w:pos="5103"/>
                  </w:tabs>
                  <w:ind w:firstLine="0"/>
                </w:pPr>
              </w:pPrChange>
            </w:pPr>
            <w:ins w:id="3246" w:author="d" w:date="2018-05-05T19:45:00Z">
              <w:r>
                <w:rPr>
                  <w:lang w:val="vi-VN"/>
                </w:rPr>
                <w:t>Hình 2</w:t>
              </w:r>
              <w:r>
                <w:rPr>
                  <w:lang w:val="vi-VN"/>
                </w:rPr>
                <w:t>.</w:t>
              </w:r>
            </w:ins>
            <w:ins w:id="3247" w:author="d" w:date="2018-05-05T20:18:00Z">
              <w:r w:rsidR="00147139">
                <w:rPr>
                  <w:lang w:val="vi-VN"/>
                </w:rPr>
                <w:t>12</w:t>
              </w:r>
            </w:ins>
            <w:ins w:id="3248" w:author="d" w:date="2018-05-05T19:45:00Z">
              <w:r>
                <w:rPr>
                  <w:lang w:val="vi-VN"/>
                </w:rPr>
                <w:t xml:space="preserve"> </w:t>
              </w:r>
            </w:ins>
            <w:ins w:id="3249" w:author="d" w:date="2018-05-05T19:44:00Z">
              <w:r>
                <w:t>Giao diện thông tin tài xế</w:t>
              </w:r>
            </w:ins>
          </w:p>
        </w:tc>
      </w:tr>
    </w:tbl>
    <w:p w:rsidR="00280BE9" w:rsidRDefault="00280BE9" w:rsidP="00574ACC">
      <w:pPr>
        <w:tabs>
          <w:tab w:val="left" w:pos="993"/>
          <w:tab w:val="left" w:pos="5103"/>
        </w:tabs>
        <w:ind w:firstLine="0"/>
        <w:rPr>
          <w:ins w:id="3250" w:author="d" w:date="2018-05-05T19:40:00Z"/>
        </w:rPr>
      </w:pPr>
    </w:p>
    <w:p w:rsidR="00153C11" w:rsidRDefault="00574ACC" w:rsidP="00574ACC">
      <w:pPr>
        <w:tabs>
          <w:tab w:val="left" w:pos="993"/>
          <w:tab w:val="left" w:pos="5103"/>
        </w:tabs>
        <w:ind w:firstLine="0"/>
        <w:rPr>
          <w:ins w:id="3251" w:author="d" w:date="2018-05-05T19:47:00Z"/>
        </w:rPr>
      </w:pPr>
      <w:r>
        <w:tab/>
      </w:r>
      <w:del w:id="3252" w:author="d" w:date="2018-05-05T19:44:00Z">
        <w:r w:rsidDel="000F08B3">
          <w:delText xml:space="preserve">Giao diện thông tin tài xế </w:delText>
        </w:r>
      </w:del>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253" w:author="d" w:date="2018-05-05T20:01:00Z">
          <w:tblPr>
            <w:tblStyle w:val="TableGrid"/>
            <w:tblW w:w="0" w:type="auto"/>
            <w:tblLook w:val="04A0" w:firstRow="1" w:lastRow="0" w:firstColumn="1" w:lastColumn="0" w:noHBand="0" w:noVBand="1"/>
          </w:tblPr>
        </w:tblPrChange>
      </w:tblPr>
      <w:tblGrid>
        <w:gridCol w:w="4555"/>
        <w:gridCol w:w="4556"/>
        <w:tblGridChange w:id="3254">
          <w:tblGrid>
            <w:gridCol w:w="5"/>
            <w:gridCol w:w="4555"/>
            <w:gridCol w:w="4551"/>
            <w:gridCol w:w="5"/>
          </w:tblGrid>
        </w:tblGridChange>
      </w:tblGrid>
      <w:tr w:rsidR="000E1A26" w:rsidTr="00C477C1">
        <w:trPr>
          <w:ins w:id="3255" w:author="d" w:date="2018-05-05T19:48:00Z"/>
          <w:trPrChange w:id="3256" w:author="d" w:date="2018-05-05T20:01:00Z">
            <w:trPr>
              <w:gridBefore w:val="1"/>
            </w:trPr>
          </w:trPrChange>
        </w:trPr>
        <w:tc>
          <w:tcPr>
            <w:tcW w:w="4555" w:type="dxa"/>
            <w:tcPrChange w:id="3257" w:author="d" w:date="2018-05-05T20:01:00Z">
              <w:tcPr>
                <w:tcW w:w="4555" w:type="dxa"/>
              </w:tcPr>
            </w:tcPrChange>
          </w:tcPr>
          <w:p w:rsidR="000E1A26" w:rsidRDefault="000E1A26" w:rsidP="000E1A26">
            <w:pPr>
              <w:tabs>
                <w:tab w:val="left" w:pos="993"/>
                <w:tab w:val="left" w:pos="5103"/>
              </w:tabs>
              <w:ind w:firstLine="0"/>
              <w:jc w:val="center"/>
              <w:rPr>
                <w:ins w:id="3258" w:author="d" w:date="2018-05-05T19:48:00Z"/>
              </w:rPr>
              <w:pPrChange w:id="3259" w:author="d" w:date="2018-05-05T19:49:00Z">
                <w:pPr>
                  <w:tabs>
                    <w:tab w:val="left" w:pos="993"/>
                    <w:tab w:val="left" w:pos="5103"/>
                  </w:tabs>
                  <w:ind w:firstLine="0"/>
                </w:pPr>
              </w:pPrChange>
            </w:pPr>
            <w:ins w:id="3260" w:author="d" w:date="2018-05-05T19:48:00Z">
              <w:r>
                <w:rPr>
                  <w:noProof/>
                </w:rPr>
                <w:drawing>
                  <wp:inline distT="0" distB="0" distL="0" distR="0" wp14:anchorId="15BB43AB" wp14:editId="4C1FBB15">
                    <wp:extent cx="1922400" cy="3420000"/>
                    <wp:effectExtent l="0" t="0" r="1905" b="9525"/>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25510355.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ins>
          </w:p>
        </w:tc>
        <w:tc>
          <w:tcPr>
            <w:tcW w:w="4556" w:type="dxa"/>
            <w:tcPrChange w:id="3261" w:author="d" w:date="2018-05-05T20:01:00Z">
              <w:tcPr>
                <w:tcW w:w="4556" w:type="dxa"/>
                <w:gridSpan w:val="2"/>
              </w:tcPr>
            </w:tcPrChange>
          </w:tcPr>
          <w:p w:rsidR="000E1A26" w:rsidRDefault="000E1A26" w:rsidP="00574ACC">
            <w:pPr>
              <w:tabs>
                <w:tab w:val="left" w:pos="993"/>
                <w:tab w:val="left" w:pos="5103"/>
              </w:tabs>
              <w:ind w:firstLine="0"/>
              <w:rPr>
                <w:ins w:id="3262" w:author="d" w:date="2018-05-05T19:49:00Z"/>
                <w:lang w:val="vi-VN"/>
              </w:rPr>
            </w:pPr>
            <w:ins w:id="3263" w:author="d" w:date="2018-05-05T19:49:00Z">
              <w:r>
                <w:rPr>
                  <w:lang w:val="vi-VN"/>
                </w:rPr>
                <w:t>Màn hình thông báo có cuốc xe mới từ khách hàng đặt cuốc xe hiển thị các thông tin:</w:t>
              </w:r>
            </w:ins>
          </w:p>
          <w:p w:rsidR="000E1A26" w:rsidRDefault="000E1A26" w:rsidP="000E1A26">
            <w:pPr>
              <w:pStyle w:val="ListParagraph"/>
              <w:numPr>
                <w:ilvl w:val="0"/>
                <w:numId w:val="59"/>
              </w:numPr>
              <w:tabs>
                <w:tab w:val="left" w:pos="993"/>
                <w:tab w:val="left" w:pos="5103"/>
              </w:tabs>
              <w:rPr>
                <w:ins w:id="3264" w:author="d" w:date="2018-05-05T19:50:00Z"/>
                <w:lang w:val="vi-VN"/>
              </w:rPr>
              <w:pPrChange w:id="3265" w:author="d" w:date="2018-05-05T19:50:00Z">
                <w:pPr>
                  <w:tabs>
                    <w:tab w:val="left" w:pos="993"/>
                    <w:tab w:val="left" w:pos="5103"/>
                  </w:tabs>
                  <w:ind w:firstLine="0"/>
                </w:pPr>
              </w:pPrChange>
            </w:pPr>
            <w:ins w:id="3266" w:author="d" w:date="2018-05-05T19:50:00Z">
              <w:r>
                <w:rPr>
                  <w:lang w:val="vi-VN"/>
                </w:rPr>
                <w:t>Giá tiền của cuốc xe</w:t>
              </w:r>
            </w:ins>
          </w:p>
          <w:p w:rsidR="000E1A26" w:rsidRDefault="000E1A26" w:rsidP="000E1A26">
            <w:pPr>
              <w:pStyle w:val="ListParagraph"/>
              <w:numPr>
                <w:ilvl w:val="0"/>
                <w:numId w:val="59"/>
              </w:numPr>
              <w:tabs>
                <w:tab w:val="left" w:pos="993"/>
                <w:tab w:val="left" w:pos="5103"/>
              </w:tabs>
              <w:rPr>
                <w:ins w:id="3267" w:author="d" w:date="2018-05-05T19:50:00Z"/>
                <w:lang w:val="vi-VN"/>
              </w:rPr>
              <w:pPrChange w:id="3268" w:author="d" w:date="2018-05-05T19:50:00Z">
                <w:pPr>
                  <w:tabs>
                    <w:tab w:val="left" w:pos="993"/>
                    <w:tab w:val="left" w:pos="5103"/>
                  </w:tabs>
                  <w:ind w:firstLine="0"/>
                </w:pPr>
              </w:pPrChange>
            </w:pPr>
            <w:ins w:id="3269" w:author="d" w:date="2018-05-05T19:50:00Z">
              <w:r>
                <w:rPr>
                  <w:lang w:val="vi-VN"/>
                </w:rPr>
                <w:t>Khoảng cách giữa tài xế và khách hàng.</w:t>
              </w:r>
            </w:ins>
          </w:p>
          <w:p w:rsidR="000E1A26" w:rsidRDefault="000E1A26" w:rsidP="000E1A26">
            <w:pPr>
              <w:pStyle w:val="ListParagraph"/>
              <w:numPr>
                <w:ilvl w:val="0"/>
                <w:numId w:val="59"/>
              </w:numPr>
              <w:tabs>
                <w:tab w:val="left" w:pos="993"/>
                <w:tab w:val="left" w:pos="5103"/>
              </w:tabs>
              <w:rPr>
                <w:ins w:id="3270" w:author="d" w:date="2018-05-05T19:51:00Z"/>
                <w:lang w:val="vi-VN"/>
              </w:rPr>
              <w:pPrChange w:id="3271" w:author="d" w:date="2018-05-05T19:50:00Z">
                <w:pPr>
                  <w:tabs>
                    <w:tab w:val="left" w:pos="993"/>
                    <w:tab w:val="left" w:pos="5103"/>
                  </w:tabs>
                  <w:ind w:firstLine="0"/>
                </w:pPr>
              </w:pPrChange>
            </w:pPr>
            <w:ins w:id="3272" w:author="d" w:date="2018-05-05T19:51:00Z">
              <w:r>
                <w:rPr>
                  <w:lang w:val="vi-VN"/>
                </w:rPr>
                <w:t>Điểm đón</w:t>
              </w:r>
            </w:ins>
          </w:p>
          <w:p w:rsidR="000E1A26" w:rsidRDefault="000E1A26" w:rsidP="000E1A26">
            <w:pPr>
              <w:pStyle w:val="ListParagraph"/>
              <w:numPr>
                <w:ilvl w:val="0"/>
                <w:numId w:val="59"/>
              </w:numPr>
              <w:tabs>
                <w:tab w:val="left" w:pos="993"/>
                <w:tab w:val="left" w:pos="5103"/>
              </w:tabs>
              <w:rPr>
                <w:ins w:id="3273" w:author="d" w:date="2018-05-05T19:51:00Z"/>
                <w:lang w:val="vi-VN"/>
              </w:rPr>
              <w:pPrChange w:id="3274" w:author="d" w:date="2018-05-05T19:50:00Z">
                <w:pPr>
                  <w:tabs>
                    <w:tab w:val="left" w:pos="993"/>
                    <w:tab w:val="left" w:pos="5103"/>
                  </w:tabs>
                  <w:ind w:firstLine="0"/>
                </w:pPr>
              </w:pPrChange>
            </w:pPr>
            <w:ins w:id="3275" w:author="d" w:date="2018-05-05T19:51:00Z">
              <w:r>
                <w:rPr>
                  <w:lang w:val="vi-VN"/>
                </w:rPr>
                <w:t>Điểm dừng</w:t>
              </w:r>
            </w:ins>
          </w:p>
          <w:p w:rsidR="000E1A26" w:rsidRDefault="000E1A26" w:rsidP="000E1A26">
            <w:pPr>
              <w:tabs>
                <w:tab w:val="left" w:pos="993"/>
                <w:tab w:val="left" w:pos="5103"/>
              </w:tabs>
              <w:ind w:firstLine="0"/>
              <w:rPr>
                <w:ins w:id="3276" w:author="d" w:date="2018-05-05T19:51:00Z"/>
                <w:lang w:val="vi-VN"/>
              </w:rPr>
              <w:pPrChange w:id="3277" w:author="d" w:date="2018-05-05T19:51:00Z">
                <w:pPr>
                  <w:tabs>
                    <w:tab w:val="left" w:pos="993"/>
                    <w:tab w:val="left" w:pos="5103"/>
                  </w:tabs>
                  <w:ind w:firstLine="0"/>
                </w:pPr>
              </w:pPrChange>
            </w:pPr>
            <w:ins w:id="3278" w:author="d" w:date="2018-05-05T19:51:00Z">
              <w:r>
                <w:rPr>
                  <w:lang w:val="vi-VN"/>
                </w:rPr>
                <w:t>Tài xế có 45s để lựa chọn quá 45s cuốc xe sẽ được chuyến đến cho tài xế khác</w:t>
              </w:r>
            </w:ins>
            <w:ins w:id="3279" w:author="d" w:date="2018-05-05T19:52:00Z">
              <w:r w:rsidR="00903B36">
                <w:rPr>
                  <w:lang w:val="vi-VN"/>
                </w:rPr>
                <w:t>.</w:t>
              </w:r>
            </w:ins>
          </w:p>
          <w:p w:rsidR="000E1A26" w:rsidRPr="000E1A26" w:rsidRDefault="000E1A26" w:rsidP="000E1A26">
            <w:pPr>
              <w:tabs>
                <w:tab w:val="left" w:pos="993"/>
                <w:tab w:val="left" w:pos="5103"/>
              </w:tabs>
              <w:ind w:firstLine="0"/>
              <w:rPr>
                <w:ins w:id="3280" w:author="d" w:date="2018-05-05T19:48:00Z"/>
                <w:lang w:val="vi-VN"/>
                <w:rPrChange w:id="3281" w:author="d" w:date="2018-05-05T19:51:00Z">
                  <w:rPr>
                    <w:ins w:id="3282" w:author="d" w:date="2018-05-05T19:48:00Z"/>
                  </w:rPr>
                </w:rPrChange>
              </w:rPr>
              <w:pPrChange w:id="3283" w:author="d" w:date="2018-05-05T19:51:00Z">
                <w:pPr>
                  <w:tabs>
                    <w:tab w:val="left" w:pos="993"/>
                    <w:tab w:val="left" w:pos="5103"/>
                  </w:tabs>
                  <w:ind w:firstLine="0"/>
                </w:pPr>
              </w:pPrChange>
            </w:pPr>
            <w:ins w:id="3284" w:author="d" w:date="2018-05-05T19:51:00Z">
              <w:r>
                <w:rPr>
                  <w:lang w:val="vi-VN"/>
                </w:rPr>
                <w:t xml:space="preserve">Tài xế có thể chọn “Nhân cuốc” hoặc </w:t>
              </w:r>
            </w:ins>
            <w:ins w:id="3285" w:author="d" w:date="2018-05-05T19:52:00Z">
              <w:r>
                <w:rPr>
                  <w:lang w:val="vi-VN"/>
                </w:rPr>
                <w:t>“Từ chối” cuốc xe của khách hàng.</w:t>
              </w:r>
            </w:ins>
          </w:p>
        </w:tc>
      </w:tr>
      <w:tr w:rsidR="00F76C23" w:rsidTr="0072595A">
        <w:trPr>
          <w:ins w:id="3286" w:author="d" w:date="2018-05-05T19:48:00Z"/>
        </w:trPr>
        <w:tc>
          <w:tcPr>
            <w:tcW w:w="9111" w:type="dxa"/>
            <w:gridSpan w:val="2"/>
          </w:tcPr>
          <w:p w:rsidR="00F76C23" w:rsidRDefault="00F76C23" w:rsidP="00F76C23">
            <w:pPr>
              <w:tabs>
                <w:tab w:val="left" w:pos="993"/>
                <w:tab w:val="left" w:pos="5103"/>
              </w:tabs>
              <w:ind w:firstLine="0"/>
              <w:jc w:val="center"/>
              <w:rPr>
                <w:ins w:id="3287" w:author="d" w:date="2018-05-05T19:52:00Z"/>
                <w:lang w:val="vi-VN"/>
              </w:rPr>
              <w:pPrChange w:id="3288" w:author="d" w:date="2018-05-05T20:05:00Z">
                <w:pPr>
                  <w:tabs>
                    <w:tab w:val="left" w:pos="993"/>
                    <w:tab w:val="left" w:pos="5103"/>
                  </w:tabs>
                  <w:ind w:firstLine="0"/>
                </w:pPr>
              </w:pPrChange>
            </w:pPr>
            <w:ins w:id="3289" w:author="d" w:date="2018-05-05T19:48:00Z">
              <w:r>
                <w:rPr>
                  <w:lang w:val="vi-VN"/>
                </w:rPr>
                <w:t>Hình 2</w:t>
              </w:r>
              <w:r>
                <w:rPr>
                  <w:lang w:val="vi-VN"/>
                </w:rPr>
                <w:t>.</w:t>
              </w:r>
            </w:ins>
            <w:ins w:id="3290" w:author="d" w:date="2018-05-05T20:18:00Z">
              <w:r w:rsidR="00147139">
                <w:rPr>
                  <w:lang w:val="vi-VN"/>
                </w:rPr>
                <w:t>13</w:t>
              </w:r>
            </w:ins>
            <w:ins w:id="3291" w:author="d" w:date="2018-05-05T19:48:00Z">
              <w:r>
                <w:rPr>
                  <w:lang w:val="vi-VN"/>
                </w:rPr>
                <w:t xml:space="preserve"> </w:t>
              </w:r>
            </w:ins>
            <w:ins w:id="3292" w:author="d" w:date="2018-05-05T19:49:00Z">
              <w:r>
                <w:rPr>
                  <w:lang w:val="vi-VN"/>
                </w:rPr>
                <w:t>Màn hình thông báo cuốc mới</w:t>
              </w:r>
            </w:ins>
          </w:p>
          <w:p w:rsidR="00F76C23" w:rsidRDefault="00F76C23" w:rsidP="00574ACC">
            <w:pPr>
              <w:tabs>
                <w:tab w:val="left" w:pos="993"/>
                <w:tab w:val="left" w:pos="5103"/>
              </w:tabs>
              <w:ind w:firstLine="0"/>
              <w:rPr>
                <w:ins w:id="3293" w:author="d" w:date="2018-05-05T19:48:00Z"/>
              </w:rPr>
            </w:pPr>
          </w:p>
        </w:tc>
      </w:tr>
      <w:tr w:rsidR="000E1A26" w:rsidTr="00C477C1">
        <w:trPr>
          <w:ins w:id="3294" w:author="d" w:date="2018-05-05T19:48:00Z"/>
          <w:trPrChange w:id="3295" w:author="d" w:date="2018-05-05T20:01:00Z">
            <w:trPr>
              <w:gridBefore w:val="1"/>
            </w:trPr>
          </w:trPrChange>
        </w:trPr>
        <w:tc>
          <w:tcPr>
            <w:tcW w:w="4555" w:type="dxa"/>
            <w:tcPrChange w:id="3296" w:author="d" w:date="2018-05-05T20:01:00Z">
              <w:tcPr>
                <w:tcW w:w="4555" w:type="dxa"/>
              </w:tcPr>
            </w:tcPrChange>
          </w:tcPr>
          <w:p w:rsidR="000E1A26" w:rsidRDefault="000E1A26" w:rsidP="000E1A26">
            <w:pPr>
              <w:tabs>
                <w:tab w:val="left" w:pos="993"/>
                <w:tab w:val="left" w:pos="5103"/>
              </w:tabs>
              <w:ind w:firstLine="0"/>
              <w:jc w:val="center"/>
              <w:rPr>
                <w:ins w:id="3297" w:author="d" w:date="2018-05-05T19:48:00Z"/>
              </w:rPr>
              <w:pPrChange w:id="3298" w:author="d" w:date="2018-05-05T19:49:00Z">
                <w:pPr>
                  <w:tabs>
                    <w:tab w:val="left" w:pos="993"/>
                    <w:tab w:val="left" w:pos="5103"/>
                  </w:tabs>
                  <w:ind w:firstLine="0"/>
                </w:pPr>
              </w:pPrChange>
            </w:pPr>
            <w:ins w:id="3299" w:author="d" w:date="2018-05-05T19:48:00Z">
              <w:r>
                <w:rPr>
                  <w:noProof/>
                </w:rPr>
                <w:drawing>
                  <wp:inline distT="0" distB="0" distL="0" distR="0" wp14:anchorId="2DC30546" wp14:editId="2DAE19A9">
                    <wp:extent cx="1922400" cy="3420000"/>
                    <wp:effectExtent l="0" t="0" r="1905" b="95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25510380.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ins>
          </w:p>
        </w:tc>
        <w:tc>
          <w:tcPr>
            <w:tcW w:w="4556" w:type="dxa"/>
            <w:tcPrChange w:id="3300" w:author="d" w:date="2018-05-05T20:01:00Z">
              <w:tcPr>
                <w:tcW w:w="4556" w:type="dxa"/>
                <w:gridSpan w:val="2"/>
              </w:tcPr>
            </w:tcPrChange>
          </w:tcPr>
          <w:p w:rsidR="000E1A26" w:rsidRDefault="00E87E0D" w:rsidP="00574ACC">
            <w:pPr>
              <w:tabs>
                <w:tab w:val="left" w:pos="993"/>
                <w:tab w:val="left" w:pos="5103"/>
              </w:tabs>
              <w:ind w:firstLine="0"/>
              <w:rPr>
                <w:ins w:id="3301" w:author="d" w:date="2018-05-05T19:53:00Z"/>
                <w:lang w:val="vi-VN"/>
              </w:rPr>
            </w:pPr>
            <w:ins w:id="3302" w:author="d" w:date="2018-05-05T19:53:00Z">
              <w:r>
                <w:rPr>
                  <w:lang w:val="vi-VN"/>
                </w:rPr>
                <w:t>Sau khi nhận cuốc xe tài xế sẽ có màn hình thông tin của cuốc xe và một số tùy chọn để liên hệ với khách hàng:</w:t>
              </w:r>
            </w:ins>
          </w:p>
          <w:p w:rsidR="00E87E0D" w:rsidRDefault="00E87E0D" w:rsidP="00E87E0D">
            <w:pPr>
              <w:pStyle w:val="ListParagraph"/>
              <w:numPr>
                <w:ilvl w:val="0"/>
                <w:numId w:val="59"/>
              </w:numPr>
              <w:tabs>
                <w:tab w:val="left" w:pos="993"/>
                <w:tab w:val="left" w:pos="5103"/>
              </w:tabs>
              <w:ind w:left="435" w:hanging="283"/>
              <w:jc w:val="left"/>
              <w:rPr>
                <w:ins w:id="3303" w:author="d" w:date="2018-05-05T19:55:00Z"/>
                <w:lang w:val="vi-VN"/>
              </w:rPr>
              <w:pPrChange w:id="3304" w:author="d" w:date="2018-05-05T19:59:00Z">
                <w:pPr>
                  <w:tabs>
                    <w:tab w:val="left" w:pos="993"/>
                    <w:tab w:val="left" w:pos="5103"/>
                  </w:tabs>
                  <w:ind w:firstLine="0"/>
                </w:pPr>
              </w:pPrChange>
            </w:pPr>
            <w:ins w:id="3305" w:author="d" w:date="2018-05-05T19:58:00Z">
              <w:r>
                <w:rPr>
                  <w:lang w:val="vi-VN"/>
                </w:rPr>
                <w:t xml:space="preserve">Chọn </w:t>
              </w:r>
            </w:ins>
            <w:ins w:id="3306" w:author="d" w:date="2018-05-05T19:55:00Z">
              <w:r>
                <w:rPr>
                  <w:noProof/>
                </w:rPr>
                <w:drawing>
                  <wp:inline distT="0" distB="0" distL="0" distR="0">
                    <wp:extent cx="200053" cy="209579"/>
                    <wp:effectExtent l="0" t="0" r="9525"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taixe.PNG"/>
                            <pic:cNvPicPr/>
                          </pic:nvPicPr>
                          <pic:blipFill>
                            <a:blip r:embed="rId159">
                              <a:extLst>
                                <a:ext uri="{28A0092B-C50C-407E-A947-70E740481C1C}">
                                  <a14:useLocalDpi xmlns:a14="http://schemas.microsoft.com/office/drawing/2010/main" val="0"/>
                                </a:ext>
                              </a:extLst>
                            </a:blip>
                            <a:stretch>
                              <a:fillRect/>
                            </a:stretch>
                          </pic:blipFill>
                          <pic:spPr>
                            <a:xfrm>
                              <a:off x="0" y="0"/>
                              <a:ext cx="200053" cy="209579"/>
                            </a:xfrm>
                            <a:prstGeom prst="rect">
                              <a:avLst/>
                            </a:prstGeom>
                          </pic:spPr>
                        </pic:pic>
                      </a:graphicData>
                    </a:graphic>
                  </wp:inline>
                </w:drawing>
              </w:r>
            </w:ins>
            <w:ins w:id="3307" w:author="d" w:date="2018-05-05T19:58:00Z">
              <w:r>
                <w:rPr>
                  <w:lang w:val="vi-VN"/>
                </w:rPr>
                <w:t xml:space="preserve"> để bật chỉ đường tới điểm đón khách</w:t>
              </w:r>
            </w:ins>
            <w:ins w:id="3308" w:author="d" w:date="2018-05-05T19:59:00Z">
              <w:r>
                <w:rPr>
                  <w:lang w:val="vi-VN"/>
                </w:rPr>
                <w:t xml:space="preserve"> </w:t>
              </w:r>
              <w:r>
                <w:rPr>
                  <w:lang w:val="vi-VN"/>
                </w:rPr>
                <w:t>hàng</w:t>
              </w:r>
              <w:r>
                <w:rPr>
                  <w:lang w:val="vi-VN"/>
                </w:rPr>
                <w:t>.</w:t>
              </w:r>
            </w:ins>
            <w:ins w:id="3309" w:author="d" w:date="2018-05-05T19:58:00Z">
              <w:r>
                <w:rPr>
                  <w:lang w:val="vi-VN"/>
                </w:rPr>
                <w:t xml:space="preserve"> </w:t>
              </w:r>
            </w:ins>
          </w:p>
          <w:p w:rsidR="00E87E0D" w:rsidRDefault="00E87E0D" w:rsidP="00E87E0D">
            <w:pPr>
              <w:pStyle w:val="ListParagraph"/>
              <w:numPr>
                <w:ilvl w:val="0"/>
                <w:numId w:val="59"/>
              </w:numPr>
              <w:tabs>
                <w:tab w:val="left" w:pos="993"/>
                <w:tab w:val="left" w:pos="5103"/>
              </w:tabs>
              <w:ind w:left="435" w:hanging="283"/>
              <w:jc w:val="left"/>
              <w:rPr>
                <w:ins w:id="3310" w:author="d" w:date="2018-05-05T19:55:00Z"/>
                <w:lang w:val="vi-VN"/>
              </w:rPr>
              <w:pPrChange w:id="3311" w:author="d" w:date="2018-05-05T19:59:00Z">
                <w:pPr>
                  <w:tabs>
                    <w:tab w:val="left" w:pos="993"/>
                    <w:tab w:val="left" w:pos="5103"/>
                  </w:tabs>
                  <w:ind w:firstLine="0"/>
                </w:pPr>
              </w:pPrChange>
            </w:pPr>
            <w:ins w:id="3312" w:author="d" w:date="2018-05-05T19:58:00Z">
              <w:r>
                <w:rPr>
                  <w:lang w:val="vi-VN"/>
                </w:rPr>
                <w:t xml:space="preserve">Chọn </w:t>
              </w:r>
            </w:ins>
            <w:ins w:id="3313" w:author="d" w:date="2018-05-05T19:55:00Z">
              <w:r>
                <w:rPr>
                  <w:noProof/>
                </w:rPr>
                <w:drawing>
                  <wp:inline distT="0" distB="0" distL="0" distR="0">
                    <wp:extent cx="238158" cy="266737"/>
                    <wp:effectExtent l="0" t="0" r="9525"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taixe.PNG"/>
                            <pic:cNvPicPr/>
                          </pic:nvPicPr>
                          <pic:blipFill>
                            <a:blip r:embed="rId160">
                              <a:extLst>
                                <a:ext uri="{28A0092B-C50C-407E-A947-70E740481C1C}">
                                  <a14:useLocalDpi xmlns:a14="http://schemas.microsoft.com/office/drawing/2010/main" val="0"/>
                                </a:ext>
                              </a:extLst>
                            </a:blip>
                            <a:stretch>
                              <a:fillRect/>
                            </a:stretch>
                          </pic:blipFill>
                          <pic:spPr>
                            <a:xfrm>
                              <a:off x="0" y="0"/>
                              <a:ext cx="238158" cy="266737"/>
                            </a:xfrm>
                            <a:prstGeom prst="rect">
                              <a:avLst/>
                            </a:prstGeom>
                          </pic:spPr>
                        </pic:pic>
                      </a:graphicData>
                    </a:graphic>
                  </wp:inline>
                </w:drawing>
              </w:r>
            </w:ins>
            <w:ins w:id="3314" w:author="d" w:date="2018-05-05T19:58:00Z">
              <w:r>
                <w:rPr>
                  <w:lang w:val="vi-VN"/>
                </w:rPr>
                <w:t xml:space="preserve"> để bật chỉ đường tới điểm trả khách</w:t>
              </w:r>
            </w:ins>
            <w:ins w:id="3315" w:author="d" w:date="2018-05-05T19:59:00Z">
              <w:r>
                <w:rPr>
                  <w:lang w:val="vi-VN"/>
                </w:rPr>
                <w:t xml:space="preserve"> </w:t>
              </w:r>
              <w:r>
                <w:rPr>
                  <w:lang w:val="vi-VN"/>
                </w:rPr>
                <w:t>hàng</w:t>
              </w:r>
              <w:r>
                <w:rPr>
                  <w:lang w:val="vi-VN"/>
                </w:rPr>
                <w:t>.</w:t>
              </w:r>
            </w:ins>
          </w:p>
          <w:p w:rsidR="00E87E0D" w:rsidRDefault="00E87E0D" w:rsidP="00E87E0D">
            <w:pPr>
              <w:pStyle w:val="ListParagraph"/>
              <w:numPr>
                <w:ilvl w:val="0"/>
                <w:numId w:val="59"/>
              </w:numPr>
              <w:tabs>
                <w:tab w:val="left" w:pos="993"/>
                <w:tab w:val="left" w:pos="5103"/>
              </w:tabs>
              <w:ind w:left="435" w:hanging="283"/>
              <w:jc w:val="left"/>
              <w:rPr>
                <w:ins w:id="3316" w:author="d" w:date="2018-05-05T19:56:00Z"/>
                <w:lang w:val="vi-VN"/>
              </w:rPr>
              <w:pPrChange w:id="3317" w:author="d" w:date="2018-05-05T19:59:00Z">
                <w:pPr>
                  <w:tabs>
                    <w:tab w:val="left" w:pos="993"/>
                    <w:tab w:val="left" w:pos="5103"/>
                  </w:tabs>
                  <w:ind w:firstLine="0"/>
                </w:pPr>
              </w:pPrChange>
            </w:pPr>
            <w:ins w:id="3318" w:author="d" w:date="2018-05-05T19:59:00Z">
              <w:r>
                <w:rPr>
                  <w:lang w:val="vi-VN"/>
                </w:rPr>
                <w:t xml:space="preserve">Chọn </w:t>
              </w:r>
            </w:ins>
            <w:ins w:id="3319" w:author="d" w:date="2018-05-05T19:56:00Z">
              <w:r>
                <w:rPr>
                  <w:noProof/>
                </w:rPr>
                <w:drawing>
                  <wp:inline distT="0" distB="0" distL="0" distR="0">
                    <wp:extent cx="257211" cy="228632"/>
                    <wp:effectExtent l="0" t="0" r="9525"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taixe.PNG"/>
                            <pic:cNvPicPr/>
                          </pic:nvPicPr>
                          <pic:blipFill>
                            <a:blip r:embed="rId161">
                              <a:extLst>
                                <a:ext uri="{28A0092B-C50C-407E-A947-70E740481C1C}">
                                  <a14:useLocalDpi xmlns:a14="http://schemas.microsoft.com/office/drawing/2010/main" val="0"/>
                                </a:ext>
                              </a:extLst>
                            </a:blip>
                            <a:stretch>
                              <a:fillRect/>
                            </a:stretch>
                          </pic:blipFill>
                          <pic:spPr>
                            <a:xfrm>
                              <a:off x="0" y="0"/>
                              <a:ext cx="257211" cy="228632"/>
                            </a:xfrm>
                            <a:prstGeom prst="rect">
                              <a:avLst/>
                            </a:prstGeom>
                          </pic:spPr>
                        </pic:pic>
                      </a:graphicData>
                    </a:graphic>
                  </wp:inline>
                </w:drawing>
              </w:r>
            </w:ins>
            <w:ins w:id="3320" w:author="d" w:date="2018-05-05T19:59:00Z">
              <w:r>
                <w:rPr>
                  <w:lang w:val="vi-VN"/>
                </w:rPr>
                <w:t xml:space="preserve"> để gọi cho khách hàng.</w:t>
              </w:r>
            </w:ins>
          </w:p>
          <w:p w:rsidR="00E87E0D" w:rsidRDefault="00E87E0D" w:rsidP="00E87E0D">
            <w:pPr>
              <w:pStyle w:val="ListParagraph"/>
              <w:numPr>
                <w:ilvl w:val="0"/>
                <w:numId w:val="59"/>
              </w:numPr>
              <w:tabs>
                <w:tab w:val="left" w:pos="993"/>
                <w:tab w:val="left" w:pos="5103"/>
              </w:tabs>
              <w:ind w:left="435" w:hanging="283"/>
              <w:jc w:val="left"/>
              <w:rPr>
                <w:ins w:id="3321" w:author="d" w:date="2018-05-05T19:57:00Z"/>
                <w:lang w:val="vi-VN"/>
              </w:rPr>
              <w:pPrChange w:id="3322" w:author="d" w:date="2018-05-05T19:59:00Z">
                <w:pPr>
                  <w:tabs>
                    <w:tab w:val="left" w:pos="993"/>
                    <w:tab w:val="left" w:pos="5103"/>
                  </w:tabs>
                  <w:ind w:firstLine="0"/>
                </w:pPr>
              </w:pPrChange>
            </w:pPr>
            <w:ins w:id="3323" w:author="d" w:date="2018-05-05T19:59:00Z">
              <w:r>
                <w:rPr>
                  <w:lang w:val="vi-VN"/>
                </w:rPr>
                <w:t xml:space="preserve">Chọn </w:t>
              </w:r>
            </w:ins>
            <w:ins w:id="3324" w:author="d" w:date="2018-05-05T19:56:00Z">
              <w:r>
                <w:rPr>
                  <w:noProof/>
                </w:rPr>
                <w:drawing>
                  <wp:inline distT="0" distB="0" distL="0" distR="0">
                    <wp:extent cx="266737" cy="238158"/>
                    <wp:effectExtent l="0" t="0" r="0" b="9525"/>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taixe.PNG"/>
                            <pic:cNvPicPr/>
                          </pic:nvPicPr>
                          <pic:blipFill>
                            <a:blip r:embed="rId162">
                              <a:extLst>
                                <a:ext uri="{28A0092B-C50C-407E-A947-70E740481C1C}">
                                  <a14:useLocalDpi xmlns:a14="http://schemas.microsoft.com/office/drawing/2010/main" val="0"/>
                                </a:ext>
                              </a:extLst>
                            </a:blip>
                            <a:stretch>
                              <a:fillRect/>
                            </a:stretch>
                          </pic:blipFill>
                          <pic:spPr>
                            <a:xfrm>
                              <a:off x="0" y="0"/>
                              <a:ext cx="266737" cy="238158"/>
                            </a:xfrm>
                            <a:prstGeom prst="rect">
                              <a:avLst/>
                            </a:prstGeom>
                          </pic:spPr>
                        </pic:pic>
                      </a:graphicData>
                    </a:graphic>
                  </wp:inline>
                </w:drawing>
              </w:r>
            </w:ins>
            <w:ins w:id="3325" w:author="d" w:date="2018-05-05T19:59:00Z">
              <w:r>
                <w:rPr>
                  <w:lang w:val="vi-VN"/>
                </w:rPr>
                <w:t xml:space="preserve"> để nhắn tin cho khách hàng.</w:t>
              </w:r>
            </w:ins>
          </w:p>
          <w:p w:rsidR="00E87E0D" w:rsidRDefault="00E87E0D" w:rsidP="00E87E0D">
            <w:pPr>
              <w:pStyle w:val="ListParagraph"/>
              <w:numPr>
                <w:ilvl w:val="0"/>
                <w:numId w:val="59"/>
              </w:numPr>
              <w:tabs>
                <w:tab w:val="left" w:pos="993"/>
                <w:tab w:val="left" w:pos="5103"/>
              </w:tabs>
              <w:ind w:left="435" w:hanging="283"/>
              <w:jc w:val="left"/>
              <w:rPr>
                <w:ins w:id="3326" w:author="d" w:date="2018-05-05T19:57:00Z"/>
                <w:lang w:val="vi-VN"/>
              </w:rPr>
              <w:pPrChange w:id="3327" w:author="d" w:date="2018-05-05T19:59:00Z">
                <w:pPr>
                  <w:tabs>
                    <w:tab w:val="left" w:pos="993"/>
                    <w:tab w:val="left" w:pos="5103"/>
                  </w:tabs>
                  <w:ind w:firstLine="0"/>
                </w:pPr>
              </w:pPrChange>
            </w:pPr>
            <w:ins w:id="3328" w:author="d" w:date="2018-05-05T19:59:00Z">
              <w:r>
                <w:rPr>
                  <w:lang w:val="vi-VN"/>
                </w:rPr>
                <w:t xml:space="preserve">Chọn </w:t>
              </w:r>
            </w:ins>
            <w:ins w:id="3329" w:author="d" w:date="2018-05-05T19:57:00Z">
              <w:r>
                <w:rPr>
                  <w:noProof/>
                </w:rPr>
                <w:drawing>
                  <wp:inline distT="0" distB="0" distL="0" distR="0">
                    <wp:extent cx="238158" cy="209579"/>
                    <wp:effectExtent l="0" t="0" r="9525" b="0"/>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taixe.PNG"/>
                            <pic:cNvPicPr/>
                          </pic:nvPicPr>
                          <pic:blipFill>
                            <a:blip r:embed="rId163">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ins>
            <w:ins w:id="3330" w:author="d" w:date="2018-05-05T19:59:00Z">
              <w:r>
                <w:rPr>
                  <w:lang w:val="vi-VN"/>
                </w:rPr>
                <w:t xml:space="preserve"> để hủy cuốc xe.</w:t>
              </w:r>
            </w:ins>
          </w:p>
          <w:p w:rsidR="00E87E0D" w:rsidRPr="00E87E0D" w:rsidRDefault="00E87E0D" w:rsidP="00E87E0D">
            <w:pPr>
              <w:pStyle w:val="ListParagraph"/>
              <w:numPr>
                <w:ilvl w:val="0"/>
                <w:numId w:val="59"/>
              </w:numPr>
              <w:tabs>
                <w:tab w:val="left" w:pos="993"/>
                <w:tab w:val="left" w:pos="5103"/>
              </w:tabs>
              <w:ind w:left="435" w:hanging="283"/>
              <w:jc w:val="left"/>
              <w:rPr>
                <w:ins w:id="3331" w:author="d" w:date="2018-05-05T19:48:00Z"/>
                <w:lang w:val="vi-VN"/>
                <w:rPrChange w:id="3332" w:author="d" w:date="2018-05-05T19:55:00Z">
                  <w:rPr>
                    <w:ins w:id="3333" w:author="d" w:date="2018-05-05T19:48:00Z"/>
                  </w:rPr>
                </w:rPrChange>
              </w:rPr>
              <w:pPrChange w:id="3334" w:author="d" w:date="2018-05-05T19:59:00Z">
                <w:pPr>
                  <w:tabs>
                    <w:tab w:val="left" w:pos="993"/>
                    <w:tab w:val="left" w:pos="5103"/>
                  </w:tabs>
                  <w:ind w:firstLine="0"/>
                </w:pPr>
              </w:pPrChange>
            </w:pPr>
            <w:ins w:id="3335" w:author="d" w:date="2018-05-05T19:59:00Z">
              <w:r>
                <w:rPr>
                  <w:lang w:val="vi-VN"/>
                </w:rPr>
                <w:t xml:space="preserve">Chọn </w:t>
              </w:r>
            </w:ins>
            <w:ins w:id="3336" w:author="d" w:date="2018-05-05T19:57:00Z">
              <w:r>
                <w:rPr>
                  <w:noProof/>
                </w:rPr>
                <w:drawing>
                  <wp:inline distT="0" distB="0" distL="0" distR="0">
                    <wp:extent cx="238158" cy="257211"/>
                    <wp:effectExtent l="0" t="0" r="9525" b="9525"/>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 name="taixe.PNG"/>
                            <pic:cNvPicPr/>
                          </pic:nvPicPr>
                          <pic:blipFill>
                            <a:blip r:embed="rId164">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ins>
            <w:ins w:id="3337" w:author="d" w:date="2018-05-05T19:59:00Z">
              <w:r>
                <w:rPr>
                  <w:lang w:val="vi-VN"/>
                </w:rPr>
                <w:t xml:space="preserve"> để tiền hành thanh toán cuốc xe.</w:t>
              </w:r>
            </w:ins>
          </w:p>
        </w:tc>
      </w:tr>
      <w:tr w:rsidR="00F76C23" w:rsidTr="00B05DF1">
        <w:trPr>
          <w:ins w:id="3338" w:author="d" w:date="2018-05-05T19:48:00Z"/>
        </w:trPr>
        <w:tc>
          <w:tcPr>
            <w:tcW w:w="9111" w:type="dxa"/>
            <w:gridSpan w:val="2"/>
          </w:tcPr>
          <w:p w:rsidR="00F76C23" w:rsidRDefault="00F76C23" w:rsidP="00147139">
            <w:pPr>
              <w:tabs>
                <w:tab w:val="left" w:pos="993"/>
                <w:tab w:val="left" w:pos="5103"/>
              </w:tabs>
              <w:ind w:firstLine="0"/>
              <w:jc w:val="center"/>
              <w:rPr>
                <w:ins w:id="3339" w:author="d" w:date="2018-05-05T19:48:00Z"/>
              </w:rPr>
              <w:pPrChange w:id="3340" w:author="d" w:date="2018-05-05T20:18:00Z">
                <w:pPr>
                  <w:tabs>
                    <w:tab w:val="left" w:pos="993"/>
                    <w:tab w:val="left" w:pos="5103"/>
                  </w:tabs>
                  <w:ind w:firstLine="0"/>
                </w:pPr>
              </w:pPrChange>
            </w:pPr>
            <w:ins w:id="3341" w:author="d" w:date="2018-05-05T19:49:00Z">
              <w:r>
                <w:rPr>
                  <w:lang w:val="vi-VN"/>
                </w:rPr>
                <w:t>Hình 2</w:t>
              </w:r>
              <w:r>
                <w:rPr>
                  <w:lang w:val="vi-VN"/>
                </w:rPr>
                <w:t>.</w:t>
              </w:r>
            </w:ins>
            <w:ins w:id="3342" w:author="d" w:date="2018-05-05T20:18:00Z">
              <w:r w:rsidR="00147139">
                <w:rPr>
                  <w:lang w:val="vi-VN"/>
                </w:rPr>
                <w:t>14</w:t>
              </w:r>
            </w:ins>
            <w:ins w:id="3343" w:author="d" w:date="2018-05-05T19:49:00Z">
              <w:r>
                <w:rPr>
                  <w:lang w:val="vi-VN"/>
                </w:rPr>
                <w:t xml:space="preserve"> Màn hình sau khi nhận cuốc</w:t>
              </w:r>
            </w:ins>
          </w:p>
        </w:tc>
      </w:tr>
    </w:tbl>
    <w:p w:rsidR="00574ACC" w:rsidRPr="000E1A26" w:rsidDel="00DD3B46" w:rsidRDefault="00574ACC" w:rsidP="00574ACC">
      <w:pPr>
        <w:tabs>
          <w:tab w:val="left" w:pos="993"/>
          <w:tab w:val="left" w:pos="5103"/>
        </w:tabs>
        <w:ind w:firstLine="0"/>
        <w:rPr>
          <w:del w:id="3344" w:author="d" w:date="2018-05-05T20:17:00Z"/>
          <w:lang w:val="vi-VN"/>
          <w:rPrChange w:id="3345" w:author="d" w:date="2018-05-05T19:48:00Z">
            <w:rPr>
              <w:del w:id="3346" w:author="d" w:date="2018-05-05T20:17:00Z"/>
            </w:rPr>
          </w:rPrChange>
        </w:rPr>
      </w:pPr>
      <w:del w:id="3347" w:author="d" w:date="2018-05-05T19:48:00Z">
        <w:r w:rsidDel="000E1A26">
          <w:delText>Giao diện bản đồ mật độ</w:delText>
        </w:r>
      </w:del>
    </w:p>
    <w:p w:rsidR="00E87E0D" w:rsidDel="00E87E0D" w:rsidRDefault="00574ACC" w:rsidP="00DD3B46">
      <w:pPr>
        <w:tabs>
          <w:tab w:val="left" w:pos="993"/>
          <w:tab w:val="left" w:pos="5103"/>
        </w:tabs>
        <w:ind w:firstLine="0"/>
        <w:rPr>
          <w:ins w:id="3348" w:author="d" w:date="2018-05-05T19:53:00Z"/>
        </w:rPr>
        <w:pPrChange w:id="3349" w:author="d" w:date="2018-05-05T20:17:00Z">
          <w:pPr>
            <w:tabs>
              <w:tab w:val="left" w:pos="851"/>
              <w:tab w:val="left" w:pos="4962"/>
            </w:tabs>
            <w:ind w:firstLine="0"/>
          </w:pPr>
        </w:pPrChange>
      </w:pPr>
      <w:del w:id="3350" w:author="d" w:date="2018-05-05T20:17:00Z">
        <w:r w:rsidDel="00B479A3">
          <w:tab/>
        </w:r>
      </w:del>
      <w:moveFromRangeStart w:id="3351" w:author="d" w:date="2018-05-05T19:44:00Z" w:name="move513312816"/>
      <w:moveFrom w:id="3352" w:author="d" w:date="2018-05-05T19:44:00Z">
        <w:r w:rsidR="00315597" w:rsidDel="000F08B3">
          <w:rPr>
            <w:noProof/>
            <w:lang w:eastAsia="en-US"/>
          </w:rPr>
          <w:drawing>
            <wp:inline distT="0" distB="0" distL="0" distR="0">
              <wp:extent cx="1922400" cy="3420000"/>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25510208.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moveFrom>
      <w:moveFromRangeEnd w:id="3351"/>
      <w:del w:id="3353" w:author="d" w:date="2018-05-05T20:17:00Z">
        <w:r w:rsidDel="00B479A3">
          <w:tab/>
        </w:r>
      </w:del>
      <w:del w:id="3354" w:author="d" w:date="2018-05-05T19:40:00Z">
        <w:r w:rsidDel="00280BE9">
          <w:rPr>
            <w:noProof/>
            <w:lang w:eastAsia="en-US"/>
          </w:rPr>
          <w:drawing>
            <wp:inline distT="0" distB="0" distL="0" distR="0">
              <wp:extent cx="1926000" cy="342000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427-080615.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926000" cy="3420000"/>
                      </a:xfrm>
                      <a:prstGeom prst="rect">
                        <a:avLst/>
                      </a:prstGeom>
                    </pic:spPr>
                  </pic:pic>
                </a:graphicData>
              </a:graphic>
            </wp:inline>
          </w:drawing>
        </w:r>
      </w:del>
    </w:p>
    <w:tbl>
      <w:tblPr>
        <w:tblStyle w:val="TableGrid"/>
        <w:tblW w:w="0" w:type="auto"/>
        <w:tblLook w:val="04A0" w:firstRow="1" w:lastRow="0" w:firstColumn="1" w:lastColumn="0" w:noHBand="0" w:noVBand="1"/>
        <w:tblPrChange w:id="3355" w:author="d" w:date="2018-05-05T20:15:00Z">
          <w:tblPr>
            <w:tblStyle w:val="TableGrid"/>
            <w:tblW w:w="0" w:type="auto"/>
            <w:tblLook w:val="04A0" w:firstRow="1" w:lastRow="0" w:firstColumn="1" w:lastColumn="0" w:noHBand="0" w:noVBand="1"/>
          </w:tblPr>
        </w:tblPrChange>
      </w:tblPr>
      <w:tblGrid>
        <w:gridCol w:w="4555"/>
        <w:gridCol w:w="4556"/>
        <w:tblGridChange w:id="3356">
          <w:tblGrid>
            <w:gridCol w:w="4555"/>
            <w:gridCol w:w="4556"/>
          </w:tblGrid>
        </w:tblGridChange>
      </w:tblGrid>
      <w:tr w:rsidR="00E87E0D" w:rsidTr="00F936DB">
        <w:trPr>
          <w:ins w:id="3357" w:author="d" w:date="2018-05-05T19:53:00Z"/>
        </w:trPr>
        <w:tc>
          <w:tcPr>
            <w:tcW w:w="4555" w:type="dxa"/>
            <w:tcBorders>
              <w:top w:val="nil"/>
              <w:left w:val="nil"/>
              <w:bottom w:val="nil"/>
              <w:right w:val="nil"/>
            </w:tcBorders>
            <w:tcPrChange w:id="3358" w:author="d" w:date="2018-05-05T20:15:00Z">
              <w:tcPr>
                <w:tcW w:w="4555" w:type="dxa"/>
              </w:tcPr>
            </w:tcPrChange>
          </w:tcPr>
          <w:p w:rsidR="00E87E0D" w:rsidRDefault="005E00F5" w:rsidP="00495881">
            <w:pPr>
              <w:tabs>
                <w:tab w:val="left" w:pos="851"/>
                <w:tab w:val="left" w:pos="4962"/>
              </w:tabs>
              <w:ind w:firstLine="0"/>
              <w:jc w:val="center"/>
              <w:rPr>
                <w:ins w:id="3359" w:author="d" w:date="2018-05-05T19:53:00Z"/>
              </w:rPr>
              <w:pPrChange w:id="3360" w:author="d" w:date="2018-05-05T20:10:00Z">
                <w:pPr>
                  <w:tabs>
                    <w:tab w:val="left" w:pos="851"/>
                    <w:tab w:val="left" w:pos="4962"/>
                  </w:tabs>
                  <w:ind w:firstLine="0"/>
                </w:pPr>
              </w:pPrChange>
            </w:pPr>
            <w:ins w:id="3361" w:author="d" w:date="2018-05-05T20:37:00Z">
              <w:r>
                <w:rPr>
                  <w:noProof/>
                </w:rPr>
                <w:drawing>
                  <wp:inline distT="0" distB="0" distL="0" distR="0">
                    <wp:extent cx="1922400" cy="3420000"/>
                    <wp:effectExtent l="0" t="0" r="1905" b="9525"/>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 name="Screenshot_1525527432.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ins>
          </w:p>
        </w:tc>
        <w:tc>
          <w:tcPr>
            <w:tcW w:w="4556" w:type="dxa"/>
            <w:tcBorders>
              <w:top w:val="nil"/>
              <w:left w:val="nil"/>
              <w:bottom w:val="nil"/>
              <w:right w:val="nil"/>
            </w:tcBorders>
            <w:tcPrChange w:id="3362" w:author="d" w:date="2018-05-05T20:15:00Z">
              <w:tcPr>
                <w:tcW w:w="4556" w:type="dxa"/>
              </w:tcPr>
            </w:tcPrChange>
          </w:tcPr>
          <w:p w:rsidR="00334A3D" w:rsidRDefault="00495881" w:rsidP="00334A3D">
            <w:pPr>
              <w:tabs>
                <w:tab w:val="left" w:pos="851"/>
                <w:tab w:val="left" w:pos="4962"/>
              </w:tabs>
              <w:ind w:firstLine="0"/>
              <w:rPr>
                <w:ins w:id="3363" w:author="d" w:date="2018-05-05T20:14:00Z"/>
                <w:lang w:val="vi-VN"/>
              </w:rPr>
              <w:pPrChange w:id="3364" w:author="d" w:date="2018-05-05T20:13:00Z">
                <w:pPr>
                  <w:tabs>
                    <w:tab w:val="left" w:pos="851"/>
                    <w:tab w:val="left" w:pos="4962"/>
                  </w:tabs>
                  <w:ind w:firstLine="0"/>
                </w:pPr>
              </w:pPrChange>
            </w:pPr>
            <w:ins w:id="3365" w:author="d" w:date="2018-05-05T20:10:00Z">
              <w:r>
                <w:rPr>
                  <w:lang w:val="vi-VN"/>
                </w:rPr>
                <w:t>Sau khi tài xế chọn thanh toán màn hình thanh toán sẽ xuất hiện</w:t>
              </w:r>
            </w:ins>
            <w:ins w:id="3366" w:author="d" w:date="2018-05-05T20:11:00Z">
              <w:r w:rsidR="00061F55">
                <w:rPr>
                  <w:lang w:val="vi-VN"/>
                </w:rPr>
                <w:t xml:space="preserve"> vớ</w:t>
              </w:r>
              <w:r w:rsidR="00334A3D">
                <w:rPr>
                  <w:lang w:val="vi-VN"/>
                </w:rPr>
                <w:t xml:space="preserve">i các thông tin </w:t>
              </w:r>
            </w:ins>
          </w:p>
          <w:p w:rsidR="00334A3D" w:rsidRPr="00334A3D" w:rsidRDefault="00334A3D" w:rsidP="00334A3D">
            <w:pPr>
              <w:pStyle w:val="ListParagraph"/>
              <w:numPr>
                <w:ilvl w:val="0"/>
                <w:numId w:val="59"/>
              </w:numPr>
              <w:tabs>
                <w:tab w:val="left" w:pos="851"/>
                <w:tab w:val="left" w:pos="4962"/>
              </w:tabs>
              <w:ind w:left="435" w:hanging="283"/>
              <w:rPr>
                <w:ins w:id="3367" w:author="d" w:date="2018-05-05T20:11:00Z"/>
                <w:lang w:val="vi-VN"/>
                <w:rPrChange w:id="3368" w:author="d" w:date="2018-05-05T20:14:00Z">
                  <w:rPr>
                    <w:ins w:id="3369" w:author="d" w:date="2018-05-05T20:11:00Z"/>
                    <w:lang w:val="vi-VN"/>
                  </w:rPr>
                </w:rPrChange>
              </w:rPr>
              <w:pPrChange w:id="3370" w:author="d" w:date="2018-05-05T20:14:00Z">
                <w:pPr>
                  <w:tabs>
                    <w:tab w:val="left" w:pos="851"/>
                    <w:tab w:val="left" w:pos="4962"/>
                  </w:tabs>
                  <w:ind w:firstLine="0"/>
                </w:pPr>
              </w:pPrChange>
            </w:pPr>
            <w:ins w:id="3371" w:author="d" w:date="2018-05-05T20:11:00Z">
              <w:r w:rsidRPr="00334A3D">
                <w:rPr>
                  <w:lang w:val="vi-VN"/>
                  <w:rPrChange w:id="3372" w:author="d" w:date="2018-05-05T20:14:00Z">
                    <w:rPr>
                      <w:lang w:val="vi-VN"/>
                    </w:rPr>
                  </w:rPrChange>
                </w:rPr>
                <w:t>G</w:t>
              </w:r>
              <w:r w:rsidR="00061F55" w:rsidRPr="00334A3D">
                <w:rPr>
                  <w:lang w:val="vi-VN"/>
                  <w:rPrChange w:id="3373" w:author="d" w:date="2018-05-05T20:14:00Z">
                    <w:rPr>
                      <w:lang w:val="vi-VN"/>
                    </w:rPr>
                  </w:rPrChange>
                </w:rPr>
                <w:t>iá tiề</w:t>
              </w:r>
              <w:r w:rsidRPr="00334A3D">
                <w:rPr>
                  <w:lang w:val="vi-VN"/>
                  <w:rPrChange w:id="3374" w:author="d" w:date="2018-05-05T20:14:00Z">
                    <w:rPr>
                      <w:lang w:val="vi-VN"/>
                    </w:rPr>
                  </w:rPrChange>
                </w:rPr>
                <w:t>n trên 1km đi xe</w:t>
              </w:r>
            </w:ins>
          </w:p>
          <w:p w:rsidR="00E87E0D" w:rsidRPr="00334A3D" w:rsidRDefault="00334A3D" w:rsidP="00334A3D">
            <w:pPr>
              <w:pStyle w:val="ListParagraph"/>
              <w:numPr>
                <w:ilvl w:val="0"/>
                <w:numId w:val="60"/>
              </w:numPr>
              <w:tabs>
                <w:tab w:val="left" w:pos="851"/>
                <w:tab w:val="left" w:pos="4962"/>
              </w:tabs>
              <w:ind w:left="435" w:hanging="283"/>
              <w:rPr>
                <w:ins w:id="3375" w:author="d" w:date="2018-05-05T20:11:00Z"/>
                <w:lang w:val="vi-VN"/>
                <w:rPrChange w:id="3376" w:author="d" w:date="2018-05-05T20:14:00Z">
                  <w:rPr>
                    <w:ins w:id="3377" w:author="d" w:date="2018-05-05T20:11:00Z"/>
                    <w:lang w:val="vi-VN"/>
                  </w:rPr>
                </w:rPrChange>
              </w:rPr>
              <w:pPrChange w:id="3378" w:author="d" w:date="2018-05-05T20:14:00Z">
                <w:pPr>
                  <w:tabs>
                    <w:tab w:val="left" w:pos="851"/>
                    <w:tab w:val="left" w:pos="4962"/>
                  </w:tabs>
                  <w:ind w:firstLine="0"/>
                </w:pPr>
              </w:pPrChange>
            </w:pPr>
            <w:ins w:id="3379" w:author="d" w:date="2018-05-05T20:14:00Z">
              <w:r w:rsidRPr="00334A3D">
                <w:rPr>
                  <w:lang w:val="vi-VN"/>
                  <w:rPrChange w:id="3380" w:author="d" w:date="2018-05-05T20:14:00Z">
                    <w:rPr>
                      <w:lang w:val="vi-VN"/>
                    </w:rPr>
                  </w:rPrChange>
                </w:rPr>
                <w:t>Q</w:t>
              </w:r>
            </w:ins>
            <w:ins w:id="3381" w:author="d" w:date="2018-05-05T20:11:00Z">
              <w:r w:rsidR="00061F55" w:rsidRPr="00334A3D">
                <w:rPr>
                  <w:lang w:val="vi-VN"/>
                  <w:rPrChange w:id="3382" w:author="d" w:date="2018-05-05T20:14:00Z">
                    <w:rPr>
                      <w:lang w:val="vi-VN"/>
                    </w:rPr>
                  </w:rPrChange>
                </w:rPr>
                <w:t>uãng đườ</w:t>
              </w:r>
              <w:r w:rsidRPr="00334A3D">
                <w:rPr>
                  <w:lang w:val="vi-VN"/>
                  <w:rPrChange w:id="3383" w:author="d" w:date="2018-05-05T20:14:00Z">
                    <w:rPr>
                      <w:lang w:val="vi-VN"/>
                    </w:rPr>
                  </w:rPrChange>
                </w:rPr>
                <w:t>ng của cuốc xe</w:t>
              </w:r>
            </w:ins>
          </w:p>
          <w:p w:rsidR="00334A3D" w:rsidRPr="00334A3D" w:rsidRDefault="00334A3D" w:rsidP="00334A3D">
            <w:pPr>
              <w:pStyle w:val="ListParagraph"/>
              <w:numPr>
                <w:ilvl w:val="0"/>
                <w:numId w:val="60"/>
              </w:numPr>
              <w:tabs>
                <w:tab w:val="left" w:pos="851"/>
                <w:tab w:val="left" w:pos="4962"/>
              </w:tabs>
              <w:ind w:left="435" w:hanging="283"/>
              <w:rPr>
                <w:ins w:id="3384" w:author="d" w:date="2018-05-05T19:53:00Z"/>
                <w:lang w:val="vi-VN"/>
                <w:rPrChange w:id="3385" w:author="d" w:date="2018-05-05T20:14:00Z">
                  <w:rPr>
                    <w:ins w:id="3386" w:author="d" w:date="2018-05-05T19:53:00Z"/>
                  </w:rPr>
                </w:rPrChange>
              </w:rPr>
              <w:pPrChange w:id="3387" w:author="d" w:date="2018-05-05T20:14:00Z">
                <w:pPr>
                  <w:tabs>
                    <w:tab w:val="left" w:pos="851"/>
                    <w:tab w:val="left" w:pos="4962"/>
                  </w:tabs>
                  <w:ind w:firstLine="0"/>
                </w:pPr>
              </w:pPrChange>
            </w:pPr>
            <w:ins w:id="3388" w:author="d" w:date="2018-05-05T20:14:00Z">
              <w:r>
                <w:rPr>
                  <w:lang w:val="vi-VN"/>
                </w:rPr>
                <w:t>Tổng giá tiền</w:t>
              </w:r>
            </w:ins>
          </w:p>
        </w:tc>
      </w:tr>
      <w:tr w:rsidR="00B118B3" w:rsidTr="00F936DB">
        <w:trPr>
          <w:ins w:id="3389" w:author="d" w:date="2018-05-05T19:53:00Z"/>
        </w:trPr>
        <w:tc>
          <w:tcPr>
            <w:tcW w:w="9111" w:type="dxa"/>
            <w:gridSpan w:val="2"/>
            <w:tcBorders>
              <w:top w:val="nil"/>
              <w:left w:val="nil"/>
              <w:bottom w:val="nil"/>
              <w:right w:val="nil"/>
            </w:tcBorders>
            <w:tcPrChange w:id="3390" w:author="d" w:date="2018-05-05T20:15:00Z">
              <w:tcPr>
                <w:tcW w:w="9111" w:type="dxa"/>
                <w:gridSpan w:val="2"/>
              </w:tcPr>
            </w:tcPrChange>
          </w:tcPr>
          <w:p w:rsidR="00B118B3" w:rsidRPr="00B118B3" w:rsidRDefault="00B118B3" w:rsidP="00147139">
            <w:pPr>
              <w:tabs>
                <w:tab w:val="left" w:pos="851"/>
                <w:tab w:val="left" w:pos="4962"/>
              </w:tabs>
              <w:ind w:firstLine="0"/>
              <w:jc w:val="center"/>
              <w:rPr>
                <w:ins w:id="3391" w:author="d" w:date="2018-05-05T19:53:00Z"/>
                <w:lang w:val="vi-VN"/>
                <w:rPrChange w:id="3392" w:author="d" w:date="2018-05-05T20:05:00Z">
                  <w:rPr>
                    <w:ins w:id="3393" w:author="d" w:date="2018-05-05T19:53:00Z"/>
                  </w:rPr>
                </w:rPrChange>
              </w:rPr>
              <w:pPrChange w:id="3394" w:author="d" w:date="2018-05-05T20:18:00Z">
                <w:pPr>
                  <w:tabs>
                    <w:tab w:val="left" w:pos="851"/>
                    <w:tab w:val="left" w:pos="4962"/>
                  </w:tabs>
                  <w:ind w:firstLine="0"/>
                </w:pPr>
              </w:pPrChange>
            </w:pPr>
            <w:ins w:id="3395" w:author="d" w:date="2018-05-05T20:05:00Z">
              <w:r>
                <w:rPr>
                  <w:lang w:val="vi-VN"/>
                </w:rPr>
                <w:t>Hình 2.</w:t>
              </w:r>
            </w:ins>
            <w:ins w:id="3396" w:author="d" w:date="2018-05-05T20:18:00Z">
              <w:r w:rsidR="00147139">
                <w:rPr>
                  <w:lang w:val="vi-VN"/>
                </w:rPr>
                <w:t>15</w:t>
              </w:r>
            </w:ins>
            <w:ins w:id="3397" w:author="d" w:date="2018-05-05T20:05:00Z">
              <w:r>
                <w:rPr>
                  <w:lang w:val="vi-VN"/>
                </w:rPr>
                <w:t xml:space="preserve"> Màn hình thanh toán</w:t>
              </w:r>
            </w:ins>
          </w:p>
        </w:tc>
      </w:tr>
    </w:tbl>
    <w:p w:rsidR="00574ACC" w:rsidDel="00E87E0D" w:rsidRDefault="00574ACC" w:rsidP="00574ACC">
      <w:pPr>
        <w:tabs>
          <w:tab w:val="left" w:pos="851"/>
          <w:tab w:val="left" w:pos="4962"/>
        </w:tabs>
        <w:ind w:firstLine="0"/>
        <w:rPr>
          <w:del w:id="3398" w:author="d" w:date="2018-05-05T19:53:00Z"/>
        </w:rPr>
      </w:pPr>
    </w:p>
    <w:p w:rsidR="00C95FC7" w:rsidRPr="000E1A26" w:rsidDel="00871430" w:rsidRDefault="00C95FC7" w:rsidP="00871430">
      <w:pPr>
        <w:tabs>
          <w:tab w:val="left" w:pos="851"/>
          <w:tab w:val="left" w:pos="4962"/>
        </w:tabs>
        <w:ind w:firstLine="0"/>
        <w:rPr>
          <w:del w:id="3399" w:author="d" w:date="2018-05-05T20:10:00Z"/>
          <w:lang w:val="vi-VN"/>
          <w:rPrChange w:id="3400" w:author="d" w:date="2018-05-05T19:48:00Z">
            <w:rPr>
              <w:del w:id="3401" w:author="d" w:date="2018-05-05T20:10:00Z"/>
            </w:rPr>
          </w:rPrChange>
        </w:rPr>
        <w:pPrChange w:id="3402" w:author="d" w:date="2018-05-05T20:10:00Z">
          <w:pPr>
            <w:tabs>
              <w:tab w:val="left" w:pos="1134"/>
              <w:tab w:val="left" w:pos="4820"/>
            </w:tabs>
            <w:ind w:firstLine="0"/>
          </w:pPr>
        </w:pPrChange>
      </w:pPr>
      <w:del w:id="3403" w:author="d" w:date="2018-05-05T19:53:00Z">
        <w:r w:rsidDel="00E87E0D">
          <w:tab/>
        </w:r>
      </w:del>
      <w:del w:id="3404" w:author="d" w:date="2018-05-05T19:48:00Z">
        <w:r w:rsidDel="000E1A26">
          <w:delText xml:space="preserve">Giao diện cuốc xe mới </w:delText>
        </w:r>
      </w:del>
      <w:r>
        <w:tab/>
      </w:r>
      <w:del w:id="3405" w:author="d" w:date="2018-05-05T19:48:00Z">
        <w:r w:rsidDel="000E1A26">
          <w:delText>Giao diện sau khi nhận cuốc xe</w:delText>
        </w:r>
      </w:del>
    </w:p>
    <w:p w:rsidR="00C95FC7" w:rsidDel="00871430" w:rsidRDefault="00C95FC7" w:rsidP="00871430">
      <w:pPr>
        <w:tabs>
          <w:tab w:val="left" w:pos="851"/>
          <w:tab w:val="left" w:pos="4962"/>
        </w:tabs>
        <w:ind w:firstLine="0"/>
        <w:rPr>
          <w:del w:id="3406" w:author="d" w:date="2018-05-05T20:10:00Z"/>
        </w:rPr>
        <w:pPrChange w:id="3407" w:author="d" w:date="2018-05-05T20:10:00Z">
          <w:pPr>
            <w:tabs>
              <w:tab w:val="left" w:pos="851"/>
              <w:tab w:val="left" w:pos="4962"/>
            </w:tabs>
            <w:ind w:firstLine="0"/>
          </w:pPr>
        </w:pPrChange>
      </w:pPr>
      <w:del w:id="3408" w:author="d" w:date="2018-05-05T20:10:00Z">
        <w:r w:rsidDel="00871430">
          <w:tab/>
        </w:r>
      </w:del>
      <w:del w:id="3409" w:author="d" w:date="2018-05-05T19:48:00Z">
        <w:r w:rsidR="00315597" w:rsidDel="000E1A26">
          <w:rPr>
            <w:noProof/>
            <w:lang w:eastAsia="en-US"/>
          </w:rPr>
          <w:drawing>
            <wp:inline distT="0" distB="0" distL="0" distR="0">
              <wp:extent cx="1922400" cy="3420000"/>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25510355.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del>
      <w:del w:id="3410" w:author="d" w:date="2018-05-05T20:10:00Z">
        <w:r w:rsidDel="00871430">
          <w:tab/>
        </w:r>
      </w:del>
      <w:del w:id="3411" w:author="d" w:date="2018-05-05T19:48:00Z">
        <w:r w:rsidR="00315597" w:rsidDel="000E1A26">
          <w:rPr>
            <w:noProof/>
            <w:lang w:eastAsia="en-US"/>
          </w:rPr>
          <w:drawing>
            <wp:inline distT="0" distB="0" distL="0" distR="0">
              <wp:extent cx="1922400" cy="3420000"/>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25510380.png"/>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del>
    </w:p>
    <w:p w:rsidR="00C95FC7" w:rsidDel="00871430" w:rsidRDefault="00C95FC7" w:rsidP="00871430">
      <w:pPr>
        <w:tabs>
          <w:tab w:val="left" w:pos="851"/>
          <w:tab w:val="left" w:pos="4962"/>
        </w:tabs>
        <w:ind w:firstLine="0"/>
        <w:rPr>
          <w:del w:id="3412" w:author="d" w:date="2018-05-05T20:10:00Z"/>
        </w:rPr>
        <w:pPrChange w:id="3413" w:author="d" w:date="2018-05-05T20:10:00Z">
          <w:pPr>
            <w:tabs>
              <w:tab w:val="left" w:pos="851"/>
              <w:tab w:val="left" w:pos="4962"/>
            </w:tabs>
            <w:ind w:firstLine="0"/>
          </w:pPr>
        </w:pPrChange>
      </w:pPr>
    </w:p>
    <w:p w:rsidR="00C95FC7" w:rsidDel="00871430" w:rsidRDefault="00C95FC7" w:rsidP="00871430">
      <w:pPr>
        <w:tabs>
          <w:tab w:val="left" w:pos="851"/>
          <w:tab w:val="left" w:pos="4962"/>
        </w:tabs>
        <w:ind w:firstLine="0"/>
        <w:rPr>
          <w:del w:id="3414" w:author="d" w:date="2018-05-05T20:10:00Z"/>
        </w:rPr>
        <w:pPrChange w:id="3415" w:author="d" w:date="2018-05-05T20:10:00Z">
          <w:pPr>
            <w:tabs>
              <w:tab w:val="left" w:pos="1276"/>
              <w:tab w:val="left" w:pos="5103"/>
            </w:tabs>
            <w:ind w:firstLine="0"/>
          </w:pPr>
        </w:pPrChange>
      </w:pPr>
      <w:del w:id="3416" w:author="d" w:date="2018-05-05T20:10:00Z">
        <w:r w:rsidDel="00871430">
          <w:tab/>
          <w:delText>Giao diện thanh toán</w:delText>
        </w:r>
        <w:r w:rsidR="00CF068D" w:rsidDel="00871430">
          <w:delText xml:space="preserve"> </w:delText>
        </w:r>
        <w:r w:rsidR="00CF068D" w:rsidDel="00871430">
          <w:tab/>
          <w:delText>Giao diện đánh giá dịch vụ</w:delText>
        </w:r>
      </w:del>
    </w:p>
    <w:p w:rsidR="00C95FC7" w:rsidRPr="009F4274" w:rsidDel="00871430" w:rsidRDefault="00C95FC7" w:rsidP="00871430">
      <w:pPr>
        <w:tabs>
          <w:tab w:val="left" w:pos="851"/>
          <w:tab w:val="left" w:pos="4962"/>
        </w:tabs>
        <w:ind w:firstLine="0"/>
        <w:rPr>
          <w:del w:id="3417" w:author="d" w:date="2018-05-05T20:10:00Z"/>
        </w:rPr>
        <w:pPrChange w:id="3418" w:author="d" w:date="2018-05-05T20:10:00Z">
          <w:pPr>
            <w:tabs>
              <w:tab w:val="left" w:pos="851"/>
              <w:tab w:val="left" w:pos="4962"/>
            </w:tabs>
            <w:ind w:firstLine="0"/>
          </w:pPr>
        </w:pPrChange>
      </w:pPr>
      <w:del w:id="3419" w:author="d" w:date="2018-05-05T20:10:00Z">
        <w:r w:rsidDel="00871430">
          <w:tab/>
        </w:r>
      </w:del>
      <w:del w:id="3420" w:author="d" w:date="2018-05-05T20:05:00Z">
        <w:r w:rsidR="00315597" w:rsidDel="00B118B3">
          <w:rPr>
            <w:noProof/>
            <w:lang w:eastAsia="en-US"/>
          </w:rPr>
          <w:drawing>
            <wp:inline distT="0" distB="0" distL="0" distR="0">
              <wp:extent cx="1922400" cy="3420000"/>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25510384.pn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del>
      <w:del w:id="3421" w:author="d" w:date="2018-05-05T20:10:00Z">
        <w:r w:rsidR="00CF068D" w:rsidDel="00871430">
          <w:tab/>
        </w:r>
      </w:del>
      <w:del w:id="3422" w:author="d" w:date="2018-05-05T20:05:00Z">
        <w:r w:rsidR="00D86E12" w:rsidDel="00B118B3">
          <w:rPr>
            <w:noProof/>
            <w:lang w:eastAsia="en-US"/>
          </w:rPr>
          <w:drawing>
            <wp:inline distT="0" distB="0" distL="0" distR="0">
              <wp:extent cx="1922400" cy="3420000"/>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25514854.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922400" cy="3420000"/>
                      </a:xfrm>
                      <a:prstGeom prst="rect">
                        <a:avLst/>
                      </a:prstGeom>
                    </pic:spPr>
                  </pic:pic>
                </a:graphicData>
              </a:graphic>
            </wp:inline>
          </w:drawing>
        </w:r>
      </w:del>
    </w:p>
    <w:bookmarkEnd w:id="2945"/>
    <w:bookmarkEnd w:id="2946"/>
    <w:p w:rsidR="00672DC8" w:rsidRDefault="00672DC8" w:rsidP="00871430">
      <w:pPr>
        <w:tabs>
          <w:tab w:val="left" w:pos="851"/>
          <w:tab w:val="left" w:pos="4962"/>
        </w:tabs>
        <w:ind w:firstLine="0"/>
        <w:rPr>
          <w:rFonts w:cs="Times New Roman"/>
          <w:b/>
          <w:szCs w:val="26"/>
        </w:rPr>
        <w:pPrChange w:id="3423" w:author="d" w:date="2018-05-05T20:10:00Z">
          <w:pPr>
            <w:ind w:firstLine="0"/>
          </w:pPr>
        </w:pPrChange>
      </w:pPr>
    </w:p>
    <w:p w:rsidR="00EF477A" w:rsidRPr="00B47A24" w:rsidRDefault="00B47A24" w:rsidP="000354BA">
      <w:pPr>
        <w:pStyle w:val="Heading1"/>
        <w:jc w:val="center"/>
        <w:rPr>
          <w:noProof/>
          <w:lang w:eastAsia="en-US"/>
        </w:rPr>
      </w:pPr>
      <w:bookmarkStart w:id="3424" w:name="_Toc513314980"/>
      <w:r w:rsidRPr="00EF477A">
        <w:rPr>
          <w:noProof/>
          <w:lang w:val="vi-VN" w:eastAsia="en-US"/>
        </w:rPr>
        <w:lastRenderedPageBreak/>
        <w:t>KẾT LUẬN</w:t>
      </w:r>
      <w:r>
        <w:rPr>
          <w:noProof/>
          <w:lang w:eastAsia="en-US"/>
        </w:rPr>
        <w:t xml:space="preserve"> CHUNG</w:t>
      </w:r>
      <w:bookmarkEnd w:id="3424"/>
    </w:p>
    <w:p w:rsidR="00EF477A" w:rsidRPr="00EF477A" w:rsidRDefault="00EF477A" w:rsidP="00EF477A">
      <w:r w:rsidRPr="00EF477A">
        <w:t>Sau một thời gian tìm hiểu và nghiên cứu đề tài “</w:t>
      </w:r>
      <w:r w:rsidR="000354BA">
        <w:t>Giả</w:t>
      </w:r>
      <w:r w:rsidR="00142964">
        <w:t>i</w:t>
      </w:r>
      <w:r w:rsidR="000354BA">
        <w:t xml:space="preserve"> pháp vận tải Driper</w:t>
      </w:r>
      <w:r w:rsidRPr="00EF477A">
        <w:t>” em đã hoàn thành và phát triển về cơ bản theo đúng những yêu cầu về nội dung và thời gian đã định. Trong quá trình nghiên cứu và thực hiện đề tài với quyết tâm cao nhưng do hạn chế về kinh nghiệm và kiến thức nên đề tài của em chắc chắn sẽ không thể tránh khỏi những thiếu xót. Em rất mong nhận được ý kiến đóng góp từ quý thầy cô và các bạn để đề tài được hoàn thiện hơn.</w:t>
      </w:r>
    </w:p>
    <w:p w:rsidR="004034AD" w:rsidRPr="000354BA" w:rsidRDefault="00EF477A" w:rsidP="00812504">
      <w:pPr>
        <w:rPr>
          <w:b/>
          <w:noProof/>
          <w:lang w:val="vi-VN" w:eastAsia="en-US"/>
        </w:rPr>
      </w:pPr>
      <w:r w:rsidRPr="000354BA">
        <w:rPr>
          <w:b/>
          <w:noProof/>
          <w:lang w:val="vi-VN" w:eastAsia="en-US"/>
        </w:rPr>
        <w:t>Kết quả đạt được</w:t>
      </w:r>
    </w:p>
    <w:p w:rsidR="00EF477A" w:rsidRDefault="00EF477A" w:rsidP="00EF477A">
      <w:r w:rsidRPr="00EF477A">
        <w:t xml:space="preserve">Về mặt công nghệ, em đã tìm hiểu và nắm bắt quy trình để xây dựng một </w:t>
      </w:r>
      <w:r w:rsidR="000354BA">
        <w:t>chương trình phần mềm chạy trên thiết bị di động chạy hệ điều hành Android bằng ngôn ngữ lập trình Java</w:t>
      </w:r>
      <w:r w:rsidRPr="00EF477A">
        <w:t xml:space="preserve">, áp dụng được </w:t>
      </w:r>
      <w:r w:rsidR="000354BA">
        <w:t>công nghệ</w:t>
      </w:r>
      <w:r w:rsidRPr="00EF477A">
        <w:t xml:space="preserve"> </w:t>
      </w:r>
      <w:r w:rsidR="000354BA">
        <w:t>N</w:t>
      </w:r>
      <w:r w:rsidR="0090289D">
        <w:t xml:space="preserve">odejs, Google Maps API và </w:t>
      </w:r>
      <w:r w:rsidR="000354BA">
        <w:t>M</w:t>
      </w:r>
      <w:r w:rsidRPr="00EF477A">
        <w:t xml:space="preserve">ongoDB vào </w:t>
      </w:r>
      <w:r w:rsidR="000354BA">
        <w:t>chương trình c</w:t>
      </w:r>
      <w:r w:rsidR="0048750C">
        <w:t>ủa</w:t>
      </w:r>
      <w:r w:rsidR="000354BA">
        <w:t xml:space="preserve"> mình</w:t>
      </w:r>
      <w:r w:rsidRPr="00EF477A">
        <w:t>. Sau đây là các công việc đã đạt được:</w:t>
      </w:r>
    </w:p>
    <w:p w:rsidR="0090289D" w:rsidRDefault="0090289D" w:rsidP="0090289D">
      <w:pPr>
        <w:pStyle w:val="ListParagraph"/>
        <w:numPr>
          <w:ilvl w:val="0"/>
          <w:numId w:val="27"/>
        </w:numPr>
      </w:pPr>
      <w:r>
        <w:t xml:space="preserve">Sử dụng các công cụ lập trình và </w:t>
      </w:r>
      <w:r w:rsidR="000E573E">
        <w:t xml:space="preserve">ngôn ngữ Java để </w:t>
      </w:r>
      <w:r w:rsidR="00BA6552">
        <w:t xml:space="preserve">xây dựng </w:t>
      </w:r>
      <w:r w:rsidR="000E573E">
        <w:t xml:space="preserve">phần mềm ứng dụng </w:t>
      </w:r>
      <w:r w:rsidR="00BA6552">
        <w:t xml:space="preserve">Driper </w:t>
      </w:r>
      <w:r w:rsidR="000E573E">
        <w:t>chạy trên các thiết bị thông minh chạy hệ điều hành Android.</w:t>
      </w:r>
    </w:p>
    <w:p w:rsidR="0090289D" w:rsidRDefault="0090289D" w:rsidP="0090289D">
      <w:pPr>
        <w:pStyle w:val="ListParagraph"/>
        <w:numPr>
          <w:ilvl w:val="0"/>
          <w:numId w:val="27"/>
        </w:numPr>
      </w:pPr>
      <w:r>
        <w:t>Sử dụng thư viện Socket.IO chạy trên công nghệ NodeJS tạo nên</w:t>
      </w:r>
      <w:r w:rsidR="000E573E">
        <w:t xml:space="preserve"> hiệu quả</w:t>
      </w:r>
      <w:r>
        <w:t xml:space="preserve"> phần mềm sử dụng thời gian thực</w:t>
      </w:r>
      <w:r w:rsidR="00BA6552">
        <w:t xml:space="preserve"> giao tiếp giữa client – server</w:t>
      </w:r>
      <w:r>
        <w:t>.</w:t>
      </w:r>
    </w:p>
    <w:p w:rsidR="0090289D" w:rsidRDefault="0090289D" w:rsidP="0090289D">
      <w:pPr>
        <w:pStyle w:val="ListParagraph"/>
        <w:numPr>
          <w:ilvl w:val="0"/>
          <w:numId w:val="27"/>
        </w:numPr>
      </w:pPr>
      <w:r>
        <w:t>Sử dụng M</w:t>
      </w:r>
      <w:r w:rsidRPr="00EF477A">
        <w:t>ongoDB</w:t>
      </w:r>
      <w:r>
        <w:t xml:space="preserve"> lưu trữ cơ sở dữ liệu dưới kiểu dữ liệu dạng JSON</w:t>
      </w:r>
      <w:r w:rsidR="00BA6552">
        <w:t xml:space="preserve"> về dữ liệu của khách hàng, tài xế và chuyến đi</w:t>
      </w:r>
      <w:r>
        <w:t>.</w:t>
      </w:r>
    </w:p>
    <w:p w:rsidR="00BA6552" w:rsidRPr="00EF477A" w:rsidRDefault="0090289D" w:rsidP="00BA6552">
      <w:pPr>
        <w:pStyle w:val="ListParagraph"/>
        <w:numPr>
          <w:ilvl w:val="0"/>
          <w:numId w:val="27"/>
        </w:numPr>
      </w:pPr>
      <w:r>
        <w:t>Sử dụng Google Maps API để hiển thị những điểm đánh dấ</w:t>
      </w:r>
      <w:r w:rsidR="00BA6552">
        <w:t>u các địa điểm đón trả khách, hiển thị bản đồ mật độ các khách hàng có nhu cầu đi lại, công cụ tìm kiểm bản đồ giúp khách hàng lựa chọn được địa điểm đến và đi.</w:t>
      </w:r>
    </w:p>
    <w:p w:rsidR="00EF477A" w:rsidRPr="000354BA" w:rsidRDefault="00EF477A" w:rsidP="000354BA">
      <w:pPr>
        <w:rPr>
          <w:b/>
          <w:noProof/>
          <w:lang w:val="vi-VN" w:eastAsia="en-US"/>
        </w:rPr>
      </w:pPr>
      <w:r w:rsidRPr="000354BA">
        <w:rPr>
          <w:b/>
          <w:noProof/>
          <w:lang w:val="vi-VN" w:eastAsia="en-US"/>
        </w:rPr>
        <w:t>Hướng phát triển</w:t>
      </w:r>
    </w:p>
    <w:p w:rsidR="00EF477A" w:rsidRDefault="00BA6552" w:rsidP="00BA6552">
      <w:pPr>
        <w:ind w:firstLine="0"/>
      </w:pPr>
      <w:r>
        <w:t xml:space="preserve">Trong tương lai, với nhu cầu đi lại, mật độ dân cư tập trung ngày càng tăng đồng nghĩa với lượng phương tiện di chuyển ngày càng nhiều và đa dạng hóa một số ý tưởng có thể phát triển tiếp với </w:t>
      </w:r>
      <w:ins w:id="3425" w:author="d" w:date="2018-05-05T20:18:00Z">
        <w:r w:rsidR="00CD7C48">
          <w:rPr>
            <w:lang w:val="vi-VN"/>
          </w:rPr>
          <w:t>“</w:t>
        </w:r>
      </w:ins>
      <w:r>
        <w:t>Phần mềm giải pháp vận tải Driper</w:t>
      </w:r>
      <w:ins w:id="3426" w:author="d" w:date="2018-05-05T20:18:00Z">
        <w:r w:rsidR="00CD7C48">
          <w:rPr>
            <w:lang w:val="vi-VN"/>
          </w:rPr>
          <w:t>”</w:t>
        </w:r>
      </w:ins>
      <w:r>
        <w:t>:</w:t>
      </w:r>
    </w:p>
    <w:p w:rsidR="00BA6552" w:rsidRDefault="00BA6552" w:rsidP="00BA6552">
      <w:pPr>
        <w:pStyle w:val="ListParagraph"/>
        <w:numPr>
          <w:ilvl w:val="0"/>
          <w:numId w:val="27"/>
        </w:numPr>
      </w:pPr>
      <w:r>
        <w:t>Thêm tính năng cho những tài xế có xe ô-tô.</w:t>
      </w:r>
    </w:p>
    <w:p w:rsidR="00BA6552" w:rsidRDefault="00BA6552" w:rsidP="00BA6552">
      <w:pPr>
        <w:pStyle w:val="ListParagraph"/>
        <w:numPr>
          <w:ilvl w:val="0"/>
          <w:numId w:val="27"/>
        </w:numPr>
      </w:pPr>
      <w:r>
        <w:t>Thêm tính năng vận chuyển hàng hóa.</w:t>
      </w:r>
    </w:p>
    <w:p w:rsidR="00BA6552" w:rsidRDefault="00BA6552" w:rsidP="00BA6552">
      <w:pPr>
        <w:pStyle w:val="ListParagraph"/>
        <w:numPr>
          <w:ilvl w:val="0"/>
          <w:numId w:val="27"/>
        </w:numPr>
      </w:pPr>
      <w:r>
        <w:t>Thêm tính năng chia sẻ xe.</w:t>
      </w:r>
    </w:p>
    <w:p w:rsidR="00BA6552" w:rsidRPr="00EF477A" w:rsidRDefault="009066F6" w:rsidP="00BA6552">
      <w:pPr>
        <w:pStyle w:val="ListParagraph"/>
        <w:numPr>
          <w:ilvl w:val="0"/>
          <w:numId w:val="27"/>
        </w:numPr>
      </w:pPr>
      <w:r>
        <w:t>Thêm tính năng sử dụng cho những chiếc xe taxi.</w:t>
      </w:r>
    </w:p>
    <w:p w:rsidR="00ED60D3" w:rsidRPr="000A6031" w:rsidRDefault="00ED60D3" w:rsidP="00300FD9">
      <w:pPr>
        <w:spacing w:line="26" w:lineRule="atLeast"/>
        <w:ind w:firstLine="709"/>
        <w:rPr>
          <w:rFonts w:cs="Times New Roman"/>
          <w:b/>
          <w:szCs w:val="26"/>
        </w:rPr>
      </w:pPr>
    </w:p>
    <w:p w:rsidR="00ED60D3" w:rsidRPr="000A6031" w:rsidRDefault="00ED60D3" w:rsidP="00EF477A">
      <w:pPr>
        <w:spacing w:line="26" w:lineRule="atLeast"/>
        <w:ind w:firstLine="0"/>
        <w:rPr>
          <w:rFonts w:cs="Times New Roman"/>
          <w:szCs w:val="26"/>
          <w:lang w:val="vi-VN"/>
        </w:rPr>
      </w:pPr>
    </w:p>
    <w:p w:rsidR="00E727D0" w:rsidRPr="00A835CC" w:rsidRDefault="00ED60D3">
      <w:pPr>
        <w:pStyle w:val="Heading1"/>
        <w:jc w:val="center"/>
        <w:rPr>
          <w:ins w:id="3427" w:author="D" w:date="2018-04-19T15:07:00Z"/>
          <w:rFonts w:cs="Times New Roman"/>
          <w:szCs w:val="32"/>
        </w:rPr>
        <w:pPrChange w:id="3428" w:author="D" w:date="2018-04-19T15:11:00Z">
          <w:pPr>
            <w:spacing w:line="26" w:lineRule="atLeast"/>
            <w:ind w:firstLine="709"/>
          </w:pPr>
        </w:pPrChange>
      </w:pPr>
      <w:r w:rsidRPr="000A6031">
        <w:rPr>
          <w:lang w:val="vi-VN"/>
        </w:rPr>
        <w:br w:type="page"/>
      </w:r>
      <w:bookmarkStart w:id="3429" w:name="_Toc511914425"/>
      <w:bookmarkStart w:id="3430" w:name="_Toc511914505"/>
      <w:del w:id="3431" w:author="D" w:date="2018-04-19T15:07:00Z">
        <w:r w:rsidR="001951E5" w:rsidRPr="00827F65" w:rsidDel="001951E5">
          <w:rPr>
            <w:b w:val="0"/>
            <w:szCs w:val="32"/>
          </w:rPr>
          <w:lastRenderedPageBreak/>
          <w:delText>CHƯƠNG 3:</w:delText>
        </w:r>
      </w:del>
      <w:r w:rsidR="00B47A24" w:rsidRPr="00827F65">
        <w:rPr>
          <w:b w:val="0"/>
          <w:szCs w:val="32"/>
        </w:rPr>
        <w:t xml:space="preserve"> </w:t>
      </w:r>
      <w:bookmarkStart w:id="3432" w:name="_Toc513314981"/>
      <w:r w:rsidR="00B47A24" w:rsidRPr="00A835CC">
        <w:rPr>
          <w:rFonts w:cs="Times New Roman"/>
          <w:color w:val="auto"/>
          <w:szCs w:val="32"/>
        </w:rPr>
        <w:t xml:space="preserve">TÀI </w:t>
      </w:r>
      <w:del w:id="3433" w:author="D" w:date="2018-04-19T15:07:00Z">
        <w:r w:rsidR="001951E5" w:rsidRPr="00A835CC" w:rsidDel="001951E5">
          <w:rPr>
            <w:rFonts w:cs="Times New Roman"/>
            <w:color w:val="auto"/>
            <w:szCs w:val="32"/>
          </w:rPr>
          <w:delText xml:space="preserve">Liệu </w:delText>
        </w:r>
      </w:del>
      <w:ins w:id="3434" w:author="D" w:date="2018-04-19T15:07:00Z">
        <w:r w:rsidR="00B47A24" w:rsidRPr="00A835CC">
          <w:rPr>
            <w:rFonts w:cs="Times New Roman"/>
            <w:color w:val="auto"/>
            <w:szCs w:val="32"/>
          </w:rPr>
          <w:t xml:space="preserve">LIỆU </w:t>
        </w:r>
      </w:ins>
      <w:del w:id="3435" w:author="D" w:date="2018-04-19T15:07:00Z">
        <w:r w:rsidR="001951E5" w:rsidRPr="00A835CC" w:rsidDel="001951E5">
          <w:rPr>
            <w:rFonts w:cs="Times New Roman"/>
            <w:color w:val="auto"/>
            <w:szCs w:val="32"/>
          </w:rPr>
          <w:delText xml:space="preserve">Tham </w:delText>
        </w:r>
      </w:del>
      <w:ins w:id="3436" w:author="D" w:date="2018-04-19T15:07:00Z">
        <w:r w:rsidR="00B47A24" w:rsidRPr="00A835CC">
          <w:rPr>
            <w:rFonts w:cs="Times New Roman"/>
            <w:color w:val="auto"/>
            <w:szCs w:val="32"/>
          </w:rPr>
          <w:t xml:space="preserve">THAM </w:t>
        </w:r>
      </w:ins>
      <w:del w:id="3437" w:author="D" w:date="2018-04-19T15:07:00Z">
        <w:r w:rsidR="001951E5" w:rsidRPr="00A835CC" w:rsidDel="001951E5">
          <w:rPr>
            <w:rFonts w:cs="Times New Roman"/>
            <w:color w:val="auto"/>
            <w:szCs w:val="32"/>
          </w:rPr>
          <w:delText>Khảo</w:delText>
        </w:r>
      </w:del>
      <w:ins w:id="3438" w:author="D" w:date="2018-04-19T15:07:00Z">
        <w:r w:rsidR="00B47A24" w:rsidRPr="00A835CC">
          <w:rPr>
            <w:rFonts w:cs="Times New Roman"/>
            <w:color w:val="auto"/>
            <w:szCs w:val="32"/>
          </w:rPr>
          <w:t>KHẢO</w:t>
        </w:r>
        <w:bookmarkEnd w:id="3429"/>
        <w:bookmarkEnd w:id="3430"/>
        <w:bookmarkEnd w:id="3432"/>
      </w:ins>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r w:rsidRPr="00903CD7">
        <w:rPr>
          <w:rFonts w:cs="Times New Roman"/>
          <w:color w:val="000000" w:themeColor="text1"/>
          <w:szCs w:val="26"/>
        </w:rPr>
        <w:t>https://nodejs.org/en/docs/</w:t>
      </w:r>
      <w:r w:rsidRPr="00903CD7">
        <w:rPr>
          <w:rFonts w:cs="Times New Roman"/>
          <w:color w:val="000000" w:themeColor="text1"/>
          <w:szCs w:val="26"/>
          <w:lang w:val="vi-VN"/>
        </w:rPr>
        <w:t>, truy cập cuối cùng 05/04/2018</w:t>
      </w:r>
      <w:r>
        <w:rPr>
          <w:rFonts w:cs="Times New Roman"/>
          <w:color w:val="000000" w:themeColor="text1"/>
          <w:szCs w:val="26"/>
          <w:lang w:val="vi-VN"/>
        </w:rPr>
        <w:t>.</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67" w:history="1">
        <w:r w:rsidRPr="00903CD7">
          <w:rPr>
            <w:rStyle w:val="Hyperlink"/>
            <w:rFonts w:cs="Times New Roman"/>
            <w:color w:val="000000" w:themeColor="text1"/>
            <w:szCs w:val="26"/>
            <w:u w:val="none"/>
          </w:rPr>
          <w:t>https://www.w3schools.com/nodejs/</w:t>
        </w:r>
      </w:hyperlink>
      <w:r w:rsidRPr="00903CD7">
        <w:rPr>
          <w:rFonts w:cs="Times New Roman"/>
          <w:color w:val="000000" w:themeColor="text1"/>
          <w:szCs w:val="26"/>
          <w:lang w:val="vi-VN"/>
        </w:rPr>
        <w:t>, truy cập cuối cùng 05/04/2018</w:t>
      </w:r>
      <w:r>
        <w:rPr>
          <w:rFonts w:cs="Times New Roman"/>
          <w:color w:val="000000" w:themeColor="text1"/>
          <w:szCs w:val="26"/>
          <w:lang w:val="vi-VN"/>
        </w:rPr>
        <w:t>.</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68" w:history="1">
        <w:r w:rsidRPr="00903CD7">
          <w:rPr>
            <w:rStyle w:val="Hyperlink"/>
            <w:color w:val="000000" w:themeColor="text1"/>
            <w:szCs w:val="26"/>
            <w:u w:val="none"/>
          </w:rPr>
          <w:t>https://viblo.asia/p/nodejs-tutorial-phan-1-gioi-thieu-va-cai-dat-ung-dung-dau-tien-gVQvlwdykZJ</w:t>
        </w:r>
      </w:hyperlink>
      <w:r w:rsidRPr="00903CD7">
        <w:rPr>
          <w:rFonts w:cs="Times New Roman"/>
          <w:color w:val="000000" w:themeColor="text1"/>
          <w:szCs w:val="26"/>
          <w:lang w:val="vi-VN"/>
        </w:rPr>
        <w:t>, truy cập cuối cùng 05/04/2018</w:t>
      </w:r>
      <w:r>
        <w:rPr>
          <w:rFonts w:cs="Times New Roman"/>
          <w:color w:val="000000" w:themeColor="text1"/>
          <w:szCs w:val="26"/>
          <w:lang w:val="vi-VN"/>
        </w:rPr>
        <w:t>.</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69" w:history="1">
        <w:r w:rsidRPr="00903CD7">
          <w:rPr>
            <w:rStyle w:val="Hyperlink"/>
            <w:rFonts w:cs="Times New Roman"/>
            <w:color w:val="000000" w:themeColor="text1"/>
            <w:szCs w:val="26"/>
            <w:u w:val="none"/>
          </w:rPr>
          <w:t>https://www.w3schools.com/nodejs/nodejs_mongodb.asp</w:t>
        </w:r>
      </w:hyperlink>
      <w:r w:rsidRPr="00903CD7">
        <w:rPr>
          <w:rFonts w:cs="Times New Roman"/>
          <w:color w:val="000000" w:themeColor="text1"/>
          <w:szCs w:val="26"/>
          <w:lang w:val="vi-VN"/>
        </w:rPr>
        <w:t>, truy cập cuối cùng 05/04/2018</w:t>
      </w:r>
      <w:r>
        <w:rPr>
          <w:rFonts w:cs="Times New Roman"/>
          <w:color w:val="000000" w:themeColor="text1"/>
          <w:szCs w:val="26"/>
          <w:lang w:val="vi-VN"/>
        </w:rPr>
        <w:t>.</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70" w:history="1">
        <w:r w:rsidRPr="00903CD7">
          <w:rPr>
            <w:rStyle w:val="Hyperlink"/>
            <w:rFonts w:cs="Times New Roman"/>
            <w:color w:val="000000" w:themeColor="text1"/>
            <w:szCs w:val="26"/>
            <w:u w:val="none"/>
          </w:rPr>
          <w:t>https://docs.mongodb.com/</w:t>
        </w:r>
      </w:hyperlink>
      <w:r w:rsidRPr="00903CD7">
        <w:rPr>
          <w:rFonts w:cs="Times New Roman"/>
          <w:color w:val="000000" w:themeColor="text1"/>
          <w:szCs w:val="26"/>
          <w:lang w:val="vi-VN"/>
        </w:rPr>
        <w:t>, truy cập cuối cùng 05/04/2018</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71" w:history="1">
        <w:r w:rsidRPr="005E786D">
          <w:rPr>
            <w:rStyle w:val="Hyperlink"/>
            <w:color w:val="000000" w:themeColor="text1"/>
            <w:szCs w:val="26"/>
            <w:u w:val="none"/>
          </w:rPr>
          <w:t>https://kipalog.com/posts/Hoc-MongoDB--Bai-1--MongoDB-la-gi</w:t>
        </w:r>
      </w:hyperlink>
      <w:r w:rsidRPr="005E786D">
        <w:rPr>
          <w:rFonts w:cs="Times New Roman"/>
          <w:color w:val="000000" w:themeColor="text1"/>
          <w:szCs w:val="26"/>
          <w:lang w:val="vi-VN"/>
        </w:rPr>
        <w:t>, truy cập cuối cùng 05/04/2018.</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72" w:history="1">
        <w:r w:rsidRPr="00903CD7">
          <w:rPr>
            <w:rStyle w:val="Hyperlink"/>
            <w:rFonts w:cs="Times New Roman"/>
            <w:color w:val="000000" w:themeColor="text1"/>
            <w:szCs w:val="26"/>
            <w:u w:val="none"/>
          </w:rPr>
          <w:t>https://socket.io/docs/</w:t>
        </w:r>
      </w:hyperlink>
      <w:r w:rsidRPr="00903CD7">
        <w:rPr>
          <w:rFonts w:cs="Times New Roman"/>
          <w:color w:val="000000" w:themeColor="text1"/>
          <w:szCs w:val="26"/>
          <w:lang w:val="vi-VN"/>
        </w:rPr>
        <w:t>, truy cập cuối cùng 05/04/2018</w:t>
      </w:r>
      <w:r>
        <w:rPr>
          <w:rFonts w:cs="Times New Roman"/>
          <w:color w:val="000000" w:themeColor="text1"/>
          <w:szCs w:val="26"/>
          <w:lang w:val="vi-VN"/>
        </w:rPr>
        <w:t>.</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73" w:history="1">
        <w:r w:rsidRPr="00903CD7">
          <w:rPr>
            <w:rStyle w:val="Hyperlink"/>
            <w:rFonts w:cs="Times New Roman"/>
            <w:color w:val="000000" w:themeColor="text1"/>
            <w:szCs w:val="26"/>
            <w:u w:val="none"/>
          </w:rPr>
          <w:t>https://github.com/nkzawa/socket.io-android-chat</w:t>
        </w:r>
      </w:hyperlink>
      <w:r w:rsidRPr="00903CD7">
        <w:rPr>
          <w:rFonts w:cs="Times New Roman"/>
          <w:color w:val="000000" w:themeColor="text1"/>
          <w:szCs w:val="26"/>
          <w:lang w:val="vi-VN"/>
        </w:rPr>
        <w:t>, truy cập cuối cùng 05/04/2018</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74" w:history="1">
        <w:r w:rsidRPr="005E786D">
          <w:rPr>
            <w:rStyle w:val="Hyperlink"/>
            <w:color w:val="000000" w:themeColor="text1"/>
            <w:szCs w:val="26"/>
            <w:u w:val="none"/>
          </w:rPr>
          <w:t>https://viblo.asia/p/buoc-dau-lam-quen-voi-nodejs-va-socketio-MJyGjQrWvPB</w:t>
        </w:r>
      </w:hyperlink>
      <w:r w:rsidRPr="005E786D">
        <w:rPr>
          <w:rFonts w:cs="Times New Roman"/>
          <w:color w:val="000000" w:themeColor="text1"/>
          <w:szCs w:val="26"/>
          <w:lang w:val="vi-VN"/>
        </w:rPr>
        <w:t>, truy cập cuối cùng 05/04/2018.</w:t>
      </w:r>
    </w:p>
    <w:p w:rsidR="005E786D" w:rsidRPr="005E786D" w:rsidRDefault="005E786D" w:rsidP="003369FA">
      <w:pPr>
        <w:pStyle w:val="ListParagraph"/>
        <w:numPr>
          <w:ilvl w:val="0"/>
          <w:numId w:val="47"/>
        </w:numPr>
        <w:spacing w:before="120" w:after="120" w:line="360" w:lineRule="auto"/>
        <w:rPr>
          <w:rFonts w:cs="Times New Roman"/>
          <w:color w:val="000000" w:themeColor="text1"/>
          <w:szCs w:val="26"/>
          <w:lang w:val="vi-VN"/>
        </w:rPr>
      </w:pPr>
      <w:hyperlink r:id="rId175" w:history="1">
        <w:r w:rsidRPr="005E786D">
          <w:rPr>
            <w:rStyle w:val="Hyperlink"/>
            <w:color w:val="000000" w:themeColor="text1"/>
            <w:szCs w:val="26"/>
            <w:u w:val="none"/>
          </w:rPr>
          <w:t>https://viblo.asia/p/nodejs-va-socketio-can-ban-jlA7GKxdvKZQ</w:t>
        </w:r>
      </w:hyperlink>
      <w:r w:rsidRPr="005E786D">
        <w:rPr>
          <w:rFonts w:cs="Times New Roman"/>
          <w:color w:val="000000" w:themeColor="text1"/>
          <w:szCs w:val="26"/>
          <w:lang w:val="vi-VN"/>
        </w:rPr>
        <w:t>, truy cập cuối</w:t>
      </w:r>
    </w:p>
    <w:p w:rsidR="005E786D" w:rsidRPr="005E786D" w:rsidRDefault="005E786D" w:rsidP="003369FA">
      <w:pPr>
        <w:spacing w:before="120" w:after="120" w:line="360" w:lineRule="auto"/>
        <w:rPr>
          <w:rFonts w:cs="Times New Roman"/>
          <w:color w:val="000000" w:themeColor="text1"/>
          <w:szCs w:val="26"/>
        </w:rPr>
      </w:pPr>
      <w:r w:rsidRPr="005E786D">
        <w:rPr>
          <w:rFonts w:cs="Times New Roman"/>
          <w:color w:val="000000" w:themeColor="text1"/>
          <w:szCs w:val="26"/>
          <w:lang w:val="vi-VN"/>
        </w:rPr>
        <w:t>cùng 05/04/2018</w:t>
      </w:r>
      <w:r w:rsidRPr="005E786D">
        <w:rPr>
          <w:rFonts w:cs="Times New Roman"/>
          <w:color w:val="000000" w:themeColor="text1"/>
          <w:szCs w:val="26"/>
        </w:rPr>
        <w:t>- EpressJS:</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76" w:history="1">
        <w:r w:rsidRPr="00903CD7">
          <w:rPr>
            <w:rStyle w:val="Hyperlink"/>
            <w:rFonts w:cs="Times New Roman"/>
            <w:color w:val="000000" w:themeColor="text1"/>
            <w:szCs w:val="26"/>
            <w:u w:val="none"/>
          </w:rPr>
          <w:t>https://expressjs.com/en/4x/api.html</w:t>
        </w:r>
      </w:hyperlink>
      <w:r w:rsidRPr="00903CD7">
        <w:rPr>
          <w:rFonts w:cs="Times New Roman"/>
          <w:color w:val="000000" w:themeColor="text1"/>
          <w:szCs w:val="26"/>
          <w:lang w:val="vi-VN"/>
        </w:rPr>
        <w:t>, truy cập cuối cùng 05/04/2018</w:t>
      </w:r>
      <w:r>
        <w:rPr>
          <w:rFonts w:cs="Times New Roman"/>
          <w:color w:val="000000" w:themeColor="text1"/>
          <w:szCs w:val="26"/>
          <w:lang w:val="vi-VN"/>
        </w:rPr>
        <w:t>.</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hyperlink r:id="rId177" w:history="1">
        <w:r w:rsidRPr="00903CD7">
          <w:rPr>
            <w:rStyle w:val="Hyperlink"/>
            <w:color w:val="000000" w:themeColor="text1"/>
            <w:szCs w:val="26"/>
            <w:u w:val="none"/>
          </w:rPr>
          <w:t>https://viblo.asia/p/nodejs-voi-express-framework-rQOvPKVgkYj</w:t>
        </w:r>
      </w:hyperlink>
      <w:r w:rsidRPr="00903CD7">
        <w:rPr>
          <w:rFonts w:cs="Times New Roman"/>
          <w:color w:val="000000" w:themeColor="text1"/>
          <w:szCs w:val="26"/>
          <w:lang w:val="vi-VN"/>
        </w:rPr>
        <w:t>, truy cập cuố</w:t>
      </w:r>
      <w:r>
        <w:rPr>
          <w:rFonts w:cs="Times New Roman"/>
          <w:color w:val="000000" w:themeColor="text1"/>
          <w:szCs w:val="26"/>
          <w:lang w:val="vi-VN"/>
        </w:rPr>
        <w:t xml:space="preserve">i </w:t>
      </w:r>
      <w:r w:rsidRPr="00903CD7">
        <w:rPr>
          <w:rFonts w:cs="Times New Roman"/>
          <w:color w:val="000000" w:themeColor="text1"/>
          <w:szCs w:val="26"/>
          <w:lang w:val="vi-VN"/>
        </w:rPr>
        <w:t>cùng 05/04/2018</w:t>
      </w:r>
      <w:r>
        <w:rPr>
          <w:rFonts w:cs="Times New Roman"/>
          <w:color w:val="000000" w:themeColor="text1"/>
          <w:szCs w:val="26"/>
          <w:lang w:val="vi-VN"/>
        </w:rPr>
        <w:t>.</w:t>
      </w:r>
    </w:p>
    <w:p w:rsidR="005E786D" w:rsidRPr="005E786D" w:rsidRDefault="005E786D" w:rsidP="003369FA">
      <w:pPr>
        <w:pStyle w:val="ListParagraph"/>
        <w:numPr>
          <w:ilvl w:val="0"/>
          <w:numId w:val="47"/>
        </w:numPr>
        <w:spacing w:before="120" w:after="120" w:line="360" w:lineRule="auto"/>
        <w:rPr>
          <w:rStyle w:val="Hyperlink"/>
          <w:rFonts w:cs="Times New Roman"/>
          <w:color w:val="000000" w:themeColor="text1"/>
          <w:sz w:val="32"/>
          <w:szCs w:val="32"/>
          <w:u w:val="none"/>
        </w:rPr>
      </w:pPr>
      <w:hyperlink r:id="rId178" w:history="1">
        <w:r w:rsidRPr="005E786D">
          <w:rPr>
            <w:rStyle w:val="Hyperlink"/>
            <w:rFonts w:cs="Times New Roman"/>
            <w:color w:val="000000" w:themeColor="text1"/>
            <w:szCs w:val="26"/>
            <w:u w:val="none"/>
          </w:rPr>
          <w:t>https://developers.google.com/maps/documentation/android-api/</w:t>
        </w:r>
      </w:hyperlink>
      <w:r w:rsidRPr="005E786D">
        <w:rPr>
          <w:rFonts w:cs="Times New Roman"/>
          <w:color w:val="000000" w:themeColor="text1"/>
          <w:szCs w:val="26"/>
          <w:lang w:val="vi-VN"/>
        </w:rPr>
        <w:t>, truy cập cuối</w:t>
      </w:r>
      <w:r>
        <w:rPr>
          <w:rFonts w:cs="Times New Roman"/>
          <w:color w:val="000000" w:themeColor="text1"/>
          <w:szCs w:val="26"/>
          <w:lang w:val="vi-VN"/>
        </w:rPr>
        <w:t xml:space="preserve"> </w:t>
      </w:r>
      <w:r w:rsidRPr="005E786D">
        <w:rPr>
          <w:rFonts w:cs="Times New Roman"/>
          <w:color w:val="000000" w:themeColor="text1"/>
          <w:szCs w:val="26"/>
          <w:lang w:val="vi-VN"/>
        </w:rPr>
        <w:t>cùng 05/04/2018.</w:t>
      </w:r>
    </w:p>
    <w:p w:rsidR="005E786D" w:rsidRPr="005E786D" w:rsidRDefault="005E786D" w:rsidP="003369FA">
      <w:pPr>
        <w:pStyle w:val="ListParagraph"/>
        <w:numPr>
          <w:ilvl w:val="0"/>
          <w:numId w:val="47"/>
        </w:numPr>
        <w:spacing w:before="120" w:after="120" w:line="360" w:lineRule="auto"/>
        <w:rPr>
          <w:rFonts w:cs="Times New Roman"/>
          <w:color w:val="000000" w:themeColor="text1"/>
          <w:sz w:val="32"/>
          <w:szCs w:val="32"/>
        </w:rPr>
      </w:pPr>
      <w:r w:rsidRPr="00903CD7">
        <w:rPr>
          <w:rFonts w:cs="Times New Roman"/>
          <w:color w:val="000000" w:themeColor="text1"/>
          <w:szCs w:val="26"/>
        </w:rPr>
        <w:t>https://developers.google.com/maps/documentation/android-sdk/reference</w:t>
      </w:r>
      <w:r w:rsidRPr="00903CD7">
        <w:rPr>
          <w:rFonts w:cs="Times New Roman"/>
          <w:color w:val="000000" w:themeColor="text1"/>
          <w:szCs w:val="26"/>
          <w:lang w:val="vi-VN"/>
        </w:rPr>
        <w:t>, truy cập cuối cùng 05/04/2018</w:t>
      </w:r>
      <w:r>
        <w:rPr>
          <w:rFonts w:cs="Times New Roman"/>
          <w:color w:val="000000" w:themeColor="text1"/>
          <w:szCs w:val="26"/>
          <w:lang w:val="vi-VN"/>
        </w:rPr>
        <w:t>.</w:t>
      </w:r>
    </w:p>
    <w:p w:rsidR="00EB1427" w:rsidRPr="00903CD7" w:rsidRDefault="00EB1427" w:rsidP="00B23975">
      <w:pPr>
        <w:ind w:firstLine="0"/>
        <w:rPr>
          <w:rFonts w:cs="Times New Roman"/>
          <w:color w:val="000000" w:themeColor="text1"/>
          <w:szCs w:val="26"/>
        </w:rPr>
      </w:pPr>
    </w:p>
    <w:sectPr w:rsidR="00EB1427" w:rsidRPr="00903CD7" w:rsidSect="00CE2670">
      <w:headerReference w:type="default" r:id="rId179"/>
      <w:footerReference w:type="default" r:id="rId180"/>
      <w:pgSz w:w="12240" w:h="15840" w:code="1"/>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7B8" w:rsidRDefault="009727B8" w:rsidP="009C7267">
      <w:pPr>
        <w:spacing w:after="0" w:line="240" w:lineRule="auto"/>
      </w:pPr>
      <w:r>
        <w:separator/>
      </w:r>
    </w:p>
  </w:endnote>
  <w:endnote w:type="continuationSeparator" w:id="0">
    <w:p w:rsidR="009727B8" w:rsidRDefault="009727B8"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9270547"/>
      <w:docPartObj>
        <w:docPartGallery w:val="Page Numbers (Bottom of Page)"/>
        <w:docPartUnique/>
      </w:docPartObj>
    </w:sdtPr>
    <w:sdtEndPr>
      <w:rPr>
        <w:noProof/>
      </w:rPr>
    </w:sdtEndPr>
    <w:sdtContent>
      <w:p w:rsidR="005B2DA6" w:rsidRDefault="005B2DA6">
        <w:pPr>
          <w:pStyle w:val="Footer"/>
          <w:jc w:val="right"/>
        </w:pPr>
        <w:r>
          <w:fldChar w:fldCharType="begin"/>
        </w:r>
        <w:r>
          <w:instrText xml:space="preserve"> PAGE   \* MERGEFORMAT </w:instrText>
        </w:r>
        <w:r>
          <w:fldChar w:fldCharType="separate"/>
        </w:r>
        <w:r w:rsidR="00782495">
          <w:rPr>
            <w:noProof/>
          </w:rPr>
          <w:t>2</w:t>
        </w:r>
        <w:r>
          <w:rPr>
            <w:noProof/>
          </w:rPr>
          <w:fldChar w:fldCharType="end"/>
        </w:r>
      </w:p>
    </w:sdtContent>
  </w:sdt>
  <w:p w:rsidR="005B2DA6" w:rsidRDefault="005B2D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DA6" w:rsidRDefault="005B2DA6">
    <w:pPr>
      <w:pStyle w:val="Footer"/>
      <w:jc w:val="right"/>
    </w:pPr>
  </w:p>
  <w:p w:rsidR="005B2DA6" w:rsidRDefault="005B2D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3305211"/>
      <w:docPartObj>
        <w:docPartGallery w:val="Page Numbers (Bottom of Page)"/>
        <w:docPartUnique/>
      </w:docPartObj>
    </w:sdtPr>
    <w:sdtEndPr>
      <w:rPr>
        <w:noProof/>
      </w:rPr>
    </w:sdtEndPr>
    <w:sdtContent>
      <w:p w:rsidR="005B2DA6" w:rsidRDefault="005B2DA6">
        <w:pPr>
          <w:pStyle w:val="Footer"/>
          <w:jc w:val="right"/>
        </w:pPr>
        <w:r>
          <w:fldChar w:fldCharType="begin"/>
        </w:r>
        <w:r>
          <w:instrText xml:space="preserve"> PAGE   \* MERGEFORMAT </w:instrText>
        </w:r>
        <w:r>
          <w:fldChar w:fldCharType="separate"/>
        </w:r>
        <w:r w:rsidR="008D0220">
          <w:rPr>
            <w:noProof/>
          </w:rPr>
          <w:t>20</w:t>
        </w:r>
        <w:r>
          <w:rPr>
            <w:noProof/>
          </w:rPr>
          <w:fldChar w:fldCharType="end"/>
        </w:r>
      </w:p>
    </w:sdtContent>
  </w:sdt>
  <w:p w:rsidR="005B2DA6" w:rsidRDefault="005B2D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7B8" w:rsidRDefault="009727B8" w:rsidP="009C7267">
      <w:pPr>
        <w:spacing w:after="0" w:line="240" w:lineRule="auto"/>
      </w:pPr>
      <w:r>
        <w:separator/>
      </w:r>
    </w:p>
  </w:footnote>
  <w:footnote w:type="continuationSeparator" w:id="0">
    <w:p w:rsidR="009727B8" w:rsidRDefault="009727B8"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DA6" w:rsidRDefault="005B2DA6" w:rsidP="004B515E">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DA6" w:rsidRDefault="005B2DA6" w:rsidP="004B515E">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DA6" w:rsidRDefault="005B2DA6" w:rsidP="004B515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00BA4"/>
    <w:multiLevelType w:val="hybridMultilevel"/>
    <w:tmpl w:val="4AA6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A650F"/>
    <w:multiLevelType w:val="hybridMultilevel"/>
    <w:tmpl w:val="58787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31118"/>
    <w:multiLevelType w:val="hybridMultilevel"/>
    <w:tmpl w:val="4B0A4EFA"/>
    <w:lvl w:ilvl="0" w:tplc="26808A5A">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C07C46"/>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33624"/>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04259"/>
    <w:multiLevelType w:val="hybridMultilevel"/>
    <w:tmpl w:val="FA4CEC2A"/>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C6B051B"/>
    <w:multiLevelType w:val="hybridMultilevel"/>
    <w:tmpl w:val="14740D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CAB276F"/>
    <w:multiLevelType w:val="hybridMultilevel"/>
    <w:tmpl w:val="DF52EF3C"/>
    <w:lvl w:ilvl="0" w:tplc="56521BBE">
      <w:start w:val="1"/>
      <w:numFmt w:val="decimal"/>
      <w:lvlText w:val="[%1]."/>
      <w:lvlJc w:val="center"/>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7C08D0"/>
    <w:multiLevelType w:val="hybridMultilevel"/>
    <w:tmpl w:val="7160DA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DFE0622"/>
    <w:multiLevelType w:val="hybridMultilevel"/>
    <w:tmpl w:val="F9108FB4"/>
    <w:lvl w:ilvl="0" w:tplc="56521BBE">
      <w:start w:val="1"/>
      <w:numFmt w:val="decimal"/>
      <w:lvlText w:val="[%1]."/>
      <w:lvlJc w:val="center"/>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C6178"/>
    <w:multiLevelType w:val="hybridMultilevel"/>
    <w:tmpl w:val="E9E6D5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6243FE"/>
    <w:multiLevelType w:val="hybridMultilevel"/>
    <w:tmpl w:val="01BCC20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93AAA"/>
    <w:multiLevelType w:val="hybridMultilevel"/>
    <w:tmpl w:val="6652AF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8A10D2"/>
    <w:multiLevelType w:val="hybridMultilevel"/>
    <w:tmpl w:val="EA9E310A"/>
    <w:lvl w:ilvl="0" w:tplc="56521BBE">
      <w:start w:val="1"/>
      <w:numFmt w:val="decimal"/>
      <w:lvlText w:val="[%1]."/>
      <w:lvlJc w:val="center"/>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784C8B"/>
    <w:multiLevelType w:val="hybridMultilevel"/>
    <w:tmpl w:val="57E2FA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1E45E8"/>
    <w:multiLevelType w:val="hybridMultilevel"/>
    <w:tmpl w:val="CC7C46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DB00EC2"/>
    <w:multiLevelType w:val="hybridMultilevel"/>
    <w:tmpl w:val="A07432DA"/>
    <w:lvl w:ilvl="0" w:tplc="04090001">
      <w:start w:val="1"/>
      <w:numFmt w:val="bullet"/>
      <w:lvlText w:val=""/>
      <w:lvlJc w:val="left"/>
      <w:pPr>
        <w:ind w:left="1069" w:hanging="360"/>
      </w:pPr>
      <w:rPr>
        <w:rFonts w:ascii="Symbol" w:hAnsi="Symbol"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21FA1FF8"/>
    <w:multiLevelType w:val="hybridMultilevel"/>
    <w:tmpl w:val="959C3096"/>
    <w:lvl w:ilvl="0" w:tplc="73DEAC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289136D"/>
    <w:multiLevelType w:val="hybridMultilevel"/>
    <w:tmpl w:val="FE7A4A6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C32DD1"/>
    <w:multiLevelType w:val="hybridMultilevel"/>
    <w:tmpl w:val="B628AB5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8F7A03"/>
    <w:multiLevelType w:val="hybridMultilevel"/>
    <w:tmpl w:val="2F6C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3626266"/>
    <w:multiLevelType w:val="hybridMultilevel"/>
    <w:tmpl w:val="73DA04B4"/>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4165B15"/>
    <w:multiLevelType w:val="hybridMultilevel"/>
    <w:tmpl w:val="E98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252351"/>
    <w:multiLevelType w:val="hybridMultilevel"/>
    <w:tmpl w:val="667CFB90"/>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38F016CC"/>
    <w:multiLevelType w:val="hybridMultilevel"/>
    <w:tmpl w:val="8F7034DE"/>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4C00E9"/>
    <w:multiLevelType w:val="hybridMultilevel"/>
    <w:tmpl w:val="29E8205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C3717B"/>
    <w:multiLevelType w:val="hybridMultilevel"/>
    <w:tmpl w:val="B704A6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3969A1"/>
    <w:multiLevelType w:val="hybridMultilevel"/>
    <w:tmpl w:val="0864680C"/>
    <w:lvl w:ilvl="0" w:tplc="32D45858">
      <w:start w:val="1"/>
      <w:numFmt w:val="bullet"/>
      <w:lvlText w:val="-"/>
      <w:lvlJc w:val="left"/>
      <w:pPr>
        <w:ind w:left="1069" w:hanging="360"/>
      </w:pPr>
      <w:rPr>
        <w:rFonts w:ascii="Times New Roman" w:eastAsia="Times New Roman" w:hAnsi="Times New Roman" w:cs="Times New Roman"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3F76557F"/>
    <w:multiLevelType w:val="hybridMultilevel"/>
    <w:tmpl w:val="8C24DB1E"/>
    <w:lvl w:ilvl="0" w:tplc="594C2832">
      <w:start w:val="1"/>
      <w:numFmt w:val="decimal"/>
      <w:lvlText w:val="%1."/>
      <w:lvlJc w:val="left"/>
      <w:pPr>
        <w:ind w:left="1080" w:hanging="360"/>
      </w:pPr>
      <w:rPr>
        <w:rFonts w:hint="default"/>
        <w:b/>
      </w:rPr>
    </w:lvl>
    <w:lvl w:ilvl="1" w:tplc="9640B16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0E83EA5"/>
    <w:multiLevelType w:val="hybridMultilevel"/>
    <w:tmpl w:val="C8B67408"/>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41587BF4"/>
    <w:multiLevelType w:val="hybridMultilevel"/>
    <w:tmpl w:val="07CC83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21A0EBC"/>
    <w:multiLevelType w:val="hybridMultilevel"/>
    <w:tmpl w:val="F46EA7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6127345"/>
    <w:multiLevelType w:val="hybridMultilevel"/>
    <w:tmpl w:val="D892D9D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70CA6"/>
    <w:multiLevelType w:val="hybridMultilevel"/>
    <w:tmpl w:val="D3ECB486"/>
    <w:lvl w:ilvl="0" w:tplc="32D45858">
      <w:start w:val="1"/>
      <w:numFmt w:val="bullet"/>
      <w:lvlText w:val="-"/>
      <w:lvlJc w:val="left"/>
      <w:pPr>
        <w:ind w:left="1069"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5B2A6D"/>
    <w:multiLevelType w:val="hybridMultilevel"/>
    <w:tmpl w:val="84C8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7E42EF7"/>
    <w:multiLevelType w:val="hybridMultilevel"/>
    <w:tmpl w:val="E3606B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413A00"/>
    <w:multiLevelType w:val="multilevel"/>
    <w:tmpl w:val="9BD02490"/>
    <w:lvl w:ilvl="0">
      <w:start w:val="1"/>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8" w15:restartNumberingAfterBreak="0">
    <w:nsid w:val="4B972F83"/>
    <w:multiLevelType w:val="hybridMultilevel"/>
    <w:tmpl w:val="9CFA9B6E"/>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4E960A5D"/>
    <w:multiLevelType w:val="hybridMultilevel"/>
    <w:tmpl w:val="96CA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507D4B"/>
    <w:multiLevelType w:val="hybridMultilevel"/>
    <w:tmpl w:val="13A2746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9E556D"/>
    <w:multiLevelType w:val="hybridMultilevel"/>
    <w:tmpl w:val="0FF8E9DC"/>
    <w:lvl w:ilvl="0" w:tplc="32D4585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2" w15:restartNumberingAfterBreak="0">
    <w:nsid w:val="52B778A2"/>
    <w:multiLevelType w:val="hybridMultilevel"/>
    <w:tmpl w:val="48F66A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BE2754"/>
    <w:multiLevelType w:val="hybridMultilevel"/>
    <w:tmpl w:val="E0166CB2"/>
    <w:lvl w:ilvl="0" w:tplc="32D45858">
      <w:start w:val="1"/>
      <w:numFmt w:val="bullet"/>
      <w:lvlText w:val="-"/>
      <w:lvlJc w:val="left"/>
      <w:pPr>
        <w:ind w:left="720" w:hanging="360"/>
      </w:pPr>
      <w:rPr>
        <w:rFonts w:ascii="Times New Roman" w:eastAsia="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700F0B"/>
    <w:multiLevelType w:val="multilevel"/>
    <w:tmpl w:val="B2F4A6E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900213D"/>
    <w:multiLevelType w:val="hybridMultilevel"/>
    <w:tmpl w:val="B3EE53B8"/>
    <w:lvl w:ilvl="0" w:tplc="9640B16A">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3566C5"/>
    <w:multiLevelType w:val="hybridMultilevel"/>
    <w:tmpl w:val="BEB4924A"/>
    <w:lvl w:ilvl="0" w:tplc="56521BBE">
      <w:start w:val="1"/>
      <w:numFmt w:val="decimal"/>
      <w:lvlText w:val="[%1]."/>
      <w:lvlJc w:val="center"/>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46128E"/>
    <w:multiLevelType w:val="multilevel"/>
    <w:tmpl w:val="4E64A00E"/>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7"/>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8" w15:restartNumberingAfterBreak="0">
    <w:nsid w:val="5E3B3797"/>
    <w:multiLevelType w:val="hybridMultilevel"/>
    <w:tmpl w:val="E8BC0BA0"/>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15:restartNumberingAfterBreak="0">
    <w:nsid w:val="5F551647"/>
    <w:multiLevelType w:val="hybridMultilevel"/>
    <w:tmpl w:val="A2007C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CD7464"/>
    <w:multiLevelType w:val="hybridMultilevel"/>
    <w:tmpl w:val="FF56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543D20"/>
    <w:multiLevelType w:val="hybridMultilevel"/>
    <w:tmpl w:val="204ED076"/>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2" w15:restartNumberingAfterBreak="0">
    <w:nsid w:val="746A68EA"/>
    <w:multiLevelType w:val="hybridMultilevel"/>
    <w:tmpl w:val="667AD7B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B0AB0"/>
    <w:multiLevelType w:val="hybridMultilevel"/>
    <w:tmpl w:val="599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A301B1"/>
    <w:multiLevelType w:val="hybridMultilevel"/>
    <w:tmpl w:val="2254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B9569F"/>
    <w:multiLevelType w:val="hybridMultilevel"/>
    <w:tmpl w:val="8BFCB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D92064"/>
    <w:multiLevelType w:val="hybridMultilevel"/>
    <w:tmpl w:val="BC8AA38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8353B8"/>
    <w:multiLevelType w:val="hybridMultilevel"/>
    <w:tmpl w:val="000AB9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9D5976"/>
    <w:multiLevelType w:val="hybridMultilevel"/>
    <w:tmpl w:val="75420794"/>
    <w:lvl w:ilvl="0" w:tplc="32D45858">
      <w:start w:val="1"/>
      <w:numFmt w:val="bullet"/>
      <w:lvlText w:val="-"/>
      <w:lvlJc w:val="left"/>
      <w:pPr>
        <w:ind w:left="720" w:hanging="360"/>
      </w:pPr>
      <w:rPr>
        <w:rFonts w:ascii="Times New Roman" w:eastAsia="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596B89"/>
    <w:multiLevelType w:val="hybridMultilevel"/>
    <w:tmpl w:val="4AF29536"/>
    <w:lvl w:ilvl="0" w:tplc="56521BBE">
      <w:start w:val="1"/>
      <w:numFmt w:val="decimal"/>
      <w:lvlText w:val="[%1]."/>
      <w:lvlJc w:val="center"/>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41"/>
  </w:num>
  <w:num w:numId="4">
    <w:abstractNumId w:val="36"/>
  </w:num>
  <w:num w:numId="5">
    <w:abstractNumId w:val="40"/>
  </w:num>
  <w:num w:numId="6">
    <w:abstractNumId w:val="42"/>
  </w:num>
  <w:num w:numId="7">
    <w:abstractNumId w:val="11"/>
  </w:num>
  <w:num w:numId="8">
    <w:abstractNumId w:val="56"/>
  </w:num>
  <w:num w:numId="9">
    <w:abstractNumId w:val="37"/>
  </w:num>
  <w:num w:numId="10">
    <w:abstractNumId w:val="12"/>
  </w:num>
  <w:num w:numId="11">
    <w:abstractNumId w:val="24"/>
  </w:num>
  <w:num w:numId="12">
    <w:abstractNumId w:val="29"/>
  </w:num>
  <w:num w:numId="13">
    <w:abstractNumId w:val="18"/>
  </w:num>
  <w:num w:numId="14">
    <w:abstractNumId w:val="15"/>
  </w:num>
  <w:num w:numId="15">
    <w:abstractNumId w:val="55"/>
  </w:num>
  <w:num w:numId="16">
    <w:abstractNumId w:val="30"/>
  </w:num>
  <w:num w:numId="17">
    <w:abstractNumId w:val="25"/>
  </w:num>
  <w:num w:numId="18">
    <w:abstractNumId w:val="6"/>
  </w:num>
  <w:num w:numId="19">
    <w:abstractNumId w:val="22"/>
  </w:num>
  <w:num w:numId="20">
    <w:abstractNumId w:val="27"/>
  </w:num>
  <w:num w:numId="21">
    <w:abstractNumId w:val="20"/>
  </w:num>
  <w:num w:numId="22">
    <w:abstractNumId w:val="52"/>
  </w:num>
  <w:num w:numId="23">
    <w:abstractNumId w:val="2"/>
  </w:num>
  <w:num w:numId="24">
    <w:abstractNumId w:val="35"/>
  </w:num>
  <w:num w:numId="25">
    <w:abstractNumId w:val="21"/>
  </w:num>
  <w:num w:numId="26">
    <w:abstractNumId w:val="3"/>
  </w:num>
  <w:num w:numId="27">
    <w:abstractNumId w:val="17"/>
  </w:num>
  <w:num w:numId="28">
    <w:abstractNumId w:val="38"/>
  </w:num>
  <w:num w:numId="29">
    <w:abstractNumId w:val="23"/>
  </w:num>
  <w:num w:numId="30">
    <w:abstractNumId w:val="54"/>
  </w:num>
  <w:num w:numId="31">
    <w:abstractNumId w:val="53"/>
  </w:num>
  <w:num w:numId="32">
    <w:abstractNumId w:val="39"/>
  </w:num>
  <w:num w:numId="33">
    <w:abstractNumId w:val="50"/>
  </w:num>
  <w:num w:numId="34">
    <w:abstractNumId w:val="1"/>
  </w:num>
  <w:num w:numId="35">
    <w:abstractNumId w:val="51"/>
  </w:num>
  <w:num w:numId="36">
    <w:abstractNumId w:val="48"/>
  </w:num>
  <w:num w:numId="37">
    <w:abstractNumId w:val="16"/>
  </w:num>
  <w:num w:numId="38">
    <w:abstractNumId w:val="47"/>
  </w:num>
  <w:num w:numId="39">
    <w:abstractNumId w:val="9"/>
  </w:num>
  <w:num w:numId="40">
    <w:abstractNumId w:val="31"/>
  </w:num>
  <w:num w:numId="41">
    <w:abstractNumId w:val="45"/>
  </w:num>
  <w:num w:numId="42">
    <w:abstractNumId w:val="7"/>
  </w:num>
  <w:num w:numId="43">
    <w:abstractNumId w:val="32"/>
  </w:num>
  <w:num w:numId="44">
    <w:abstractNumId w:val="5"/>
  </w:num>
  <w:num w:numId="45">
    <w:abstractNumId w:val="4"/>
  </w:num>
  <w:num w:numId="46">
    <w:abstractNumId w:val="44"/>
  </w:num>
  <w:num w:numId="47">
    <w:abstractNumId w:val="8"/>
  </w:num>
  <w:num w:numId="48">
    <w:abstractNumId w:val="59"/>
  </w:num>
  <w:num w:numId="49">
    <w:abstractNumId w:val="34"/>
  </w:num>
  <w:num w:numId="50">
    <w:abstractNumId w:val="49"/>
  </w:num>
  <w:num w:numId="51">
    <w:abstractNumId w:val="28"/>
  </w:num>
  <w:num w:numId="52">
    <w:abstractNumId w:val="26"/>
  </w:num>
  <w:num w:numId="53">
    <w:abstractNumId w:val="10"/>
  </w:num>
  <w:num w:numId="54">
    <w:abstractNumId w:val="43"/>
  </w:num>
  <w:num w:numId="55">
    <w:abstractNumId w:val="33"/>
  </w:num>
  <w:num w:numId="56">
    <w:abstractNumId w:val="14"/>
  </w:num>
  <w:num w:numId="57">
    <w:abstractNumId w:val="58"/>
  </w:num>
  <w:num w:numId="58">
    <w:abstractNumId w:val="46"/>
  </w:num>
  <w:num w:numId="59">
    <w:abstractNumId w:val="57"/>
  </w:num>
  <w:num w:numId="60">
    <w:abstractNumId w:val="19"/>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
    <w15:presenceInfo w15:providerId="None" w15:userI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02935"/>
    <w:rsid w:val="000354BA"/>
    <w:rsid w:val="00036510"/>
    <w:rsid w:val="0004006F"/>
    <w:rsid w:val="00045ED3"/>
    <w:rsid w:val="00051FA3"/>
    <w:rsid w:val="00052BE1"/>
    <w:rsid w:val="00054C17"/>
    <w:rsid w:val="00061F55"/>
    <w:rsid w:val="00062A40"/>
    <w:rsid w:val="00084962"/>
    <w:rsid w:val="000A0088"/>
    <w:rsid w:val="000A136D"/>
    <w:rsid w:val="000A2FB9"/>
    <w:rsid w:val="000A6031"/>
    <w:rsid w:val="000C1C99"/>
    <w:rsid w:val="000C34F7"/>
    <w:rsid w:val="000E1A26"/>
    <w:rsid w:val="000E34B7"/>
    <w:rsid w:val="000E573E"/>
    <w:rsid w:val="000F08B3"/>
    <w:rsid w:val="000F0B6C"/>
    <w:rsid w:val="000F171D"/>
    <w:rsid w:val="000F34C7"/>
    <w:rsid w:val="000F36EC"/>
    <w:rsid w:val="00101651"/>
    <w:rsid w:val="00103B3F"/>
    <w:rsid w:val="00115835"/>
    <w:rsid w:val="00117F25"/>
    <w:rsid w:val="00142964"/>
    <w:rsid w:val="00147139"/>
    <w:rsid w:val="00147AD8"/>
    <w:rsid w:val="00151C19"/>
    <w:rsid w:val="00153C11"/>
    <w:rsid w:val="00155488"/>
    <w:rsid w:val="00155A27"/>
    <w:rsid w:val="001658B5"/>
    <w:rsid w:val="0017670C"/>
    <w:rsid w:val="001778C7"/>
    <w:rsid w:val="00187151"/>
    <w:rsid w:val="001951E5"/>
    <w:rsid w:val="001953E8"/>
    <w:rsid w:val="001B6C9B"/>
    <w:rsid w:val="001C3BD6"/>
    <w:rsid w:val="001D1502"/>
    <w:rsid w:val="001D56F0"/>
    <w:rsid w:val="001E1BF5"/>
    <w:rsid w:val="001F2B60"/>
    <w:rsid w:val="001F4A92"/>
    <w:rsid w:val="00203ACA"/>
    <w:rsid w:val="00224F0B"/>
    <w:rsid w:val="00233248"/>
    <w:rsid w:val="0023573F"/>
    <w:rsid w:val="002370A6"/>
    <w:rsid w:val="00245AFD"/>
    <w:rsid w:val="0025068A"/>
    <w:rsid w:val="00251B53"/>
    <w:rsid w:val="00274889"/>
    <w:rsid w:val="00275014"/>
    <w:rsid w:val="00280BE9"/>
    <w:rsid w:val="00296C21"/>
    <w:rsid w:val="002B0824"/>
    <w:rsid w:val="002C42E6"/>
    <w:rsid w:val="002D2BB1"/>
    <w:rsid w:val="002D374F"/>
    <w:rsid w:val="002D4FC0"/>
    <w:rsid w:val="002D6D76"/>
    <w:rsid w:val="00300159"/>
    <w:rsid w:val="00300675"/>
    <w:rsid w:val="003008C5"/>
    <w:rsid w:val="00300FD9"/>
    <w:rsid w:val="003143E4"/>
    <w:rsid w:val="00315597"/>
    <w:rsid w:val="0031674F"/>
    <w:rsid w:val="003222A5"/>
    <w:rsid w:val="00331814"/>
    <w:rsid w:val="00331D9B"/>
    <w:rsid w:val="0033494C"/>
    <w:rsid w:val="00334A3D"/>
    <w:rsid w:val="003369FA"/>
    <w:rsid w:val="00337AFD"/>
    <w:rsid w:val="00350F9C"/>
    <w:rsid w:val="00353465"/>
    <w:rsid w:val="0035652E"/>
    <w:rsid w:val="0036054E"/>
    <w:rsid w:val="003774B9"/>
    <w:rsid w:val="00382C76"/>
    <w:rsid w:val="00383621"/>
    <w:rsid w:val="00384DAF"/>
    <w:rsid w:val="003866A2"/>
    <w:rsid w:val="00395C6E"/>
    <w:rsid w:val="003A115F"/>
    <w:rsid w:val="003A5C78"/>
    <w:rsid w:val="003A63EA"/>
    <w:rsid w:val="003A7705"/>
    <w:rsid w:val="003A79C8"/>
    <w:rsid w:val="003B2EDA"/>
    <w:rsid w:val="003B6F6B"/>
    <w:rsid w:val="003C0FFF"/>
    <w:rsid w:val="003C18AB"/>
    <w:rsid w:val="003C49CA"/>
    <w:rsid w:val="003C52B6"/>
    <w:rsid w:val="003C5DA6"/>
    <w:rsid w:val="003E1187"/>
    <w:rsid w:val="003E3051"/>
    <w:rsid w:val="003E5A12"/>
    <w:rsid w:val="003F0B99"/>
    <w:rsid w:val="003F1384"/>
    <w:rsid w:val="003F43D6"/>
    <w:rsid w:val="003F5819"/>
    <w:rsid w:val="003F6A7C"/>
    <w:rsid w:val="004034AD"/>
    <w:rsid w:val="004155FC"/>
    <w:rsid w:val="00423A8D"/>
    <w:rsid w:val="00427BEE"/>
    <w:rsid w:val="00435C51"/>
    <w:rsid w:val="00441F4F"/>
    <w:rsid w:val="0044386D"/>
    <w:rsid w:val="00451899"/>
    <w:rsid w:val="0046697E"/>
    <w:rsid w:val="0047737C"/>
    <w:rsid w:val="00485394"/>
    <w:rsid w:val="004867BE"/>
    <w:rsid w:val="004869B8"/>
    <w:rsid w:val="0048750C"/>
    <w:rsid w:val="00490E32"/>
    <w:rsid w:val="00490E61"/>
    <w:rsid w:val="00495881"/>
    <w:rsid w:val="004A404B"/>
    <w:rsid w:val="004A4A32"/>
    <w:rsid w:val="004B515E"/>
    <w:rsid w:val="004C08DC"/>
    <w:rsid w:val="004C1075"/>
    <w:rsid w:val="004C57A8"/>
    <w:rsid w:val="004C6D94"/>
    <w:rsid w:val="004E3615"/>
    <w:rsid w:val="004F7BB2"/>
    <w:rsid w:val="00501B78"/>
    <w:rsid w:val="0050639F"/>
    <w:rsid w:val="00512B68"/>
    <w:rsid w:val="00513730"/>
    <w:rsid w:val="005307A3"/>
    <w:rsid w:val="00535672"/>
    <w:rsid w:val="00547EC1"/>
    <w:rsid w:val="00553076"/>
    <w:rsid w:val="00554E6A"/>
    <w:rsid w:val="005615DA"/>
    <w:rsid w:val="00562C29"/>
    <w:rsid w:val="00563E72"/>
    <w:rsid w:val="005715BF"/>
    <w:rsid w:val="005730C2"/>
    <w:rsid w:val="00574ACC"/>
    <w:rsid w:val="005775DA"/>
    <w:rsid w:val="00590F37"/>
    <w:rsid w:val="00591CE4"/>
    <w:rsid w:val="00594E56"/>
    <w:rsid w:val="005A0582"/>
    <w:rsid w:val="005A334E"/>
    <w:rsid w:val="005A38AA"/>
    <w:rsid w:val="005A4F33"/>
    <w:rsid w:val="005A4F5C"/>
    <w:rsid w:val="005B0366"/>
    <w:rsid w:val="005B16C5"/>
    <w:rsid w:val="005B2DA6"/>
    <w:rsid w:val="005B7277"/>
    <w:rsid w:val="005C1B27"/>
    <w:rsid w:val="005C4549"/>
    <w:rsid w:val="005C5F4F"/>
    <w:rsid w:val="005E00F5"/>
    <w:rsid w:val="005E31EA"/>
    <w:rsid w:val="005E63D2"/>
    <w:rsid w:val="005E658B"/>
    <w:rsid w:val="005E6CB9"/>
    <w:rsid w:val="005E786D"/>
    <w:rsid w:val="005F37C3"/>
    <w:rsid w:val="005F73C5"/>
    <w:rsid w:val="00603199"/>
    <w:rsid w:val="0062265A"/>
    <w:rsid w:val="00625E45"/>
    <w:rsid w:val="00635015"/>
    <w:rsid w:val="00640FD2"/>
    <w:rsid w:val="006419D6"/>
    <w:rsid w:val="006452A4"/>
    <w:rsid w:val="00646A0A"/>
    <w:rsid w:val="006529FE"/>
    <w:rsid w:val="006624B4"/>
    <w:rsid w:val="00666A9B"/>
    <w:rsid w:val="00667E0D"/>
    <w:rsid w:val="00672DC8"/>
    <w:rsid w:val="00676D63"/>
    <w:rsid w:val="0068461D"/>
    <w:rsid w:val="0068673B"/>
    <w:rsid w:val="00686993"/>
    <w:rsid w:val="00687D9D"/>
    <w:rsid w:val="006A121C"/>
    <w:rsid w:val="006A1A73"/>
    <w:rsid w:val="006A3462"/>
    <w:rsid w:val="006A7B88"/>
    <w:rsid w:val="006B1C5D"/>
    <w:rsid w:val="006B202C"/>
    <w:rsid w:val="006B4A05"/>
    <w:rsid w:val="006C4C15"/>
    <w:rsid w:val="006C5884"/>
    <w:rsid w:val="006D2E60"/>
    <w:rsid w:val="006D5B75"/>
    <w:rsid w:val="006E033C"/>
    <w:rsid w:val="006E1A24"/>
    <w:rsid w:val="006E2A14"/>
    <w:rsid w:val="006E39CD"/>
    <w:rsid w:val="0070780A"/>
    <w:rsid w:val="00712E92"/>
    <w:rsid w:val="0071524F"/>
    <w:rsid w:val="0072342D"/>
    <w:rsid w:val="00730DE8"/>
    <w:rsid w:val="00733BEA"/>
    <w:rsid w:val="00736A18"/>
    <w:rsid w:val="00736FBC"/>
    <w:rsid w:val="00746A63"/>
    <w:rsid w:val="00750A3C"/>
    <w:rsid w:val="00755444"/>
    <w:rsid w:val="00756683"/>
    <w:rsid w:val="0076265C"/>
    <w:rsid w:val="00770524"/>
    <w:rsid w:val="00774812"/>
    <w:rsid w:val="00780F64"/>
    <w:rsid w:val="00782495"/>
    <w:rsid w:val="007835CD"/>
    <w:rsid w:val="00785FBF"/>
    <w:rsid w:val="00793576"/>
    <w:rsid w:val="007A3284"/>
    <w:rsid w:val="007B224D"/>
    <w:rsid w:val="007B4EAB"/>
    <w:rsid w:val="007B4FC6"/>
    <w:rsid w:val="007C0090"/>
    <w:rsid w:val="007E1F02"/>
    <w:rsid w:val="007E4F7E"/>
    <w:rsid w:val="007F25F7"/>
    <w:rsid w:val="007F5757"/>
    <w:rsid w:val="00801653"/>
    <w:rsid w:val="00812504"/>
    <w:rsid w:val="008223F5"/>
    <w:rsid w:val="0082270D"/>
    <w:rsid w:val="00823E11"/>
    <w:rsid w:val="00824434"/>
    <w:rsid w:val="00827F65"/>
    <w:rsid w:val="008304ED"/>
    <w:rsid w:val="00835184"/>
    <w:rsid w:val="00835AC6"/>
    <w:rsid w:val="008362E5"/>
    <w:rsid w:val="00845339"/>
    <w:rsid w:val="00851A18"/>
    <w:rsid w:val="00853332"/>
    <w:rsid w:val="00871430"/>
    <w:rsid w:val="00873DAB"/>
    <w:rsid w:val="008931FF"/>
    <w:rsid w:val="008A21D8"/>
    <w:rsid w:val="008C7C5E"/>
    <w:rsid w:val="008D0220"/>
    <w:rsid w:val="008D1EEE"/>
    <w:rsid w:val="008D3F2A"/>
    <w:rsid w:val="008D47E7"/>
    <w:rsid w:val="008D7B7D"/>
    <w:rsid w:val="008F0F59"/>
    <w:rsid w:val="008F2A78"/>
    <w:rsid w:val="008F3934"/>
    <w:rsid w:val="008F5A49"/>
    <w:rsid w:val="0090289D"/>
    <w:rsid w:val="00902B15"/>
    <w:rsid w:val="00903B36"/>
    <w:rsid w:val="00903CD7"/>
    <w:rsid w:val="009066F6"/>
    <w:rsid w:val="00906EEC"/>
    <w:rsid w:val="00907D1B"/>
    <w:rsid w:val="009163A4"/>
    <w:rsid w:val="009262BA"/>
    <w:rsid w:val="009333E3"/>
    <w:rsid w:val="009346B8"/>
    <w:rsid w:val="00935095"/>
    <w:rsid w:val="00936B29"/>
    <w:rsid w:val="0095552C"/>
    <w:rsid w:val="0096118D"/>
    <w:rsid w:val="009727B8"/>
    <w:rsid w:val="00972F09"/>
    <w:rsid w:val="009803F1"/>
    <w:rsid w:val="0098328B"/>
    <w:rsid w:val="009858FB"/>
    <w:rsid w:val="00985F4B"/>
    <w:rsid w:val="00987798"/>
    <w:rsid w:val="00994C01"/>
    <w:rsid w:val="009C09D6"/>
    <w:rsid w:val="009C1EAD"/>
    <w:rsid w:val="009C2466"/>
    <w:rsid w:val="009C4A16"/>
    <w:rsid w:val="009C7267"/>
    <w:rsid w:val="009D0AC6"/>
    <w:rsid w:val="009D1A81"/>
    <w:rsid w:val="009D1BE1"/>
    <w:rsid w:val="009D7AB6"/>
    <w:rsid w:val="009E0327"/>
    <w:rsid w:val="009E6014"/>
    <w:rsid w:val="009F4274"/>
    <w:rsid w:val="009F50CB"/>
    <w:rsid w:val="00A01087"/>
    <w:rsid w:val="00A02BA1"/>
    <w:rsid w:val="00A06C54"/>
    <w:rsid w:val="00A10052"/>
    <w:rsid w:val="00A2286C"/>
    <w:rsid w:val="00A23856"/>
    <w:rsid w:val="00A529F1"/>
    <w:rsid w:val="00A5442C"/>
    <w:rsid w:val="00A63467"/>
    <w:rsid w:val="00A63C55"/>
    <w:rsid w:val="00A67684"/>
    <w:rsid w:val="00A73087"/>
    <w:rsid w:val="00A73B29"/>
    <w:rsid w:val="00A757AD"/>
    <w:rsid w:val="00A808A4"/>
    <w:rsid w:val="00A835CC"/>
    <w:rsid w:val="00A914AB"/>
    <w:rsid w:val="00A94D7A"/>
    <w:rsid w:val="00AA2E00"/>
    <w:rsid w:val="00AB3277"/>
    <w:rsid w:val="00AD1A04"/>
    <w:rsid w:val="00AD3A6E"/>
    <w:rsid w:val="00AF470E"/>
    <w:rsid w:val="00AF4928"/>
    <w:rsid w:val="00AF7F05"/>
    <w:rsid w:val="00B00F15"/>
    <w:rsid w:val="00B024FC"/>
    <w:rsid w:val="00B03ECB"/>
    <w:rsid w:val="00B041E5"/>
    <w:rsid w:val="00B07DBF"/>
    <w:rsid w:val="00B118B3"/>
    <w:rsid w:val="00B17A57"/>
    <w:rsid w:val="00B2336A"/>
    <w:rsid w:val="00B23975"/>
    <w:rsid w:val="00B322D5"/>
    <w:rsid w:val="00B43442"/>
    <w:rsid w:val="00B479A3"/>
    <w:rsid w:val="00B47A24"/>
    <w:rsid w:val="00B552DE"/>
    <w:rsid w:val="00B57E8C"/>
    <w:rsid w:val="00B812FE"/>
    <w:rsid w:val="00B90650"/>
    <w:rsid w:val="00B91515"/>
    <w:rsid w:val="00B97B73"/>
    <w:rsid w:val="00B97BBD"/>
    <w:rsid w:val="00BA2FB6"/>
    <w:rsid w:val="00BA6552"/>
    <w:rsid w:val="00BA6DB3"/>
    <w:rsid w:val="00BB08B3"/>
    <w:rsid w:val="00BB1ABE"/>
    <w:rsid w:val="00BC2941"/>
    <w:rsid w:val="00BD300F"/>
    <w:rsid w:val="00BE4F9B"/>
    <w:rsid w:val="00BF748C"/>
    <w:rsid w:val="00C06779"/>
    <w:rsid w:val="00C20F57"/>
    <w:rsid w:val="00C254C3"/>
    <w:rsid w:val="00C370D4"/>
    <w:rsid w:val="00C42860"/>
    <w:rsid w:val="00C477C1"/>
    <w:rsid w:val="00C47AB2"/>
    <w:rsid w:val="00C55827"/>
    <w:rsid w:val="00C649BA"/>
    <w:rsid w:val="00C67697"/>
    <w:rsid w:val="00C71CD0"/>
    <w:rsid w:val="00C7793C"/>
    <w:rsid w:val="00C829F5"/>
    <w:rsid w:val="00C83E6E"/>
    <w:rsid w:val="00C95FC7"/>
    <w:rsid w:val="00CB15F9"/>
    <w:rsid w:val="00CC110F"/>
    <w:rsid w:val="00CD7C48"/>
    <w:rsid w:val="00CE2670"/>
    <w:rsid w:val="00CE272D"/>
    <w:rsid w:val="00CE6E81"/>
    <w:rsid w:val="00CF068D"/>
    <w:rsid w:val="00CF1A4E"/>
    <w:rsid w:val="00D0315B"/>
    <w:rsid w:val="00D07B25"/>
    <w:rsid w:val="00D226D8"/>
    <w:rsid w:val="00D23F3D"/>
    <w:rsid w:val="00D24530"/>
    <w:rsid w:val="00D37403"/>
    <w:rsid w:val="00D4100B"/>
    <w:rsid w:val="00D43C73"/>
    <w:rsid w:val="00D46C45"/>
    <w:rsid w:val="00D516AB"/>
    <w:rsid w:val="00D5233C"/>
    <w:rsid w:val="00D579FD"/>
    <w:rsid w:val="00D702D0"/>
    <w:rsid w:val="00D716A8"/>
    <w:rsid w:val="00D74A59"/>
    <w:rsid w:val="00D82280"/>
    <w:rsid w:val="00D86E12"/>
    <w:rsid w:val="00D93753"/>
    <w:rsid w:val="00DA18F3"/>
    <w:rsid w:val="00DA264E"/>
    <w:rsid w:val="00DA3BC5"/>
    <w:rsid w:val="00DA5773"/>
    <w:rsid w:val="00DC43F6"/>
    <w:rsid w:val="00DD3B46"/>
    <w:rsid w:val="00DD42E1"/>
    <w:rsid w:val="00DE5B47"/>
    <w:rsid w:val="00DE6772"/>
    <w:rsid w:val="00E04E23"/>
    <w:rsid w:val="00E06B25"/>
    <w:rsid w:val="00E10897"/>
    <w:rsid w:val="00E25029"/>
    <w:rsid w:val="00E401DD"/>
    <w:rsid w:val="00E40DF2"/>
    <w:rsid w:val="00E41D2A"/>
    <w:rsid w:val="00E47925"/>
    <w:rsid w:val="00E50C14"/>
    <w:rsid w:val="00E5470E"/>
    <w:rsid w:val="00E67A81"/>
    <w:rsid w:val="00E710AC"/>
    <w:rsid w:val="00E721C5"/>
    <w:rsid w:val="00E727D0"/>
    <w:rsid w:val="00E767C5"/>
    <w:rsid w:val="00E8598C"/>
    <w:rsid w:val="00E86222"/>
    <w:rsid w:val="00E87E0D"/>
    <w:rsid w:val="00EA2225"/>
    <w:rsid w:val="00EA4D68"/>
    <w:rsid w:val="00EB1427"/>
    <w:rsid w:val="00EC065C"/>
    <w:rsid w:val="00EC2582"/>
    <w:rsid w:val="00EC5264"/>
    <w:rsid w:val="00ED60D3"/>
    <w:rsid w:val="00EE2C07"/>
    <w:rsid w:val="00EE42E4"/>
    <w:rsid w:val="00EE555E"/>
    <w:rsid w:val="00EE675F"/>
    <w:rsid w:val="00EF1816"/>
    <w:rsid w:val="00EF2BD7"/>
    <w:rsid w:val="00EF477A"/>
    <w:rsid w:val="00F0551B"/>
    <w:rsid w:val="00F13E8D"/>
    <w:rsid w:val="00F142FA"/>
    <w:rsid w:val="00F17C01"/>
    <w:rsid w:val="00F17DE6"/>
    <w:rsid w:val="00F17EA5"/>
    <w:rsid w:val="00F234A6"/>
    <w:rsid w:val="00F26E39"/>
    <w:rsid w:val="00F30B4C"/>
    <w:rsid w:val="00F36045"/>
    <w:rsid w:val="00F37FDE"/>
    <w:rsid w:val="00F4632D"/>
    <w:rsid w:val="00F464DF"/>
    <w:rsid w:val="00F46D1D"/>
    <w:rsid w:val="00F5088C"/>
    <w:rsid w:val="00F55B39"/>
    <w:rsid w:val="00F57116"/>
    <w:rsid w:val="00F63A75"/>
    <w:rsid w:val="00F63E22"/>
    <w:rsid w:val="00F76C23"/>
    <w:rsid w:val="00F82BEF"/>
    <w:rsid w:val="00F90DDD"/>
    <w:rsid w:val="00F92DAC"/>
    <w:rsid w:val="00F936DB"/>
    <w:rsid w:val="00F9427A"/>
    <w:rsid w:val="00FA5E79"/>
    <w:rsid w:val="00FB6BD4"/>
    <w:rsid w:val="00FC413D"/>
    <w:rsid w:val="00FC5F0B"/>
    <w:rsid w:val="00FD3932"/>
    <w:rsid w:val="00FD4F3C"/>
    <w:rsid w:val="00FD5E32"/>
    <w:rsid w:val="00FF21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930B39-3C02-4A3E-86BA-22DBAE0B8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before="60" w:after="60" w:line="288"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style>
  <w:style w:type="paragraph" w:styleId="Heading1">
    <w:name w:val="heading 1"/>
    <w:basedOn w:val="Normal"/>
    <w:next w:val="Normal"/>
    <w:link w:val="Heading1Char"/>
    <w:uiPriority w:val="9"/>
    <w:qFormat/>
    <w:rsid w:val="00B024FC"/>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024FC"/>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B024FC"/>
    <w:pPr>
      <w:keepNext/>
      <w:keepLines/>
      <w:spacing w:before="200" w:after="0"/>
      <w:outlineLvl w:val="2"/>
    </w:pPr>
    <w:rPr>
      <w:rFonts w:eastAsiaTheme="majorEastAsia" w:cstheme="majorBidi"/>
      <w:b/>
      <w:bCs/>
      <w:color w:val="000000" w:themeColor="tex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C829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4FC"/>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B024F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B024FC"/>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490E32"/>
    <w:pPr>
      <w:tabs>
        <w:tab w:val="right" w:leader="dot" w:pos="8827"/>
      </w:tabs>
      <w:spacing w:after="100"/>
      <w:ind w:firstLine="0"/>
      <w:pPrChange w:id="0" w:author="d" w:date="2018-05-05T20:20:00Z">
        <w:pPr>
          <w:tabs>
            <w:tab w:val="right" w:leader="dot" w:pos="8827"/>
          </w:tabs>
          <w:spacing w:before="60" w:after="100" w:line="288" w:lineRule="auto"/>
          <w:jc w:val="both"/>
        </w:pPr>
      </w:pPrChange>
    </w:pPr>
    <w:rPr>
      <w:rFonts w:cs="Times New Roman"/>
      <w:b/>
      <w:noProof/>
      <w:szCs w:val="26"/>
      <w:rPrChange w:id="0" w:author="d" w:date="2018-05-05T20:20:00Z">
        <w:rPr>
          <w:rFonts w:eastAsiaTheme="minorEastAsia"/>
          <w:b/>
          <w:noProof/>
          <w:sz w:val="26"/>
          <w:szCs w:val="26"/>
          <w:lang w:val="en-US" w:eastAsia="ja-JP" w:bidi="ar-SA"/>
        </w:rPr>
      </w:rPrChange>
    </w:rPr>
  </w:style>
  <w:style w:type="paragraph" w:styleId="TOC2">
    <w:name w:val="toc 2"/>
    <w:basedOn w:val="Normal"/>
    <w:next w:val="Normal"/>
    <w:autoRedefine/>
    <w:uiPriority w:val="39"/>
    <w:unhideWhenUsed/>
    <w:rsid w:val="005A334E"/>
    <w:pPr>
      <w:tabs>
        <w:tab w:val="right" w:leader="dot" w:pos="9111"/>
      </w:tabs>
      <w:spacing w:after="100"/>
      <w:ind w:left="567" w:hanging="206"/>
    </w:pPr>
    <w:rPr>
      <w:rFonts w:cs="Times New Roman"/>
      <w:b/>
      <w:noProof/>
      <w:szCs w:val="28"/>
    </w:rPr>
  </w:style>
  <w:style w:type="paragraph" w:styleId="TOC3">
    <w:name w:val="toc 3"/>
    <w:basedOn w:val="Normal"/>
    <w:next w:val="Normal"/>
    <w:autoRedefine/>
    <w:uiPriority w:val="39"/>
    <w:unhideWhenUsed/>
    <w:rsid w:val="005A334E"/>
    <w:pPr>
      <w:tabs>
        <w:tab w:val="right" w:leader="dot" w:pos="9111"/>
      </w:tabs>
      <w:spacing w:after="100"/>
      <w:ind w:left="440" w:firstLine="269"/>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rPr>
      <w:rFonts w:eastAsia="Calibri" w:cs="Times New Roman"/>
    </w:rPr>
  </w:style>
  <w:style w:type="paragraph" w:customStyle="1" w:styleId="Headingtext2Blue">
    <w:name w:val="Heading text 2 + Blue"/>
    <w:basedOn w:val="Normal"/>
    <w:autoRedefine/>
    <w:rsid w:val="005E63D2"/>
    <w:pPr>
      <w:spacing w:after="160" w:line="240" w:lineRule="auto"/>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pPr>
    <w:rPr>
      <w:rFonts w:eastAsia="Calibri" w:cs="Times New Roman"/>
      <w:noProof/>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1"/>
      </w:numPr>
      <w:spacing w:after="160" w:line="259" w:lineRule="auto"/>
      <w:contextualSpacing/>
    </w:pPr>
    <w:rPr>
      <w:rFonts w:eastAsiaTheme="minorHAnsi" w:cs="Times New Roman"/>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 w:type="paragraph" w:styleId="NoSpacing">
    <w:name w:val="No Spacing"/>
    <w:uiPriority w:val="1"/>
    <w:qFormat/>
    <w:rsid w:val="00C829F5"/>
    <w:pPr>
      <w:spacing w:before="0" w:after="0" w:line="240" w:lineRule="auto"/>
    </w:pPr>
  </w:style>
  <w:style w:type="character" w:customStyle="1" w:styleId="Heading5Char">
    <w:name w:val="Heading 5 Char"/>
    <w:basedOn w:val="DefaultParagraphFont"/>
    <w:link w:val="Heading5"/>
    <w:uiPriority w:val="9"/>
    <w:rsid w:val="00C829F5"/>
    <w:rPr>
      <w:rFonts w:asciiTheme="majorHAnsi" w:eastAsiaTheme="majorEastAsia" w:hAnsiTheme="majorHAnsi" w:cstheme="majorBidi"/>
      <w:color w:val="2E74B5" w:themeColor="accent1" w:themeShade="BF"/>
    </w:rPr>
  </w:style>
  <w:style w:type="paragraph" w:customStyle="1" w:styleId="phongcode">
    <w:name w:val="phong code"/>
    <w:basedOn w:val="Normal"/>
    <w:qFormat/>
    <w:rsid w:val="00667E0D"/>
    <w:pPr>
      <w:spacing w:line="26" w:lineRule="atLeast"/>
      <w:ind w:firstLine="709"/>
    </w:pPr>
    <w:rPr>
      <w:rFonts w:ascii="Consolas" w:eastAsia="Calibri" w:hAnsi="Consolas" w:cs="Times New Roman"/>
      <w:sz w:val="24"/>
      <w:szCs w:val="26"/>
    </w:rPr>
  </w:style>
  <w:style w:type="table" w:styleId="GridTable1Light-Accent2">
    <w:name w:val="Grid Table 1 Light Accent 2"/>
    <w:basedOn w:val="TableNormal"/>
    <w:uiPriority w:val="46"/>
    <w:rsid w:val="00151C1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51C1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51C1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40">
      <w:bodyDiv w:val="1"/>
      <w:marLeft w:val="0"/>
      <w:marRight w:val="0"/>
      <w:marTop w:val="0"/>
      <w:marBottom w:val="0"/>
      <w:divBdr>
        <w:top w:val="none" w:sz="0" w:space="0" w:color="auto"/>
        <w:left w:val="none" w:sz="0" w:space="0" w:color="auto"/>
        <w:bottom w:val="none" w:sz="0" w:space="0" w:color="auto"/>
        <w:right w:val="none" w:sz="0" w:space="0" w:color="auto"/>
      </w:divBdr>
    </w:div>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128018085">
      <w:bodyDiv w:val="1"/>
      <w:marLeft w:val="0"/>
      <w:marRight w:val="0"/>
      <w:marTop w:val="0"/>
      <w:marBottom w:val="0"/>
      <w:divBdr>
        <w:top w:val="none" w:sz="0" w:space="0" w:color="auto"/>
        <w:left w:val="none" w:sz="0" w:space="0" w:color="auto"/>
        <w:bottom w:val="none" w:sz="0" w:space="0" w:color="auto"/>
        <w:right w:val="none" w:sz="0" w:space="0" w:color="auto"/>
      </w:divBdr>
      <w:divsChild>
        <w:div w:id="732317798">
          <w:marLeft w:val="0"/>
          <w:marRight w:val="0"/>
          <w:marTop w:val="0"/>
          <w:marBottom w:val="0"/>
          <w:divBdr>
            <w:top w:val="none" w:sz="0" w:space="0" w:color="auto"/>
            <w:left w:val="none" w:sz="0" w:space="0" w:color="auto"/>
            <w:bottom w:val="none" w:sz="0" w:space="0" w:color="auto"/>
            <w:right w:val="none" w:sz="0" w:space="0" w:color="auto"/>
          </w:divBdr>
        </w:div>
      </w:divsChild>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04665426">
      <w:bodyDiv w:val="1"/>
      <w:marLeft w:val="0"/>
      <w:marRight w:val="0"/>
      <w:marTop w:val="0"/>
      <w:marBottom w:val="0"/>
      <w:divBdr>
        <w:top w:val="none" w:sz="0" w:space="0" w:color="auto"/>
        <w:left w:val="none" w:sz="0" w:space="0" w:color="auto"/>
        <w:bottom w:val="none" w:sz="0" w:space="0" w:color="auto"/>
        <w:right w:val="none" w:sz="0" w:space="0" w:color="auto"/>
      </w:divBdr>
      <w:divsChild>
        <w:div w:id="1610890442">
          <w:marLeft w:val="0"/>
          <w:marRight w:val="0"/>
          <w:marTop w:val="0"/>
          <w:marBottom w:val="0"/>
          <w:divBdr>
            <w:top w:val="none" w:sz="0" w:space="0" w:color="auto"/>
            <w:left w:val="none" w:sz="0" w:space="0" w:color="auto"/>
            <w:bottom w:val="none" w:sz="0" w:space="0" w:color="auto"/>
            <w:right w:val="none" w:sz="0" w:space="0" w:color="auto"/>
          </w:divBdr>
        </w:div>
      </w:divsChild>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884676332">
      <w:bodyDiv w:val="1"/>
      <w:marLeft w:val="0"/>
      <w:marRight w:val="0"/>
      <w:marTop w:val="0"/>
      <w:marBottom w:val="0"/>
      <w:divBdr>
        <w:top w:val="none" w:sz="0" w:space="0" w:color="auto"/>
        <w:left w:val="none" w:sz="0" w:space="0" w:color="auto"/>
        <w:bottom w:val="none" w:sz="0" w:space="0" w:color="auto"/>
        <w:right w:val="none" w:sz="0" w:space="0" w:color="auto"/>
      </w:divBdr>
    </w:div>
    <w:div w:id="1044478274">
      <w:bodyDiv w:val="1"/>
      <w:marLeft w:val="0"/>
      <w:marRight w:val="0"/>
      <w:marTop w:val="0"/>
      <w:marBottom w:val="0"/>
      <w:divBdr>
        <w:top w:val="none" w:sz="0" w:space="0" w:color="auto"/>
        <w:left w:val="none" w:sz="0" w:space="0" w:color="auto"/>
        <w:bottom w:val="none" w:sz="0" w:space="0" w:color="auto"/>
        <w:right w:val="none" w:sz="0" w:space="0" w:color="auto"/>
      </w:divBdr>
    </w:div>
    <w:div w:id="1067190517">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259950357">
      <w:bodyDiv w:val="1"/>
      <w:marLeft w:val="0"/>
      <w:marRight w:val="0"/>
      <w:marTop w:val="0"/>
      <w:marBottom w:val="0"/>
      <w:divBdr>
        <w:top w:val="none" w:sz="0" w:space="0" w:color="auto"/>
        <w:left w:val="none" w:sz="0" w:space="0" w:color="auto"/>
        <w:bottom w:val="none" w:sz="0" w:space="0" w:color="auto"/>
        <w:right w:val="none" w:sz="0" w:space="0" w:color="auto"/>
      </w:divBdr>
      <w:divsChild>
        <w:div w:id="999380686">
          <w:marLeft w:val="0"/>
          <w:marRight w:val="0"/>
          <w:marTop w:val="0"/>
          <w:marBottom w:val="0"/>
          <w:divBdr>
            <w:top w:val="none" w:sz="0" w:space="0" w:color="auto"/>
            <w:left w:val="none" w:sz="0" w:space="0" w:color="auto"/>
            <w:bottom w:val="none" w:sz="0" w:space="0" w:color="auto"/>
            <w:right w:val="none" w:sz="0" w:space="0" w:color="auto"/>
          </w:divBdr>
        </w:div>
      </w:divsChild>
    </w:div>
    <w:div w:id="1313557460">
      <w:bodyDiv w:val="1"/>
      <w:marLeft w:val="0"/>
      <w:marRight w:val="0"/>
      <w:marTop w:val="0"/>
      <w:marBottom w:val="0"/>
      <w:divBdr>
        <w:top w:val="none" w:sz="0" w:space="0" w:color="auto"/>
        <w:left w:val="none" w:sz="0" w:space="0" w:color="auto"/>
        <w:bottom w:val="none" w:sz="0" w:space="0" w:color="auto"/>
        <w:right w:val="none" w:sz="0" w:space="0" w:color="auto"/>
      </w:divBdr>
      <w:divsChild>
        <w:div w:id="756366180">
          <w:marLeft w:val="0"/>
          <w:marRight w:val="0"/>
          <w:marTop w:val="0"/>
          <w:marBottom w:val="0"/>
          <w:divBdr>
            <w:top w:val="none" w:sz="0" w:space="0" w:color="auto"/>
            <w:left w:val="none" w:sz="0" w:space="0" w:color="auto"/>
            <w:bottom w:val="none" w:sz="0" w:space="0" w:color="auto"/>
            <w:right w:val="none" w:sz="0" w:space="0" w:color="auto"/>
          </w:divBdr>
        </w:div>
      </w:divsChild>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508983163">
      <w:bodyDiv w:val="1"/>
      <w:marLeft w:val="0"/>
      <w:marRight w:val="0"/>
      <w:marTop w:val="0"/>
      <w:marBottom w:val="0"/>
      <w:divBdr>
        <w:top w:val="none" w:sz="0" w:space="0" w:color="auto"/>
        <w:left w:val="none" w:sz="0" w:space="0" w:color="auto"/>
        <w:bottom w:val="none" w:sz="0" w:space="0" w:color="auto"/>
        <w:right w:val="none" w:sz="0" w:space="0" w:color="auto"/>
      </w:divBdr>
      <w:divsChild>
        <w:div w:id="555630741">
          <w:marLeft w:val="0"/>
          <w:marRight w:val="0"/>
          <w:marTop w:val="0"/>
          <w:marBottom w:val="0"/>
          <w:divBdr>
            <w:top w:val="none" w:sz="0" w:space="0" w:color="auto"/>
            <w:left w:val="none" w:sz="0" w:space="0" w:color="auto"/>
            <w:bottom w:val="none" w:sz="0" w:space="0" w:color="auto"/>
            <w:right w:val="none" w:sz="0" w:space="0" w:color="auto"/>
          </w:divBdr>
          <w:divsChild>
            <w:div w:id="298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17215536">
      <w:bodyDiv w:val="1"/>
      <w:marLeft w:val="0"/>
      <w:marRight w:val="0"/>
      <w:marTop w:val="0"/>
      <w:marBottom w:val="0"/>
      <w:divBdr>
        <w:top w:val="none" w:sz="0" w:space="0" w:color="auto"/>
        <w:left w:val="none" w:sz="0" w:space="0" w:color="auto"/>
        <w:bottom w:val="none" w:sz="0" w:space="0" w:color="auto"/>
        <w:right w:val="none" w:sz="0" w:space="0" w:color="auto"/>
      </w:divBdr>
      <w:divsChild>
        <w:div w:id="1578321229">
          <w:marLeft w:val="0"/>
          <w:marRight w:val="0"/>
          <w:marTop w:val="0"/>
          <w:marBottom w:val="0"/>
          <w:divBdr>
            <w:top w:val="none" w:sz="0" w:space="0" w:color="auto"/>
            <w:left w:val="none" w:sz="0" w:space="0" w:color="auto"/>
            <w:bottom w:val="none" w:sz="0" w:space="0" w:color="auto"/>
            <w:right w:val="none" w:sz="0" w:space="0" w:color="auto"/>
          </w:divBdr>
        </w:div>
      </w:divsChild>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vi.wikipedia.org/w/index.php?title=C%C6%A1_s%E1%BB%9F_d%E1%BB%AF_li%E1%BB%87u_quan_h%E1%BB%87&amp;action=edit&amp;redlink=1" TargetMode="External"/><Relationship Id="rId42" Type="http://schemas.openxmlformats.org/officeDocument/2006/relationships/hyperlink" Target="https://vi.wikipedia.org/wiki/C%2B%2B" TargetMode="External"/><Relationship Id="rId63" Type="http://schemas.openxmlformats.org/officeDocument/2006/relationships/hyperlink" Target="https://en.wikipedia.org/wiki/Android_Cupcake" TargetMode="External"/><Relationship Id="rId84" Type="http://schemas.openxmlformats.org/officeDocument/2006/relationships/hyperlink" Target="https://duythanhcse.files.wordpress.com/2013/04/7_layout_12.png" TargetMode="External"/><Relationship Id="rId138" Type="http://schemas.openxmlformats.org/officeDocument/2006/relationships/image" Target="media/image40.png"/><Relationship Id="rId159" Type="http://schemas.openxmlformats.org/officeDocument/2006/relationships/image" Target="media/image61.PNG"/><Relationship Id="rId170" Type="http://schemas.openxmlformats.org/officeDocument/2006/relationships/hyperlink" Target="https://docs.mongodb.com/" TargetMode="External"/><Relationship Id="rId107" Type="http://schemas.openxmlformats.org/officeDocument/2006/relationships/image" Target="media/image18.png"/><Relationship Id="rId11" Type="http://schemas.openxmlformats.org/officeDocument/2006/relationships/header" Target="header2.xml"/><Relationship Id="rId32" Type="http://schemas.openxmlformats.org/officeDocument/2006/relationships/hyperlink" Target="https://vi.wikipedia.org/wiki/Ph%E1%BA%A7n_m%E1%BB%81m_t%E1%BB%B1_do" TargetMode="External"/><Relationship Id="rId53" Type="http://schemas.openxmlformats.org/officeDocument/2006/relationships/hyperlink" Target="https://vi.wikipedia.org/wiki/Linux" TargetMode="External"/><Relationship Id="rId74" Type="http://schemas.openxmlformats.org/officeDocument/2006/relationships/hyperlink" Target="https://en.wikipedia.org/wiki/Android_Nougat" TargetMode="External"/><Relationship Id="rId128" Type="http://schemas.openxmlformats.org/officeDocument/2006/relationships/image" Target="media/image33.png"/><Relationship Id="rId149" Type="http://schemas.openxmlformats.org/officeDocument/2006/relationships/image" Target="media/image51.png"/><Relationship Id="rId5" Type="http://schemas.openxmlformats.org/officeDocument/2006/relationships/webSettings" Target="webSettings.xml"/><Relationship Id="rId95" Type="http://schemas.openxmlformats.org/officeDocument/2006/relationships/image" Target="media/image12.png"/><Relationship Id="rId160" Type="http://schemas.openxmlformats.org/officeDocument/2006/relationships/image" Target="media/image62.PNG"/><Relationship Id="rId181" Type="http://schemas.openxmlformats.org/officeDocument/2006/relationships/fontTable" Target="fontTable.xml"/><Relationship Id="rId22" Type="http://schemas.openxmlformats.org/officeDocument/2006/relationships/hyperlink" Target="https://vi.wikipedia.org/w/index.php?title=Tr%C3%ACnh_%E1%BB%A9ng_d%E1%BB%A5ng&amp;action=edit&amp;redlink=1" TargetMode="External"/><Relationship Id="rId43" Type="http://schemas.openxmlformats.org/officeDocument/2006/relationships/hyperlink" Target="https://vi.wikipedia.org/wiki/Python" TargetMode="External"/><Relationship Id="rId64" Type="http://schemas.openxmlformats.org/officeDocument/2006/relationships/hyperlink" Target="https://en.wikipedia.org/wiki/Android_Donut" TargetMode="External"/><Relationship Id="rId118" Type="http://schemas.openxmlformats.org/officeDocument/2006/relationships/hyperlink" Target="https://duythanhcse.files.wordpress.com/2013/04/11_chk_rad_61.png" TargetMode="External"/><Relationship Id="rId139" Type="http://schemas.openxmlformats.org/officeDocument/2006/relationships/image" Target="media/image41.png"/><Relationship Id="rId85" Type="http://schemas.openxmlformats.org/officeDocument/2006/relationships/image" Target="media/image7.png"/><Relationship Id="rId150" Type="http://schemas.openxmlformats.org/officeDocument/2006/relationships/image" Target="media/image52.png"/><Relationship Id="rId171" Type="http://schemas.openxmlformats.org/officeDocument/2006/relationships/hyperlink" Target="https://kipalog.com/posts/Hoc-MongoDB--Bai-1--MongoDB-la-gi" TargetMode="External"/><Relationship Id="rId12" Type="http://schemas.openxmlformats.org/officeDocument/2006/relationships/footer" Target="footer2.xml"/><Relationship Id="rId33" Type="http://schemas.openxmlformats.org/officeDocument/2006/relationships/hyperlink" Target="https://vi.wikipedia.org/wiki/M%C3%A3_ngu%E1%BB%93n" TargetMode="External"/><Relationship Id="rId108" Type="http://schemas.openxmlformats.org/officeDocument/2006/relationships/hyperlink" Target="https://duythanhcse.files.wordpress.com/2013/04/10_common_control_0.png" TargetMode="External"/><Relationship Id="rId129" Type="http://schemas.openxmlformats.org/officeDocument/2006/relationships/image" Target="media/image34.png"/><Relationship Id="rId54" Type="http://schemas.openxmlformats.org/officeDocument/2006/relationships/hyperlink" Target="https://vi.wikipedia.org/wiki/M%C3%A0n_h%C3%ACnh_c%E1%BA%A3m_%E1%BB%A9ng" TargetMode="External"/><Relationship Id="rId75" Type="http://schemas.openxmlformats.org/officeDocument/2006/relationships/image" Target="media/image3.jpeg"/><Relationship Id="rId96" Type="http://schemas.openxmlformats.org/officeDocument/2006/relationships/hyperlink" Target="https://duythanhcse.files.wordpress.com/2013/04/7_layout_19.png" TargetMode="External"/><Relationship Id="rId140" Type="http://schemas.openxmlformats.org/officeDocument/2006/relationships/image" Target="media/image42.PNG"/><Relationship Id="rId161" Type="http://schemas.openxmlformats.org/officeDocument/2006/relationships/image" Target="media/image63.PNG"/><Relationship Id="rId182" Type="http://schemas.microsoft.com/office/2011/relationships/people" Target="people.xml"/><Relationship Id="rId6" Type="http://schemas.openxmlformats.org/officeDocument/2006/relationships/footnotes" Target="footnotes.xml"/><Relationship Id="rId23" Type="http://schemas.openxmlformats.org/officeDocument/2006/relationships/hyperlink" Target="https://vi.wikipedia.org/wiki/Th%C6%B0_vi%E1%BB%87n" TargetMode="External"/><Relationship Id="rId119" Type="http://schemas.openxmlformats.org/officeDocument/2006/relationships/image" Target="media/image24.png"/><Relationship Id="rId44" Type="http://schemas.openxmlformats.org/officeDocument/2006/relationships/hyperlink" Target="https://vi.wikipedia.org/wiki/Perl" TargetMode="External"/><Relationship Id="rId60" Type="http://schemas.openxmlformats.org/officeDocument/2006/relationships/hyperlink" Target="https://vi.wikipedia.org/wiki/Ph%E1%BA%A7n_m%E1%BB%81m" TargetMode="External"/><Relationship Id="rId65" Type="http://schemas.openxmlformats.org/officeDocument/2006/relationships/hyperlink" Target="https://en.wikipedia.org/wiki/Android_Eclair" TargetMode="External"/><Relationship Id="rId81" Type="http://schemas.openxmlformats.org/officeDocument/2006/relationships/image" Target="media/image5.png"/><Relationship Id="rId86" Type="http://schemas.openxmlformats.org/officeDocument/2006/relationships/hyperlink" Target="https://duythanhcse.files.wordpress.com/2013/04/7_layout_13.png" TargetMode="External"/><Relationship Id="rId130" Type="http://schemas.openxmlformats.org/officeDocument/2006/relationships/hyperlink" Target="http://www.google.com/design/spec/components/buttons-floating-action-button.html" TargetMode="External"/><Relationship Id="rId135" Type="http://schemas.openxmlformats.org/officeDocument/2006/relationships/image" Target="media/image37.PNG"/><Relationship Id="rId151" Type="http://schemas.openxmlformats.org/officeDocument/2006/relationships/image" Target="media/image53.png"/><Relationship Id="rId156" Type="http://schemas.openxmlformats.org/officeDocument/2006/relationships/image" Target="media/image58.png"/><Relationship Id="rId177" Type="http://schemas.openxmlformats.org/officeDocument/2006/relationships/hyperlink" Target="https://viblo.asia/p/nodejs-voi-express-framework-rQOvPKVgkYj" TargetMode="External"/><Relationship Id="rId172" Type="http://schemas.openxmlformats.org/officeDocument/2006/relationships/hyperlink" Target="https://socket.io/docs/" TargetMode="External"/><Relationship Id="rId13" Type="http://schemas.openxmlformats.org/officeDocument/2006/relationships/hyperlink" Target="https://vi.wikipedia.org/wiki/ASCII" TargetMode="External"/><Relationship Id="rId18" Type="http://schemas.openxmlformats.org/officeDocument/2006/relationships/hyperlink" Target="https://vi.wikipedia.org/wiki/Oracle" TargetMode="External"/><Relationship Id="rId39" Type="http://schemas.openxmlformats.org/officeDocument/2006/relationships/hyperlink" Target="https://vi.wikipedia.org/wiki/Ng%C3%B4n_ng%E1%BB%AF_m%C3%A1y" TargetMode="External"/><Relationship Id="rId109" Type="http://schemas.openxmlformats.org/officeDocument/2006/relationships/image" Target="media/image19.png"/><Relationship Id="rId34" Type="http://schemas.openxmlformats.org/officeDocument/2006/relationships/image" Target="media/image2.jpeg"/><Relationship Id="rId50" Type="http://schemas.openxmlformats.org/officeDocument/2006/relationships/hyperlink" Target="http://java.sun.com/" TargetMode="External"/><Relationship Id="rId55" Type="http://schemas.openxmlformats.org/officeDocument/2006/relationships/hyperlink" Target="https://vi.wikipedia.org/wiki/%C4%90i%E1%BB%87n_tho%E1%BA%A1i_th%C3%B4ng_minh" TargetMode="External"/><Relationship Id="rId76" Type="http://schemas.openxmlformats.org/officeDocument/2006/relationships/image" Target="media/image4.png"/><Relationship Id="rId97" Type="http://schemas.openxmlformats.org/officeDocument/2006/relationships/image" Target="media/image13.png"/><Relationship Id="rId104" Type="http://schemas.openxmlformats.org/officeDocument/2006/relationships/hyperlink" Target="https://duythanhcse.files.wordpress.com/2013/04/7_layout_23.png" TargetMode="External"/><Relationship Id="rId120" Type="http://schemas.openxmlformats.org/officeDocument/2006/relationships/image" Target="media/image25.png"/><Relationship Id="rId125" Type="http://schemas.openxmlformats.org/officeDocument/2006/relationships/image" Target="media/image30.png"/><Relationship Id="rId141" Type="http://schemas.openxmlformats.org/officeDocument/2006/relationships/image" Target="media/image43.PNG"/><Relationship Id="rId146" Type="http://schemas.openxmlformats.org/officeDocument/2006/relationships/image" Target="media/image48.png"/><Relationship Id="rId167" Type="http://schemas.openxmlformats.org/officeDocument/2006/relationships/hyperlink" Target="https://www.w3schools.com/nodejs/" TargetMode="External"/><Relationship Id="rId7" Type="http://schemas.openxmlformats.org/officeDocument/2006/relationships/endnotes" Target="endnotes.xml"/><Relationship Id="rId71" Type="http://schemas.openxmlformats.org/officeDocument/2006/relationships/hyperlink" Target="https://en.wikipedia.org/wiki/Android_KitKat" TargetMode="External"/><Relationship Id="rId92" Type="http://schemas.openxmlformats.org/officeDocument/2006/relationships/hyperlink" Target="https://duythanhcse.files.wordpress.com/2013/04/7_layout_16.png" TargetMode="External"/><Relationship Id="rId162" Type="http://schemas.openxmlformats.org/officeDocument/2006/relationships/image" Target="media/image64.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vi.wikipedia.org/wiki/Kilobyte" TargetMode="External"/><Relationship Id="rId24" Type="http://schemas.openxmlformats.org/officeDocument/2006/relationships/hyperlink" Target="https://vi.wikipedia.org/wiki/C" TargetMode="External"/><Relationship Id="rId40" Type="http://schemas.openxmlformats.org/officeDocument/2006/relationships/hyperlink" Target="https://vi.wikipedia.org/wiki/Tr%C3%ACnh_th%C3%B4ng_d%E1%BB%8Bch" TargetMode="External"/><Relationship Id="rId45" Type="http://schemas.openxmlformats.org/officeDocument/2006/relationships/hyperlink" Target="https://vi.wikipedia.org/wiki/PHP" TargetMode="External"/><Relationship Id="rId66" Type="http://schemas.openxmlformats.org/officeDocument/2006/relationships/hyperlink" Target="https://en.wikipedia.org/wiki/Android_Froyo" TargetMode="External"/><Relationship Id="rId87" Type="http://schemas.openxmlformats.org/officeDocument/2006/relationships/image" Target="media/image8.png"/><Relationship Id="rId110" Type="http://schemas.openxmlformats.org/officeDocument/2006/relationships/hyperlink" Target="https://duythanhcse.files.wordpress.com/2013/04/10_common_control_4.png" TargetMode="External"/><Relationship Id="rId115" Type="http://schemas.openxmlformats.org/officeDocument/2006/relationships/image" Target="media/image22.png"/><Relationship Id="rId131" Type="http://schemas.openxmlformats.org/officeDocument/2006/relationships/hyperlink" Target="https://medium.com/tech-in-asia/material-design-why-the-floating-action-button-is-bad-ux-design-acd5b32c5ef" TargetMode="External"/><Relationship Id="rId136" Type="http://schemas.openxmlformats.org/officeDocument/2006/relationships/image" Target="media/image38.PNG"/><Relationship Id="rId157" Type="http://schemas.openxmlformats.org/officeDocument/2006/relationships/image" Target="media/image59.png"/><Relationship Id="rId178" Type="http://schemas.openxmlformats.org/officeDocument/2006/relationships/hyperlink" Target="https://developers.google.com/maps/documentation/android-api/" TargetMode="External"/><Relationship Id="rId61" Type="http://schemas.openxmlformats.org/officeDocument/2006/relationships/hyperlink" Target="https://vi.wikipedia.org/wiki/Vi%E1%BB%85n_th%C3%B4ng" TargetMode="External"/><Relationship Id="rId82" Type="http://schemas.openxmlformats.org/officeDocument/2006/relationships/hyperlink" Target="https://duythanhcse.files.wordpress.com/2013/04/7_layout_11.png" TargetMode="External"/><Relationship Id="rId152" Type="http://schemas.openxmlformats.org/officeDocument/2006/relationships/image" Target="media/image54.png"/><Relationship Id="rId173" Type="http://schemas.openxmlformats.org/officeDocument/2006/relationships/hyperlink" Target="https://github.com/nkzawa/socket.io-android-chat" TargetMode="External"/><Relationship Id="rId19" Type="http://schemas.openxmlformats.org/officeDocument/2006/relationships/hyperlink" Target="https://vi.wikipedia.org/wiki/MySQL" TargetMode="External"/><Relationship Id="rId14" Type="http://schemas.openxmlformats.org/officeDocument/2006/relationships/hyperlink" Target="https://vi.wikipedia.org/wiki/Visual_FoxPro" TargetMode="External"/><Relationship Id="rId30" Type="http://schemas.openxmlformats.org/officeDocument/2006/relationships/hyperlink" Target="https://vi.wikipedia.org/w/index.php?title=Kh%C3%A1ch/ch%E1%BB%A7&amp;action=edit&amp;redlink=1" TargetMode="External"/><Relationship Id="rId35" Type="http://schemas.openxmlformats.org/officeDocument/2006/relationships/hyperlink" Target="https://vi.wikipedia.org/wiki/Ng%C3%B4n_ng%E1%BB%AF_l%E1%BA%ADp_tr%C3%ACnh" TargetMode="External"/><Relationship Id="rId56" Type="http://schemas.openxmlformats.org/officeDocument/2006/relationships/hyperlink" Target="https://vi.wikipedia.org/wiki/M%C3%A1y_t%C3%ADnh_b%E1%BA%A3ng" TargetMode="External"/><Relationship Id="rId77" Type="http://schemas.openxmlformats.org/officeDocument/2006/relationships/hyperlink" Target="http://schemas.android.com/apk/res/android" TargetMode="External"/><Relationship Id="rId100" Type="http://schemas.openxmlformats.org/officeDocument/2006/relationships/hyperlink" Target="https://duythanhcse.files.wordpress.com/2013/04/7_layout_21.png" TargetMode="External"/><Relationship Id="rId105" Type="http://schemas.openxmlformats.org/officeDocument/2006/relationships/image" Target="media/image17.png"/><Relationship Id="rId126" Type="http://schemas.openxmlformats.org/officeDocument/2006/relationships/image" Target="media/image31.png"/><Relationship Id="rId147" Type="http://schemas.openxmlformats.org/officeDocument/2006/relationships/image" Target="media/image49.png"/><Relationship Id="rId168" Type="http://schemas.openxmlformats.org/officeDocument/2006/relationships/hyperlink" Target="https://viblo.asia/p/nodejs-tutorial-phan-1-gioi-thieu-va-cai-dat-ung-dung-dau-tien-gVQvlwdykZJ" TargetMode="External"/><Relationship Id="rId8" Type="http://schemas.openxmlformats.org/officeDocument/2006/relationships/image" Target="media/image1.jpeg"/><Relationship Id="rId51" Type="http://schemas.openxmlformats.org/officeDocument/2006/relationships/hyperlink" Target="https://vi.wiktionary.org/wiki/android" TargetMode="External"/><Relationship Id="rId72" Type="http://schemas.openxmlformats.org/officeDocument/2006/relationships/hyperlink" Target="https://en.wikipedia.org/wiki/Android_Lollipop" TargetMode="External"/><Relationship Id="rId93" Type="http://schemas.openxmlformats.org/officeDocument/2006/relationships/image" Target="media/image11.png"/><Relationship Id="rId98" Type="http://schemas.openxmlformats.org/officeDocument/2006/relationships/hyperlink" Target="https://duythanhcse.files.wordpress.com/2013/04/7_layout_20.png" TargetMode="External"/><Relationship Id="rId121" Type="http://schemas.openxmlformats.org/officeDocument/2006/relationships/image" Target="media/image26.png"/><Relationship Id="rId142" Type="http://schemas.openxmlformats.org/officeDocument/2006/relationships/image" Target="media/image44.PNG"/><Relationship Id="rId163"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hyperlink" Target="https://vi.wikipedia.org/wiki/C%C6%A1_s%E1%BB%9F_d%E1%BB%AF_li%E1%BB%87u" TargetMode="External"/><Relationship Id="rId46" Type="http://schemas.openxmlformats.org/officeDocument/2006/relationships/hyperlink" Target="https://vi.wikipedia.org/wiki/C_th%C4%83ng" TargetMode="External"/><Relationship Id="rId67" Type="http://schemas.openxmlformats.org/officeDocument/2006/relationships/hyperlink" Target="https://en.wikipedia.org/wiki/Android_Gingerbread" TargetMode="External"/><Relationship Id="rId116" Type="http://schemas.openxmlformats.org/officeDocument/2006/relationships/hyperlink" Target="https://duythanhcse.files.wordpress.com/2013/04/11_chk_rad_5.png" TargetMode="External"/><Relationship Id="rId137" Type="http://schemas.openxmlformats.org/officeDocument/2006/relationships/image" Target="media/image39.png"/><Relationship Id="rId158" Type="http://schemas.openxmlformats.org/officeDocument/2006/relationships/image" Target="media/image60.png"/><Relationship Id="rId20" Type="http://schemas.openxmlformats.org/officeDocument/2006/relationships/hyperlink" Target="https://vi.wikipedia.org/wiki/Tag" TargetMode="External"/><Relationship Id="rId41" Type="http://schemas.openxmlformats.org/officeDocument/2006/relationships/hyperlink" Target="https://vi.wikipedia.org/wiki/Bytecode" TargetMode="External"/><Relationship Id="rId62" Type="http://schemas.openxmlformats.org/officeDocument/2006/relationships/hyperlink" Target="https://vi.wikipedia.org/w/index.php?title=Ti%C3%AAu_chu%E1%BA%A9n_m%E1%BB%9F&amp;action=edit&amp;redlink=1" TargetMode="External"/><Relationship Id="rId83" Type="http://schemas.openxmlformats.org/officeDocument/2006/relationships/image" Target="media/image6.png"/><Relationship Id="rId88" Type="http://schemas.openxmlformats.org/officeDocument/2006/relationships/hyperlink" Target="https://duythanhcse.files.wordpress.com/2013/04/7_layout_14.png" TargetMode="External"/><Relationship Id="rId111" Type="http://schemas.openxmlformats.org/officeDocument/2006/relationships/image" Target="media/image20.png"/><Relationship Id="rId132" Type="http://schemas.openxmlformats.org/officeDocument/2006/relationships/image" Target="media/image35.png"/><Relationship Id="rId153" Type="http://schemas.openxmlformats.org/officeDocument/2006/relationships/image" Target="media/image55.png"/><Relationship Id="rId174" Type="http://schemas.openxmlformats.org/officeDocument/2006/relationships/hyperlink" Target="https://viblo.asia/p/buoc-dau-lam-quen-voi-nodejs-va-socketio-MJyGjQrWvPB" TargetMode="External"/><Relationship Id="rId179" Type="http://schemas.openxmlformats.org/officeDocument/2006/relationships/header" Target="header3.xml"/><Relationship Id="rId15" Type="http://schemas.openxmlformats.org/officeDocument/2006/relationships/hyperlink" Target="https://vi.wikipedia.org/wiki/Quan_h%E1%BB%87" TargetMode="External"/><Relationship Id="rId36" Type="http://schemas.openxmlformats.org/officeDocument/2006/relationships/hyperlink" Target="https://vi.wikipedia.org/wiki/L%E1%BA%ADp_tr%C3%ACnh_h%C6%B0%E1%BB%9Bng_%C4%91%E1%BB%91i_t%C6%B0%E1%BB%A3ng" TargetMode="External"/><Relationship Id="rId57" Type="http://schemas.openxmlformats.org/officeDocument/2006/relationships/hyperlink" Target="https://vi.wikipedia.org/wiki/Google" TargetMode="External"/><Relationship Id="rId106" Type="http://schemas.openxmlformats.org/officeDocument/2006/relationships/hyperlink" Target="https://duythanhcse.files.wordpress.com/2013/04/7_layout_24.png" TargetMode="External"/><Relationship Id="rId12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52" Type="http://schemas.openxmlformats.org/officeDocument/2006/relationships/hyperlink" Target="https://vi.wikipedia.org/w/index.php?title=H%E1%BB%87_%C4%91i%E1%BB%81u_h%C3%A0nh_di_%C4%91%E1%BB%99ng&amp;action=edit&amp;redlink=1" TargetMode="External"/><Relationship Id="rId73" Type="http://schemas.openxmlformats.org/officeDocument/2006/relationships/hyperlink" Target="https://en.wikipedia.org/wiki/Android_Marshmallow" TargetMode="External"/><Relationship Id="rId78" Type="http://schemas.openxmlformats.org/officeDocument/2006/relationships/hyperlink" Target="http://schemas.android.com/tools" TargetMode="External"/><Relationship Id="rId94" Type="http://schemas.openxmlformats.org/officeDocument/2006/relationships/hyperlink" Target="https://duythanhcse.files.wordpress.com/2013/04/7_layout_17.png" TargetMode="External"/><Relationship Id="rId99" Type="http://schemas.openxmlformats.org/officeDocument/2006/relationships/image" Target="media/image14.png"/><Relationship Id="rId101" Type="http://schemas.openxmlformats.org/officeDocument/2006/relationships/image" Target="media/image15.png"/><Relationship Id="rId122" Type="http://schemas.openxmlformats.org/officeDocument/2006/relationships/image" Target="media/image27.png"/><Relationship Id="rId143" Type="http://schemas.openxmlformats.org/officeDocument/2006/relationships/image" Target="media/image45.PNG"/><Relationship Id="rId148" Type="http://schemas.openxmlformats.org/officeDocument/2006/relationships/image" Target="media/image50.png"/><Relationship Id="rId164" Type="http://schemas.openxmlformats.org/officeDocument/2006/relationships/image" Target="media/image66.PNG"/><Relationship Id="rId169" Type="http://schemas.openxmlformats.org/officeDocument/2006/relationships/hyperlink" Target="https://www.w3schools.com/nodejs/nodejs_mongodb.asp"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3.xml"/><Relationship Id="rId26" Type="http://schemas.openxmlformats.org/officeDocument/2006/relationships/hyperlink" Target="https://vi.wikipedia.org/w/index.php?title=T%C3%ADnh_to%C3%A0n_v%E1%BA%B9n_(giao_d%E1%BB%8Bch)&amp;action=edit&amp;redlink=1" TargetMode="External"/><Relationship Id="rId47" Type="http://schemas.openxmlformats.org/officeDocument/2006/relationships/hyperlink" Target="https://vi.wikipedia.org/wiki/C%C3%BA_ph%C3%A1p_h%E1%BB%8Dc" TargetMode="External"/><Relationship Id="rId68" Type="http://schemas.openxmlformats.org/officeDocument/2006/relationships/hyperlink" Target="https://en.wikipedia.org/wiki/Android_Honeycomb" TargetMode="External"/><Relationship Id="rId89" Type="http://schemas.openxmlformats.org/officeDocument/2006/relationships/image" Target="media/image9.png"/><Relationship Id="rId112" Type="http://schemas.openxmlformats.org/officeDocument/2006/relationships/hyperlink" Target="https://duythanhcse.files.wordpress.com/2013/04/10_common_control_6.png" TargetMode="External"/><Relationship Id="rId133" Type="http://schemas.openxmlformats.org/officeDocument/2006/relationships/hyperlink" Target="https://www.google.com/design/spec/patterns/navigation-drawer.html" TargetMode="External"/><Relationship Id="rId154" Type="http://schemas.openxmlformats.org/officeDocument/2006/relationships/image" Target="media/image56.png"/><Relationship Id="rId175" Type="http://schemas.openxmlformats.org/officeDocument/2006/relationships/hyperlink" Target="https://viblo.asia/p/nodejs-va-socketio-can-ban-jlA7GKxdvKZQ" TargetMode="External"/><Relationship Id="rId16" Type="http://schemas.openxmlformats.org/officeDocument/2006/relationships/hyperlink" Target="https://vi.wikipedia.org/wiki/Kh%C3%B3a_ch%C3%ADnh" TargetMode="External"/><Relationship Id="rId37" Type="http://schemas.openxmlformats.org/officeDocument/2006/relationships/hyperlink" Target="https://vi.wikipedia.org/wiki/Tr%C3%ACnh_bi%C3%AAn_d%E1%BB%8Bch" TargetMode="External"/><Relationship Id="rId58" Type="http://schemas.openxmlformats.org/officeDocument/2006/relationships/hyperlink" Target="https://vi.wikipedia.org/wiki/Li%C3%AAn_minh_thi%E1%BA%BFt_b%E1%BB%8B_c%E1%BA%A7m_tay_m%E1%BB%9F" TargetMode="External"/><Relationship Id="rId79" Type="http://schemas.openxmlformats.org/officeDocument/2006/relationships/hyperlink" Target="http://schemas.android.com/apk/res/android%E2%80%9D&amp;gt" TargetMode="External"/><Relationship Id="rId102" Type="http://schemas.openxmlformats.org/officeDocument/2006/relationships/hyperlink" Target="https://duythanhcse.files.wordpress.com/2013/04/7_layout_22.png" TargetMode="External"/><Relationship Id="rId123" Type="http://schemas.openxmlformats.org/officeDocument/2006/relationships/image" Target="media/image28.png"/><Relationship Id="rId144" Type="http://schemas.openxmlformats.org/officeDocument/2006/relationships/image" Target="media/image46.PNG"/><Relationship Id="rId90" Type="http://schemas.openxmlformats.org/officeDocument/2006/relationships/hyperlink" Target="https://duythanhcse.files.wordpress.com/2013/04/7_layout_15.png" TargetMode="External"/><Relationship Id="rId165" Type="http://schemas.openxmlformats.org/officeDocument/2006/relationships/image" Target="media/image67.png"/><Relationship Id="rId27" Type="http://schemas.openxmlformats.org/officeDocument/2006/relationships/hyperlink" Target="https://vi.wikipedia.org/wiki/Ph%E1%BA%A7n_c%E1%BB%A9ng" TargetMode="External"/><Relationship Id="rId48" Type="http://schemas.openxmlformats.org/officeDocument/2006/relationships/hyperlink" Target="https://vi.wikipedia.org/wiki/C_(ng%C3%B4n_ng%E1%BB%AF_l%E1%BA%ADp_tr%C3%ACnh)" TargetMode="External"/><Relationship Id="rId69" Type="http://schemas.openxmlformats.org/officeDocument/2006/relationships/hyperlink" Target="https://en.wikipedia.org/wiki/Android_Ice_Cream_Sandwich" TargetMode="External"/><Relationship Id="rId113" Type="http://schemas.openxmlformats.org/officeDocument/2006/relationships/image" Target="media/image21.png"/><Relationship Id="rId134" Type="http://schemas.openxmlformats.org/officeDocument/2006/relationships/image" Target="media/image36.png"/><Relationship Id="rId80" Type="http://schemas.openxmlformats.org/officeDocument/2006/relationships/hyperlink" Target="https://duythanhcse.files.wordpress.com/2013/04/7_layout_10.png" TargetMode="External"/><Relationship Id="rId155" Type="http://schemas.openxmlformats.org/officeDocument/2006/relationships/image" Target="media/image57.PNG"/><Relationship Id="rId176" Type="http://schemas.openxmlformats.org/officeDocument/2006/relationships/hyperlink" Target="https://expressjs.com/en/4x/api.html" TargetMode="External"/><Relationship Id="rId17" Type="http://schemas.openxmlformats.org/officeDocument/2006/relationships/hyperlink" Target="https://vi.wikipedia.org/w/index.php?title=SQL_server&amp;action=edit&amp;redlink=1" TargetMode="External"/><Relationship Id="rId38" Type="http://schemas.openxmlformats.org/officeDocument/2006/relationships/hyperlink" Target="https://vi.wikipedia.org/wiki/M%C3%A3_ngu%E1%BB%93n" TargetMode="External"/><Relationship Id="rId59" Type="http://schemas.openxmlformats.org/officeDocument/2006/relationships/hyperlink" Target="https://vi.wikipedia.org/wiki/Ph%E1%BA%A7n_c%E1%BB%A9ng" TargetMode="External"/><Relationship Id="rId103" Type="http://schemas.openxmlformats.org/officeDocument/2006/relationships/image" Target="media/image16.png"/><Relationship Id="rId124" Type="http://schemas.openxmlformats.org/officeDocument/2006/relationships/image" Target="media/image29.png"/><Relationship Id="rId70" Type="http://schemas.openxmlformats.org/officeDocument/2006/relationships/hyperlink" Target="https://en.wikipedia.org/wiki/Android_Jelly_Bean" TargetMode="External"/><Relationship Id="rId91" Type="http://schemas.openxmlformats.org/officeDocument/2006/relationships/image" Target="media/image10.png"/><Relationship Id="rId145" Type="http://schemas.openxmlformats.org/officeDocument/2006/relationships/image" Target="media/image47.png"/><Relationship Id="rId166" Type="http://schemas.openxmlformats.org/officeDocument/2006/relationships/image" Target="media/image68.png"/><Relationship Id="rId1" Type="http://schemas.openxmlformats.org/officeDocument/2006/relationships/customXml" Target="../customXml/item1.xml"/><Relationship Id="rId28" Type="http://schemas.openxmlformats.org/officeDocument/2006/relationships/hyperlink" Target="https://vi.wikipedia.org/w/index.php?title=SQL92&amp;action=edit&amp;redlink=1" TargetMode="External"/><Relationship Id="rId49" Type="http://schemas.openxmlformats.org/officeDocument/2006/relationships/hyperlink" Target="https://vi.wikipedia.org/wiki/C%2B%2B" TargetMode="External"/><Relationship Id="rId114" Type="http://schemas.openxmlformats.org/officeDocument/2006/relationships/hyperlink" Target="https://duythanhcse.files.wordpress.com/2013/04/11_chk_rad_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DECDE-6356-4A03-A684-B970CDD38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78</Pages>
  <Words>16215</Words>
  <Characters>92431</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98</cp:revision>
  <cp:lastPrinted>2018-05-05T13:40:00Z</cp:lastPrinted>
  <dcterms:created xsi:type="dcterms:W3CDTF">2018-03-03T07:39:00Z</dcterms:created>
  <dcterms:modified xsi:type="dcterms:W3CDTF">2018-05-05T13:49:00Z</dcterms:modified>
</cp:coreProperties>
</file>