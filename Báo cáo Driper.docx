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75801466"/>
    <w:p w:rsidR="00D716A8" w:rsidRPr="000A136D" w:rsidRDefault="00D716A8" w:rsidP="00547EC1">
      <w:pPr>
        <w:spacing w:line="26" w:lineRule="atLeast"/>
        <w:ind w:firstLine="709"/>
        <w:jc w:val="center"/>
        <w:rPr>
          <w:rFonts w:cs="Times New Roman"/>
          <w:b/>
          <w:szCs w:val="28"/>
        </w:rPr>
      </w:pPr>
      <w:r w:rsidRPr="000A136D">
        <w:rPr>
          <w:rFonts w:cs="Times New Roman"/>
          <w:b/>
          <w:noProof/>
          <w:szCs w:val="28"/>
          <w:lang w:eastAsia="en-US"/>
        </w:rPr>
        <mc:AlternateContent>
          <mc:Choice Requires="wpg">
            <w:drawing>
              <wp:anchor distT="0" distB="0" distL="114300" distR="114300" simplePos="0" relativeHeight="251665408" behindDoc="0" locked="0" layoutInCell="1" allowOverlap="1" wp14:anchorId="59FB708A" wp14:editId="1E195280">
                <wp:simplePos x="0" y="0"/>
                <wp:positionH relativeFrom="column">
                  <wp:posOffset>-224287</wp:posOffset>
                </wp:positionH>
                <wp:positionV relativeFrom="paragraph">
                  <wp:posOffset>-612475</wp:posOffset>
                </wp:positionV>
                <wp:extent cx="6248400" cy="9099877"/>
                <wp:effectExtent l="0" t="0" r="19050" b="25400"/>
                <wp:wrapNone/>
                <wp:docPr id="762"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099877"/>
                          <a:chOff x="1625" y="1003"/>
                          <a:chExt cx="9158" cy="14683"/>
                        </a:xfrm>
                      </wpg:grpSpPr>
                      <wps:wsp>
                        <wps:cNvPr id="763" name="Freeform 72"/>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4" name="Freeform 73"/>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5" name="Freeform 74"/>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6" name="Freeform 75"/>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7" name="Freeform 76"/>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8" name="Freeform 77"/>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9" name="Freeform 78"/>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0" name="Freeform 79"/>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1" name="Freeform 80"/>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2" name="Freeform 81"/>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3" name="Freeform 82"/>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4" name="Freeform 83"/>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5" name="Freeform 84"/>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6" name="Freeform 85"/>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7" name="Freeform 86"/>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8" name="Freeform 87"/>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9" name="Freeform 88"/>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0" name="Freeform 89"/>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1" name="Freeform 90"/>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2" name="Freeform 91"/>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3" name="Freeform 92"/>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4" name="Freeform 93"/>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5" name="Freeform 94"/>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6" name="Freeform 95"/>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7" name="Freeform 96"/>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8" name="Freeform 97"/>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9" name="Freeform 98"/>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0" name="Freeform 99"/>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1" name="Freeform 100"/>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2" name="Freeform 101"/>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3" name="Freeform 102"/>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4" name="Freeform 103"/>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5" name="Freeform 104"/>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6" name="Freeform 105"/>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7" name="Freeform 106"/>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8" name="Freeform 107"/>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9" name="Freeform 108"/>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0" name="Freeform 109"/>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1" name="Freeform 110"/>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2" name="Freeform 111"/>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3" name="Freeform 112"/>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4" name="Freeform 113"/>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5" name="Freeform 114"/>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6" name="Freeform 115"/>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7" name="Freeform 116"/>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8" name="Freeform 117"/>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9" name="Freeform 118"/>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0" name="Rectangle 119"/>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1" name="Rectangle 120"/>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2" name="Freeform 121"/>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3" name="Freeform 122"/>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4" name="Freeform 123"/>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5" name="Freeform 124"/>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6" name="Freeform 125"/>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7" name="Freeform 126"/>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8" name="Freeform 127"/>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9" name="Freeform 128"/>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0" name="Freeform 129"/>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1" name="Freeform 130"/>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2" name="Freeform 131"/>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3" name="Freeform 132"/>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4" name="Freeform 133"/>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5" name="Freeform 134"/>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6" name="Freeform 135"/>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7" name="Freeform 136"/>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8" name="Rectangle 137"/>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9" name="Rectangle 138"/>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14007D" id="Group 762" o:spid="_x0000_s1026" style="position:absolute;margin-left:-17.65pt;margin-top:-48.25pt;width:492pt;height:716.55pt;z-index:25166540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">
                <v:shape id="Freeform 72"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zDF8YA&#10;AADcAAAADwAAAGRycy9kb3ducmV2LnhtbESPT4vCMBTE78J+h/AW9iKaugtVqlFEFF3w4h/Q47N5&#10;tsXmpTRRu356syB4HGbmN8xo0phS3Kh2hWUFvW4Egji1uuBMwX636AxAOI+ssbRMCv7IwWT80Rph&#10;ou2dN3Tb+kwECLsEFeTeV4mULs3JoOvaijh4Z1sb9EHWmdQ13gPclPI7imJpsOCwkGNFs5zSy/Zq&#10;FKzt76a9i6fHuYkej8Olfzhdl6zU12czHYLw1Ph3+NVeaQX9+Af+z4QjIM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zDF8YAAADcAAAADwAAAAAAAAAAAAAAAACYAgAAZHJz&#10;L2Rvd25yZXYueG1sUEsFBgAAAAAEAAQA9QAAAIs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CcYA&#10;AADcAAAADwAAAGRycy9kb3ducmV2LnhtbESPQWvCQBSE7wX/w/KEXopuUoqV6CrSIi29NdGDt2f2&#10;uQlm34bs1qT59d1CocdhZr5h1tvBNuJGna8dK0jnCQji0umajYJDsZ8tQfiArLFxTAq+ycN2M7lb&#10;Y6Zdz590y4MREcI+QwVVCG0mpS8rsujnriWO3sV1FkOUnZG6wz7CbSMfk2QhLdYcFyps6aWi8pp/&#10;WQWFeUjNW56O7jwWff5xet0f01Gp++mwW4EINIT/8F/7XSt4XjzB75l4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2CcYAAADcAAAADwAAAAAAAAAAAAAAAACYAgAAZHJz&#10;L2Rvd25yZXYueG1sUEsFBgAAAAAEAAQA9QAAAIsD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74"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Nc8YA&#10;AADcAAAADwAAAGRycy9kb3ducmV2LnhtbESPW2sCMRSE34X+h3AE3zRrxdtqlCJKlQrFy4OPx81x&#10;N3RzsmxS3f77Rij0cZiZb5j5srGluFPtjWMF/V4Cgjhz2nCu4HzadCcgfEDWWDomBT/kYbl4ac0x&#10;1e7BB7ofQy4ihH2KCooQqlRKnxVk0fdcRRy9m6sthijrXOoaHxFuS/maJCNp0XBcKLCiVUHZ1/Hb&#10;Rsr7h9X9/W63v0zXn9f1wIyzrVGq027eZiACNeE//NfeagXj0RCe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VNc8YAAADcAAAADwAAAAAAAAAAAAAAAACYAgAAZHJz&#10;L2Rvd25yZXYueG1sUEsFBgAAAAAEAAQA9QAAAIsDA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75"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g4O8QA&#10;AADcAAAADwAAAGRycy9kb3ducmV2LnhtbESPQWvCQBSE7wX/w/IKXkrd6GFto6tIQdB60njp7ZF9&#10;JqHZt0t2m8R/3y0UPA4z8w2z3o62FT11oXGsYT7LQBCXzjRcabgW+9c3ECEiG2wdk4Y7BdhuJk9r&#10;zI0b+Ez9JVYiQTjkqKGO0edShrImi2HmPHHybq6zGJPsKmk6HBLctnKRZUpabDgt1Ojpo6by+/Jj&#10;NXySeimCfy+u85NCN/KxH/yX1tPncbcCEWmMj/B/+2A0LJWCvzPpCM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4ODvEAAAA3A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dD9ccA&#10;AADcAAAADwAAAGRycy9kb3ducmV2LnhtbESPS2vDMBCE74X8B7GF3hq5zcPBiRJCH1BID3mRXDfW&#10;xja2VkZSE7e/vioUchxm5htmtuhMIy7kfGVZwVM/AUGcW11xoWC/e3+cgPABWWNjmRR8k4fFvHc3&#10;w0zbK2/osg2FiBD2GSooQ2gzKX1ekkHfty1x9M7WGQxRukJqh9cIN418TpKxNFhxXCixpZeS8nr7&#10;ZRTIQW5Gw9Xpc/KzPhxfh/WbSwe1Ug/33XIKIlAXbuH/9odWkI5T+DsTj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3Q/XHAAAA3AAAAA8AAAAAAAAAAAAAAAAAmAIAAGRy&#10;cy9kb3ducmV2LnhtbFBLBQYAAAAABAAEAPUAAACMAw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d28EA&#10;AADcAAAADwAAAGRycy9kb3ducmV2LnhtbERP3WrCMBS+F3yHcITdaaqISte0SFFwGxtMfYBDc9Z2&#10;a05qE9vu7ZeLgZcf33+SjaYRPXWutqxguYhAEBdW11wquF6O8x0I55E1NpZJwS85yNLpJMFY24E/&#10;qT/7UoQQdjEqqLxvYyldUZFBt7AtceC+bGfQB9iVUnc4hHDTyFUUbaTBmkNDhS3lFRU/57tRcFt/&#10;aPfWvHwf7m3+jq+IY3RFpZ5m4/4ZhKfRP8T/7pNWsN2EteFMOA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CndvBAAAA3AAAAA8AAAAAAAAAAAAAAAAAmAIAAGRycy9kb3du&#10;cmV2LnhtbFBLBQYAAAAABAAEAPUAAACG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WxlcIA&#10;AADcAAAADwAAAGRycy9kb3ducmV2LnhtbESPT4vCMBTE74LfITxhb5rqobpdo4ig7Enwz97fNs8m&#10;2LyUJtbut98IgsdhZn7DLNe9q0VHbbCeFUwnGQji0mvLlYLLeTdegAgRWWPtmRT8UYD1ajhYYqH9&#10;g4/UnWIlEoRDgQpMjE0hZSgNOQwT3xAn7+pbhzHJtpK6xUeCu1rOsiyXDi2nBYMNbQ2Vt9PdKZj9&#10;7M1m39991h0Wvzaf26surVIfo37zBSJSH9/hV/tbK5jnn/A8k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RbGVwgAAANwAAAAPAAAAAAAAAAAAAAAAAJgCAABkcnMvZG93&#10;bnJldi54bWxQSwUGAAAAAAQABAD1AAAAhw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fsFcAA&#10;AADcAAAADwAAAGRycy9kb3ducmV2LnhtbERPTYvCMBC9C/sfwizsTVNlsUs1irsgCHppFdzj0IxN&#10;sZmUJtb6781B8Ph438v1YBvRU+drxwqmkwQEcel0zZWC03E7/gHhA7LGxjEpeJCH9epjtMRMuzvn&#10;1BehEjGEfYYKTAhtJqUvDVn0E9cSR+7iOoshwq6SusN7DLeNnCXJXFqsOTYYbOnPUHktblbBv0nb&#10;w+x7U3h73p+L/jeXh12u1NfnsFmACDSEt/jl3mkFaRrnxzPxCM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fsFcAAAADcAAAADwAAAAAAAAAAAAAAAACYAgAAZHJzL2Rvd25y&#10;ZXYueG1sUEsFBgAAAAAEAAQA9QAAAIUDA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lPMQA&#10;AADcAAAADwAAAGRycy9kb3ducmV2LnhtbESPT4vCMBTE7wt+h/AEb2tadVW6RimK4MXD+ufg7W3z&#10;ti3bvJQm2vrtjSB4HGZ+M8xi1ZlK3KhxpWUF8TACQZxZXXKu4HTcfs5BOI+ssbJMCu7kYLXsfSww&#10;0bblH7odfC5CCbsEFRTe14mULivIoBvamjh4f7Yx6INscqkbbEO5qeQoiqbSYMlhocCa1gVl/4er&#10;UTCbxJeUv37H6bna57tNa68lWaUG/S79BuGp8+/wi97pwM1i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BJTzEAAAA3AAAAA8AAAAAAAAAAAAAAAAAmAIAAGRycy9k&#10;b3ducmV2LnhtbFBLBQYAAAAABAAEAPUAAACJAw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zo+sYA&#10;AADcAAAADwAAAGRycy9kb3ducmV2LnhtbESPT2sCMRTE74V+h/AEbzXrH6puzUopiB56UQvV22Pz&#10;ull28xI2qa5++qZQ6HGYmd8wq3VvW3GhLtSOFYxHGQji0umaKwUfx83TAkSIyBpbx6TgRgHWxePD&#10;CnPtrrynyyFWIkE45KjAxOhzKUNpyGIYOU+cvC/XWYxJdpXUHV4T3LZykmXP0mLNacGgpzdDZXP4&#10;tgqc99Nm694/zX1zzPr97LSszjOlhoP+9QVEpD7+h//aO61gPp/A75l0BGT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zo+sYAAADcAAAADwAAAAAAAAAAAAAAAACYAgAAZHJz&#10;L2Rvd25yZXYueG1sUEsFBgAAAAAEAAQA9QAAAIsDA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88WsMA&#10;AADcAAAADwAAAGRycy9kb3ducmV2LnhtbESPQYvCMBSE74L/ITxhb5qqZSvVKCoIu+xeqoLXR/Ns&#10;i81LaaKt/36zIHgcZuYbZrXpTS0e1LrKsoLpJAJBnFtdcaHgfDqMFyCcR9ZYWyYFT3KwWQ8HK0y1&#10;7Tijx9EXIkDYpaig9L5JpXR5SQbdxDbEwbva1qAPsi2kbrELcFPLWRR9SoMVh4USG9qXlN+Od6Ng&#10;a2+/u0X3pOQb44v56WODWazUx6jfLkF46v07/Gp/aQVJMof/M+E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88W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JZFcMA&#10;AADcAAAADwAAAGRycy9kb3ducmV2LnhtbESPT4vCMBTE78J+h/AW9qZpl0WlGmXZXbE38Q96fTTP&#10;ptq8lCar9dsbQfA4zMxvmOm8s7W4UOsrxwrSQQKCuHC64lLBbrvoj0H4gKyxdkwKbuRhPnvrTTHT&#10;7sprumxCKSKEfYYKTAhNJqUvDFn0A9cQR+/oWoshyraUusVrhNtafibJUFqsOC4YbOjHUHHe/FsF&#10;HTWrxfJ3fwrn+uA5TXPzt8+V+njvvicgAnXhFX62c61gNPqCx5l4B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JZFcMAAADcAAAADwAAAAAAAAAAAAAAAACYAgAAZHJzL2Rv&#10;d25yZXYueG1sUEsFBgAAAAAEAAQA9QAAAIgDA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84"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ZsQA&#10;AADcAAAADwAAAGRycy9kb3ducmV2LnhtbESPzYoCMRCE78K+Q+gFb5pRXJVZo6ggePDizwM0k97J&#10;6KQzJlFHn34jLOyxqKqvqNmitbW4kw+VYwWDfgaCuHC64lLB6bjpTUGEiKyxdkwKnhRgMf/ozDDX&#10;7sF7uh9iKRKEQ44KTIxNLmUoDFkMfdcQJ+/HeYsxSV9K7fGR4LaWwywbS4sVpwWDDa0NFZfDzSpY&#10;+dd1vTvvVu6p/fll2mtxG42V6n62y28Qkdr4H/5rb7WCyeQL3mfS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7GbEAAAA3AAAAA8AAAAAAAAAAAAAAAAAmAIAAGRycy9k&#10;b3ducmV2LnhtbFBLBQYAAAAABAAEAPUAAACJAw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85"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q/XsMA&#10;AADcAAAADwAAAGRycy9kb3ducmV2LnhtbESPQYvCMBSE7wv+h/AEb2vaRXSpRtEF0YsHdRGPj+bZ&#10;FpuX0qS1+uuNIHgcZuYbZrboTClaql1hWUE8jEAQp1YXnCn4P66/f0E4j6yxtEwK7uRgMe99zTDR&#10;9sZ7ag8+EwHCLkEFufdVIqVLczLohrYiDt7F1gZ9kHUmdY23ADel/ImisTRYcFjIsaK/nNLroTEK&#10;ePVYt5ujic+beDei5mqxOY2UGvS75RSEp85/wu/2ViuYTMbwOh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q/X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xHFMMA&#10;AADcAAAADwAAAGRycy9kb3ducmV2LnhtbESPQWsCMRSE7wX/Q3hCbzWrha6sRlFBkLaXquD1uXnu&#10;RjcvYRN1/fdNoeBxmJlvmOm8s424URuMYwXDQQaCuHTacKVgv1u/jUGEiKyxcUwKHhRgPuu9TLHQ&#10;7s4/dNvGSiQIhwIV1DH6QspQ1mQxDJwnTt7JtRZjkm0ldYv3BLeNHGXZh7RoOC3U6GlVU3nZXq2C&#10;w3E5Mt9eevM5rrovOjze+WyUeu13iwmISF18hv/bG60gz3P4O5OO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xHFMMAAADcAAAADwAAAAAAAAAAAAAAAACYAgAAZHJzL2Rv&#10;d25yZXYueG1sUEsFBgAAAAAEAAQA9QAAAIgDA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Spr0A&#10;AADcAAAADwAAAGRycy9kb3ducmV2LnhtbERPvQrCMBDeBd8hnOAimuqgUo0iguImVhHdjuZsi82l&#10;NLHWtzeD4Pjx/S/XrSlFQ7UrLCsYjyIQxKnVBWcKLufdcA7CeWSNpWVS8CEH61W3s8RY2zefqEl8&#10;JkIIuxgV5N5XsZQuzcmgG9mKOHAPWxv0AdaZ1DW+Q7gp5SSKptJgwaEhx4q2OaXP5GUU0K5p3fxB&#10;5bFJ3HVCgz3fb0apfq/dLEB4av1f/HMftILZLKwNZ8IRkK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fVSpr0AAADcAAAADwAAAAAAAAAAAAAAAACYAgAAZHJzL2Rvd25yZXYu&#10;eG1sUEsFBgAAAAAEAAQA9QAAAIID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GMaMYA&#10;AADcAAAADwAAAGRycy9kb3ducmV2LnhtbESPQWvCQBSE74L/YXmCN93YQ2PTbKQIQqki1QrS2yP7&#10;mqTNvg3ZVRN/vVsQPA4z8w2TLjpTizO1rrKsYDaNQBDnVldcKDh8rSZzEM4ja6wtk4KeHCyy4SDF&#10;RNsL7+i894UIEHYJKii9bxIpXV6SQTe1DXHwfmxr0AfZFlK3eAlwU8unKHqWBisOCyU2tCwp/9uf&#10;jILj9rNff1y7oo9XZns8/G4Yv3OlxqPu7RWEp84/wvf2u1YQxy/wfyYc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GMaMYAAADcAAAADwAAAAAAAAAAAAAAAACYAgAAZHJz&#10;L2Rvd25yZXYueG1sUEsFBgAAAAAEAAQA9QAAAIs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2o8MA&#10;AADcAAAADwAAAGRycy9kb3ducmV2LnhtbERP3WrCMBS+H/gO4Qi7kZkqoqUzihQdmyho5wMcmrO2&#10;2JzUJtO6pzcXwi4/vv/5sjO1uFLrKssKRsMIBHFudcWFgtP35i0G4TyyxtoyKbiTg+Wi9zLHRNsb&#10;H+ma+UKEEHYJKii9bxIpXV6SQTe0DXHgfmxr0AfYFlK3eAvhppbjKJpKgxWHhhIbSkvKz9mvUVBv&#10;08l68HWJ08P+tBv9fQwa60mp1363egfhqfP/4qf7UyuYxWF+OB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i2o8MAAADcAAAADwAAAAAAAAAAAAAAAACYAgAAZHJzL2Rv&#10;d25yZXYueG1sUEsFBgAAAAAEAAQA9QAAAIgD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90"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CkcMA&#10;AADcAAAADwAAAGRycy9kb3ducmV2LnhtbESPT4vCMBTE78J+h/AWvGnaHrRUY5EVxfXmn4PHR/Ns&#10;q81LabK1++3NwoLHYWZ+wyzzwTSip87VlhXE0wgEcWF1zaWCy3k7SUE4j6yxsUwKfslBvvoYLTHT&#10;9slH6k++FAHCLkMFlfdtJqUrKjLoprYlDt7NdgZ9kF0pdYfPADeNTKJoJg3WHBYqbOmrouJx+jEK&#10;9Ga2oWu6O9v7dn+QLk0O332i1PhzWC9AeBr8O/zf3msF8zSG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CkcMAAADcAAAADwAAAAAAAAAAAAAAAACYAgAAZHJzL2Rv&#10;d25yZXYueG1sUEsFBgAAAAAEAAQA9QAAAIgDA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91"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MVZMQA&#10;AADcAAAADwAAAGRycy9kb3ducmV2LnhtbESPT4vCMBTE7wt+h/AEb2uqBy3VKCIK4p/DuooeH82z&#10;LTYvtYm2++03wsIeh5n5DTOdt6YUL6pdYVnBoB+BIE6tLjhTcPpef8YgnEfWWFomBT/kYD7rfEwx&#10;0bbhL3odfSYChF2CCnLvq0RKl+Zk0PVtRRy8m60N+iDrTOoamwA3pRxG0UgaLDgs5FjRMqf0fnwa&#10;BdSMzof4FMnLlZsHy9Vuy/uxUr1uu5iA8NT6//Bfe6MVjOMhvM+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FWT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CjDMcA&#10;AADcAAAADwAAAGRycy9kb3ducmV2LnhtbESPT2vCQBTE74LfYXlCb7qpsRpSV5H+AaEerC3t9TX7&#10;moRk34bdrUY/vVso9DjMzG+Y5bo3rTiS87VlBbeTBARxYXXNpYL3t+dxBsIHZI2tZVJwJg/r1XCw&#10;xFzbE7/S8RBKESHsc1RQhdDlUvqiIoN+Yjvi6H1bZzBE6UqpHZ4i3LRymiRzabDmuFBhRw8VFc3h&#10;xyiQaWHuZi9fu+yy//h8nDVPbpE2St2M+s09iEB9+A//tbdawSJL4fdMP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AowzHAAAA3AAAAA8AAAAAAAAAAAAAAAAAmAIAAGRy&#10;cy9kb3ducmV2LnhtbFBLBQYAAAAABAAEAPUAAACMAw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u5CsYA&#10;AADcAAAADwAAAGRycy9kb3ducmV2LnhtbESPQWvCQBSE7wX/w/IK3uqmWmpIXSUpCBa9qD20t0f2&#10;mUSzb7fZVeO/7xYKHoeZ+YaZLXrTigt1vrGs4HmUgCAurW64UvC5Xz6lIHxA1thaJgU38rCYDx5m&#10;mGl75S1ddqESEcI+QwV1CC6T0pc1GfQj64ijd7CdwRBlV0nd4TXCTSvHSfIqDTYcF2p09F5Tedqd&#10;jYKiLfINntecVt9fP5vj1E1O7kOp4WOfv4EI1Id7+L+90gqm6Qv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u5CsYAAADcAAAADwAAAAAAAAAAAAAAAACYAgAAZHJz&#10;L2Rvd25yZXYueG1sUEsFBgAAAAAEAAQA9QAAAIs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cEsYA&#10;AADcAAAADwAAAGRycy9kb3ducmV2LnhtbESPzWrCQBSF94LvMFyhm6KTVkxC6ig2oHXRRY12f8nc&#10;JqGZOyEzxvTtO4WCy8P5+Tjr7WhaMVDvGssKnhYRCOLS6oYrBZfzfp6CcB5ZY2uZFPyQg+1mOllj&#10;pu2NTzQUvhJhhF2GCmrvu0xKV9Zk0C1sRxy8L9sb9EH2ldQ93sK4aeVzFMXSYMOBUGNHeU3ld3E1&#10;gTumr8njsfmID+/LZLV823f57lOph9m4ewHhafT38H/7qBUk6Qr+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KcEsYAAADcAAAADwAAAAAAAAAAAAAAAACYAgAAZHJz&#10;L2Rvd25yZXYueG1sUEsFBgAAAAAEAAQA9QAAAIs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B48IA&#10;AADcAAAADwAAAGRycy9kb3ducmV2LnhtbESPzYrCMBSF98K8Q7gD7jRVRy3VKCIIrtSpo+tLc22L&#10;zU1pYq1vPxkYcHk4Px9nue5MJVpqXGlZwWgYgSDOrC45V/Bz3g1iEM4ja6wsk4IXOVivPnpLTLR9&#10;8je1qc9FGGGXoILC+zqR0mUFGXRDWxMH72Ybgz7IJpe6wWcYN5UcR9FMGiw5EAqsaVtQdk8fJkDi&#10;61Ffjpkz5/wkp18H1u1tolT/s9ssQHjq/Dv8395rBfN4Bn9nw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AHjwgAAANwAAAAPAAAAAAAAAAAAAAAAAJgCAABkcnMvZG93&#10;bnJldi54bWxQSwUGAAAAAAQABAD1AAAAhwM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JEMMA&#10;AADcAAAADwAAAGRycy9kb3ducmV2LnhtbESPQWsCMRSE7wX/Q3hCbzWxgspqlFpYsN7UQvH2SJ67&#10;azcvyybq6q83QqHHYWa+YebLztXiQm2oPGsYDhQIYuNtxYWG733+NgURIrLF2jNpuFGA5aL3MsfM&#10;+itv6bKLhUgQDhlqKGNsMimDKclhGPiGOHlH3zqMSbaFtC1eE9zV8l2psXRYcVoosaHPkszv7uw0&#10;nM3XSP14PG1UuOdM29UhN53Wr/3uYwYiUhf/w3/ttdUwmU7geSYd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4JEMMAAADcAAAADwAAAAAAAAAAAAAAAACYAgAAZHJzL2Rv&#10;d25yZXYueG1sUEsFBgAAAAAEAAQA9QAAAIgD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W9MQA&#10;AADcAAAADwAAAGRycy9kb3ducmV2LnhtbERPTWvCQBC9C/6HZYRepG5aaCupqxTR0ouHRlF6G7LT&#10;bEh2NmRXjf31nUOhx8f7XqwG36oL9bEObOBhloEiLoOtuTJw2G/v56BiQrbYBiYDN4qwWo5HC8xt&#10;uPInXYpUKQnhmKMBl1KXax1LRx7jLHTEwn2H3mMS2Ffa9niVcN/qxyx71h5rlgaHHa0dlU1x9lLy&#10;87WbNrvTvoknt34qbsdNdX435m4yvL2CSjSkf/Gf+8MaeJnLWjkjR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RVvTEAAAA3AAAAA8AAAAAAAAAAAAAAAAAmAIAAGRycy9k&#10;b3ducmV2LnhtbFBLBQYAAAAABAAEAPUAAACJAw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br8UA&#10;AADcAAAADwAAAGRycy9kb3ducmV2LnhtbESPzW7CMBCE75V4B2uReisOSG0hYBBCoLaHHhJ4gCVe&#10;koh4HdkmP29fV6rU42hmvtFsdoNpREfO15YVzGcJCOLC6ppLBZfz6WUJwgdkjY1lUjCSh9128rTB&#10;VNueM+ryUIoIYZ+igiqENpXSFxUZ9DPbEkfvZp3BEKUrpXbYR7hp5CJJ3qTBmuNChS0dKiru+cMo&#10;+P7oD/vs0ZXZ6L56ez2O4dXkSj1Ph/0aRKAh/If/2p9awftyBb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tuv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K58EA&#10;AADcAAAADwAAAGRycy9kb3ducmV2LnhtbERPy4rCMBTdD/gP4QruxtSKM2M1iihCd44PcHttrm1p&#10;c1OaqPXvzUJweTjv+bIztbhT60rLCkbDCARxZnXJuYLTcfv9B8J5ZI21ZVLwJAfLRe9rjom2D97T&#10;/eBzEULYJaig8L5JpHRZQQbd0DbEgbva1qAPsM2lbvERwk0t4yj6kQZLDg0FNrQuKKsON6NgvNnk&#10;8ag6VruUuvMp3v9f0slKqUG/W81AeOr8R/x2p1rB7zTMD2fC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SufBAAAA3AAAAA8AAAAAAAAAAAAAAAAAmAIAAGRycy9kb3du&#10;cmV2LnhtbFBLBQYAAAAABAAEAPUAAACGAw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00"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l2sUA&#10;AADcAAAADwAAAGRycy9kb3ducmV2LnhtbESPQWvCQBSE7wX/w/IEL6VutFCb1FWCIAo9mYrg7ZF9&#10;JqHZt3F3NfHfdwuFHoeZ+YZZrgfTijs531hWMJsmIIhLqxuuFBy/ti/vIHxA1thaJgUP8rBejZ6W&#10;mGnb84HuRahEhLDPUEEdQpdJ6cuaDPqp7Yijd7HOYIjSVVI77CPctHKeJG/SYMNxocaONjWV38XN&#10;KOjbXbgeXHFOn/PutUlvySn/PCo1GQ/5B4hAQ/gP/7X3WsEincH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iXaxQAAANwAAAAPAAAAAAAAAAAAAAAAAJgCAABkcnMv&#10;ZG93bnJldi54bWxQSwUGAAAAAAQABAD1AAAAigM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01"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s8UA&#10;AADcAAAADwAAAGRycy9kb3ducmV2LnhtbESPQWvCQBSE74X+h+UJvdWNOdQmuglS0BYvRS2lx0f2&#10;mY1m34bsGuO/dwuFHoeZ+YZZlqNtxUC9bxwrmE0TEMSV0w3XCr4O6+dXED4ga2wdk4IbeSiLx4cl&#10;5tpdeUfDPtQiQtjnqMCE0OVS+sqQRT91HXH0jq63GKLsa6l7vEa4bWWaJC/SYsNxwWBHb4aq8/5i&#10;FQzZ6rCmzfb9ePqeNeHn0+5MapV6moyrBYhAY/gP/7U/tIJ5lsLvmXgE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AFKzxQAAANwAAAAPAAAAAAAAAAAAAAAAAJgCAABkcnMv&#10;ZG93bnJldi54bWxQSwUGAAAAAAQABAD1AAAAig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yrIsQA&#10;AADcAAAADwAAAGRycy9kb3ducmV2LnhtbESPT4vCMBTE7wt+h/AEb2vqCq1Wo4ggrLsX/4HXR/Ns&#10;is1LbaLWb79ZWNjjMDO/YebLztbiQa2vHCsYDRMQxIXTFZcKTsfN+wSED8gaa8ek4EUelove2xxz&#10;7Z68p8chlCJC2OeowITQ5FL6wpBFP3QNcfQurrUYomxLqVt8Rrit5UeSpNJixXHBYENrQ8X1cLcK&#10;bGfN7pxmmzKrdtvv2nyld31TatDvVjMQgbrwH/5rf2oF2XQMv2fiEZ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yLEAAAA3AAAAA8AAAAAAAAAAAAAAAAAmAIAAGRycy9k&#10;b3ducmV2LnhtbFBLBQYAAAAABAAEAPUAAACJAw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S+WcMA&#10;AADcAAAADwAAAGRycy9kb3ducmV2LnhtbESPT4vCMBTE74LfITxhL6LpivinGkUWXLyJVURvj+bZ&#10;FpuX0mRr99sbQfA4zMxvmOW6NaVoqHaFZQXfwwgEcWp1wZmC03E7mIFwHlljaZkU/JOD9arbWWKs&#10;7YMP1CQ+EwHCLkYFufdVLKVLczLohrYiDt7N1gZ9kHUmdY2PADelHEXRRBosOCzkWNFPTuk9+TMK&#10;aNu0bnajct8k7jyi/i9fL0apr167WYDw1PpP+N3eaQXT+RheZ8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S+WcMAAADcAAAADwAAAAAAAAAAAAAAAACYAgAAZHJzL2Rv&#10;d25yZXYueG1sUEsFBgAAAAAEAAQA9QAAAIgDA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04"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TG8QA&#10;AADcAAAADwAAAGRycy9kb3ducmV2LnhtbESP3YrCMBSE7xd8h3AEb5Y11WX9qUYRQZDuVXUf4NAc&#10;22JzUpKo1ac3C4KXw8x8wyzXnWnElZyvLSsYDRMQxIXVNZcK/o67rxkIH5A1NpZJwZ08rFe9jyWm&#10;2t44p+shlCJC2KeooAqhTaX0RUUG/dC2xNE7WWcwROlKqR3eItw0cpwkE2mw5rhQYUvbiorz4WIU&#10;fP5OqMmmj9zON1l2/E5m+84VSg363WYBIlAX3uFXe68VTOc/8H8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BExvEAAAA3A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9wscA&#10;AADcAAAADwAAAGRycy9kb3ducmV2LnhtbESPQWvCQBSE74L/YXkFL1I36UHb1FWkRZTemuiht9fs&#10;6yY0+zZktybm13cLQo/DzHzDrLeDbcSFOl87VpAuEhDEpdM1GwWnYn//CMIHZI2NY1JwJQ/bzXSy&#10;xky7nt/pkgcjIoR9hgqqENpMSl9WZNEvXEscvS/XWQxRdkbqDvsIt418SJKltFhzXKiwpZeKyu/8&#10;xyoozDw1hzwd3edY9Pnbx+v+nI5Kze6G3TOIQEP4D9/aR61g9bSEvzPxC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ZfcLHAAAA3AAAAA8AAAAAAAAAAAAAAAAAmAIAAGRy&#10;cy9kb3ducmV2LnhtbFBLBQYAAAAABAAEAPUAAACMAw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06"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4GuMUA&#10;AADcAAAADwAAAGRycy9kb3ducmV2LnhtbESPT2sCMRTE74V+h/AK3jRrBbdujSJiUVEo/jl4fN28&#10;7oZuXpZN1PXbG0HocZiZ3zDjaWsrcaHGG8cK+r0EBHHutOFCwfHw1f0A4QOyxsoxKbiRh+nk9WWM&#10;mXZX3tFlHwoRIewzVFCGUGdS+rwki77nauLo/brGYoiyKaRu8BrhtpLvSTKUFg3HhRJrmpeU/+3P&#10;NlKWG6v72/V6exotvn8WA5PmK6NU562dfYII1Ib/8LO90grSUQq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ga4xQAAANwAAAAPAAAAAAAAAAAAAAAAAJgCAABkcnMv&#10;ZG93bnJldi54bWxQSwUGAAAAAAQABAD1AAAAigM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07"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59cAA&#10;AADcAAAADwAAAGRycy9kb3ducmV2LnhtbERPTYvCMBC9C/sfwix4kTV1D1W7RlkWhFVPWi/ehmZs&#10;i80kNLGt/94cBI+P973aDKYRHbW+tqxgNk1AEBdW11wqOOfbrwUIH5A1NpZJwYM8bNYfoxVm2vZ8&#10;pO4UShFD2GeooArBZVL6oiKDfmodceSutjUYImxLqVvsY7hp5HeSpNJgzbGhQkd/FRW3090o2FM6&#10;yb1b5ufZIUU78K7r3UWp8efw+wMi0BDe4pf7XyuYL+PaeCYe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59cAAAADc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A0V8MA&#10;AADcAAAADwAAAGRycy9kb3ducmV2LnhtbESPQWvCQBSE70L/w/IKvemmFmoTXcUKxeJNk96f2WcS&#10;zb4N2TVJ/70rCB6HmfmGWawGU4uOWldZVvA+iUAQ51ZXXCjI0p/xFwjnkTXWlknBPzlYLV9GC0y0&#10;7XlP3cEXIkDYJaig9L5JpHR5SQbdxDbEwTvZ1qAPsi2kbrEPcFPLaRR9SoMVh4USG9qUlF8OV6Mg&#10;zfj4sbVu26+/U7u7dtkfny9Kvb0O6zkIT4N/hh/tX61gFsdwPxOO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A0V8MAAADc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TkzsIA&#10;AADcAAAADwAAAGRycy9kb3ducmV2LnhtbERPTYvCMBC9C/sfwix407SyLFKNIsKqeNlVC3ocm7Gt&#10;NpPSpFr//eYgeHy87+m8M5W4U+NKywriYQSCOLO65FxBevgZjEE4j6yxskwKnuRgPvvoTTHR9sE7&#10;uu99LkIIuwQVFN7XiZQuK8igG9qaOHAX2xj0ATa51A0+Qrip5CiKvqXBkkNDgTUtC8pu+9Yo+PrL&#10;4nV1Slfn62aU0u9zvWq3R6X6n91iAsJT59/il3ujFYyjMD+cCUd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OTOwgAAANw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MpcQA&#10;AADcAAAADwAAAGRycy9kb3ducmV2LnhtbESPwWrDMBBE74X8g9hALqWRnIMxrpXQpCQ0t9buByzW&#10;1ja1VsZSbffvq0Igx2Fm3jDFYbG9mGj0nWMNyVaBIK6d6bjR8FmdnzIQPiAb7B2Thl/ycNivHgrM&#10;jZv5g6YyNCJC2OeooQ1hyKX0dUsW/dYNxNH7cqPFEOXYSDPiHOG2lzulUmmx47jQ4kCnlurv8sdq&#10;mB7V+3y5Nmliquvrcdj1JZqz1pv18vIMItAS7uFb+81oyFQC/2fiEZ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xzKX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dOsMA&#10;AADcAAAADwAAAGRycy9kb3ducmV2LnhtbESPQWsCMRSE70L/Q3iF3jSph+JujaJCQTzVtT/gkbxu&#10;lm5e1k3U1V9vCoLHYWa+YebLwbfiTH1sAmt4nygQxCbYhmsNP4ev8QxETMgW28Ck4UoRlouX0RxL&#10;Gy68p3OVapEhHEvU4FLqSimjceQxTkJHnL3f0HtMWfa1tD1eMty3cqrUh/TYcF5w2NHGkfmrTl5D&#10;QWuzNcXhhCv1Xdz21a5xm6PWb6/D6hNEoiE9w4/21mqYqSn8n8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ydOsMAAADcAAAADwAAAAAAAAAAAAAAAACYAgAAZHJzL2Rv&#10;d25yZXYueG1sUEsFBgAAAAAEAAQA9QAAAIgDA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8IA&#10;AADcAAAADwAAAGRycy9kb3ducmV2LnhtbESPQYvCMBSE78L+h/AWvMiaqqBuNcqyrOLV1ou3R/Ns&#10;yzYvpYk1/nsjCB6HmfmGWW+DaURPnastK5iMExDEhdU1lwpO+e5rCcJ5ZI2NZVJwJwfbzcdgjam2&#10;Nz5Sn/lSRAi7FBVU3replK6oyKAb25Y4ehfbGfRRdqXUHd4i3DRymiRzabDmuFBhS78VFf/Z1Siw&#10;OB1lxcn+fbf7mVss8nAO/VGp4Wf4WYHwFPw7/GoftIJlMoPnmXgE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j8LwgAAANwAAAAPAAAAAAAAAAAAAAAAAJgCAABkcnMvZG93&#10;bnJldi54bWxQSwUGAAAAAAQABAD1AAAAhwM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30ksQA&#10;AADcAAAADwAAAGRycy9kb3ducmV2LnhtbESPQWvCQBSE7wX/w/IEb3WjlhKjq4SAIEoPtb14e2af&#10;STD7NuyuMf77bqHQ4zAz3zDr7WBa0ZPzjWUFs2kCgri0uuFKwffX7jUF4QOyxtYyKXiSh+1m9LLG&#10;TNsHf1J/CpWIEPYZKqhD6DIpfVmTQT+1HXH0rtYZDFG6SmqHjwg3rZwnybs02HBcqLGjoqbydrob&#10;BQuTXnd9vixc8YHnY7649Ad9VGoyHvIViEBD+A//tfdaQZq8we+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99JLEAAAA3AAAAA8AAAAAAAAAAAAAAAAAmAIAAGRycy9k&#10;b3ducmV2LnhtbFBLBQYAAAAABAAEAPUAAACJAw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14"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ADscUA&#10;AADcAAAADwAAAGRycy9kb3ducmV2LnhtbESPQWvCQBSE7wX/w/KEXkrdbSASUlcpgmB7skY9P7LP&#10;JDb7NmTXJP333UKhx2FmvmFWm8m2YqDeN441vCwUCOLSmYYrDadi95yB8AHZYOuYNHyTh8169rDC&#10;3LiRP2k4hkpECPscNdQhdLmUvqzJol+4jjh6V9dbDFH2lTQ9jhFuW5kotZQWG44LNXa0ran8Ot6t&#10;hnOqbkM73Q/Fx74xy/Rgn5L3i9aP8+ntFUSgKfyH/9p7oyFTK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AOx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F0sIA&#10;AADcAAAADwAAAGRycy9kb3ducmV2LnhtbESPT4vCMBTE78J+h/CEvWlaDyJdo4iubG+Lf+heH82z&#10;qTYvpYna/fZGEDwOM/MbZr7sbSNu1PnasYJ0nIAgLp2uuVJwPGxHMxA+IGtsHJOCf/KwXHwM5php&#10;d+cd3fahEhHCPkMFJoQ2k9KXhiz6sWuJo3dyncUQZVdJ3eE9wm0jJ0kylRZrjgsGW1obKi/7q1XQ&#10;U/u7/dkU53Bp/jynaW6+i1ypz2G/+gIRqA/v8KudawWzZArP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7oXSwgAAANwAAAAPAAAAAAAAAAAAAAAAAJgCAABkcnMvZG93&#10;bnJldi54bWxQSwUGAAAAAAQABAD1AAAAhwM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16"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m9dMMA&#10;AADcAAAADwAAAGRycy9kb3ducmV2LnhtbESPW2vCQBSE3wv+h+UUfCnNxiJVYlYRS9E3qdr3Q/bk&#10;YrNnQ3aby793BcHHYWa+YdLNYGrRUesqywpmUQyCOLO64kLB5fz9vgThPLLG2jIpGMnBZj15STHR&#10;tucf6k6+EAHCLkEFpfdNIqXLSjLoItsQBy+3rUEfZFtI3WIf4KaWH3H8KQ1WHBZKbGhXUvZ3+jcK&#10;rl/0Ns/lHo9j0Yx2b+wh/50rNX0dtisQngb/DD/aB61gGS/gfi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m9dMMAAADcAAAADwAAAAAAAAAAAAAAAACYAgAAZHJzL2Rv&#10;d25yZXYueG1sUEsFBgAAAAAEAAQA9QAAAIgDA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17"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kiMEA&#10;AADcAAAADwAAAGRycy9kb3ducmV2LnhtbERPy4rCMBTdC/5DuII7TXUhTse0iOADN4MPZJaX5tp0&#10;prkpTaz1781iYJaH817lva1FR62vHCuYTRMQxIXTFZcKrpftZAnCB2SNtWNS8CIPeTYcrDDV7skn&#10;6s6hFDGEfYoKTAhNKqUvDFn0U9cQR+7uWoshwraUusVnDLe1nCfJQlqsODYYbGhjqPg9P6yC7mN9&#10;2dLuuL//3GZV+P6yJzO3So1H/foTRKA+/Iv/3AetYJnEtfFMPAI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WZIj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lM8IA&#10;AADcAAAADwAAAGRycy9kb3ducmV2LnhtbESPQWsCMRSE7wX/Q3hCL6UmbUG2q1FaQfCqFb0+Nm83&#10;i5uXJUnX9d8bodDjMDPfMMv16DoxUIitZw1vMwWCuPKm5UbD8Wf7WoCICdlg55k03CjCejV5WmJp&#10;/JX3NBxSIzKEY4kabEp9KWWsLDmMM98TZ6/2wWHKMjTSBLxmuOvku1Jz6bDlvGCxp42l6nL4dRrC&#10;y26w6lR/1zjvT47O9YcvBq2fp+PXAkSiMf2H/9o7o6FQn/A4k4+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UyUz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c4sMA&#10;AADcAAAADwAAAGRycy9kb3ducmV2LnhtbERPy2rCQBTdC/7DcIVupE4sIjZ1lFYQ3LgwPtrlbeY2&#10;CZ25EzJjjH69sxBcHs57vuysES01vnKsYDxKQBDnTldcKDjs168zED4gazSOScGVPCwX/d4cU+0u&#10;vKM2C4WIIexTVFCGUKdS+rwki37kauLI/bnGYoiwKaRu8BLDrZFvSTKVFiuODSXWtCop/8/OVsHX&#10;j8GrqXhy/L79vm+zzrbt8KTUy6D7/AARqAtP8cO90Qpm4zg/no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xc4sMAAADcAAAADwAAAAAAAAAAAAAAAACYAgAAZHJzL2Rv&#10;d25yZXYueG1sUEsFBgAAAAAEAAQA9QAAAIgDAAAAAA==&#10;" fillcolor="#7f7f7f" strokecolor="#f2f2f2" strokeweight="1pt">
                  <v:fill color2="black" angle="45" focus="100%" type="gradient"/>
                  <v:shadow type="perspective" color="#999" opacity=".5" origin=",.5" offset="0,0" matrix=",-56756f,,.5"/>
                </v:rect>
                <v:rect id="Rectangle 120"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5ecYA&#10;AADcAAAADwAAAGRycy9kb3ducmV2LnhtbESPT2vCQBTE70K/w/IKXqRuIkVs6iqtIHjpwVj/HF+z&#10;r0no7tuQXWP003cLQo/DzPyGmS97a0RHra8dK0jHCQjiwumaSwWfu/XTDIQPyBqNY1JwJQ/LxcNg&#10;jpl2F95Sl4dSRAj7DBVUITSZlL6oyKIfu4Y4et+utRiibEupW7xEuDVykiRTabHmuFBhQ6uKip/8&#10;bBW8nwxeTc3P++Pt6+Uj723XjQ5KDR/7t1cQgfrwH763N1rBLE3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5ecYAAADcAAAADwAAAAAAAAAAAAAAAACYAgAAZHJz&#10;L2Rvd25yZXYueG1sUEsFBgAAAAAEAAQA9QAAAIsDAAAAAA==&#10;" fillcolor="#7f7f7f" strokecolor="#f2f2f2" strokeweight="1pt">
                  <v:fill color2="black" angle="45" focus="100%" type="gradient"/>
                  <v:shadow type="perspective" color="#999" opacity=".5" origin=",.5" offset="0,0" matrix=",-56756f,,.5"/>
                </v:rect>
                <v:shape id="Freeform 121"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JhcYA&#10;AADcAAAADwAAAGRycy9kb3ducmV2LnhtbESPX0vDQBDE3wW/w7GCb/bSirWNvRYpiqVQsH/wec2t&#10;STS3F+7WNP32vYLg4zAzv2Fmi941qqMQa88GhoMMFHHhbc2lgcP+9W4CKgqyxcYzGThRhMX8+mqG&#10;ufVH3lK3k1IlCMccDVQiba51LCpyGAe+JU7elw8OJclQahvwmOCu0aMsG2uHNaeFCltaVlT87H6d&#10;gfXH8vvNvdxPTw+f72MbRB6LbmPM7U3//ARKqJf/8F97ZQ1MhiO4nElHQ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BJhcYAAADcAAAADwAAAAAAAAAAAAAAAACYAgAAZHJz&#10;L2Rvd25yZXYueG1sUEsFBgAAAAAEAAQA9QAAAIsDA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KuC8QA&#10;AADcAAAADwAAAGRycy9kb3ducmV2LnhtbESPQWvCQBSE74X+h+UJvdVNLEhIXaVYQhvoJUY9P7Kv&#10;SWj2bdhdNe2v7wqCx2FmvmFWm8kM4kzO95YVpPMEBHFjdc+tgn1dPGcgfEDWOFgmBb/kYbN+fFhh&#10;ru2FKzrvQisihH2OCroQxlxK33Rk0M/tSBy9b+sMhihdK7XDS4SbQS6SZCkN9hwXOhxp21HzszsZ&#10;Be/tR1ka6+hYjYe/OnwVGWaDUk+z6e0VRKAp3MO39qdWkKUvcD0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irgv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sUw8MA&#10;AADcAAAADwAAAGRycy9kb3ducmV2LnhtbESPQWvCQBSE70L/w/IKveluipaYuooIQi85aOP9sftM&#10;YrNvQ3bV9N+7QqHHYWa+YVab0XXiRkNoPWvIZgoEsfG25VpD9b2f5iBCRLbYeSYNvxRgs36ZrLCw&#10;/s4Huh1jLRKEQ4Eamhj7QspgGnIYZr4nTt7ZDw5jkkMt7YD3BHedfFfqQzpsOS002NOuIfNzvDoN&#10;7lJdy+VirkplTqbM9nnwl6D12+u4/QQRaYz/4b/2l9WQZ3N4nk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sUw8MAAADcAAAADwAAAAAAAAAAAAAAAACYAgAAZHJzL2Rv&#10;d25yZXYueG1sUEsFBgAAAAAEAAQA9QAAAIgDA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24"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RfMYA&#10;AADcAAAADwAAAGRycy9kb3ducmV2LnhtbESPQUsDMRSE74L/ITzBm81uQSnbpqW1FqyKxW0vvT02&#10;r5vFzcuSxO7675uC4HGYmW+Y2WKwrTiTD41jBfkoA0FcOd1wreCw3zxMQISIrLF1TAp+KcBifnsz&#10;w0K7nr/oXMZaJAiHAhWYGLtCylAZshhGriNO3sl5izFJX0vtsU9w28pxlj1Jiw2nBYMdPRuqvssf&#10;q2D7uT36HbpV/r7uN+Xb6WP3YoJS93fDcgoi0hD/w3/tV61gkj/C9Uw6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eRfMYAAADcAAAADwAAAAAAAAAAAAAAAACYAgAAZHJz&#10;L2Rvd25yZXYueG1sUEsFBgAAAAAEAAQA9QAAAIsD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25"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91s8QA&#10;AADcAAAADwAAAGRycy9kb3ducmV2LnhtbESPQWsCMRSE7wX/Q3iCt5pV7Gq3ZhcRBA+9VMVeH5vn&#10;7tLkZUmirv/eFAo9DjPzDbOuBmvEjXzoHCuYTTMQxLXTHTcKTsfd6wpEiMgajWNS8KAAVTl6WWOh&#10;3Z2/6HaIjUgQDgUqaGPsCylD3ZLFMHU9cfIuzluMSfpGao/3BLdGzrMslxY7Tgst9rRtqf45XK2C&#10;7/ztzIvtWb5f7ObT+N3yOsSlUpPxsPkAEWmI/+G/9l4rWM1y+D2TjoAs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vdbP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k3scA&#10;AADcAAAADwAAAGRycy9kb3ducmV2LnhtbESPT2vCQBTE7wW/w/KE3urGajWkrlK0BaE91D/Y62v2&#10;NQnJvg27W41+erdQ8DjMzG+Y2aIzjTiS85VlBcNBAoI4t7riQsF+9/aQgvABWWNjmRScycNi3rub&#10;YabtiTd03IZCRAj7DBWUIbSZlD4vyaAf2JY4ej/WGQxRukJqh6cIN418TJKJNFhxXCixpWVJeb39&#10;NQrkKDdP4/fvj/TyefhajetXNx3VSt33u5dnEIG6cAv/t9daQTqcwt+Ze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FpN7HAAAA3AAAAA8AAAAAAAAAAAAAAAAAmAIAAGRy&#10;cy9kb3ducmV2LnhtbFBLBQYAAAAABAAEAPUAAACM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m/NsAA&#10;AADcAAAADwAAAGRycy9kb3ducmV2LnhtbERPy4rCMBTdD/gP4QruxlQXUjrG4oPCuBJ1PuDSXNva&#10;5qZtMlr9erMQXB7Oe5kOphE36l1lWcFsGoEgzq2uuFDwd86+YxDOI2tsLJOCBzlIV6OvJSba3vlI&#10;t5MvRAhhl6CC0vs2kdLlJRl0U9sSB+5ie4M+wL6Qusd7CDeNnEfRQhqsODSU2NK2pLw+/RsFMuts&#10;TZt97LuDzaLd/Hrs4qdSk/Gw/gHhafAf8dv9qxXEs7A2nAlH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m/Ns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h2UMYA&#10;AADcAAAADwAAAGRycy9kb3ducmV2LnhtbESPS2vCQBSF94X+h+EK3YhOVOojdRQpKD6g1Oimu0vm&#10;msRm7oTMqPHfOwWhy8N5fJzpvDGluFLtCssKet0IBHFqdcGZguNh2RmDcB5ZY2mZFNzJwXz2+jLF&#10;WNsb7+ma+EyEEXYxKsi9r2IpXZqTQde1FXHwTrY26IOsM6lrvIVxU8p+FA2lwYIDIceKPnNKf5OL&#10;CZDtapcM+pvv5buM2qOf81dyXlyUems1iw8Qnhr/H36211rBuDeBv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h2UMYAAADcAAAADwAAAAAAAAAAAAAAAACYAgAAZHJz&#10;L2Rvd25yZXYueG1sUEsFBgAAAAAEAAQA9QAAAIs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3YMAA&#10;AADcAAAADwAAAGRycy9kb3ducmV2LnhtbERPTWvCQBC9C/0PyxR6041WJURXKYVCT1Vj63nIjkkw&#10;Oxuy2xj/vXMQPD7e93o7uEb11IXas4HpJAFFXHhbc2ng9/g1TkGFiGyx8UwGbhRgu3kZrTGz/soH&#10;6vNYKgnhkKGBKsY20zoUFTkME98SC3f2ncMosCu17fAq4a7RsyRZaoc1S0OFLX1WVFzyfycl6Wln&#10;/3ZFcMdyrxfzH7b9+d2Yt9fhYwUq0hCf4of72xpIZzJfzsgR0J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3YMAAAADcAAAADwAAAAAAAAAAAAAAAACYAgAAZHJzL2Rvd25y&#10;ZXYueG1sUEsFBgAAAAAEAAQA9QAAAIUDA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gb8UA&#10;AADcAAAADwAAAGRycy9kb3ducmV2LnhtbESPS2vDMBCE74X+B7GF3ho57oPgRAmhUCg5NU7J47ZY&#10;G9vUWhlJld1/HwUCPQ4z8w2zWI2mE5Gcby0rmE4yEMSV1S3XCr53H08zED4ga+wsk4I/8rBa3t8t&#10;sNB24C3FMtQiQdgXqKAJoS+k9FVDBv3E9sTJO1tnMCTpaqkdDgluOpln2Zs02HJaaLCn94aqn/LX&#10;KPhyce33h/i6eSnz82kTnod4PCj1+DCu5yACjeE/fGt/agWzfArXM+kI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iBvxQAAANwAAAAPAAAAAAAAAAAAAAAAAJgCAABkcnMv&#10;ZG93bnJldi54bWxQSwUGAAAAAAQABAD1AAAAigM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131"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qcsUA&#10;AADcAAAADwAAAGRycy9kb3ducmV2LnhtbESPzWrCQBSF90LfYbiFbkQnBlokOkqRWrpxYRTF3SVz&#10;zYRk7oTMqLFP3xEKLg/n5+PMl71txJU6XzlWMBknIIgLpysuFex369EUhA/IGhvHpOBOHpaLl8Ec&#10;M+1uvKVrHkoRR9hnqMCE0GZS+sKQRT92LXH0zq6zGKLsSqk7vMVx28g0ST6kxYojwWBLK0NFnV9s&#10;hPyeNsN6c9zV/mhW7/n98FVevpV6e+0/ZyAC9eEZ/m//aAXTNIXH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6pyxQAAANwAAAAPAAAAAAAAAAAAAAAAAJgCAABkcnMv&#10;ZG93bnJldi54bWxQSwUGAAAAAAQABAD1AAAAigM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132"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LlcQA&#10;AADcAAAADwAAAGRycy9kb3ducmV2LnhtbESPQWsCMRSE74X+h/AK3jSr1iJbo2xbBPUiWnt/bJ6b&#10;4OZlSVLd/vumIPQ4zMw3zGLVu1ZcKUTrWcF4VIAgrr223Cg4fa6HcxAxIWtsPZOCH4qwWj4+LLDU&#10;/sYHuh5TIzKEY4kKTEpdKWWsDTmMI98RZ+/sg8OUZWikDnjLcNfKSVG8SIeW84LBjt4N1Zfjt1Pg&#10;T7vnfWXX54/Ndvs1s+Gtqguj1OCpr15BJOrTf/je3mgF88kU/s7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Ty5XEAAAA3A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XiXsQA&#10;AADcAAAADwAAAGRycy9kb3ducmV2LnhtbESPQWvCQBSE7wX/w/IEb80mQYqkriJqaG6ltqTXR/aZ&#10;jWbfhuxW03/fLRR6HGbmG2a9nWwvbjT6zrGCLElBEDdOd9wq+HgvH1cgfEDW2DsmBd/kYbuZPayx&#10;0O7Ob3Q7hVZECPsCFZgQhkJK3xiy6BM3EEfv7EaLIcqxlXrEe4TbXuZp+iQtdhwXDA60N9RcT19W&#10;wUTDa/lyqC/h2n96zrLKHOtKqcV82j2DCDSF//Bfu9IKVvkSfs/E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F4l7EAAAA3AAAAA8AAAAAAAAAAAAAAAAAmAIAAGRycy9k&#10;b3ducmV2LnhtbFBLBQYAAAAABAAEAPUAAACJAw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134"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JiMMA&#10;AADcAAAADwAAAGRycy9kb3ducmV2LnhtbESPT4vCMBTE7wt+h/CEva2pXVykGkUqwrIX8b/HR/Ns&#10;i81LaWKt394Iwh6HmfkNM513phItNa60rGA4iEAQZ1aXnCvY71ZfYxDOI2usLJOCBzmYz3ofU0y0&#10;vfOG2q3PRYCwS1BB4X2dSOmyggy6ga2Jg3exjUEfZJNL3eA9wE0l4yj6kQZLDgsF1pQWlF23N6PA&#10;P9IOjyYfndbtbRlvDvbvOz0r9dnvFhMQnjr/H363f7WCcTyC15lwBO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KJiMMAAADcAAAADwAAAAAAAAAAAAAAAACYAgAAZHJzL2Rv&#10;d25yZXYueG1sUEsFBgAAAAAEAAQA9QAAAIgDA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135"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0EFcQA&#10;AADcAAAADwAAAGRycy9kb3ducmV2LnhtbESPQWvCQBSE74X+h+UVequbiARJXcUWQnrxYBTp8ZF9&#10;JsHs25DdxLS/3hUEj8PMfMOsNpNpxUi9aywriGcRCOLS6oYrBcdD9rEE4TyyxtYyKfgjB5v168sK&#10;U22vvKex8JUIEHYpKqi971IpXVmTQTezHXHwzrY36IPsK6l7vAa4aeU8ihJpsOGwUGNH3zWVl2Iw&#10;CvjrPxvzg4l/83i3oOFicTgtlHp/m7afIDxN/hl+tH+0guU8gfuZc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dBBX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cRH8MA&#10;AADcAAAADwAAAGRycy9kb3ducmV2LnhtbESPT4vCMBTE74LfIbyFvdl0PexKNYoIiif/VMHro3m2&#10;xealJlGrn94sLOxxmJnfMJNZZxpxJ+drywq+khQEcWF1zaWC42E5GIHwAVljY5kUPMnDbNrvTTDT&#10;9sF7uuehFBHCPkMFVQhtJqUvKjLoE9sSR+9sncEQpSuldviIcNPIYZp+S4M1x4UKW1pUVFzym1Gw&#10;uTrp5P61ubndduG7VX4qVk+lPj+6+RhEoC78h//aa61gNPyB3zPxCMjp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cRH8MAAADcAAAADwAAAAAAAAAAAAAAAACYAgAAZHJzL2Rv&#10;d25yZXYueG1sUEsFBgAAAAAEAAQA9QAAAIgDA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aWcQA&#10;AADcAAAADwAAAGRycy9kb3ducmV2LnhtbERPy2rCQBTdF/yH4Qpuik4qpWjMRLQgdNNF0/pYXjPX&#10;JDhzJ2SmMfbrO4tCl4fzztaDNaKnzjeOFTzNEhDEpdMNVwq+PnfTBQgfkDUax6TgTh7W+eghw1S7&#10;G39QX4RKxBD2KSqoQ2hTKX1Zk0U/cy1x5C6usxgi7CqpO7zFcGvkPElepMWGY0ONLb3WVF6Lb6tg&#10;ezJ4Nw0/748/5+V7Mdi+fzwoNRkPmxWIQEP4F/+537SCxTyujWfiEZ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mmlnEAAAA3AAAAA8AAAAAAAAAAAAAAAAAmAIAAGRycy9k&#10;b3ducmV2LnhtbFBLBQYAAAAABAAEAPUAAACJAwAAAAA=&#10;" fillcolor="#7f7f7f" strokecolor="#f2f2f2" strokeweight="1pt">
                  <v:fill color2="black" angle="45" focus="100%" type="gradient"/>
                  <v:shadow type="perspective" color="#999" opacity=".5" origin=",.5" offset="0,0" matrix=",-56756f,,.5"/>
                </v:rect>
                <v:rect id="Rectangle 138"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sYA&#10;AADcAAAADwAAAGRycy9kb3ducmV2LnhtbESPQWvCQBSE70L/w/IKXkQ3ShGNrtIKgpceTFv1+My+&#10;JqG7b0N2jdFf3y0IPQ4z8w2zXHfWiJYaXzlWMB4lIIhzpysuFHx+bIczED4gazSOScGNPKxXT70l&#10;ptpdeU9tFgoRIexTVFCGUKdS+rwki37kauLofbvGYoiyKaRu8Brh1shJkkylxYrjQok1bUrKf7KL&#10;VfB2MngzFb98He/n+XvW2bYdHJTqP3evCxCBuvAffrR3WsFsM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wsYAAADcAAAADwAAAAAAAAAAAAAAAACYAgAAZHJz&#10;L2Rvd25yZXYueG1sUEsFBgAAAAAEAAQA9QAAAIsDAAAAAA==&#10;" fillcolor="#7f7f7f" strokecolor="#f2f2f2" strokeweight="1pt">
                  <v:fill color2="black" angle="45" focus="100%" type="gradient"/>
                  <v:shadow type="perspective" color="#999" opacity=".5" origin=",.5" offset="0,0" matrix=",-56756f,,.5"/>
                </v:rect>
              </v:group>
            </w:pict>
          </mc:Fallback>
        </mc:AlternateContent>
      </w:r>
      <w:r w:rsidRPr="000A136D">
        <w:rPr>
          <w:rFonts w:cs="Times New Roman"/>
          <w:b/>
          <w:szCs w:val="28"/>
        </w:rPr>
        <w:t>TRƯỜNG ĐẠI HỌC CÔNG NGHIỆP HÀ NỘI</w:t>
      </w:r>
    </w:p>
    <w:p w:rsidR="00D716A8" w:rsidRPr="000A136D" w:rsidRDefault="00D716A8" w:rsidP="00547EC1">
      <w:pPr>
        <w:spacing w:line="26" w:lineRule="atLeast"/>
        <w:ind w:firstLine="709"/>
        <w:jc w:val="center"/>
        <w:rPr>
          <w:rFonts w:cs="Times New Roman"/>
          <w:b/>
          <w:bCs/>
          <w:szCs w:val="28"/>
        </w:rPr>
      </w:pPr>
      <w:r w:rsidRPr="000A136D">
        <w:rPr>
          <w:rFonts w:cs="Times New Roman"/>
          <w:b/>
          <w:bCs/>
          <w:szCs w:val="28"/>
        </w:rPr>
        <w:t>KHOA CÔNG NGHỆ THÔNG TIN</w:t>
      </w:r>
    </w:p>
    <w:p w:rsidR="00D716A8" w:rsidRPr="000A136D" w:rsidRDefault="00D716A8" w:rsidP="00547EC1">
      <w:pPr>
        <w:spacing w:line="26" w:lineRule="atLeast"/>
        <w:ind w:firstLine="709"/>
        <w:jc w:val="center"/>
        <w:rPr>
          <w:rFonts w:cs="Times New Roman"/>
          <w:b/>
          <w:bCs/>
          <w:szCs w:val="28"/>
        </w:rPr>
      </w:pPr>
      <w:r w:rsidRPr="000A136D">
        <w:rPr>
          <w:rFonts w:cs="Times New Roman"/>
          <w:b/>
          <w:bCs/>
          <w:szCs w:val="28"/>
        </w:rPr>
        <w:t>----------o0o----------</w:t>
      </w:r>
    </w:p>
    <w:p w:rsidR="00D716A8" w:rsidRDefault="00D716A8" w:rsidP="00547EC1">
      <w:pPr>
        <w:spacing w:line="26" w:lineRule="atLeast"/>
        <w:ind w:firstLine="709"/>
        <w:jc w:val="center"/>
        <w:rPr>
          <w:rFonts w:cs="Times New Roman"/>
          <w:b/>
          <w:bCs/>
          <w:szCs w:val="28"/>
        </w:rPr>
      </w:pPr>
      <w:r w:rsidRPr="000A136D">
        <w:rPr>
          <w:rFonts w:cs="Times New Roman"/>
          <w:b/>
          <w:bCs/>
          <w:noProof/>
          <w:szCs w:val="28"/>
          <w:lang w:eastAsia="en-US"/>
        </w:rPr>
        <w:drawing>
          <wp:inline distT="0" distB="0" distL="0" distR="0" wp14:anchorId="4C7EAF59" wp14:editId="3319C1AC">
            <wp:extent cx="2019300" cy="2019300"/>
            <wp:effectExtent l="0" t="0" r="0" b="0"/>
            <wp:docPr id="760" name="Picture 760"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6513" cy="2016513"/>
                    </a:xfrm>
                    <a:prstGeom prst="rect">
                      <a:avLst/>
                    </a:prstGeom>
                    <a:noFill/>
                    <a:ln>
                      <a:noFill/>
                    </a:ln>
                  </pic:spPr>
                </pic:pic>
              </a:graphicData>
            </a:graphic>
          </wp:inline>
        </w:drawing>
      </w:r>
    </w:p>
    <w:p w:rsidR="00000161" w:rsidRPr="000A136D" w:rsidRDefault="00000161" w:rsidP="00547EC1">
      <w:pPr>
        <w:spacing w:line="26" w:lineRule="atLeast"/>
        <w:ind w:firstLine="709"/>
        <w:jc w:val="center"/>
        <w:rPr>
          <w:rFonts w:cs="Times New Roman"/>
          <w:b/>
          <w:bCs/>
          <w:szCs w:val="28"/>
        </w:rPr>
      </w:pPr>
    </w:p>
    <w:p w:rsidR="00D716A8" w:rsidRPr="000A136D" w:rsidRDefault="00000161" w:rsidP="00547EC1">
      <w:pPr>
        <w:spacing w:line="26" w:lineRule="atLeast"/>
        <w:ind w:firstLine="709"/>
        <w:jc w:val="center"/>
        <w:rPr>
          <w:rFonts w:cs="Times New Roman"/>
          <w:b/>
          <w:bCs/>
          <w:sz w:val="52"/>
          <w:szCs w:val="52"/>
        </w:rPr>
      </w:pPr>
      <w:r w:rsidRPr="000A136D">
        <w:rPr>
          <w:rFonts w:cs="Times New Roman"/>
          <w:b/>
          <w:bCs/>
          <w:sz w:val="52"/>
          <w:szCs w:val="52"/>
        </w:rPr>
        <w:t>ĐỒ ÁN</w:t>
      </w:r>
    </w:p>
    <w:p w:rsidR="00851A18" w:rsidRPr="000A136D" w:rsidRDefault="00000161" w:rsidP="00547EC1">
      <w:pPr>
        <w:spacing w:line="26" w:lineRule="atLeast"/>
        <w:ind w:firstLine="709"/>
        <w:jc w:val="center"/>
        <w:rPr>
          <w:rFonts w:cs="Times New Roman"/>
          <w:b/>
          <w:bCs/>
          <w:sz w:val="52"/>
          <w:szCs w:val="52"/>
        </w:rPr>
      </w:pPr>
      <w:r w:rsidRPr="000A136D">
        <w:rPr>
          <w:rFonts w:cs="Times New Roman"/>
          <w:b/>
          <w:bCs/>
          <w:sz w:val="52"/>
          <w:szCs w:val="52"/>
        </w:rPr>
        <w:t>TỐT NGHIỆP ĐẠI HỌC</w:t>
      </w:r>
    </w:p>
    <w:p w:rsidR="00000161" w:rsidRDefault="00000161" w:rsidP="00547EC1">
      <w:pPr>
        <w:spacing w:line="26" w:lineRule="atLeast"/>
        <w:ind w:firstLine="709"/>
        <w:jc w:val="center"/>
        <w:rPr>
          <w:rFonts w:cs="Times New Roman"/>
          <w:b/>
          <w:bCs/>
          <w:sz w:val="36"/>
          <w:szCs w:val="36"/>
        </w:rPr>
      </w:pPr>
      <w:r w:rsidRPr="000A136D">
        <w:rPr>
          <w:rFonts w:cs="Times New Roman"/>
          <w:b/>
          <w:bCs/>
          <w:sz w:val="36"/>
          <w:szCs w:val="36"/>
        </w:rPr>
        <w:t>Ngành Hệ thố</w:t>
      </w:r>
      <w:r w:rsidR="00547EC1">
        <w:rPr>
          <w:rFonts w:cs="Times New Roman"/>
          <w:b/>
          <w:bCs/>
          <w:sz w:val="36"/>
          <w:szCs w:val="36"/>
        </w:rPr>
        <w:t>ng thông tin</w:t>
      </w:r>
    </w:p>
    <w:p w:rsidR="00547EC1" w:rsidRPr="000A136D" w:rsidRDefault="00547EC1" w:rsidP="00547EC1">
      <w:pPr>
        <w:spacing w:line="26" w:lineRule="atLeast"/>
        <w:ind w:firstLine="709"/>
        <w:jc w:val="center"/>
        <w:rPr>
          <w:rFonts w:cs="Times New Roman"/>
          <w:b/>
          <w:bCs/>
          <w:sz w:val="36"/>
          <w:szCs w:val="36"/>
        </w:rPr>
      </w:pPr>
    </w:p>
    <w:p w:rsidR="00000161" w:rsidRPr="000A136D" w:rsidRDefault="00851A18" w:rsidP="00547EC1">
      <w:pPr>
        <w:spacing w:line="26" w:lineRule="atLeast"/>
        <w:ind w:firstLine="709"/>
        <w:rPr>
          <w:rFonts w:cs="Times New Roman"/>
          <w:sz w:val="52"/>
          <w:szCs w:val="52"/>
        </w:rPr>
      </w:pPr>
      <w:r w:rsidRPr="000A136D">
        <w:rPr>
          <w:rFonts w:cs="Times New Roman"/>
          <w:sz w:val="52"/>
          <w:szCs w:val="52"/>
        </w:rPr>
        <w:t>Xây dựng phần mềm giải pháp vận tải</w:t>
      </w:r>
    </w:p>
    <w:p w:rsidR="00851A18" w:rsidRPr="000A136D" w:rsidRDefault="00851A18" w:rsidP="00547EC1">
      <w:pPr>
        <w:spacing w:line="26" w:lineRule="atLeast"/>
        <w:ind w:firstLine="709"/>
        <w:jc w:val="center"/>
        <w:rPr>
          <w:rFonts w:cs="Times New Roman"/>
          <w:sz w:val="52"/>
          <w:szCs w:val="52"/>
        </w:rPr>
      </w:pPr>
      <w:r w:rsidRPr="000A136D">
        <w:rPr>
          <w:rFonts w:cs="Times New Roman"/>
          <w:sz w:val="52"/>
          <w:szCs w:val="52"/>
        </w:rPr>
        <w:t>Driper trên thiết bị di động</w:t>
      </w:r>
    </w:p>
    <w:p w:rsidR="00D716A8" w:rsidRDefault="00D716A8" w:rsidP="00547EC1">
      <w:pPr>
        <w:spacing w:line="26" w:lineRule="atLeast"/>
        <w:ind w:firstLine="709"/>
        <w:jc w:val="center"/>
        <w:rPr>
          <w:rFonts w:cs="Times New Roman"/>
          <w:b/>
          <w:i/>
          <w:caps/>
          <w:szCs w:val="28"/>
        </w:rPr>
      </w:pPr>
    </w:p>
    <w:p w:rsidR="00547EC1" w:rsidRPr="000A136D" w:rsidRDefault="00547EC1" w:rsidP="00547EC1">
      <w:pPr>
        <w:spacing w:line="26" w:lineRule="atLeast"/>
        <w:ind w:firstLine="709"/>
        <w:jc w:val="center"/>
        <w:rPr>
          <w:rFonts w:cs="Times New Roman"/>
          <w:b/>
          <w:i/>
          <w:caps/>
          <w:szCs w:val="28"/>
        </w:rPr>
      </w:pPr>
    </w:p>
    <w:p w:rsidR="00000161" w:rsidRPr="000A136D" w:rsidRDefault="00547EC1" w:rsidP="00547EC1">
      <w:pPr>
        <w:tabs>
          <w:tab w:val="left" w:pos="2410"/>
          <w:tab w:val="left" w:pos="5580"/>
        </w:tabs>
        <w:spacing w:line="26" w:lineRule="atLeast"/>
        <w:ind w:firstLine="709"/>
        <w:rPr>
          <w:rFonts w:cs="Times New Roman"/>
          <w:b/>
          <w:bCs/>
          <w:szCs w:val="28"/>
        </w:rPr>
      </w:pPr>
      <w:r>
        <w:rPr>
          <w:rFonts w:cs="Times New Roman"/>
          <w:b/>
          <w:i/>
          <w:caps/>
          <w:szCs w:val="28"/>
        </w:rPr>
        <w:tab/>
      </w:r>
      <w:r w:rsidR="00000161" w:rsidRPr="000A136D">
        <w:rPr>
          <w:rFonts w:cs="Times New Roman"/>
          <w:b/>
          <w:bCs/>
          <w:szCs w:val="28"/>
        </w:rPr>
        <w:t>Sinh viên thực hiện</w:t>
      </w:r>
      <w:r w:rsidR="00000161" w:rsidRPr="000A136D">
        <w:rPr>
          <w:rFonts w:cs="Times New Roman"/>
          <w:b/>
          <w:bCs/>
          <w:szCs w:val="28"/>
        </w:rPr>
        <w:tab/>
        <w:t>:</w:t>
      </w:r>
      <w:r w:rsidR="00000161" w:rsidRPr="000A136D">
        <w:rPr>
          <w:rFonts w:cs="Times New Roman"/>
          <w:b/>
          <w:bCs/>
          <w:szCs w:val="28"/>
        </w:rPr>
        <w:tab/>
        <w:t>Lê Hồng Dương</w:t>
      </w:r>
    </w:p>
    <w:p w:rsidR="00000161" w:rsidRPr="000A136D" w:rsidRDefault="00547EC1" w:rsidP="00547EC1">
      <w:pPr>
        <w:tabs>
          <w:tab w:val="left" w:pos="2410"/>
          <w:tab w:val="left" w:pos="5580"/>
        </w:tabs>
        <w:spacing w:line="26" w:lineRule="atLeast"/>
        <w:ind w:firstLine="709"/>
        <w:rPr>
          <w:rFonts w:cs="Times New Roman"/>
          <w:b/>
          <w:bCs/>
          <w:szCs w:val="28"/>
        </w:rPr>
      </w:pPr>
      <w:bookmarkStart w:id="1" w:name="OLE_LINK80"/>
      <w:bookmarkStart w:id="2" w:name="OLE_LINK81"/>
      <w:r>
        <w:rPr>
          <w:rFonts w:cs="Times New Roman"/>
          <w:b/>
          <w:bCs/>
          <w:szCs w:val="28"/>
        </w:rPr>
        <w:tab/>
      </w:r>
      <w:r w:rsidR="00000161" w:rsidRPr="000A136D">
        <w:rPr>
          <w:rFonts w:cs="Times New Roman"/>
          <w:b/>
          <w:bCs/>
          <w:szCs w:val="28"/>
        </w:rPr>
        <w:t>Lớp</w:t>
      </w:r>
      <w:bookmarkEnd w:id="1"/>
      <w:bookmarkEnd w:id="2"/>
      <w:r w:rsidR="00000161" w:rsidRPr="000A136D">
        <w:rPr>
          <w:rFonts w:cs="Times New Roman"/>
          <w:b/>
          <w:bCs/>
          <w:szCs w:val="28"/>
        </w:rPr>
        <w:tab/>
        <w:t>:</w:t>
      </w:r>
      <w:r w:rsidR="00000161" w:rsidRPr="000A136D">
        <w:rPr>
          <w:rFonts w:cs="Times New Roman"/>
          <w:b/>
          <w:bCs/>
          <w:szCs w:val="28"/>
        </w:rPr>
        <w:tab/>
        <w:t>ĐH HTTT1 - K9</w:t>
      </w:r>
    </w:p>
    <w:p w:rsidR="00D716A8" w:rsidRPr="000A136D" w:rsidRDefault="00547EC1" w:rsidP="00547EC1">
      <w:pPr>
        <w:tabs>
          <w:tab w:val="left" w:pos="2410"/>
          <w:tab w:val="left" w:pos="5580"/>
        </w:tabs>
        <w:spacing w:line="26" w:lineRule="atLeast"/>
        <w:ind w:firstLine="709"/>
        <w:rPr>
          <w:rFonts w:cs="Times New Roman"/>
          <w:b/>
          <w:bCs/>
          <w:szCs w:val="28"/>
        </w:rPr>
      </w:pPr>
      <w:r>
        <w:rPr>
          <w:rFonts w:cs="Times New Roman"/>
          <w:b/>
          <w:bCs/>
          <w:szCs w:val="28"/>
        </w:rPr>
        <w:tab/>
      </w:r>
      <w:r w:rsidR="00D716A8" w:rsidRPr="000A136D">
        <w:rPr>
          <w:rFonts w:cs="Times New Roman"/>
          <w:b/>
          <w:bCs/>
          <w:szCs w:val="28"/>
        </w:rPr>
        <w:t>Giả</w:t>
      </w:r>
      <w:r w:rsidR="00395C6E" w:rsidRPr="000A136D">
        <w:rPr>
          <w:rFonts w:cs="Times New Roman"/>
          <w:b/>
          <w:bCs/>
          <w:szCs w:val="28"/>
        </w:rPr>
        <w:t xml:space="preserve">ng viên </w:t>
      </w:r>
      <w:r w:rsidR="00000161" w:rsidRPr="000A136D">
        <w:rPr>
          <w:rFonts w:cs="Times New Roman"/>
          <w:b/>
          <w:bCs/>
          <w:szCs w:val="28"/>
        </w:rPr>
        <w:t>hướng dẫn</w:t>
      </w:r>
      <w:r w:rsidR="00000161" w:rsidRPr="000A136D">
        <w:rPr>
          <w:rFonts w:cs="Times New Roman"/>
          <w:b/>
          <w:bCs/>
          <w:szCs w:val="28"/>
        </w:rPr>
        <w:tab/>
        <w:t>:</w:t>
      </w:r>
      <w:r w:rsidR="00000161" w:rsidRPr="000A136D">
        <w:rPr>
          <w:rFonts w:cs="Times New Roman"/>
          <w:b/>
          <w:bCs/>
          <w:szCs w:val="28"/>
        </w:rPr>
        <w:tab/>
      </w:r>
      <w:r w:rsidR="00D716A8" w:rsidRPr="000A136D">
        <w:rPr>
          <w:rFonts w:cs="Times New Roman"/>
          <w:b/>
          <w:bCs/>
          <w:szCs w:val="28"/>
        </w:rPr>
        <w:t>Th</w:t>
      </w:r>
      <w:ins w:id="3" w:author="D" w:date="2018-04-19T15:08:00Z">
        <w:r w:rsidR="008D7B7D">
          <w:rPr>
            <w:rFonts w:cs="Times New Roman"/>
            <w:b/>
            <w:bCs/>
            <w:szCs w:val="28"/>
          </w:rPr>
          <w:t>s.</w:t>
        </w:r>
      </w:ins>
      <w:del w:id="4" w:author="D" w:date="2018-04-19T15:08:00Z">
        <w:r w:rsidR="00D716A8" w:rsidRPr="000A136D" w:rsidDel="008D7B7D">
          <w:rPr>
            <w:rFonts w:cs="Times New Roman"/>
            <w:b/>
            <w:bCs/>
            <w:szCs w:val="28"/>
          </w:rPr>
          <w:delText>.S</w:delText>
        </w:r>
      </w:del>
      <w:r w:rsidR="00D716A8" w:rsidRPr="000A136D">
        <w:rPr>
          <w:rFonts w:cs="Times New Roman"/>
          <w:b/>
          <w:bCs/>
          <w:szCs w:val="28"/>
        </w:rPr>
        <w:t xml:space="preserve"> An Văn Minh</w:t>
      </w:r>
    </w:p>
    <w:p w:rsidR="00547EC1" w:rsidRDefault="00D716A8" w:rsidP="00547EC1">
      <w:pPr>
        <w:spacing w:line="26" w:lineRule="atLeast"/>
        <w:ind w:firstLine="709"/>
        <w:rPr>
          <w:rFonts w:cs="Times New Roman"/>
          <w:b/>
          <w:bCs/>
          <w:szCs w:val="28"/>
        </w:rPr>
      </w:pPr>
      <w:r w:rsidRPr="000A136D">
        <w:rPr>
          <w:rFonts w:cs="Times New Roman"/>
          <w:b/>
          <w:bCs/>
          <w:szCs w:val="28"/>
        </w:rPr>
        <w:tab/>
      </w:r>
      <w:r w:rsidRPr="000A136D">
        <w:rPr>
          <w:rFonts w:cs="Times New Roman"/>
          <w:b/>
          <w:bCs/>
          <w:szCs w:val="28"/>
        </w:rPr>
        <w:tab/>
      </w:r>
    </w:p>
    <w:p w:rsidR="00547EC1" w:rsidRPr="000A136D" w:rsidRDefault="00547EC1" w:rsidP="00547EC1">
      <w:pPr>
        <w:spacing w:line="26" w:lineRule="atLeast"/>
        <w:rPr>
          <w:rFonts w:cs="Times New Roman"/>
          <w:b/>
          <w:bCs/>
          <w:szCs w:val="28"/>
        </w:rPr>
      </w:pPr>
    </w:p>
    <w:p w:rsidR="00000161" w:rsidRPr="000A136D" w:rsidRDefault="00000161">
      <w:pPr>
        <w:spacing w:line="26" w:lineRule="atLeast"/>
        <w:ind w:firstLine="709"/>
        <w:rPr>
          <w:rFonts w:cs="Times New Roman"/>
          <w:b/>
          <w:szCs w:val="28"/>
        </w:rPr>
        <w:pPrChange w:id="5" w:author="D" w:date="2018-04-19T15:30:00Z">
          <w:pPr>
            <w:spacing w:line="26" w:lineRule="atLeast"/>
            <w:ind w:firstLine="709"/>
            <w:jc w:val="center"/>
          </w:pPr>
        </w:pPrChange>
      </w:pPr>
    </w:p>
    <w:p w:rsidR="005A4F33" w:rsidRPr="005A4F33" w:rsidRDefault="00D716A8" w:rsidP="005A4F33">
      <w:pPr>
        <w:spacing w:line="26" w:lineRule="atLeast"/>
        <w:ind w:firstLine="709"/>
        <w:jc w:val="center"/>
        <w:rPr>
          <w:rFonts w:cs="Times New Roman"/>
          <w:b/>
          <w:szCs w:val="28"/>
        </w:rPr>
        <w:sectPr w:rsidR="005A4F33" w:rsidRPr="005A4F33" w:rsidSect="00DA18F3">
          <w:headerReference w:type="default" r:id="rId9"/>
          <w:footerReference w:type="default" r:id="rId10"/>
          <w:pgSz w:w="12240" w:h="15840" w:code="1"/>
          <w:pgMar w:top="1418" w:right="1418" w:bottom="1418" w:left="1985" w:header="720" w:footer="720" w:gutter="0"/>
          <w:pgNumType w:start="1"/>
          <w:cols w:space="720"/>
          <w:titlePg/>
          <w:docGrid w:linePitch="381"/>
        </w:sectPr>
      </w:pPr>
      <w:r w:rsidRPr="000A136D">
        <w:rPr>
          <w:rFonts w:cs="Times New Roman"/>
          <w:b/>
          <w:szCs w:val="28"/>
        </w:rPr>
        <w:t>Hà Nội</w:t>
      </w:r>
      <w:r w:rsidR="00FA5E79" w:rsidRPr="000A136D">
        <w:rPr>
          <w:rFonts w:cs="Times New Roman"/>
          <w:b/>
          <w:szCs w:val="28"/>
        </w:rPr>
        <w:t xml:space="preserve"> </w:t>
      </w:r>
      <w:r w:rsidR="009D7AB6" w:rsidRPr="000A136D">
        <w:rPr>
          <w:rFonts w:cs="Times New Roman"/>
          <w:b/>
          <w:szCs w:val="28"/>
        </w:rPr>
        <w:t>– 5/</w:t>
      </w:r>
      <w:r w:rsidR="004A4A32">
        <w:rPr>
          <w:rFonts w:cs="Times New Roman"/>
          <w:b/>
          <w:szCs w:val="28"/>
        </w:rPr>
        <w:t>20</w:t>
      </w:r>
      <w:r w:rsidR="005A4F33">
        <w:rPr>
          <w:rFonts w:cs="Times New Roman"/>
          <w:b/>
          <w:szCs w:val="28"/>
        </w:rPr>
        <w:t>18</w:t>
      </w:r>
    </w:p>
    <w:sdt>
      <w:sdtPr>
        <w:id w:val="-10142967"/>
        <w:docPartObj>
          <w:docPartGallery w:val="Table of Contents"/>
          <w:docPartUnique/>
        </w:docPartObj>
      </w:sdtPr>
      <w:sdtEndPr>
        <w:rPr>
          <w:rFonts w:eastAsiaTheme="minorEastAsia" w:cstheme="minorBidi"/>
          <w:noProof/>
          <w:color w:val="auto"/>
          <w:sz w:val="26"/>
          <w:szCs w:val="22"/>
        </w:rPr>
      </w:sdtEndPr>
      <w:sdtContent>
        <w:p w:rsidR="004A4A32" w:rsidRDefault="004A4A32">
          <w:pPr>
            <w:pStyle w:val="TOCHeading"/>
          </w:pPr>
          <w:r>
            <w:t>Mục lục</w:t>
          </w:r>
        </w:p>
        <w:p w:rsidR="004A4A32" w:rsidRPr="00FC5F0B" w:rsidRDefault="004A4A32" w:rsidP="00FC5F0B">
          <w:pPr>
            <w:pStyle w:val="TOC1"/>
            <w:rPr>
              <w:rFonts w:asciiTheme="minorHAnsi" w:hAnsiTheme="minorHAnsi" w:cstheme="minorBidi"/>
              <w:sz w:val="22"/>
              <w:lang w:eastAsia="en-US"/>
            </w:rPr>
          </w:pPr>
          <w:r w:rsidRPr="00FC5F0B">
            <w:fldChar w:fldCharType="begin"/>
          </w:r>
          <w:r w:rsidRPr="00FC5F0B">
            <w:instrText xml:space="preserve"> TOC \o "1-3" \h \z \u </w:instrText>
          </w:r>
          <w:r w:rsidRPr="00FC5F0B">
            <w:fldChar w:fldCharType="separate"/>
          </w:r>
          <w:hyperlink w:anchor="_Toc511919159" w:history="1">
            <w:r w:rsidRPr="00FC5F0B">
              <w:rPr>
                <w:rStyle w:val="Hyperlink"/>
              </w:rPr>
              <w:t>Lời nói đầu</w:t>
            </w:r>
            <w:r w:rsidRPr="00FC5F0B">
              <w:rPr>
                <w:webHidden/>
              </w:rPr>
              <w:tab/>
            </w:r>
            <w:r w:rsidRPr="00FC5F0B">
              <w:rPr>
                <w:webHidden/>
              </w:rPr>
              <w:fldChar w:fldCharType="begin"/>
            </w:r>
            <w:r w:rsidRPr="00FC5F0B">
              <w:rPr>
                <w:webHidden/>
              </w:rPr>
              <w:instrText xml:space="preserve"> PAGEREF _Toc511919159 \h </w:instrText>
            </w:r>
            <w:r w:rsidRPr="00FC5F0B">
              <w:rPr>
                <w:webHidden/>
              </w:rPr>
            </w:r>
            <w:r w:rsidRPr="00FC5F0B">
              <w:rPr>
                <w:webHidden/>
              </w:rPr>
              <w:fldChar w:fldCharType="separate"/>
            </w:r>
            <w:r w:rsidRPr="00FC5F0B">
              <w:rPr>
                <w:webHidden/>
              </w:rPr>
              <w:t>2</w:t>
            </w:r>
            <w:r w:rsidRPr="00FC5F0B">
              <w:rPr>
                <w:webHidden/>
              </w:rPr>
              <w:fldChar w:fldCharType="end"/>
            </w:r>
          </w:hyperlink>
        </w:p>
        <w:p w:rsidR="004A4A32" w:rsidRPr="00FC5F0B" w:rsidRDefault="004A4A32" w:rsidP="00FC5F0B">
          <w:pPr>
            <w:pStyle w:val="TOC1"/>
            <w:rPr>
              <w:rFonts w:asciiTheme="minorHAnsi" w:hAnsiTheme="minorHAnsi" w:cstheme="minorBidi"/>
              <w:sz w:val="22"/>
              <w:lang w:eastAsia="en-US"/>
            </w:rPr>
          </w:pPr>
          <w:hyperlink w:anchor="_Toc511919160" w:history="1">
            <w:r w:rsidRPr="00FC5F0B">
              <w:rPr>
                <w:rStyle w:val="Hyperlink"/>
              </w:rPr>
              <w:t>CHƯƠNG 1: CƠ SỞ LÝ THUYẾT</w:t>
            </w:r>
            <w:r w:rsidRPr="00FC5F0B">
              <w:rPr>
                <w:webHidden/>
              </w:rPr>
              <w:tab/>
            </w:r>
            <w:r w:rsidRPr="00FC5F0B">
              <w:rPr>
                <w:webHidden/>
              </w:rPr>
              <w:fldChar w:fldCharType="begin"/>
            </w:r>
            <w:r w:rsidRPr="00FC5F0B">
              <w:rPr>
                <w:webHidden/>
              </w:rPr>
              <w:instrText xml:space="preserve"> PAGEREF _Toc511919160 \h </w:instrText>
            </w:r>
            <w:r w:rsidRPr="00FC5F0B">
              <w:rPr>
                <w:webHidden/>
              </w:rPr>
            </w:r>
            <w:r w:rsidRPr="00FC5F0B">
              <w:rPr>
                <w:webHidden/>
              </w:rPr>
              <w:fldChar w:fldCharType="separate"/>
            </w:r>
            <w:r w:rsidRPr="00FC5F0B">
              <w:rPr>
                <w:webHidden/>
              </w:rPr>
              <w:t>3</w:t>
            </w:r>
            <w:r w:rsidRPr="00FC5F0B">
              <w:rPr>
                <w:webHidden/>
              </w:rPr>
              <w:fldChar w:fldCharType="end"/>
            </w:r>
          </w:hyperlink>
        </w:p>
        <w:p w:rsidR="004A4A32" w:rsidRPr="00FC5F0B" w:rsidRDefault="004A4A32">
          <w:pPr>
            <w:pStyle w:val="TOC2"/>
            <w:rPr>
              <w:rFonts w:asciiTheme="minorHAnsi" w:hAnsiTheme="minorHAnsi" w:cstheme="minorBidi"/>
              <w:b w:val="0"/>
              <w:sz w:val="22"/>
              <w:szCs w:val="22"/>
              <w:lang w:eastAsia="en-US"/>
            </w:rPr>
          </w:pPr>
          <w:hyperlink w:anchor="_Toc511919161" w:history="1">
            <w:r w:rsidRPr="00FC5F0B">
              <w:rPr>
                <w:rStyle w:val="Hyperlink"/>
                <w:b w:val="0"/>
              </w:rPr>
              <w:t>1.1 Cơ sở dữ liệu</w:t>
            </w:r>
            <w:r w:rsidRPr="00FC5F0B">
              <w:rPr>
                <w:b w:val="0"/>
                <w:webHidden/>
              </w:rPr>
              <w:tab/>
            </w:r>
            <w:r w:rsidRPr="00FC5F0B">
              <w:rPr>
                <w:b w:val="0"/>
                <w:webHidden/>
              </w:rPr>
              <w:fldChar w:fldCharType="begin"/>
            </w:r>
            <w:r w:rsidRPr="00FC5F0B">
              <w:rPr>
                <w:b w:val="0"/>
                <w:webHidden/>
              </w:rPr>
              <w:instrText xml:space="preserve"> PAGEREF _Toc511919161 \h </w:instrText>
            </w:r>
            <w:r w:rsidRPr="00FC5F0B">
              <w:rPr>
                <w:b w:val="0"/>
                <w:webHidden/>
              </w:rPr>
            </w:r>
            <w:r w:rsidRPr="00FC5F0B">
              <w:rPr>
                <w:b w:val="0"/>
                <w:webHidden/>
              </w:rPr>
              <w:fldChar w:fldCharType="separate"/>
            </w:r>
            <w:r w:rsidRPr="00FC5F0B">
              <w:rPr>
                <w:b w:val="0"/>
                <w:webHidden/>
              </w:rPr>
              <w:t>3</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62" w:history="1">
            <w:r w:rsidRPr="00FC5F0B">
              <w:rPr>
                <w:rStyle w:val="Hyperlink"/>
                <w:b w:val="0"/>
              </w:rPr>
              <w:t>1.1.1 Định nghĩa</w:t>
            </w:r>
            <w:r w:rsidRPr="00FC5F0B">
              <w:rPr>
                <w:b w:val="0"/>
                <w:webHidden/>
              </w:rPr>
              <w:tab/>
            </w:r>
            <w:r w:rsidRPr="00FC5F0B">
              <w:rPr>
                <w:b w:val="0"/>
                <w:webHidden/>
              </w:rPr>
              <w:fldChar w:fldCharType="begin"/>
            </w:r>
            <w:r w:rsidRPr="00FC5F0B">
              <w:rPr>
                <w:b w:val="0"/>
                <w:webHidden/>
              </w:rPr>
              <w:instrText xml:space="preserve"> PAGEREF _Toc511919162 \h </w:instrText>
            </w:r>
            <w:r w:rsidRPr="00FC5F0B">
              <w:rPr>
                <w:b w:val="0"/>
                <w:webHidden/>
              </w:rPr>
            </w:r>
            <w:r w:rsidRPr="00FC5F0B">
              <w:rPr>
                <w:b w:val="0"/>
                <w:webHidden/>
              </w:rPr>
              <w:fldChar w:fldCharType="separate"/>
            </w:r>
            <w:r w:rsidRPr="00FC5F0B">
              <w:rPr>
                <w:b w:val="0"/>
                <w:webHidden/>
              </w:rPr>
              <w:t>3</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63" w:history="1">
            <w:r w:rsidRPr="00FC5F0B">
              <w:rPr>
                <w:rStyle w:val="Hyperlink"/>
                <w:b w:val="0"/>
                <w:shd w:val="clear" w:color="auto" w:fill="FFFFFF"/>
              </w:rPr>
              <w:t>1.1.2</w:t>
            </w:r>
            <w:r w:rsidRPr="00FC5F0B">
              <w:rPr>
                <w:rStyle w:val="Hyperlink"/>
                <w:b w:val="0"/>
              </w:rPr>
              <w:t xml:space="preserve"> Ưu điểm:</w:t>
            </w:r>
            <w:r w:rsidRPr="00FC5F0B">
              <w:rPr>
                <w:b w:val="0"/>
                <w:webHidden/>
              </w:rPr>
              <w:tab/>
            </w:r>
            <w:r w:rsidRPr="00FC5F0B">
              <w:rPr>
                <w:b w:val="0"/>
                <w:webHidden/>
              </w:rPr>
              <w:fldChar w:fldCharType="begin"/>
            </w:r>
            <w:r w:rsidRPr="00FC5F0B">
              <w:rPr>
                <w:b w:val="0"/>
                <w:webHidden/>
              </w:rPr>
              <w:instrText xml:space="preserve"> PAGEREF _Toc511919163 \h </w:instrText>
            </w:r>
            <w:r w:rsidRPr="00FC5F0B">
              <w:rPr>
                <w:b w:val="0"/>
                <w:webHidden/>
              </w:rPr>
            </w:r>
            <w:r w:rsidRPr="00FC5F0B">
              <w:rPr>
                <w:b w:val="0"/>
                <w:webHidden/>
              </w:rPr>
              <w:fldChar w:fldCharType="separate"/>
            </w:r>
            <w:r w:rsidRPr="00FC5F0B">
              <w:rPr>
                <w:b w:val="0"/>
                <w:webHidden/>
              </w:rPr>
              <w:t>3</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64" w:history="1">
            <w:r w:rsidRPr="00FC5F0B">
              <w:rPr>
                <w:rStyle w:val="Hyperlink"/>
                <w:b w:val="0"/>
              </w:rPr>
              <w:t>1.1.3 Nhược điểm:</w:t>
            </w:r>
            <w:r w:rsidRPr="00FC5F0B">
              <w:rPr>
                <w:b w:val="0"/>
                <w:webHidden/>
              </w:rPr>
              <w:tab/>
            </w:r>
            <w:r w:rsidRPr="00FC5F0B">
              <w:rPr>
                <w:b w:val="0"/>
                <w:webHidden/>
              </w:rPr>
              <w:fldChar w:fldCharType="begin"/>
            </w:r>
            <w:r w:rsidRPr="00FC5F0B">
              <w:rPr>
                <w:b w:val="0"/>
                <w:webHidden/>
              </w:rPr>
              <w:instrText xml:space="preserve"> PAGEREF _Toc511919164 \h </w:instrText>
            </w:r>
            <w:r w:rsidRPr="00FC5F0B">
              <w:rPr>
                <w:b w:val="0"/>
                <w:webHidden/>
              </w:rPr>
            </w:r>
            <w:r w:rsidRPr="00FC5F0B">
              <w:rPr>
                <w:b w:val="0"/>
                <w:webHidden/>
              </w:rPr>
              <w:fldChar w:fldCharType="separate"/>
            </w:r>
            <w:r w:rsidRPr="00FC5F0B">
              <w:rPr>
                <w:b w:val="0"/>
                <w:webHidden/>
              </w:rPr>
              <w:t>3</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65" w:history="1">
            <w:r w:rsidRPr="00FC5F0B">
              <w:rPr>
                <w:rStyle w:val="Hyperlink"/>
                <w:b w:val="0"/>
              </w:rPr>
              <w:t>1.1.4 Tính chất:</w:t>
            </w:r>
            <w:r w:rsidRPr="00FC5F0B">
              <w:rPr>
                <w:b w:val="0"/>
                <w:webHidden/>
              </w:rPr>
              <w:tab/>
            </w:r>
            <w:r w:rsidRPr="00FC5F0B">
              <w:rPr>
                <w:b w:val="0"/>
                <w:webHidden/>
              </w:rPr>
              <w:fldChar w:fldCharType="begin"/>
            </w:r>
            <w:r w:rsidRPr="00FC5F0B">
              <w:rPr>
                <w:b w:val="0"/>
                <w:webHidden/>
              </w:rPr>
              <w:instrText xml:space="preserve"> PAGEREF _Toc511919165 \h </w:instrText>
            </w:r>
            <w:r w:rsidRPr="00FC5F0B">
              <w:rPr>
                <w:b w:val="0"/>
                <w:webHidden/>
              </w:rPr>
            </w:r>
            <w:r w:rsidRPr="00FC5F0B">
              <w:rPr>
                <w:b w:val="0"/>
                <w:webHidden/>
              </w:rPr>
              <w:fldChar w:fldCharType="separate"/>
            </w:r>
            <w:r w:rsidRPr="00FC5F0B">
              <w:rPr>
                <w:b w:val="0"/>
                <w:webHidden/>
              </w:rPr>
              <w:t>4</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66" w:history="1">
            <w:r w:rsidRPr="00FC5F0B">
              <w:rPr>
                <w:rStyle w:val="Hyperlink"/>
                <w:b w:val="0"/>
              </w:rPr>
              <w:t>1.1.5 Tổ chức cơ sở dữ liệu:</w:t>
            </w:r>
            <w:r w:rsidRPr="00FC5F0B">
              <w:rPr>
                <w:b w:val="0"/>
                <w:webHidden/>
              </w:rPr>
              <w:tab/>
            </w:r>
            <w:r w:rsidRPr="00FC5F0B">
              <w:rPr>
                <w:b w:val="0"/>
                <w:webHidden/>
              </w:rPr>
              <w:fldChar w:fldCharType="begin"/>
            </w:r>
            <w:r w:rsidRPr="00FC5F0B">
              <w:rPr>
                <w:b w:val="0"/>
                <w:webHidden/>
              </w:rPr>
              <w:instrText xml:space="preserve"> PAGEREF _Toc511919166 \h </w:instrText>
            </w:r>
            <w:r w:rsidRPr="00FC5F0B">
              <w:rPr>
                <w:b w:val="0"/>
                <w:webHidden/>
              </w:rPr>
            </w:r>
            <w:r w:rsidRPr="00FC5F0B">
              <w:rPr>
                <w:b w:val="0"/>
                <w:webHidden/>
              </w:rPr>
              <w:fldChar w:fldCharType="separate"/>
            </w:r>
            <w:r w:rsidRPr="00FC5F0B">
              <w:rPr>
                <w:b w:val="0"/>
                <w:webHidden/>
              </w:rPr>
              <w:t>4</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67" w:history="1">
            <w:r w:rsidRPr="00FC5F0B">
              <w:rPr>
                <w:rStyle w:val="Hyperlink"/>
                <w:rFonts w:eastAsia="Times New Roman"/>
                <w:b w:val="0"/>
              </w:rPr>
              <w:t>1.1.6 Phân loại:</w:t>
            </w:r>
            <w:r w:rsidRPr="00FC5F0B">
              <w:rPr>
                <w:b w:val="0"/>
                <w:webHidden/>
              </w:rPr>
              <w:tab/>
            </w:r>
            <w:r w:rsidRPr="00FC5F0B">
              <w:rPr>
                <w:b w:val="0"/>
                <w:webHidden/>
              </w:rPr>
              <w:fldChar w:fldCharType="begin"/>
            </w:r>
            <w:r w:rsidRPr="00FC5F0B">
              <w:rPr>
                <w:b w:val="0"/>
                <w:webHidden/>
              </w:rPr>
              <w:instrText xml:space="preserve"> PAGEREF _Toc511919167 \h </w:instrText>
            </w:r>
            <w:r w:rsidRPr="00FC5F0B">
              <w:rPr>
                <w:b w:val="0"/>
                <w:webHidden/>
              </w:rPr>
            </w:r>
            <w:r w:rsidRPr="00FC5F0B">
              <w:rPr>
                <w:b w:val="0"/>
                <w:webHidden/>
              </w:rPr>
              <w:fldChar w:fldCharType="separate"/>
            </w:r>
            <w:r w:rsidRPr="00FC5F0B">
              <w:rPr>
                <w:b w:val="0"/>
                <w:webHidden/>
              </w:rPr>
              <w:t>4</w:t>
            </w:r>
            <w:r w:rsidRPr="00FC5F0B">
              <w:rPr>
                <w:b w:val="0"/>
                <w:webHidden/>
              </w:rPr>
              <w:fldChar w:fldCharType="end"/>
            </w:r>
          </w:hyperlink>
        </w:p>
        <w:p w:rsidR="004A4A32" w:rsidRPr="00FC5F0B" w:rsidRDefault="004A4A32">
          <w:pPr>
            <w:pStyle w:val="TOC2"/>
            <w:rPr>
              <w:rFonts w:asciiTheme="minorHAnsi" w:hAnsiTheme="minorHAnsi" w:cstheme="minorBidi"/>
              <w:b w:val="0"/>
              <w:sz w:val="22"/>
              <w:szCs w:val="22"/>
              <w:lang w:eastAsia="en-US"/>
            </w:rPr>
          </w:pPr>
          <w:hyperlink w:anchor="_Toc511919168" w:history="1">
            <w:r w:rsidRPr="00FC5F0B">
              <w:rPr>
                <w:rStyle w:val="Hyperlink"/>
                <w:b w:val="0"/>
              </w:rPr>
              <w:t>1.2 Hệ quản trị cơ sở dữ liệu</w:t>
            </w:r>
            <w:r w:rsidRPr="00FC5F0B">
              <w:rPr>
                <w:b w:val="0"/>
                <w:webHidden/>
              </w:rPr>
              <w:tab/>
            </w:r>
            <w:r w:rsidRPr="00FC5F0B">
              <w:rPr>
                <w:b w:val="0"/>
                <w:webHidden/>
              </w:rPr>
              <w:fldChar w:fldCharType="begin"/>
            </w:r>
            <w:r w:rsidRPr="00FC5F0B">
              <w:rPr>
                <w:b w:val="0"/>
                <w:webHidden/>
              </w:rPr>
              <w:instrText xml:space="preserve"> PAGEREF _Toc511919168 \h </w:instrText>
            </w:r>
            <w:r w:rsidRPr="00FC5F0B">
              <w:rPr>
                <w:b w:val="0"/>
                <w:webHidden/>
              </w:rPr>
            </w:r>
            <w:r w:rsidRPr="00FC5F0B">
              <w:rPr>
                <w:b w:val="0"/>
                <w:webHidden/>
              </w:rPr>
              <w:fldChar w:fldCharType="separate"/>
            </w:r>
            <w:r w:rsidRPr="00FC5F0B">
              <w:rPr>
                <w:b w:val="0"/>
                <w:webHidden/>
              </w:rPr>
              <w:t>4</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69" w:history="1">
            <w:r w:rsidRPr="00FC5F0B">
              <w:rPr>
                <w:rStyle w:val="Hyperlink"/>
                <w:b w:val="0"/>
              </w:rPr>
              <w:t>1.2.1 Định nghĩa</w:t>
            </w:r>
            <w:r w:rsidRPr="00FC5F0B">
              <w:rPr>
                <w:b w:val="0"/>
                <w:webHidden/>
              </w:rPr>
              <w:tab/>
            </w:r>
            <w:r w:rsidRPr="00FC5F0B">
              <w:rPr>
                <w:b w:val="0"/>
                <w:webHidden/>
              </w:rPr>
              <w:fldChar w:fldCharType="begin"/>
            </w:r>
            <w:r w:rsidRPr="00FC5F0B">
              <w:rPr>
                <w:b w:val="0"/>
                <w:webHidden/>
              </w:rPr>
              <w:instrText xml:space="preserve"> PAGEREF _Toc511919169 \h </w:instrText>
            </w:r>
            <w:r w:rsidRPr="00FC5F0B">
              <w:rPr>
                <w:b w:val="0"/>
                <w:webHidden/>
              </w:rPr>
            </w:r>
            <w:r w:rsidRPr="00FC5F0B">
              <w:rPr>
                <w:b w:val="0"/>
                <w:webHidden/>
              </w:rPr>
              <w:fldChar w:fldCharType="separate"/>
            </w:r>
            <w:r w:rsidRPr="00FC5F0B">
              <w:rPr>
                <w:b w:val="0"/>
                <w:webHidden/>
              </w:rPr>
              <w:t>4</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70" w:history="1">
            <w:r w:rsidRPr="00FC5F0B">
              <w:rPr>
                <w:rStyle w:val="Hyperlink"/>
                <w:rFonts w:eastAsia="Times New Roman"/>
                <w:b w:val="0"/>
              </w:rPr>
              <w:t>1.</w:t>
            </w:r>
            <w:r w:rsidRPr="00FC5F0B">
              <w:rPr>
                <w:rStyle w:val="Hyperlink"/>
                <w:b w:val="0"/>
              </w:rPr>
              <w:t>2.</w:t>
            </w:r>
            <w:r w:rsidRPr="00FC5F0B">
              <w:rPr>
                <w:rStyle w:val="Hyperlink"/>
                <w:rFonts w:eastAsia="Times New Roman"/>
                <w:b w:val="0"/>
              </w:rPr>
              <w:t>2 Ưu điểm của Hệ quản trị cơ sở dữ liệu:</w:t>
            </w:r>
            <w:r w:rsidRPr="00FC5F0B">
              <w:rPr>
                <w:b w:val="0"/>
                <w:webHidden/>
              </w:rPr>
              <w:tab/>
            </w:r>
            <w:r w:rsidRPr="00FC5F0B">
              <w:rPr>
                <w:b w:val="0"/>
                <w:webHidden/>
              </w:rPr>
              <w:fldChar w:fldCharType="begin"/>
            </w:r>
            <w:r w:rsidRPr="00FC5F0B">
              <w:rPr>
                <w:b w:val="0"/>
                <w:webHidden/>
              </w:rPr>
              <w:instrText xml:space="preserve"> PAGEREF _Toc511919170 \h </w:instrText>
            </w:r>
            <w:r w:rsidRPr="00FC5F0B">
              <w:rPr>
                <w:b w:val="0"/>
                <w:webHidden/>
              </w:rPr>
            </w:r>
            <w:r w:rsidRPr="00FC5F0B">
              <w:rPr>
                <w:b w:val="0"/>
                <w:webHidden/>
              </w:rPr>
              <w:fldChar w:fldCharType="separate"/>
            </w:r>
            <w:r w:rsidRPr="00FC5F0B">
              <w:rPr>
                <w:b w:val="0"/>
                <w:webHidden/>
              </w:rPr>
              <w:t>5</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71" w:history="1">
            <w:r w:rsidRPr="00FC5F0B">
              <w:rPr>
                <w:rStyle w:val="Hyperlink"/>
                <w:rFonts w:eastAsia="Times New Roman"/>
                <w:b w:val="0"/>
              </w:rPr>
              <w:t>1.2.3 Nhược điểm:</w:t>
            </w:r>
            <w:r w:rsidRPr="00FC5F0B">
              <w:rPr>
                <w:b w:val="0"/>
                <w:webHidden/>
              </w:rPr>
              <w:tab/>
            </w:r>
            <w:r w:rsidRPr="00FC5F0B">
              <w:rPr>
                <w:b w:val="0"/>
                <w:webHidden/>
              </w:rPr>
              <w:fldChar w:fldCharType="begin"/>
            </w:r>
            <w:r w:rsidRPr="00FC5F0B">
              <w:rPr>
                <w:b w:val="0"/>
                <w:webHidden/>
              </w:rPr>
              <w:instrText xml:space="preserve"> PAGEREF _Toc511919171 \h </w:instrText>
            </w:r>
            <w:r w:rsidRPr="00FC5F0B">
              <w:rPr>
                <w:b w:val="0"/>
                <w:webHidden/>
              </w:rPr>
            </w:r>
            <w:r w:rsidRPr="00FC5F0B">
              <w:rPr>
                <w:b w:val="0"/>
                <w:webHidden/>
              </w:rPr>
              <w:fldChar w:fldCharType="separate"/>
            </w:r>
            <w:r w:rsidRPr="00FC5F0B">
              <w:rPr>
                <w:b w:val="0"/>
                <w:webHidden/>
              </w:rPr>
              <w:t>5</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72" w:history="1">
            <w:r w:rsidRPr="00FC5F0B">
              <w:rPr>
                <w:rStyle w:val="Hyperlink"/>
                <w:b w:val="0"/>
              </w:rPr>
              <w:t>1.</w:t>
            </w:r>
            <w:r w:rsidRPr="00FC5F0B">
              <w:rPr>
                <w:rStyle w:val="Hyperlink"/>
                <w:rFonts w:eastAsia="Times New Roman"/>
                <w:b w:val="0"/>
              </w:rPr>
              <w:t>2.</w:t>
            </w:r>
            <w:r w:rsidRPr="00FC5F0B">
              <w:rPr>
                <w:rStyle w:val="Hyperlink"/>
                <w:b w:val="0"/>
              </w:rPr>
              <w:t xml:space="preserve">4 Các khả năng của hệ quản trị </w:t>
            </w:r>
            <w:r w:rsidRPr="00FC5F0B">
              <w:rPr>
                <w:rStyle w:val="Hyperlink"/>
                <w:rFonts w:eastAsia="Times New Roman"/>
                <w:b w:val="0"/>
              </w:rPr>
              <w:t>cơ sở dữ liệu</w:t>
            </w:r>
            <w:r w:rsidRPr="00FC5F0B">
              <w:rPr>
                <w:b w:val="0"/>
                <w:webHidden/>
              </w:rPr>
              <w:tab/>
            </w:r>
            <w:r w:rsidRPr="00FC5F0B">
              <w:rPr>
                <w:b w:val="0"/>
                <w:webHidden/>
              </w:rPr>
              <w:fldChar w:fldCharType="begin"/>
            </w:r>
            <w:r w:rsidRPr="00FC5F0B">
              <w:rPr>
                <w:b w:val="0"/>
                <w:webHidden/>
              </w:rPr>
              <w:instrText xml:space="preserve"> PAGEREF _Toc511919172 \h </w:instrText>
            </w:r>
            <w:r w:rsidRPr="00FC5F0B">
              <w:rPr>
                <w:b w:val="0"/>
                <w:webHidden/>
              </w:rPr>
            </w:r>
            <w:r w:rsidRPr="00FC5F0B">
              <w:rPr>
                <w:b w:val="0"/>
                <w:webHidden/>
              </w:rPr>
              <w:fldChar w:fldCharType="separate"/>
            </w:r>
            <w:r w:rsidRPr="00FC5F0B">
              <w:rPr>
                <w:b w:val="0"/>
                <w:webHidden/>
              </w:rPr>
              <w:t>5</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73" w:history="1">
            <w:r w:rsidRPr="00FC5F0B">
              <w:rPr>
                <w:rStyle w:val="Hyperlink"/>
                <w:rFonts w:eastAsia="Times New Roman"/>
                <w:b w:val="0"/>
              </w:rPr>
              <w:t>1.2.5 Các hệ quản trị cơ sở dữ liệu đều thực hiện các chức năng sau :</w:t>
            </w:r>
            <w:r w:rsidRPr="00FC5F0B">
              <w:rPr>
                <w:b w:val="0"/>
                <w:webHidden/>
              </w:rPr>
              <w:tab/>
            </w:r>
            <w:r w:rsidRPr="00FC5F0B">
              <w:rPr>
                <w:b w:val="0"/>
                <w:webHidden/>
              </w:rPr>
              <w:fldChar w:fldCharType="begin"/>
            </w:r>
            <w:r w:rsidRPr="00FC5F0B">
              <w:rPr>
                <w:b w:val="0"/>
                <w:webHidden/>
              </w:rPr>
              <w:instrText xml:space="preserve"> PAGEREF _Toc511919173 \h </w:instrText>
            </w:r>
            <w:r w:rsidRPr="00FC5F0B">
              <w:rPr>
                <w:b w:val="0"/>
                <w:webHidden/>
              </w:rPr>
            </w:r>
            <w:r w:rsidRPr="00FC5F0B">
              <w:rPr>
                <w:b w:val="0"/>
                <w:webHidden/>
              </w:rPr>
              <w:fldChar w:fldCharType="separate"/>
            </w:r>
            <w:r w:rsidRPr="00FC5F0B">
              <w:rPr>
                <w:b w:val="0"/>
                <w:webHidden/>
              </w:rPr>
              <w:t>6</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74" w:history="1">
            <w:r w:rsidRPr="00FC5F0B">
              <w:rPr>
                <w:rStyle w:val="Hyperlink"/>
                <w:rFonts w:eastAsia="Times New Roman"/>
                <w:b w:val="0"/>
              </w:rPr>
              <w:t>1.2.6 Giới thiệu về hệ quản trị cơ sở dữ liệu SQLite</w:t>
            </w:r>
            <w:r w:rsidRPr="00FC5F0B">
              <w:rPr>
                <w:b w:val="0"/>
                <w:webHidden/>
              </w:rPr>
              <w:tab/>
            </w:r>
            <w:r w:rsidRPr="00FC5F0B">
              <w:rPr>
                <w:b w:val="0"/>
                <w:webHidden/>
              </w:rPr>
              <w:fldChar w:fldCharType="begin"/>
            </w:r>
            <w:r w:rsidRPr="00FC5F0B">
              <w:rPr>
                <w:b w:val="0"/>
                <w:webHidden/>
              </w:rPr>
              <w:instrText xml:space="preserve"> PAGEREF _Toc511919174 \h </w:instrText>
            </w:r>
            <w:r w:rsidRPr="00FC5F0B">
              <w:rPr>
                <w:b w:val="0"/>
                <w:webHidden/>
              </w:rPr>
            </w:r>
            <w:r w:rsidRPr="00FC5F0B">
              <w:rPr>
                <w:b w:val="0"/>
                <w:webHidden/>
              </w:rPr>
              <w:fldChar w:fldCharType="separate"/>
            </w:r>
            <w:r w:rsidRPr="00FC5F0B">
              <w:rPr>
                <w:b w:val="0"/>
                <w:webHidden/>
              </w:rPr>
              <w:t>6</w:t>
            </w:r>
            <w:r w:rsidRPr="00FC5F0B">
              <w:rPr>
                <w:b w:val="0"/>
                <w:webHidden/>
              </w:rPr>
              <w:fldChar w:fldCharType="end"/>
            </w:r>
          </w:hyperlink>
        </w:p>
        <w:p w:rsidR="004A4A32" w:rsidRPr="00FC5F0B" w:rsidRDefault="004A4A32">
          <w:pPr>
            <w:pStyle w:val="TOC2"/>
            <w:rPr>
              <w:rFonts w:asciiTheme="minorHAnsi" w:hAnsiTheme="minorHAnsi" w:cstheme="minorBidi"/>
              <w:b w:val="0"/>
              <w:sz w:val="22"/>
              <w:szCs w:val="22"/>
              <w:lang w:eastAsia="en-US"/>
            </w:rPr>
          </w:pPr>
          <w:hyperlink w:anchor="_Toc511919175" w:history="1">
            <w:r w:rsidRPr="00FC5F0B">
              <w:rPr>
                <w:rStyle w:val="Hyperlink"/>
                <w:b w:val="0"/>
              </w:rPr>
              <w:t>1.3 Phân tích thiết kế hệ thống</w:t>
            </w:r>
            <w:r w:rsidRPr="00FC5F0B">
              <w:rPr>
                <w:b w:val="0"/>
                <w:webHidden/>
              </w:rPr>
              <w:tab/>
            </w:r>
            <w:r w:rsidRPr="00FC5F0B">
              <w:rPr>
                <w:b w:val="0"/>
                <w:webHidden/>
              </w:rPr>
              <w:fldChar w:fldCharType="begin"/>
            </w:r>
            <w:r w:rsidRPr="00FC5F0B">
              <w:rPr>
                <w:b w:val="0"/>
                <w:webHidden/>
              </w:rPr>
              <w:instrText xml:space="preserve"> PAGEREF _Toc511919175 \h </w:instrText>
            </w:r>
            <w:r w:rsidRPr="00FC5F0B">
              <w:rPr>
                <w:b w:val="0"/>
                <w:webHidden/>
              </w:rPr>
            </w:r>
            <w:r w:rsidRPr="00FC5F0B">
              <w:rPr>
                <w:b w:val="0"/>
                <w:webHidden/>
              </w:rPr>
              <w:fldChar w:fldCharType="separate"/>
            </w:r>
            <w:r w:rsidRPr="00FC5F0B">
              <w:rPr>
                <w:b w:val="0"/>
                <w:webHidden/>
              </w:rPr>
              <w:t>7</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76" w:history="1">
            <w:r w:rsidRPr="00FC5F0B">
              <w:rPr>
                <w:rStyle w:val="Hyperlink"/>
                <w:b w:val="0"/>
              </w:rPr>
              <w:t>1.3.1 Các khái niệm</w:t>
            </w:r>
            <w:r w:rsidRPr="00FC5F0B">
              <w:rPr>
                <w:b w:val="0"/>
                <w:webHidden/>
              </w:rPr>
              <w:tab/>
            </w:r>
            <w:r w:rsidRPr="00FC5F0B">
              <w:rPr>
                <w:b w:val="0"/>
                <w:webHidden/>
              </w:rPr>
              <w:fldChar w:fldCharType="begin"/>
            </w:r>
            <w:r w:rsidRPr="00FC5F0B">
              <w:rPr>
                <w:b w:val="0"/>
                <w:webHidden/>
              </w:rPr>
              <w:instrText xml:space="preserve"> PAGEREF _Toc511919176 \h </w:instrText>
            </w:r>
            <w:r w:rsidRPr="00FC5F0B">
              <w:rPr>
                <w:b w:val="0"/>
                <w:webHidden/>
              </w:rPr>
            </w:r>
            <w:r w:rsidRPr="00FC5F0B">
              <w:rPr>
                <w:b w:val="0"/>
                <w:webHidden/>
              </w:rPr>
              <w:fldChar w:fldCharType="separate"/>
            </w:r>
            <w:r w:rsidRPr="00FC5F0B">
              <w:rPr>
                <w:b w:val="0"/>
                <w:webHidden/>
              </w:rPr>
              <w:t>7</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77" w:history="1">
            <w:r w:rsidRPr="00FC5F0B">
              <w:rPr>
                <w:rStyle w:val="Hyperlink"/>
                <w:b w:val="0"/>
              </w:rPr>
              <w:t>1.3.2 Vai trò</w:t>
            </w:r>
            <w:r w:rsidRPr="00FC5F0B">
              <w:rPr>
                <w:b w:val="0"/>
                <w:webHidden/>
              </w:rPr>
              <w:tab/>
            </w:r>
            <w:r w:rsidRPr="00FC5F0B">
              <w:rPr>
                <w:b w:val="0"/>
                <w:webHidden/>
              </w:rPr>
              <w:fldChar w:fldCharType="begin"/>
            </w:r>
            <w:r w:rsidRPr="00FC5F0B">
              <w:rPr>
                <w:b w:val="0"/>
                <w:webHidden/>
              </w:rPr>
              <w:instrText xml:space="preserve"> PAGEREF _Toc511919177 \h </w:instrText>
            </w:r>
            <w:r w:rsidRPr="00FC5F0B">
              <w:rPr>
                <w:b w:val="0"/>
                <w:webHidden/>
              </w:rPr>
            </w:r>
            <w:r w:rsidRPr="00FC5F0B">
              <w:rPr>
                <w:b w:val="0"/>
                <w:webHidden/>
              </w:rPr>
              <w:fldChar w:fldCharType="separate"/>
            </w:r>
            <w:r w:rsidRPr="00FC5F0B">
              <w:rPr>
                <w:b w:val="0"/>
                <w:webHidden/>
              </w:rPr>
              <w:t>7</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78" w:history="1">
            <w:r w:rsidRPr="00FC5F0B">
              <w:rPr>
                <w:rStyle w:val="Hyperlink"/>
                <w:b w:val="0"/>
              </w:rPr>
              <w:t>1.3.3 Nhiệm vụ</w:t>
            </w:r>
            <w:r w:rsidRPr="00FC5F0B">
              <w:rPr>
                <w:b w:val="0"/>
                <w:webHidden/>
              </w:rPr>
              <w:tab/>
            </w:r>
            <w:r w:rsidRPr="00FC5F0B">
              <w:rPr>
                <w:b w:val="0"/>
                <w:webHidden/>
              </w:rPr>
              <w:fldChar w:fldCharType="begin"/>
            </w:r>
            <w:r w:rsidRPr="00FC5F0B">
              <w:rPr>
                <w:b w:val="0"/>
                <w:webHidden/>
              </w:rPr>
              <w:instrText xml:space="preserve"> PAGEREF _Toc511919178 \h </w:instrText>
            </w:r>
            <w:r w:rsidRPr="00FC5F0B">
              <w:rPr>
                <w:b w:val="0"/>
                <w:webHidden/>
              </w:rPr>
            </w:r>
            <w:r w:rsidRPr="00FC5F0B">
              <w:rPr>
                <w:b w:val="0"/>
                <w:webHidden/>
              </w:rPr>
              <w:fldChar w:fldCharType="separate"/>
            </w:r>
            <w:r w:rsidRPr="00FC5F0B">
              <w:rPr>
                <w:b w:val="0"/>
                <w:webHidden/>
              </w:rPr>
              <w:t>7</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79" w:history="1">
            <w:r w:rsidRPr="00FC5F0B">
              <w:rPr>
                <w:rStyle w:val="Hyperlink"/>
                <w:b w:val="0"/>
              </w:rPr>
              <w:t>1.3.4 Các phương pháp phân tích thiết kế hệ thống</w:t>
            </w:r>
            <w:r w:rsidRPr="00FC5F0B">
              <w:rPr>
                <w:b w:val="0"/>
                <w:webHidden/>
              </w:rPr>
              <w:tab/>
            </w:r>
            <w:r w:rsidRPr="00FC5F0B">
              <w:rPr>
                <w:b w:val="0"/>
                <w:webHidden/>
              </w:rPr>
              <w:fldChar w:fldCharType="begin"/>
            </w:r>
            <w:r w:rsidRPr="00FC5F0B">
              <w:rPr>
                <w:b w:val="0"/>
                <w:webHidden/>
              </w:rPr>
              <w:instrText xml:space="preserve"> PAGEREF _Toc511919179 \h </w:instrText>
            </w:r>
            <w:r w:rsidRPr="00FC5F0B">
              <w:rPr>
                <w:b w:val="0"/>
                <w:webHidden/>
              </w:rPr>
            </w:r>
            <w:r w:rsidRPr="00FC5F0B">
              <w:rPr>
                <w:b w:val="0"/>
                <w:webHidden/>
              </w:rPr>
              <w:fldChar w:fldCharType="separate"/>
            </w:r>
            <w:r w:rsidRPr="00FC5F0B">
              <w:rPr>
                <w:b w:val="0"/>
                <w:webHidden/>
              </w:rPr>
              <w:t>7</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80" w:history="1">
            <w:r w:rsidRPr="00FC5F0B">
              <w:rPr>
                <w:rStyle w:val="Hyperlink"/>
                <w:b w:val="0"/>
              </w:rPr>
              <w:t>1.3.5 Các giai đoạn phân tích thiết kế hệ thống</w:t>
            </w:r>
            <w:r w:rsidRPr="00FC5F0B">
              <w:rPr>
                <w:b w:val="0"/>
                <w:webHidden/>
              </w:rPr>
              <w:tab/>
            </w:r>
            <w:r w:rsidRPr="00FC5F0B">
              <w:rPr>
                <w:b w:val="0"/>
                <w:webHidden/>
              </w:rPr>
              <w:fldChar w:fldCharType="begin"/>
            </w:r>
            <w:r w:rsidRPr="00FC5F0B">
              <w:rPr>
                <w:b w:val="0"/>
                <w:webHidden/>
              </w:rPr>
              <w:instrText xml:space="preserve"> PAGEREF _Toc511919180 \h </w:instrText>
            </w:r>
            <w:r w:rsidRPr="00FC5F0B">
              <w:rPr>
                <w:b w:val="0"/>
                <w:webHidden/>
              </w:rPr>
            </w:r>
            <w:r w:rsidRPr="00FC5F0B">
              <w:rPr>
                <w:b w:val="0"/>
                <w:webHidden/>
              </w:rPr>
              <w:fldChar w:fldCharType="separate"/>
            </w:r>
            <w:r w:rsidRPr="00FC5F0B">
              <w:rPr>
                <w:b w:val="0"/>
                <w:webHidden/>
              </w:rPr>
              <w:t>7</w:t>
            </w:r>
            <w:r w:rsidRPr="00FC5F0B">
              <w:rPr>
                <w:b w:val="0"/>
                <w:webHidden/>
              </w:rPr>
              <w:fldChar w:fldCharType="end"/>
            </w:r>
          </w:hyperlink>
        </w:p>
        <w:p w:rsidR="004A4A32" w:rsidRPr="00FC5F0B" w:rsidRDefault="004A4A32">
          <w:pPr>
            <w:pStyle w:val="TOC2"/>
            <w:rPr>
              <w:rFonts w:asciiTheme="minorHAnsi" w:hAnsiTheme="minorHAnsi" w:cstheme="minorBidi"/>
              <w:b w:val="0"/>
              <w:sz w:val="22"/>
              <w:szCs w:val="22"/>
              <w:lang w:eastAsia="en-US"/>
            </w:rPr>
          </w:pPr>
          <w:hyperlink w:anchor="_Toc511919181" w:history="1">
            <w:r w:rsidRPr="00FC5F0B">
              <w:rPr>
                <w:rStyle w:val="Hyperlink"/>
                <w:b w:val="0"/>
              </w:rPr>
              <w:t>1.4 Công nghệ Java</w:t>
            </w:r>
            <w:r w:rsidRPr="00FC5F0B">
              <w:rPr>
                <w:b w:val="0"/>
                <w:webHidden/>
              </w:rPr>
              <w:tab/>
            </w:r>
            <w:r w:rsidRPr="00FC5F0B">
              <w:rPr>
                <w:b w:val="0"/>
                <w:webHidden/>
              </w:rPr>
              <w:fldChar w:fldCharType="begin"/>
            </w:r>
            <w:r w:rsidRPr="00FC5F0B">
              <w:rPr>
                <w:b w:val="0"/>
                <w:webHidden/>
              </w:rPr>
              <w:instrText xml:space="preserve"> PAGEREF _Toc511919181 \h </w:instrText>
            </w:r>
            <w:r w:rsidRPr="00FC5F0B">
              <w:rPr>
                <w:b w:val="0"/>
                <w:webHidden/>
              </w:rPr>
            </w:r>
            <w:r w:rsidRPr="00FC5F0B">
              <w:rPr>
                <w:b w:val="0"/>
                <w:webHidden/>
              </w:rPr>
              <w:fldChar w:fldCharType="separate"/>
            </w:r>
            <w:r w:rsidRPr="00FC5F0B">
              <w:rPr>
                <w:b w:val="0"/>
                <w:webHidden/>
              </w:rPr>
              <w:t>8</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82" w:history="1">
            <w:r w:rsidRPr="00FC5F0B">
              <w:rPr>
                <w:rStyle w:val="Hyperlink"/>
                <w:b w:val="0"/>
              </w:rPr>
              <w:t>1.4.1 Lịch sử phát triển</w:t>
            </w:r>
            <w:r w:rsidRPr="00FC5F0B">
              <w:rPr>
                <w:b w:val="0"/>
                <w:webHidden/>
              </w:rPr>
              <w:tab/>
            </w:r>
            <w:r w:rsidRPr="00FC5F0B">
              <w:rPr>
                <w:b w:val="0"/>
                <w:webHidden/>
              </w:rPr>
              <w:fldChar w:fldCharType="begin"/>
            </w:r>
            <w:r w:rsidRPr="00FC5F0B">
              <w:rPr>
                <w:b w:val="0"/>
                <w:webHidden/>
              </w:rPr>
              <w:instrText xml:space="preserve"> PAGEREF _Toc511919182 \h </w:instrText>
            </w:r>
            <w:r w:rsidRPr="00FC5F0B">
              <w:rPr>
                <w:b w:val="0"/>
                <w:webHidden/>
              </w:rPr>
            </w:r>
            <w:r w:rsidRPr="00FC5F0B">
              <w:rPr>
                <w:b w:val="0"/>
                <w:webHidden/>
              </w:rPr>
              <w:fldChar w:fldCharType="separate"/>
            </w:r>
            <w:r w:rsidRPr="00FC5F0B">
              <w:rPr>
                <w:b w:val="0"/>
                <w:webHidden/>
              </w:rPr>
              <w:t>9</w:t>
            </w:r>
            <w:r w:rsidRPr="00FC5F0B">
              <w:rPr>
                <w:b w:val="0"/>
                <w:webHidden/>
              </w:rPr>
              <w:fldChar w:fldCharType="end"/>
            </w:r>
          </w:hyperlink>
        </w:p>
        <w:p w:rsidR="004A4A32" w:rsidRPr="00FC5F0B" w:rsidRDefault="004A4A32">
          <w:pPr>
            <w:pStyle w:val="TOC3"/>
            <w:tabs>
              <w:tab w:val="left" w:pos="1320"/>
            </w:tabs>
            <w:rPr>
              <w:rFonts w:asciiTheme="minorHAnsi" w:hAnsiTheme="minorHAnsi" w:cstheme="minorBidi"/>
              <w:b w:val="0"/>
              <w:sz w:val="22"/>
              <w:szCs w:val="22"/>
              <w:lang w:eastAsia="en-US"/>
            </w:rPr>
          </w:pPr>
          <w:hyperlink w:anchor="_Toc511919183" w:history="1">
            <w:r w:rsidRPr="00FC5F0B">
              <w:rPr>
                <w:rStyle w:val="Hyperlink"/>
                <w:b w:val="0"/>
              </w:rPr>
              <w:t>1.4.2</w:t>
            </w:r>
            <w:r w:rsidRPr="00FC5F0B">
              <w:rPr>
                <w:rFonts w:asciiTheme="minorHAnsi" w:hAnsiTheme="minorHAnsi" w:cstheme="minorBidi"/>
                <w:b w:val="0"/>
                <w:sz w:val="22"/>
                <w:szCs w:val="22"/>
                <w:lang w:eastAsia="en-US"/>
              </w:rPr>
              <w:tab/>
            </w:r>
            <w:r w:rsidRPr="00FC5F0B">
              <w:rPr>
                <w:rStyle w:val="Hyperlink"/>
                <w:b w:val="0"/>
              </w:rPr>
              <w:t>Phương châm</w:t>
            </w:r>
            <w:r w:rsidRPr="00FC5F0B">
              <w:rPr>
                <w:b w:val="0"/>
                <w:webHidden/>
              </w:rPr>
              <w:tab/>
            </w:r>
            <w:r w:rsidRPr="00FC5F0B">
              <w:rPr>
                <w:b w:val="0"/>
                <w:webHidden/>
              </w:rPr>
              <w:fldChar w:fldCharType="begin"/>
            </w:r>
            <w:r w:rsidRPr="00FC5F0B">
              <w:rPr>
                <w:b w:val="0"/>
                <w:webHidden/>
              </w:rPr>
              <w:instrText xml:space="preserve"> PAGEREF _Toc511919183 \h </w:instrText>
            </w:r>
            <w:r w:rsidRPr="00FC5F0B">
              <w:rPr>
                <w:b w:val="0"/>
                <w:webHidden/>
              </w:rPr>
            </w:r>
            <w:r w:rsidRPr="00FC5F0B">
              <w:rPr>
                <w:b w:val="0"/>
                <w:webHidden/>
              </w:rPr>
              <w:fldChar w:fldCharType="separate"/>
            </w:r>
            <w:r w:rsidRPr="00FC5F0B">
              <w:rPr>
                <w:b w:val="0"/>
                <w:webHidden/>
              </w:rPr>
              <w:t>9</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84" w:history="1">
            <w:r w:rsidRPr="00FC5F0B">
              <w:rPr>
                <w:rStyle w:val="Hyperlink"/>
                <w:b w:val="0"/>
              </w:rPr>
              <w:t>1.4.3 Khả năng của ngôn ngữ Java</w:t>
            </w:r>
            <w:r w:rsidRPr="00FC5F0B">
              <w:rPr>
                <w:b w:val="0"/>
                <w:webHidden/>
              </w:rPr>
              <w:tab/>
            </w:r>
            <w:r w:rsidRPr="00FC5F0B">
              <w:rPr>
                <w:b w:val="0"/>
                <w:webHidden/>
              </w:rPr>
              <w:fldChar w:fldCharType="begin"/>
            </w:r>
            <w:r w:rsidRPr="00FC5F0B">
              <w:rPr>
                <w:b w:val="0"/>
                <w:webHidden/>
              </w:rPr>
              <w:instrText xml:space="preserve"> PAGEREF _Toc511919184 \h </w:instrText>
            </w:r>
            <w:r w:rsidRPr="00FC5F0B">
              <w:rPr>
                <w:b w:val="0"/>
                <w:webHidden/>
              </w:rPr>
            </w:r>
            <w:r w:rsidRPr="00FC5F0B">
              <w:rPr>
                <w:b w:val="0"/>
                <w:webHidden/>
              </w:rPr>
              <w:fldChar w:fldCharType="separate"/>
            </w:r>
            <w:r w:rsidRPr="00FC5F0B">
              <w:rPr>
                <w:b w:val="0"/>
                <w:webHidden/>
              </w:rPr>
              <w:t>9</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85" w:history="1">
            <w:r w:rsidRPr="00FC5F0B">
              <w:rPr>
                <w:rStyle w:val="Hyperlink"/>
                <w:b w:val="0"/>
              </w:rPr>
              <w:t>1.4.4 Những đặc điểm của ngôn ngữ Java</w:t>
            </w:r>
            <w:r w:rsidRPr="00FC5F0B">
              <w:rPr>
                <w:b w:val="0"/>
                <w:webHidden/>
              </w:rPr>
              <w:tab/>
            </w:r>
            <w:r w:rsidRPr="00FC5F0B">
              <w:rPr>
                <w:b w:val="0"/>
                <w:webHidden/>
              </w:rPr>
              <w:fldChar w:fldCharType="begin"/>
            </w:r>
            <w:r w:rsidRPr="00FC5F0B">
              <w:rPr>
                <w:b w:val="0"/>
                <w:webHidden/>
              </w:rPr>
              <w:instrText xml:space="preserve"> PAGEREF _Toc511919185 \h </w:instrText>
            </w:r>
            <w:r w:rsidRPr="00FC5F0B">
              <w:rPr>
                <w:b w:val="0"/>
                <w:webHidden/>
              </w:rPr>
            </w:r>
            <w:r w:rsidRPr="00FC5F0B">
              <w:rPr>
                <w:b w:val="0"/>
                <w:webHidden/>
              </w:rPr>
              <w:fldChar w:fldCharType="separate"/>
            </w:r>
            <w:r w:rsidRPr="00FC5F0B">
              <w:rPr>
                <w:b w:val="0"/>
                <w:webHidden/>
              </w:rPr>
              <w:t>10</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86" w:history="1">
            <w:r w:rsidRPr="00FC5F0B">
              <w:rPr>
                <w:rStyle w:val="Hyperlink"/>
                <w:b w:val="0"/>
              </w:rPr>
              <w:t>1.4.5 Máy ảo Java (JMV - Java Virtual Machine)</w:t>
            </w:r>
            <w:r w:rsidRPr="00FC5F0B">
              <w:rPr>
                <w:b w:val="0"/>
                <w:webHidden/>
              </w:rPr>
              <w:tab/>
            </w:r>
            <w:r w:rsidRPr="00FC5F0B">
              <w:rPr>
                <w:b w:val="0"/>
                <w:webHidden/>
              </w:rPr>
              <w:fldChar w:fldCharType="begin"/>
            </w:r>
            <w:r w:rsidRPr="00FC5F0B">
              <w:rPr>
                <w:b w:val="0"/>
                <w:webHidden/>
              </w:rPr>
              <w:instrText xml:space="preserve"> PAGEREF _Toc511919186 \h </w:instrText>
            </w:r>
            <w:r w:rsidRPr="00FC5F0B">
              <w:rPr>
                <w:b w:val="0"/>
                <w:webHidden/>
              </w:rPr>
            </w:r>
            <w:r w:rsidRPr="00FC5F0B">
              <w:rPr>
                <w:b w:val="0"/>
                <w:webHidden/>
              </w:rPr>
              <w:fldChar w:fldCharType="separate"/>
            </w:r>
            <w:r w:rsidRPr="00FC5F0B">
              <w:rPr>
                <w:b w:val="0"/>
                <w:webHidden/>
              </w:rPr>
              <w:t>10</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87" w:history="1">
            <w:r w:rsidRPr="00FC5F0B">
              <w:rPr>
                <w:rStyle w:val="Hyperlink"/>
                <w:b w:val="0"/>
              </w:rPr>
              <w:t>1.4.6 Hai kiểu ứng dụng dưới ngôn ngữ java</w:t>
            </w:r>
            <w:r w:rsidRPr="00FC5F0B">
              <w:rPr>
                <w:b w:val="0"/>
                <w:webHidden/>
              </w:rPr>
              <w:tab/>
            </w:r>
            <w:r w:rsidRPr="00FC5F0B">
              <w:rPr>
                <w:b w:val="0"/>
                <w:webHidden/>
              </w:rPr>
              <w:fldChar w:fldCharType="begin"/>
            </w:r>
            <w:r w:rsidRPr="00FC5F0B">
              <w:rPr>
                <w:b w:val="0"/>
                <w:webHidden/>
              </w:rPr>
              <w:instrText xml:space="preserve"> PAGEREF _Toc511919187 \h </w:instrText>
            </w:r>
            <w:r w:rsidRPr="00FC5F0B">
              <w:rPr>
                <w:b w:val="0"/>
                <w:webHidden/>
              </w:rPr>
            </w:r>
            <w:r w:rsidRPr="00FC5F0B">
              <w:rPr>
                <w:b w:val="0"/>
                <w:webHidden/>
              </w:rPr>
              <w:fldChar w:fldCharType="separate"/>
            </w:r>
            <w:r w:rsidRPr="00FC5F0B">
              <w:rPr>
                <w:b w:val="0"/>
                <w:webHidden/>
              </w:rPr>
              <w:t>10</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88" w:history="1">
            <w:r w:rsidRPr="00FC5F0B">
              <w:rPr>
                <w:rStyle w:val="Hyperlink"/>
                <w:b w:val="0"/>
              </w:rPr>
              <w:t>1.4.7 Bộ phát triển ứng dụng Java (JDK- Java Development Kit)</w:t>
            </w:r>
            <w:r w:rsidRPr="00FC5F0B">
              <w:rPr>
                <w:b w:val="0"/>
                <w:webHidden/>
              </w:rPr>
              <w:tab/>
            </w:r>
            <w:r w:rsidRPr="00FC5F0B">
              <w:rPr>
                <w:b w:val="0"/>
                <w:webHidden/>
              </w:rPr>
              <w:fldChar w:fldCharType="begin"/>
            </w:r>
            <w:r w:rsidRPr="00FC5F0B">
              <w:rPr>
                <w:b w:val="0"/>
                <w:webHidden/>
              </w:rPr>
              <w:instrText xml:space="preserve"> PAGEREF _Toc511919188 \h </w:instrText>
            </w:r>
            <w:r w:rsidRPr="00FC5F0B">
              <w:rPr>
                <w:b w:val="0"/>
                <w:webHidden/>
              </w:rPr>
            </w:r>
            <w:r w:rsidRPr="00FC5F0B">
              <w:rPr>
                <w:b w:val="0"/>
                <w:webHidden/>
              </w:rPr>
              <w:fldChar w:fldCharType="separate"/>
            </w:r>
            <w:r w:rsidRPr="00FC5F0B">
              <w:rPr>
                <w:b w:val="0"/>
                <w:webHidden/>
              </w:rPr>
              <w:t>11</w:t>
            </w:r>
            <w:r w:rsidRPr="00FC5F0B">
              <w:rPr>
                <w:b w:val="0"/>
                <w:webHidden/>
              </w:rPr>
              <w:fldChar w:fldCharType="end"/>
            </w:r>
          </w:hyperlink>
        </w:p>
        <w:p w:rsidR="004A4A32" w:rsidRPr="00FC5F0B" w:rsidRDefault="004A4A32">
          <w:pPr>
            <w:pStyle w:val="TOC2"/>
            <w:rPr>
              <w:rFonts w:asciiTheme="minorHAnsi" w:hAnsiTheme="minorHAnsi" w:cstheme="minorBidi"/>
              <w:b w:val="0"/>
              <w:sz w:val="22"/>
              <w:szCs w:val="22"/>
              <w:lang w:eastAsia="en-US"/>
            </w:rPr>
          </w:pPr>
          <w:hyperlink w:anchor="_Toc511919189" w:history="1">
            <w:r w:rsidRPr="00FC5F0B">
              <w:rPr>
                <w:rStyle w:val="Hyperlink"/>
                <w:b w:val="0"/>
              </w:rPr>
              <w:t>1.5. Tìm hiểu về Hệ điều hành Android trên thiết bị di động</w:t>
            </w:r>
            <w:r w:rsidRPr="00FC5F0B">
              <w:rPr>
                <w:b w:val="0"/>
                <w:webHidden/>
              </w:rPr>
              <w:tab/>
            </w:r>
            <w:r w:rsidRPr="00FC5F0B">
              <w:rPr>
                <w:b w:val="0"/>
                <w:webHidden/>
              </w:rPr>
              <w:fldChar w:fldCharType="begin"/>
            </w:r>
            <w:r w:rsidRPr="00FC5F0B">
              <w:rPr>
                <w:b w:val="0"/>
                <w:webHidden/>
              </w:rPr>
              <w:instrText xml:space="preserve"> PAGEREF _Toc511919189 \h </w:instrText>
            </w:r>
            <w:r w:rsidRPr="00FC5F0B">
              <w:rPr>
                <w:b w:val="0"/>
                <w:webHidden/>
              </w:rPr>
            </w:r>
            <w:r w:rsidRPr="00FC5F0B">
              <w:rPr>
                <w:b w:val="0"/>
                <w:webHidden/>
              </w:rPr>
              <w:fldChar w:fldCharType="separate"/>
            </w:r>
            <w:r w:rsidRPr="00FC5F0B">
              <w:rPr>
                <w:b w:val="0"/>
                <w:webHidden/>
              </w:rPr>
              <w:t>12</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90" w:history="1">
            <w:r w:rsidRPr="00FC5F0B">
              <w:rPr>
                <w:rStyle w:val="Hyperlink"/>
                <w:b w:val="0"/>
              </w:rPr>
              <w:t>1.5.1 Giới thiệu</w:t>
            </w:r>
            <w:r w:rsidRPr="00FC5F0B">
              <w:rPr>
                <w:b w:val="0"/>
                <w:webHidden/>
              </w:rPr>
              <w:tab/>
            </w:r>
            <w:r w:rsidRPr="00FC5F0B">
              <w:rPr>
                <w:b w:val="0"/>
                <w:webHidden/>
              </w:rPr>
              <w:fldChar w:fldCharType="begin"/>
            </w:r>
            <w:r w:rsidRPr="00FC5F0B">
              <w:rPr>
                <w:b w:val="0"/>
                <w:webHidden/>
              </w:rPr>
              <w:instrText xml:space="preserve"> PAGEREF _Toc511919190 \h </w:instrText>
            </w:r>
            <w:r w:rsidRPr="00FC5F0B">
              <w:rPr>
                <w:b w:val="0"/>
                <w:webHidden/>
              </w:rPr>
            </w:r>
            <w:r w:rsidRPr="00FC5F0B">
              <w:rPr>
                <w:b w:val="0"/>
                <w:webHidden/>
              </w:rPr>
              <w:fldChar w:fldCharType="separate"/>
            </w:r>
            <w:r w:rsidRPr="00FC5F0B">
              <w:rPr>
                <w:b w:val="0"/>
                <w:webHidden/>
              </w:rPr>
              <w:t>12</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91" w:history="1">
            <w:r w:rsidRPr="00FC5F0B">
              <w:rPr>
                <w:rStyle w:val="Hyperlink"/>
                <w:b w:val="0"/>
              </w:rPr>
              <w:t>1.5.2 Cài đặt môi trường JDK và công cụ lập trình Android Studio</w:t>
            </w:r>
            <w:r w:rsidRPr="00FC5F0B">
              <w:rPr>
                <w:b w:val="0"/>
                <w:webHidden/>
              </w:rPr>
              <w:tab/>
            </w:r>
            <w:r w:rsidRPr="00FC5F0B">
              <w:rPr>
                <w:b w:val="0"/>
                <w:webHidden/>
              </w:rPr>
              <w:fldChar w:fldCharType="begin"/>
            </w:r>
            <w:r w:rsidRPr="00FC5F0B">
              <w:rPr>
                <w:b w:val="0"/>
                <w:webHidden/>
              </w:rPr>
              <w:instrText xml:space="preserve"> PAGEREF _Toc511919191 \h </w:instrText>
            </w:r>
            <w:r w:rsidRPr="00FC5F0B">
              <w:rPr>
                <w:b w:val="0"/>
                <w:webHidden/>
              </w:rPr>
            </w:r>
            <w:r w:rsidRPr="00FC5F0B">
              <w:rPr>
                <w:b w:val="0"/>
                <w:webHidden/>
              </w:rPr>
              <w:fldChar w:fldCharType="separate"/>
            </w:r>
            <w:r w:rsidRPr="00FC5F0B">
              <w:rPr>
                <w:b w:val="0"/>
                <w:webHidden/>
              </w:rPr>
              <w:t>13</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92" w:history="1">
            <w:r w:rsidRPr="00FC5F0B">
              <w:rPr>
                <w:rStyle w:val="Hyperlink"/>
                <w:b w:val="0"/>
              </w:rPr>
              <w:t>1.5.3 Vòng đời của một ứng dụng Android</w:t>
            </w:r>
            <w:r w:rsidRPr="00FC5F0B">
              <w:rPr>
                <w:b w:val="0"/>
                <w:webHidden/>
              </w:rPr>
              <w:tab/>
            </w:r>
            <w:r w:rsidRPr="00FC5F0B">
              <w:rPr>
                <w:b w:val="0"/>
                <w:webHidden/>
              </w:rPr>
              <w:fldChar w:fldCharType="begin"/>
            </w:r>
            <w:r w:rsidRPr="00FC5F0B">
              <w:rPr>
                <w:b w:val="0"/>
                <w:webHidden/>
              </w:rPr>
              <w:instrText xml:space="preserve"> PAGEREF _Toc511919192 \h </w:instrText>
            </w:r>
            <w:r w:rsidRPr="00FC5F0B">
              <w:rPr>
                <w:b w:val="0"/>
                <w:webHidden/>
              </w:rPr>
            </w:r>
            <w:r w:rsidRPr="00FC5F0B">
              <w:rPr>
                <w:b w:val="0"/>
                <w:webHidden/>
              </w:rPr>
              <w:fldChar w:fldCharType="separate"/>
            </w:r>
            <w:r w:rsidRPr="00FC5F0B">
              <w:rPr>
                <w:b w:val="0"/>
                <w:webHidden/>
              </w:rPr>
              <w:t>13</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93" w:history="1">
            <w:r w:rsidRPr="00FC5F0B">
              <w:rPr>
                <w:rStyle w:val="Hyperlink"/>
                <w:b w:val="0"/>
              </w:rPr>
              <w:t>1.5.4 Tính năng của Android</w:t>
            </w:r>
            <w:r w:rsidRPr="00FC5F0B">
              <w:rPr>
                <w:b w:val="0"/>
                <w:webHidden/>
              </w:rPr>
              <w:tab/>
            </w:r>
            <w:r w:rsidRPr="00FC5F0B">
              <w:rPr>
                <w:b w:val="0"/>
                <w:webHidden/>
              </w:rPr>
              <w:fldChar w:fldCharType="begin"/>
            </w:r>
            <w:r w:rsidRPr="00FC5F0B">
              <w:rPr>
                <w:b w:val="0"/>
                <w:webHidden/>
              </w:rPr>
              <w:instrText xml:space="preserve"> PAGEREF _Toc511919193 \h </w:instrText>
            </w:r>
            <w:r w:rsidRPr="00FC5F0B">
              <w:rPr>
                <w:b w:val="0"/>
                <w:webHidden/>
              </w:rPr>
            </w:r>
            <w:r w:rsidRPr="00FC5F0B">
              <w:rPr>
                <w:b w:val="0"/>
                <w:webHidden/>
              </w:rPr>
              <w:fldChar w:fldCharType="separate"/>
            </w:r>
            <w:r w:rsidRPr="00FC5F0B">
              <w:rPr>
                <w:b w:val="0"/>
                <w:webHidden/>
              </w:rPr>
              <w:t>14</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94" w:history="1">
            <w:r w:rsidRPr="00FC5F0B">
              <w:rPr>
                <w:rStyle w:val="Hyperlink"/>
                <w:b w:val="0"/>
              </w:rPr>
              <w:t>1.5.5 Các ứng dụng Android</w:t>
            </w:r>
            <w:r w:rsidRPr="00FC5F0B">
              <w:rPr>
                <w:b w:val="0"/>
                <w:webHidden/>
              </w:rPr>
              <w:tab/>
            </w:r>
            <w:r w:rsidRPr="00FC5F0B">
              <w:rPr>
                <w:b w:val="0"/>
                <w:webHidden/>
              </w:rPr>
              <w:fldChar w:fldCharType="begin"/>
            </w:r>
            <w:r w:rsidRPr="00FC5F0B">
              <w:rPr>
                <w:b w:val="0"/>
                <w:webHidden/>
              </w:rPr>
              <w:instrText xml:space="preserve"> PAGEREF _Toc511919194 \h </w:instrText>
            </w:r>
            <w:r w:rsidRPr="00FC5F0B">
              <w:rPr>
                <w:b w:val="0"/>
                <w:webHidden/>
              </w:rPr>
            </w:r>
            <w:r w:rsidRPr="00FC5F0B">
              <w:rPr>
                <w:b w:val="0"/>
                <w:webHidden/>
              </w:rPr>
              <w:fldChar w:fldCharType="separate"/>
            </w:r>
            <w:r w:rsidRPr="00FC5F0B">
              <w:rPr>
                <w:b w:val="0"/>
                <w:webHidden/>
              </w:rPr>
              <w:t>15</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95" w:history="1">
            <w:r w:rsidRPr="00FC5F0B">
              <w:rPr>
                <w:rStyle w:val="Hyperlink"/>
                <w:b w:val="0"/>
              </w:rPr>
              <w:t>1.5.6 Kiến trúc của hệ điều hành Android</w:t>
            </w:r>
            <w:r w:rsidRPr="00FC5F0B">
              <w:rPr>
                <w:b w:val="0"/>
                <w:webHidden/>
              </w:rPr>
              <w:tab/>
            </w:r>
            <w:r w:rsidRPr="00FC5F0B">
              <w:rPr>
                <w:b w:val="0"/>
                <w:webHidden/>
              </w:rPr>
              <w:fldChar w:fldCharType="begin"/>
            </w:r>
            <w:r w:rsidRPr="00FC5F0B">
              <w:rPr>
                <w:b w:val="0"/>
                <w:webHidden/>
              </w:rPr>
              <w:instrText xml:space="preserve"> PAGEREF _Toc511919195 \h </w:instrText>
            </w:r>
            <w:r w:rsidRPr="00FC5F0B">
              <w:rPr>
                <w:b w:val="0"/>
                <w:webHidden/>
              </w:rPr>
            </w:r>
            <w:r w:rsidRPr="00FC5F0B">
              <w:rPr>
                <w:b w:val="0"/>
                <w:webHidden/>
              </w:rPr>
              <w:fldChar w:fldCharType="separate"/>
            </w:r>
            <w:r w:rsidRPr="00FC5F0B">
              <w:rPr>
                <w:b w:val="0"/>
                <w:webHidden/>
              </w:rPr>
              <w:t>15</w:t>
            </w:r>
            <w:r w:rsidRPr="00FC5F0B">
              <w:rPr>
                <w:b w:val="0"/>
                <w:webHidden/>
              </w:rPr>
              <w:fldChar w:fldCharType="end"/>
            </w:r>
          </w:hyperlink>
        </w:p>
        <w:p w:rsidR="004A4A32" w:rsidRPr="00FC5F0B" w:rsidRDefault="004A4A32">
          <w:pPr>
            <w:pStyle w:val="TOC3"/>
            <w:tabs>
              <w:tab w:val="left" w:pos="1320"/>
            </w:tabs>
            <w:rPr>
              <w:rFonts w:asciiTheme="minorHAnsi" w:hAnsiTheme="minorHAnsi" w:cstheme="minorBidi"/>
              <w:b w:val="0"/>
              <w:sz w:val="22"/>
              <w:szCs w:val="22"/>
              <w:lang w:eastAsia="en-US"/>
            </w:rPr>
          </w:pPr>
          <w:hyperlink w:anchor="_Toc511919196" w:history="1">
            <w:r w:rsidRPr="00FC5F0B">
              <w:rPr>
                <w:rStyle w:val="Hyperlink"/>
                <w:b w:val="0"/>
              </w:rPr>
              <w:t>1.5.7</w:t>
            </w:r>
            <w:r w:rsidRPr="00FC5F0B">
              <w:rPr>
                <w:rFonts w:asciiTheme="minorHAnsi" w:hAnsiTheme="minorHAnsi" w:cstheme="minorBidi"/>
                <w:b w:val="0"/>
                <w:sz w:val="22"/>
                <w:szCs w:val="22"/>
                <w:lang w:eastAsia="en-US"/>
              </w:rPr>
              <w:tab/>
            </w:r>
            <w:r w:rsidRPr="00FC5F0B">
              <w:rPr>
                <w:rStyle w:val="Hyperlink"/>
                <w:b w:val="0"/>
              </w:rPr>
              <w:t>Các thành phần cơ bản của một ứng dụng android</w:t>
            </w:r>
            <w:r w:rsidRPr="00FC5F0B">
              <w:rPr>
                <w:b w:val="0"/>
                <w:webHidden/>
              </w:rPr>
              <w:tab/>
            </w:r>
            <w:r w:rsidRPr="00FC5F0B">
              <w:rPr>
                <w:b w:val="0"/>
                <w:webHidden/>
              </w:rPr>
              <w:fldChar w:fldCharType="begin"/>
            </w:r>
            <w:r w:rsidRPr="00FC5F0B">
              <w:rPr>
                <w:b w:val="0"/>
                <w:webHidden/>
              </w:rPr>
              <w:instrText xml:space="preserve"> PAGEREF _Toc511919196 \h </w:instrText>
            </w:r>
            <w:r w:rsidRPr="00FC5F0B">
              <w:rPr>
                <w:b w:val="0"/>
                <w:webHidden/>
              </w:rPr>
            </w:r>
            <w:r w:rsidRPr="00FC5F0B">
              <w:rPr>
                <w:b w:val="0"/>
                <w:webHidden/>
              </w:rPr>
              <w:fldChar w:fldCharType="separate"/>
            </w:r>
            <w:r w:rsidRPr="00FC5F0B">
              <w:rPr>
                <w:b w:val="0"/>
                <w:webHidden/>
              </w:rPr>
              <w:t>16</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97" w:history="1">
            <w:r w:rsidRPr="00FC5F0B">
              <w:rPr>
                <w:rStyle w:val="Hyperlink"/>
                <w:b w:val="0"/>
              </w:rPr>
              <w:t>1.5.8 Các tệp tin quan trọng trong Android</w:t>
            </w:r>
            <w:r w:rsidRPr="00FC5F0B">
              <w:rPr>
                <w:b w:val="0"/>
                <w:webHidden/>
              </w:rPr>
              <w:tab/>
            </w:r>
            <w:r w:rsidRPr="00FC5F0B">
              <w:rPr>
                <w:b w:val="0"/>
                <w:webHidden/>
              </w:rPr>
              <w:fldChar w:fldCharType="begin"/>
            </w:r>
            <w:r w:rsidRPr="00FC5F0B">
              <w:rPr>
                <w:b w:val="0"/>
                <w:webHidden/>
              </w:rPr>
              <w:instrText xml:space="preserve"> PAGEREF _Toc511919197 \h </w:instrText>
            </w:r>
            <w:r w:rsidRPr="00FC5F0B">
              <w:rPr>
                <w:b w:val="0"/>
                <w:webHidden/>
              </w:rPr>
            </w:r>
            <w:r w:rsidRPr="00FC5F0B">
              <w:rPr>
                <w:b w:val="0"/>
                <w:webHidden/>
              </w:rPr>
              <w:fldChar w:fldCharType="separate"/>
            </w:r>
            <w:r w:rsidRPr="00FC5F0B">
              <w:rPr>
                <w:b w:val="0"/>
                <w:webHidden/>
              </w:rPr>
              <w:t>19</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98" w:history="1">
            <w:r w:rsidRPr="00FC5F0B">
              <w:rPr>
                <w:rStyle w:val="Hyperlink"/>
                <w:b w:val="0"/>
              </w:rPr>
              <w:t>1.5.9 Các giao diện cơ bản trong Android</w:t>
            </w:r>
            <w:r w:rsidRPr="00FC5F0B">
              <w:rPr>
                <w:b w:val="0"/>
                <w:webHidden/>
              </w:rPr>
              <w:tab/>
            </w:r>
            <w:r w:rsidRPr="00FC5F0B">
              <w:rPr>
                <w:b w:val="0"/>
                <w:webHidden/>
              </w:rPr>
              <w:fldChar w:fldCharType="begin"/>
            </w:r>
            <w:r w:rsidRPr="00FC5F0B">
              <w:rPr>
                <w:b w:val="0"/>
                <w:webHidden/>
              </w:rPr>
              <w:instrText xml:space="preserve"> PAGEREF _Toc511919198 \h </w:instrText>
            </w:r>
            <w:r w:rsidRPr="00FC5F0B">
              <w:rPr>
                <w:b w:val="0"/>
                <w:webHidden/>
              </w:rPr>
            </w:r>
            <w:r w:rsidRPr="00FC5F0B">
              <w:rPr>
                <w:b w:val="0"/>
                <w:webHidden/>
              </w:rPr>
              <w:fldChar w:fldCharType="separate"/>
            </w:r>
            <w:r w:rsidRPr="00FC5F0B">
              <w:rPr>
                <w:b w:val="0"/>
                <w:webHidden/>
              </w:rPr>
              <w:t>22</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199" w:history="1">
            <w:r w:rsidRPr="00FC5F0B">
              <w:rPr>
                <w:rStyle w:val="Hyperlink"/>
                <w:b w:val="0"/>
              </w:rPr>
              <w:t>c.</w:t>
            </w:r>
            <w:r w:rsidRPr="00FC5F0B">
              <w:rPr>
                <w:rFonts w:asciiTheme="minorHAnsi" w:hAnsiTheme="minorHAnsi" w:cstheme="minorBidi"/>
                <w:b w:val="0"/>
                <w:sz w:val="22"/>
                <w:szCs w:val="22"/>
                <w:lang w:eastAsia="en-US"/>
              </w:rPr>
              <w:tab/>
            </w:r>
            <w:r w:rsidRPr="00FC5F0B">
              <w:rPr>
                <w:rStyle w:val="Hyperlink"/>
                <w:b w:val="0"/>
              </w:rPr>
              <w:t>TableLayout</w:t>
            </w:r>
            <w:r w:rsidRPr="00FC5F0B">
              <w:rPr>
                <w:b w:val="0"/>
                <w:webHidden/>
              </w:rPr>
              <w:tab/>
            </w:r>
            <w:r w:rsidRPr="00FC5F0B">
              <w:rPr>
                <w:b w:val="0"/>
                <w:webHidden/>
              </w:rPr>
              <w:fldChar w:fldCharType="begin"/>
            </w:r>
            <w:r w:rsidRPr="00FC5F0B">
              <w:rPr>
                <w:b w:val="0"/>
                <w:webHidden/>
              </w:rPr>
              <w:instrText xml:space="preserve"> PAGEREF _Toc511919199 \h </w:instrText>
            </w:r>
            <w:r w:rsidRPr="00FC5F0B">
              <w:rPr>
                <w:b w:val="0"/>
                <w:webHidden/>
              </w:rPr>
            </w:r>
            <w:r w:rsidRPr="00FC5F0B">
              <w:rPr>
                <w:b w:val="0"/>
                <w:webHidden/>
              </w:rPr>
              <w:fldChar w:fldCharType="separate"/>
            </w:r>
            <w:r w:rsidRPr="00FC5F0B">
              <w:rPr>
                <w:b w:val="0"/>
                <w:webHidden/>
              </w:rPr>
              <w:t>28</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00" w:history="1">
            <w:r w:rsidRPr="00FC5F0B">
              <w:rPr>
                <w:rStyle w:val="Hyperlink"/>
                <w:b w:val="0"/>
              </w:rPr>
              <w:t>1.5.12 Lưu trữ dữ liệu trong Android</w:t>
            </w:r>
            <w:r w:rsidRPr="00FC5F0B">
              <w:rPr>
                <w:b w:val="0"/>
                <w:webHidden/>
              </w:rPr>
              <w:tab/>
            </w:r>
            <w:r w:rsidRPr="00FC5F0B">
              <w:rPr>
                <w:b w:val="0"/>
                <w:webHidden/>
              </w:rPr>
              <w:fldChar w:fldCharType="begin"/>
            </w:r>
            <w:r w:rsidRPr="00FC5F0B">
              <w:rPr>
                <w:b w:val="0"/>
                <w:webHidden/>
              </w:rPr>
              <w:instrText xml:space="preserve"> PAGEREF _Toc511919200 \h </w:instrText>
            </w:r>
            <w:r w:rsidRPr="00FC5F0B">
              <w:rPr>
                <w:b w:val="0"/>
                <w:webHidden/>
              </w:rPr>
            </w:r>
            <w:r w:rsidRPr="00FC5F0B">
              <w:rPr>
                <w:b w:val="0"/>
                <w:webHidden/>
              </w:rPr>
              <w:fldChar w:fldCharType="separate"/>
            </w:r>
            <w:r w:rsidRPr="00FC5F0B">
              <w:rPr>
                <w:b w:val="0"/>
                <w:webHidden/>
              </w:rPr>
              <w:t>44</w:t>
            </w:r>
            <w:r w:rsidRPr="00FC5F0B">
              <w:rPr>
                <w:b w:val="0"/>
                <w:webHidden/>
              </w:rPr>
              <w:fldChar w:fldCharType="end"/>
            </w:r>
          </w:hyperlink>
        </w:p>
        <w:p w:rsidR="004A4A32" w:rsidRPr="00FC5F0B" w:rsidRDefault="004A4A32">
          <w:pPr>
            <w:pStyle w:val="TOC2"/>
            <w:rPr>
              <w:rFonts w:asciiTheme="minorHAnsi" w:hAnsiTheme="minorHAnsi" w:cstheme="minorBidi"/>
              <w:b w:val="0"/>
              <w:sz w:val="22"/>
              <w:szCs w:val="22"/>
              <w:lang w:eastAsia="en-US"/>
            </w:rPr>
          </w:pPr>
          <w:hyperlink w:anchor="_Toc511919201" w:history="1">
            <w:r w:rsidRPr="00FC5F0B">
              <w:rPr>
                <w:rStyle w:val="Hyperlink"/>
                <w:b w:val="0"/>
              </w:rPr>
              <w:t xml:space="preserve">1.6 </w:t>
            </w:r>
            <w:r w:rsidRPr="00FC5F0B">
              <w:rPr>
                <w:rStyle w:val="Hyperlink"/>
                <w:b w:val="0"/>
                <w:lang w:val="de-DE"/>
              </w:rPr>
              <w:t>Google Map API trên Hệ điều hành Android</w:t>
            </w:r>
            <w:r w:rsidRPr="00FC5F0B">
              <w:rPr>
                <w:b w:val="0"/>
                <w:webHidden/>
              </w:rPr>
              <w:tab/>
            </w:r>
            <w:r w:rsidRPr="00FC5F0B">
              <w:rPr>
                <w:b w:val="0"/>
                <w:webHidden/>
              </w:rPr>
              <w:fldChar w:fldCharType="begin"/>
            </w:r>
            <w:r w:rsidRPr="00FC5F0B">
              <w:rPr>
                <w:b w:val="0"/>
                <w:webHidden/>
              </w:rPr>
              <w:instrText xml:space="preserve"> PAGEREF _Toc511919201 \h </w:instrText>
            </w:r>
            <w:r w:rsidRPr="00FC5F0B">
              <w:rPr>
                <w:b w:val="0"/>
                <w:webHidden/>
              </w:rPr>
            </w:r>
            <w:r w:rsidRPr="00FC5F0B">
              <w:rPr>
                <w:b w:val="0"/>
                <w:webHidden/>
              </w:rPr>
              <w:fldChar w:fldCharType="separate"/>
            </w:r>
            <w:r w:rsidRPr="00FC5F0B">
              <w:rPr>
                <w:b w:val="0"/>
                <w:webHidden/>
              </w:rPr>
              <w:t>44</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02" w:history="1">
            <w:r w:rsidRPr="00FC5F0B">
              <w:rPr>
                <w:rStyle w:val="Hyperlink"/>
                <w:b w:val="0"/>
              </w:rPr>
              <w:t>1.6.1 Google Maps</w:t>
            </w:r>
            <w:r w:rsidRPr="00FC5F0B">
              <w:rPr>
                <w:b w:val="0"/>
                <w:webHidden/>
              </w:rPr>
              <w:tab/>
            </w:r>
            <w:r w:rsidRPr="00FC5F0B">
              <w:rPr>
                <w:b w:val="0"/>
                <w:webHidden/>
              </w:rPr>
              <w:fldChar w:fldCharType="begin"/>
            </w:r>
            <w:r w:rsidRPr="00FC5F0B">
              <w:rPr>
                <w:b w:val="0"/>
                <w:webHidden/>
              </w:rPr>
              <w:instrText xml:space="preserve"> PAGEREF _Toc511919202 \h </w:instrText>
            </w:r>
            <w:r w:rsidRPr="00FC5F0B">
              <w:rPr>
                <w:b w:val="0"/>
                <w:webHidden/>
              </w:rPr>
            </w:r>
            <w:r w:rsidRPr="00FC5F0B">
              <w:rPr>
                <w:b w:val="0"/>
                <w:webHidden/>
              </w:rPr>
              <w:fldChar w:fldCharType="separate"/>
            </w:r>
            <w:r w:rsidRPr="00FC5F0B">
              <w:rPr>
                <w:b w:val="0"/>
                <w:webHidden/>
              </w:rPr>
              <w:t>44</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03" w:history="1">
            <w:r w:rsidRPr="00FC5F0B">
              <w:rPr>
                <w:rStyle w:val="Hyperlink"/>
                <w:b w:val="0"/>
              </w:rPr>
              <w:t>1.6.2 Các loại bản đồ Google Maps</w:t>
            </w:r>
            <w:r w:rsidRPr="00FC5F0B">
              <w:rPr>
                <w:b w:val="0"/>
                <w:webHidden/>
              </w:rPr>
              <w:tab/>
            </w:r>
            <w:r w:rsidRPr="00FC5F0B">
              <w:rPr>
                <w:b w:val="0"/>
                <w:webHidden/>
              </w:rPr>
              <w:fldChar w:fldCharType="begin"/>
            </w:r>
            <w:r w:rsidRPr="00FC5F0B">
              <w:rPr>
                <w:b w:val="0"/>
                <w:webHidden/>
              </w:rPr>
              <w:instrText xml:space="preserve"> PAGEREF _Toc511919203 \h </w:instrText>
            </w:r>
            <w:r w:rsidRPr="00FC5F0B">
              <w:rPr>
                <w:b w:val="0"/>
                <w:webHidden/>
              </w:rPr>
            </w:r>
            <w:r w:rsidRPr="00FC5F0B">
              <w:rPr>
                <w:b w:val="0"/>
                <w:webHidden/>
              </w:rPr>
              <w:fldChar w:fldCharType="separate"/>
            </w:r>
            <w:r w:rsidRPr="00FC5F0B">
              <w:rPr>
                <w:b w:val="0"/>
                <w:webHidden/>
              </w:rPr>
              <w:t>45</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04" w:history="1">
            <w:r w:rsidRPr="00FC5F0B">
              <w:rPr>
                <w:rStyle w:val="Hyperlink"/>
                <w:b w:val="0"/>
              </w:rPr>
              <w:t>1.6.3 Ứng dụng Google Maps trên nền tảng Andriod.</w:t>
            </w:r>
            <w:r w:rsidRPr="00FC5F0B">
              <w:rPr>
                <w:b w:val="0"/>
                <w:webHidden/>
              </w:rPr>
              <w:tab/>
            </w:r>
            <w:r w:rsidRPr="00FC5F0B">
              <w:rPr>
                <w:b w:val="0"/>
                <w:webHidden/>
              </w:rPr>
              <w:fldChar w:fldCharType="begin"/>
            </w:r>
            <w:r w:rsidRPr="00FC5F0B">
              <w:rPr>
                <w:b w:val="0"/>
                <w:webHidden/>
              </w:rPr>
              <w:instrText xml:space="preserve"> PAGEREF _Toc511919204 \h </w:instrText>
            </w:r>
            <w:r w:rsidRPr="00FC5F0B">
              <w:rPr>
                <w:b w:val="0"/>
                <w:webHidden/>
              </w:rPr>
            </w:r>
            <w:r w:rsidRPr="00FC5F0B">
              <w:rPr>
                <w:b w:val="0"/>
                <w:webHidden/>
              </w:rPr>
              <w:fldChar w:fldCharType="separate"/>
            </w:r>
            <w:r w:rsidRPr="00FC5F0B">
              <w:rPr>
                <w:b w:val="0"/>
                <w:webHidden/>
              </w:rPr>
              <w:t>45</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05" w:history="1">
            <w:r w:rsidRPr="00FC5F0B">
              <w:rPr>
                <w:rStyle w:val="Hyperlink"/>
                <w:b w:val="0"/>
              </w:rPr>
              <w:t>1.6.4 Các phương thức của Google Maps</w:t>
            </w:r>
            <w:r w:rsidRPr="00FC5F0B">
              <w:rPr>
                <w:b w:val="0"/>
                <w:webHidden/>
              </w:rPr>
              <w:tab/>
            </w:r>
            <w:r w:rsidRPr="00FC5F0B">
              <w:rPr>
                <w:b w:val="0"/>
                <w:webHidden/>
              </w:rPr>
              <w:fldChar w:fldCharType="begin"/>
            </w:r>
            <w:r w:rsidRPr="00FC5F0B">
              <w:rPr>
                <w:b w:val="0"/>
                <w:webHidden/>
              </w:rPr>
              <w:instrText xml:space="preserve"> PAGEREF _Toc511919205 \h </w:instrText>
            </w:r>
            <w:r w:rsidRPr="00FC5F0B">
              <w:rPr>
                <w:b w:val="0"/>
                <w:webHidden/>
              </w:rPr>
            </w:r>
            <w:r w:rsidRPr="00FC5F0B">
              <w:rPr>
                <w:b w:val="0"/>
                <w:webHidden/>
              </w:rPr>
              <w:fldChar w:fldCharType="separate"/>
            </w:r>
            <w:r w:rsidRPr="00FC5F0B">
              <w:rPr>
                <w:b w:val="0"/>
                <w:webHidden/>
              </w:rPr>
              <w:t>45</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06" w:history="1">
            <w:r w:rsidRPr="00FC5F0B">
              <w:rPr>
                <w:rStyle w:val="Hyperlink"/>
                <w:b w:val="0"/>
              </w:rPr>
              <w:t>1.6.5 Marker trong Google Maps.</w:t>
            </w:r>
            <w:r w:rsidRPr="00FC5F0B">
              <w:rPr>
                <w:b w:val="0"/>
                <w:webHidden/>
              </w:rPr>
              <w:tab/>
            </w:r>
            <w:r w:rsidRPr="00FC5F0B">
              <w:rPr>
                <w:b w:val="0"/>
                <w:webHidden/>
              </w:rPr>
              <w:fldChar w:fldCharType="begin"/>
            </w:r>
            <w:r w:rsidRPr="00FC5F0B">
              <w:rPr>
                <w:b w:val="0"/>
                <w:webHidden/>
              </w:rPr>
              <w:instrText xml:space="preserve"> PAGEREF _Toc511919206 \h </w:instrText>
            </w:r>
            <w:r w:rsidRPr="00FC5F0B">
              <w:rPr>
                <w:b w:val="0"/>
                <w:webHidden/>
              </w:rPr>
            </w:r>
            <w:r w:rsidRPr="00FC5F0B">
              <w:rPr>
                <w:b w:val="0"/>
                <w:webHidden/>
              </w:rPr>
              <w:fldChar w:fldCharType="separate"/>
            </w:r>
            <w:r w:rsidRPr="00FC5F0B">
              <w:rPr>
                <w:b w:val="0"/>
                <w:webHidden/>
              </w:rPr>
              <w:t>46</w:t>
            </w:r>
            <w:r w:rsidRPr="00FC5F0B">
              <w:rPr>
                <w:b w:val="0"/>
                <w:webHidden/>
              </w:rPr>
              <w:fldChar w:fldCharType="end"/>
            </w:r>
          </w:hyperlink>
        </w:p>
        <w:p w:rsidR="004A4A32" w:rsidRPr="00FC5F0B" w:rsidRDefault="004A4A32">
          <w:pPr>
            <w:pStyle w:val="TOC2"/>
            <w:rPr>
              <w:rFonts w:asciiTheme="minorHAnsi" w:hAnsiTheme="minorHAnsi" w:cstheme="minorBidi"/>
              <w:b w:val="0"/>
              <w:sz w:val="22"/>
              <w:szCs w:val="22"/>
              <w:lang w:eastAsia="en-US"/>
            </w:rPr>
          </w:pPr>
          <w:hyperlink w:anchor="_Toc511919207" w:history="1">
            <w:r w:rsidRPr="00FC5F0B">
              <w:rPr>
                <w:rStyle w:val="Hyperlink"/>
                <w:b w:val="0"/>
              </w:rPr>
              <w:t>1.7  Công nghệ Nodejs</w:t>
            </w:r>
            <w:r w:rsidRPr="00FC5F0B">
              <w:rPr>
                <w:b w:val="0"/>
                <w:webHidden/>
              </w:rPr>
              <w:tab/>
            </w:r>
            <w:r w:rsidRPr="00FC5F0B">
              <w:rPr>
                <w:b w:val="0"/>
                <w:webHidden/>
              </w:rPr>
              <w:fldChar w:fldCharType="begin"/>
            </w:r>
            <w:r w:rsidRPr="00FC5F0B">
              <w:rPr>
                <w:b w:val="0"/>
                <w:webHidden/>
              </w:rPr>
              <w:instrText xml:space="preserve"> PAGEREF _Toc511919207 \h </w:instrText>
            </w:r>
            <w:r w:rsidRPr="00FC5F0B">
              <w:rPr>
                <w:b w:val="0"/>
                <w:webHidden/>
              </w:rPr>
            </w:r>
            <w:r w:rsidRPr="00FC5F0B">
              <w:rPr>
                <w:b w:val="0"/>
                <w:webHidden/>
              </w:rPr>
              <w:fldChar w:fldCharType="separate"/>
            </w:r>
            <w:r w:rsidRPr="00FC5F0B">
              <w:rPr>
                <w:b w:val="0"/>
                <w:webHidden/>
              </w:rPr>
              <w:t>49</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08" w:history="1">
            <w:r w:rsidRPr="00FC5F0B">
              <w:rPr>
                <w:rStyle w:val="Hyperlink"/>
                <w:b w:val="0"/>
              </w:rPr>
              <w:t>1.7.1 Tổng quan</w:t>
            </w:r>
            <w:r w:rsidRPr="00FC5F0B">
              <w:rPr>
                <w:b w:val="0"/>
                <w:webHidden/>
              </w:rPr>
              <w:tab/>
            </w:r>
            <w:r w:rsidRPr="00FC5F0B">
              <w:rPr>
                <w:b w:val="0"/>
                <w:webHidden/>
              </w:rPr>
              <w:fldChar w:fldCharType="begin"/>
            </w:r>
            <w:r w:rsidRPr="00FC5F0B">
              <w:rPr>
                <w:b w:val="0"/>
                <w:webHidden/>
              </w:rPr>
              <w:instrText xml:space="preserve"> PAGEREF _Toc511919208 \h </w:instrText>
            </w:r>
            <w:r w:rsidRPr="00FC5F0B">
              <w:rPr>
                <w:b w:val="0"/>
                <w:webHidden/>
              </w:rPr>
            </w:r>
            <w:r w:rsidRPr="00FC5F0B">
              <w:rPr>
                <w:b w:val="0"/>
                <w:webHidden/>
              </w:rPr>
              <w:fldChar w:fldCharType="separate"/>
            </w:r>
            <w:r w:rsidRPr="00FC5F0B">
              <w:rPr>
                <w:b w:val="0"/>
                <w:webHidden/>
              </w:rPr>
              <w:t>49</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09" w:history="1">
            <w:r w:rsidRPr="00FC5F0B">
              <w:rPr>
                <w:rStyle w:val="Hyperlink"/>
                <w:b w:val="0"/>
              </w:rPr>
              <w:t xml:space="preserve">1.7.2 </w:t>
            </w:r>
            <w:r w:rsidRPr="00FC5F0B">
              <w:rPr>
                <w:rStyle w:val="Hyperlink"/>
                <w:b w:val="0"/>
                <w:shd w:val="clear" w:color="auto" w:fill="FFFFFF"/>
              </w:rPr>
              <w:t>Điểm nổi bật của NodeJS so với các ngôn ngữ lập trình khác</w:t>
            </w:r>
            <w:r w:rsidRPr="00FC5F0B">
              <w:rPr>
                <w:b w:val="0"/>
                <w:webHidden/>
              </w:rPr>
              <w:tab/>
            </w:r>
            <w:r w:rsidRPr="00FC5F0B">
              <w:rPr>
                <w:b w:val="0"/>
                <w:webHidden/>
              </w:rPr>
              <w:fldChar w:fldCharType="begin"/>
            </w:r>
            <w:r w:rsidRPr="00FC5F0B">
              <w:rPr>
                <w:b w:val="0"/>
                <w:webHidden/>
              </w:rPr>
              <w:instrText xml:space="preserve"> PAGEREF _Toc511919209 \h </w:instrText>
            </w:r>
            <w:r w:rsidRPr="00FC5F0B">
              <w:rPr>
                <w:b w:val="0"/>
                <w:webHidden/>
              </w:rPr>
            </w:r>
            <w:r w:rsidRPr="00FC5F0B">
              <w:rPr>
                <w:b w:val="0"/>
                <w:webHidden/>
              </w:rPr>
              <w:fldChar w:fldCharType="separate"/>
            </w:r>
            <w:r w:rsidRPr="00FC5F0B">
              <w:rPr>
                <w:b w:val="0"/>
                <w:webHidden/>
              </w:rPr>
              <w:t>49</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10" w:history="1">
            <w:r w:rsidRPr="00FC5F0B">
              <w:rPr>
                <w:rStyle w:val="Hyperlink"/>
                <w:b w:val="0"/>
              </w:rPr>
              <w:t xml:space="preserve">1.7.3 </w:t>
            </w:r>
            <w:r w:rsidRPr="00FC5F0B">
              <w:rPr>
                <w:rStyle w:val="Hyperlink"/>
                <w:b w:val="0"/>
                <w:shd w:val="clear" w:color="auto" w:fill="FFFFFF"/>
              </w:rPr>
              <w:t>Đặc điểm của Nodejs</w:t>
            </w:r>
            <w:r w:rsidRPr="00FC5F0B">
              <w:rPr>
                <w:b w:val="0"/>
                <w:webHidden/>
              </w:rPr>
              <w:tab/>
            </w:r>
            <w:r w:rsidRPr="00FC5F0B">
              <w:rPr>
                <w:b w:val="0"/>
                <w:webHidden/>
              </w:rPr>
              <w:fldChar w:fldCharType="begin"/>
            </w:r>
            <w:r w:rsidRPr="00FC5F0B">
              <w:rPr>
                <w:b w:val="0"/>
                <w:webHidden/>
              </w:rPr>
              <w:instrText xml:space="preserve"> PAGEREF _Toc511919210 \h </w:instrText>
            </w:r>
            <w:r w:rsidRPr="00FC5F0B">
              <w:rPr>
                <w:b w:val="0"/>
                <w:webHidden/>
              </w:rPr>
            </w:r>
            <w:r w:rsidRPr="00FC5F0B">
              <w:rPr>
                <w:b w:val="0"/>
                <w:webHidden/>
              </w:rPr>
              <w:fldChar w:fldCharType="separate"/>
            </w:r>
            <w:r w:rsidRPr="00FC5F0B">
              <w:rPr>
                <w:b w:val="0"/>
                <w:webHidden/>
              </w:rPr>
              <w:t>50</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11" w:history="1">
            <w:r w:rsidRPr="00FC5F0B">
              <w:rPr>
                <w:rStyle w:val="Hyperlink"/>
                <w:b w:val="0"/>
              </w:rPr>
              <w:t>1.</w:t>
            </w:r>
            <w:r w:rsidRPr="00FC5F0B">
              <w:rPr>
                <w:rStyle w:val="Hyperlink"/>
                <w:rFonts w:eastAsia="Times New Roman"/>
                <w:b w:val="0"/>
              </w:rPr>
              <w:t>7.4 Ưu điểm</w:t>
            </w:r>
            <w:r w:rsidRPr="00FC5F0B">
              <w:rPr>
                <w:b w:val="0"/>
                <w:webHidden/>
              </w:rPr>
              <w:tab/>
            </w:r>
            <w:r w:rsidRPr="00FC5F0B">
              <w:rPr>
                <w:b w:val="0"/>
                <w:webHidden/>
              </w:rPr>
              <w:fldChar w:fldCharType="begin"/>
            </w:r>
            <w:r w:rsidRPr="00FC5F0B">
              <w:rPr>
                <w:b w:val="0"/>
                <w:webHidden/>
              </w:rPr>
              <w:instrText xml:space="preserve"> PAGEREF _Toc511919211 \h </w:instrText>
            </w:r>
            <w:r w:rsidRPr="00FC5F0B">
              <w:rPr>
                <w:b w:val="0"/>
                <w:webHidden/>
              </w:rPr>
            </w:r>
            <w:r w:rsidRPr="00FC5F0B">
              <w:rPr>
                <w:b w:val="0"/>
                <w:webHidden/>
              </w:rPr>
              <w:fldChar w:fldCharType="separate"/>
            </w:r>
            <w:r w:rsidRPr="00FC5F0B">
              <w:rPr>
                <w:b w:val="0"/>
                <w:webHidden/>
              </w:rPr>
              <w:t>50</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12" w:history="1">
            <w:r w:rsidRPr="00FC5F0B">
              <w:rPr>
                <w:rStyle w:val="Hyperlink"/>
                <w:b w:val="0"/>
              </w:rPr>
              <w:t>1.</w:t>
            </w:r>
            <w:r w:rsidRPr="00FC5F0B">
              <w:rPr>
                <w:rStyle w:val="Hyperlink"/>
                <w:rFonts w:eastAsia="Times New Roman"/>
                <w:b w:val="0"/>
              </w:rPr>
              <w:t>7.5 Nhược điểm</w:t>
            </w:r>
            <w:r w:rsidRPr="00FC5F0B">
              <w:rPr>
                <w:b w:val="0"/>
                <w:webHidden/>
              </w:rPr>
              <w:tab/>
            </w:r>
            <w:r w:rsidRPr="00FC5F0B">
              <w:rPr>
                <w:b w:val="0"/>
                <w:webHidden/>
              </w:rPr>
              <w:fldChar w:fldCharType="begin"/>
            </w:r>
            <w:r w:rsidRPr="00FC5F0B">
              <w:rPr>
                <w:b w:val="0"/>
                <w:webHidden/>
              </w:rPr>
              <w:instrText xml:space="preserve"> PAGEREF _Toc511919212 \h </w:instrText>
            </w:r>
            <w:r w:rsidRPr="00FC5F0B">
              <w:rPr>
                <w:b w:val="0"/>
                <w:webHidden/>
              </w:rPr>
            </w:r>
            <w:r w:rsidRPr="00FC5F0B">
              <w:rPr>
                <w:b w:val="0"/>
                <w:webHidden/>
              </w:rPr>
              <w:fldChar w:fldCharType="separate"/>
            </w:r>
            <w:r w:rsidRPr="00FC5F0B">
              <w:rPr>
                <w:b w:val="0"/>
                <w:webHidden/>
              </w:rPr>
              <w:t>50</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13" w:history="1">
            <w:r w:rsidRPr="00FC5F0B">
              <w:rPr>
                <w:rStyle w:val="Hyperlink"/>
                <w:b w:val="0"/>
              </w:rPr>
              <w:t>1.</w:t>
            </w:r>
            <w:r w:rsidRPr="00FC5F0B">
              <w:rPr>
                <w:rStyle w:val="Hyperlink"/>
                <w:rFonts w:eastAsia="Times New Roman"/>
                <w:b w:val="0"/>
              </w:rPr>
              <w:t>7.6 NodeJS core-module</w:t>
            </w:r>
            <w:r w:rsidRPr="00FC5F0B">
              <w:rPr>
                <w:b w:val="0"/>
                <w:webHidden/>
              </w:rPr>
              <w:tab/>
            </w:r>
            <w:r w:rsidRPr="00FC5F0B">
              <w:rPr>
                <w:b w:val="0"/>
                <w:webHidden/>
              </w:rPr>
              <w:fldChar w:fldCharType="begin"/>
            </w:r>
            <w:r w:rsidRPr="00FC5F0B">
              <w:rPr>
                <w:b w:val="0"/>
                <w:webHidden/>
              </w:rPr>
              <w:instrText xml:space="preserve"> PAGEREF _Toc511919213 \h </w:instrText>
            </w:r>
            <w:r w:rsidRPr="00FC5F0B">
              <w:rPr>
                <w:b w:val="0"/>
                <w:webHidden/>
              </w:rPr>
            </w:r>
            <w:r w:rsidRPr="00FC5F0B">
              <w:rPr>
                <w:b w:val="0"/>
                <w:webHidden/>
              </w:rPr>
              <w:fldChar w:fldCharType="separate"/>
            </w:r>
            <w:r w:rsidRPr="00FC5F0B">
              <w:rPr>
                <w:b w:val="0"/>
                <w:webHidden/>
              </w:rPr>
              <w:t>51</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14" w:history="1">
            <w:r w:rsidRPr="00FC5F0B">
              <w:rPr>
                <w:rStyle w:val="Hyperlink"/>
                <w:b w:val="0"/>
              </w:rPr>
              <w:t>1.</w:t>
            </w:r>
            <w:r w:rsidRPr="00FC5F0B">
              <w:rPr>
                <w:rStyle w:val="Hyperlink"/>
                <w:rFonts w:eastAsia="Times New Roman"/>
                <w:b w:val="0"/>
              </w:rPr>
              <w:t>7.7 Node.js third-party modules</w:t>
            </w:r>
            <w:r w:rsidRPr="00FC5F0B">
              <w:rPr>
                <w:b w:val="0"/>
                <w:webHidden/>
              </w:rPr>
              <w:tab/>
            </w:r>
            <w:r w:rsidRPr="00FC5F0B">
              <w:rPr>
                <w:b w:val="0"/>
                <w:webHidden/>
              </w:rPr>
              <w:fldChar w:fldCharType="begin"/>
            </w:r>
            <w:r w:rsidRPr="00FC5F0B">
              <w:rPr>
                <w:b w:val="0"/>
                <w:webHidden/>
              </w:rPr>
              <w:instrText xml:space="preserve"> PAGEREF _Toc511919214 \h </w:instrText>
            </w:r>
            <w:r w:rsidRPr="00FC5F0B">
              <w:rPr>
                <w:b w:val="0"/>
                <w:webHidden/>
              </w:rPr>
            </w:r>
            <w:r w:rsidRPr="00FC5F0B">
              <w:rPr>
                <w:b w:val="0"/>
                <w:webHidden/>
              </w:rPr>
              <w:fldChar w:fldCharType="separate"/>
            </w:r>
            <w:r w:rsidRPr="00FC5F0B">
              <w:rPr>
                <w:b w:val="0"/>
                <w:webHidden/>
              </w:rPr>
              <w:t>51</w:t>
            </w:r>
            <w:r w:rsidRPr="00FC5F0B">
              <w:rPr>
                <w:b w:val="0"/>
                <w:webHidden/>
              </w:rPr>
              <w:fldChar w:fldCharType="end"/>
            </w:r>
          </w:hyperlink>
        </w:p>
        <w:p w:rsidR="004A4A32" w:rsidRPr="00FC5F0B" w:rsidRDefault="004A4A32">
          <w:pPr>
            <w:pStyle w:val="TOC2"/>
            <w:rPr>
              <w:rFonts w:asciiTheme="minorHAnsi" w:hAnsiTheme="minorHAnsi" w:cstheme="minorBidi"/>
              <w:b w:val="0"/>
              <w:sz w:val="22"/>
              <w:szCs w:val="22"/>
              <w:lang w:eastAsia="en-US"/>
            </w:rPr>
          </w:pPr>
          <w:hyperlink w:anchor="_Toc511919215" w:history="1">
            <w:r w:rsidRPr="00FC5F0B">
              <w:rPr>
                <w:rStyle w:val="Hyperlink"/>
                <w:b w:val="0"/>
              </w:rPr>
              <w:t>1.</w:t>
            </w:r>
            <w:r w:rsidRPr="00FC5F0B">
              <w:rPr>
                <w:rStyle w:val="Hyperlink"/>
                <w:rFonts w:eastAsia="Times New Roman"/>
                <w:b w:val="0"/>
              </w:rPr>
              <w:t>8. Express framework trên NodeJS</w:t>
            </w:r>
            <w:r w:rsidRPr="00FC5F0B">
              <w:rPr>
                <w:b w:val="0"/>
                <w:webHidden/>
              </w:rPr>
              <w:tab/>
            </w:r>
            <w:r w:rsidRPr="00FC5F0B">
              <w:rPr>
                <w:b w:val="0"/>
                <w:webHidden/>
              </w:rPr>
              <w:fldChar w:fldCharType="begin"/>
            </w:r>
            <w:r w:rsidRPr="00FC5F0B">
              <w:rPr>
                <w:b w:val="0"/>
                <w:webHidden/>
              </w:rPr>
              <w:instrText xml:space="preserve"> PAGEREF _Toc511919215 \h </w:instrText>
            </w:r>
            <w:r w:rsidRPr="00FC5F0B">
              <w:rPr>
                <w:b w:val="0"/>
                <w:webHidden/>
              </w:rPr>
            </w:r>
            <w:r w:rsidRPr="00FC5F0B">
              <w:rPr>
                <w:b w:val="0"/>
                <w:webHidden/>
              </w:rPr>
              <w:fldChar w:fldCharType="separate"/>
            </w:r>
            <w:r w:rsidRPr="00FC5F0B">
              <w:rPr>
                <w:b w:val="0"/>
                <w:webHidden/>
              </w:rPr>
              <w:t>51</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16" w:history="1">
            <w:r w:rsidRPr="00FC5F0B">
              <w:rPr>
                <w:rStyle w:val="Hyperlink"/>
                <w:b w:val="0"/>
              </w:rPr>
              <w:t>1.</w:t>
            </w:r>
            <w:r w:rsidRPr="00FC5F0B">
              <w:rPr>
                <w:rStyle w:val="Hyperlink"/>
                <w:rFonts w:eastAsia="Times New Roman"/>
                <w:b w:val="0"/>
              </w:rPr>
              <w:t>8.1 Giới thiệu</w:t>
            </w:r>
            <w:r w:rsidRPr="00FC5F0B">
              <w:rPr>
                <w:b w:val="0"/>
                <w:webHidden/>
              </w:rPr>
              <w:tab/>
            </w:r>
            <w:r w:rsidRPr="00FC5F0B">
              <w:rPr>
                <w:b w:val="0"/>
                <w:webHidden/>
              </w:rPr>
              <w:fldChar w:fldCharType="begin"/>
            </w:r>
            <w:r w:rsidRPr="00FC5F0B">
              <w:rPr>
                <w:b w:val="0"/>
                <w:webHidden/>
              </w:rPr>
              <w:instrText xml:space="preserve"> PAGEREF _Toc511919216 \h </w:instrText>
            </w:r>
            <w:r w:rsidRPr="00FC5F0B">
              <w:rPr>
                <w:b w:val="0"/>
                <w:webHidden/>
              </w:rPr>
            </w:r>
            <w:r w:rsidRPr="00FC5F0B">
              <w:rPr>
                <w:b w:val="0"/>
                <w:webHidden/>
              </w:rPr>
              <w:fldChar w:fldCharType="separate"/>
            </w:r>
            <w:r w:rsidRPr="00FC5F0B">
              <w:rPr>
                <w:b w:val="0"/>
                <w:webHidden/>
              </w:rPr>
              <w:t>51</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17" w:history="1">
            <w:r w:rsidRPr="00FC5F0B">
              <w:rPr>
                <w:rStyle w:val="Hyperlink"/>
                <w:b w:val="0"/>
              </w:rPr>
              <w:t>1.</w:t>
            </w:r>
            <w:r w:rsidRPr="00FC5F0B">
              <w:rPr>
                <w:rStyle w:val="Hyperlink"/>
                <w:rFonts w:eastAsia="Times New Roman"/>
                <w:b w:val="0"/>
                <w:lang w:eastAsia="en-US"/>
              </w:rPr>
              <w:t>8.2 Cài đặt Express Framework</w:t>
            </w:r>
            <w:r w:rsidRPr="00FC5F0B">
              <w:rPr>
                <w:b w:val="0"/>
                <w:webHidden/>
              </w:rPr>
              <w:tab/>
            </w:r>
            <w:r w:rsidRPr="00FC5F0B">
              <w:rPr>
                <w:b w:val="0"/>
                <w:webHidden/>
              </w:rPr>
              <w:fldChar w:fldCharType="begin"/>
            </w:r>
            <w:r w:rsidRPr="00FC5F0B">
              <w:rPr>
                <w:b w:val="0"/>
                <w:webHidden/>
              </w:rPr>
              <w:instrText xml:space="preserve"> PAGEREF _Toc511919217 \h </w:instrText>
            </w:r>
            <w:r w:rsidRPr="00FC5F0B">
              <w:rPr>
                <w:b w:val="0"/>
                <w:webHidden/>
              </w:rPr>
            </w:r>
            <w:r w:rsidRPr="00FC5F0B">
              <w:rPr>
                <w:b w:val="0"/>
                <w:webHidden/>
              </w:rPr>
              <w:fldChar w:fldCharType="separate"/>
            </w:r>
            <w:r w:rsidRPr="00FC5F0B">
              <w:rPr>
                <w:b w:val="0"/>
                <w:webHidden/>
              </w:rPr>
              <w:t>52</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18" w:history="1">
            <w:r w:rsidRPr="00FC5F0B">
              <w:rPr>
                <w:rStyle w:val="Hyperlink"/>
                <w:b w:val="0"/>
              </w:rPr>
              <w:t>1.</w:t>
            </w:r>
            <w:r w:rsidRPr="00FC5F0B">
              <w:rPr>
                <w:rStyle w:val="Hyperlink"/>
                <w:rFonts w:eastAsia="Times New Roman"/>
                <w:b w:val="0"/>
                <w:lang w:eastAsia="en-US"/>
              </w:rPr>
              <w:t xml:space="preserve">8.3 </w:t>
            </w:r>
            <w:r w:rsidRPr="00FC5F0B">
              <w:rPr>
                <w:rStyle w:val="Hyperlink"/>
                <w:b w:val="0"/>
              </w:rPr>
              <w:t>Express route</w:t>
            </w:r>
            <w:r w:rsidRPr="00FC5F0B">
              <w:rPr>
                <w:b w:val="0"/>
                <w:webHidden/>
              </w:rPr>
              <w:tab/>
            </w:r>
            <w:r w:rsidRPr="00FC5F0B">
              <w:rPr>
                <w:b w:val="0"/>
                <w:webHidden/>
              </w:rPr>
              <w:fldChar w:fldCharType="begin"/>
            </w:r>
            <w:r w:rsidRPr="00FC5F0B">
              <w:rPr>
                <w:b w:val="0"/>
                <w:webHidden/>
              </w:rPr>
              <w:instrText xml:space="preserve"> PAGEREF _Toc511919218 \h </w:instrText>
            </w:r>
            <w:r w:rsidRPr="00FC5F0B">
              <w:rPr>
                <w:b w:val="0"/>
                <w:webHidden/>
              </w:rPr>
            </w:r>
            <w:r w:rsidRPr="00FC5F0B">
              <w:rPr>
                <w:b w:val="0"/>
                <w:webHidden/>
              </w:rPr>
              <w:fldChar w:fldCharType="separate"/>
            </w:r>
            <w:r w:rsidRPr="00FC5F0B">
              <w:rPr>
                <w:b w:val="0"/>
                <w:webHidden/>
              </w:rPr>
              <w:t>52</w:t>
            </w:r>
            <w:r w:rsidRPr="00FC5F0B">
              <w:rPr>
                <w:b w:val="0"/>
                <w:webHidden/>
              </w:rPr>
              <w:fldChar w:fldCharType="end"/>
            </w:r>
          </w:hyperlink>
        </w:p>
        <w:p w:rsidR="004A4A32" w:rsidRPr="00FC5F0B" w:rsidRDefault="004A4A32">
          <w:pPr>
            <w:pStyle w:val="TOC2"/>
            <w:rPr>
              <w:rFonts w:asciiTheme="minorHAnsi" w:hAnsiTheme="minorHAnsi" w:cstheme="minorBidi"/>
              <w:b w:val="0"/>
              <w:sz w:val="22"/>
              <w:szCs w:val="22"/>
              <w:lang w:eastAsia="en-US"/>
            </w:rPr>
          </w:pPr>
          <w:hyperlink w:anchor="_Toc511919219" w:history="1">
            <w:r w:rsidRPr="00FC5F0B">
              <w:rPr>
                <w:rStyle w:val="Hyperlink"/>
                <w:b w:val="0"/>
              </w:rPr>
              <w:t>1.9 Socket.io framework Real-time trong Nodejs</w:t>
            </w:r>
            <w:r w:rsidRPr="00FC5F0B">
              <w:rPr>
                <w:b w:val="0"/>
                <w:webHidden/>
              </w:rPr>
              <w:tab/>
            </w:r>
            <w:r w:rsidRPr="00FC5F0B">
              <w:rPr>
                <w:b w:val="0"/>
                <w:webHidden/>
              </w:rPr>
              <w:fldChar w:fldCharType="begin"/>
            </w:r>
            <w:r w:rsidRPr="00FC5F0B">
              <w:rPr>
                <w:b w:val="0"/>
                <w:webHidden/>
              </w:rPr>
              <w:instrText xml:space="preserve"> PAGEREF _Toc511919219 \h </w:instrText>
            </w:r>
            <w:r w:rsidRPr="00FC5F0B">
              <w:rPr>
                <w:b w:val="0"/>
                <w:webHidden/>
              </w:rPr>
            </w:r>
            <w:r w:rsidRPr="00FC5F0B">
              <w:rPr>
                <w:b w:val="0"/>
                <w:webHidden/>
              </w:rPr>
              <w:fldChar w:fldCharType="separate"/>
            </w:r>
            <w:r w:rsidRPr="00FC5F0B">
              <w:rPr>
                <w:b w:val="0"/>
                <w:webHidden/>
              </w:rPr>
              <w:t>53</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20" w:history="1">
            <w:r w:rsidRPr="00FC5F0B">
              <w:rPr>
                <w:rStyle w:val="Hyperlink"/>
                <w:b w:val="0"/>
              </w:rPr>
              <w:t>1.9.1 Giới thiệu</w:t>
            </w:r>
            <w:r w:rsidRPr="00FC5F0B">
              <w:rPr>
                <w:b w:val="0"/>
                <w:webHidden/>
              </w:rPr>
              <w:tab/>
            </w:r>
            <w:r w:rsidRPr="00FC5F0B">
              <w:rPr>
                <w:b w:val="0"/>
                <w:webHidden/>
              </w:rPr>
              <w:fldChar w:fldCharType="begin"/>
            </w:r>
            <w:r w:rsidRPr="00FC5F0B">
              <w:rPr>
                <w:b w:val="0"/>
                <w:webHidden/>
              </w:rPr>
              <w:instrText xml:space="preserve"> PAGEREF _Toc511919220 \h </w:instrText>
            </w:r>
            <w:r w:rsidRPr="00FC5F0B">
              <w:rPr>
                <w:b w:val="0"/>
                <w:webHidden/>
              </w:rPr>
            </w:r>
            <w:r w:rsidRPr="00FC5F0B">
              <w:rPr>
                <w:b w:val="0"/>
                <w:webHidden/>
              </w:rPr>
              <w:fldChar w:fldCharType="separate"/>
            </w:r>
            <w:r w:rsidRPr="00FC5F0B">
              <w:rPr>
                <w:b w:val="0"/>
                <w:webHidden/>
              </w:rPr>
              <w:t>53</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21" w:history="1">
            <w:r w:rsidRPr="00FC5F0B">
              <w:rPr>
                <w:rStyle w:val="Hyperlink"/>
                <w:b w:val="0"/>
              </w:rPr>
              <w:t>1.9.2 Cài đặt socket.io</w:t>
            </w:r>
            <w:r w:rsidRPr="00FC5F0B">
              <w:rPr>
                <w:b w:val="0"/>
                <w:webHidden/>
              </w:rPr>
              <w:tab/>
            </w:r>
            <w:r w:rsidRPr="00FC5F0B">
              <w:rPr>
                <w:b w:val="0"/>
                <w:webHidden/>
              </w:rPr>
              <w:fldChar w:fldCharType="begin"/>
            </w:r>
            <w:r w:rsidRPr="00FC5F0B">
              <w:rPr>
                <w:b w:val="0"/>
                <w:webHidden/>
              </w:rPr>
              <w:instrText xml:space="preserve"> PAGEREF _Toc511919221 \h </w:instrText>
            </w:r>
            <w:r w:rsidRPr="00FC5F0B">
              <w:rPr>
                <w:b w:val="0"/>
                <w:webHidden/>
              </w:rPr>
            </w:r>
            <w:r w:rsidRPr="00FC5F0B">
              <w:rPr>
                <w:b w:val="0"/>
                <w:webHidden/>
              </w:rPr>
              <w:fldChar w:fldCharType="separate"/>
            </w:r>
            <w:r w:rsidRPr="00FC5F0B">
              <w:rPr>
                <w:b w:val="0"/>
                <w:webHidden/>
              </w:rPr>
              <w:t>54</w:t>
            </w:r>
            <w:r w:rsidRPr="00FC5F0B">
              <w:rPr>
                <w:b w:val="0"/>
                <w:webHidden/>
              </w:rPr>
              <w:fldChar w:fldCharType="end"/>
            </w:r>
          </w:hyperlink>
        </w:p>
        <w:p w:rsidR="004A4A32" w:rsidRPr="00FC5F0B" w:rsidRDefault="004A4A32">
          <w:pPr>
            <w:pStyle w:val="TOC2"/>
            <w:rPr>
              <w:rFonts w:asciiTheme="minorHAnsi" w:hAnsiTheme="minorHAnsi" w:cstheme="minorBidi"/>
              <w:b w:val="0"/>
              <w:sz w:val="22"/>
              <w:szCs w:val="22"/>
              <w:lang w:eastAsia="en-US"/>
            </w:rPr>
          </w:pPr>
          <w:hyperlink w:anchor="_Toc511919222" w:history="1">
            <w:r w:rsidRPr="00FC5F0B">
              <w:rPr>
                <w:rStyle w:val="Hyperlink"/>
                <w:b w:val="0"/>
              </w:rPr>
              <w:t>1.10. Sử dụng MongoDB với NodeJs</w:t>
            </w:r>
            <w:r w:rsidRPr="00FC5F0B">
              <w:rPr>
                <w:b w:val="0"/>
                <w:webHidden/>
              </w:rPr>
              <w:tab/>
            </w:r>
            <w:r w:rsidRPr="00FC5F0B">
              <w:rPr>
                <w:b w:val="0"/>
                <w:webHidden/>
              </w:rPr>
              <w:fldChar w:fldCharType="begin"/>
            </w:r>
            <w:r w:rsidRPr="00FC5F0B">
              <w:rPr>
                <w:b w:val="0"/>
                <w:webHidden/>
              </w:rPr>
              <w:instrText xml:space="preserve"> PAGEREF _Toc511919222 \h </w:instrText>
            </w:r>
            <w:r w:rsidRPr="00FC5F0B">
              <w:rPr>
                <w:b w:val="0"/>
                <w:webHidden/>
              </w:rPr>
            </w:r>
            <w:r w:rsidRPr="00FC5F0B">
              <w:rPr>
                <w:b w:val="0"/>
                <w:webHidden/>
              </w:rPr>
              <w:fldChar w:fldCharType="separate"/>
            </w:r>
            <w:r w:rsidRPr="00FC5F0B">
              <w:rPr>
                <w:b w:val="0"/>
                <w:webHidden/>
              </w:rPr>
              <w:t>56</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23" w:history="1">
            <w:r w:rsidRPr="00FC5F0B">
              <w:rPr>
                <w:rStyle w:val="Hyperlink"/>
                <w:b w:val="0"/>
              </w:rPr>
              <w:t>1.10.1 Giới thiệu:</w:t>
            </w:r>
            <w:r w:rsidRPr="00FC5F0B">
              <w:rPr>
                <w:b w:val="0"/>
                <w:webHidden/>
              </w:rPr>
              <w:tab/>
            </w:r>
            <w:r w:rsidRPr="00FC5F0B">
              <w:rPr>
                <w:b w:val="0"/>
                <w:webHidden/>
              </w:rPr>
              <w:fldChar w:fldCharType="begin"/>
            </w:r>
            <w:r w:rsidRPr="00FC5F0B">
              <w:rPr>
                <w:b w:val="0"/>
                <w:webHidden/>
              </w:rPr>
              <w:instrText xml:space="preserve"> PAGEREF _Toc511919223 \h </w:instrText>
            </w:r>
            <w:r w:rsidRPr="00FC5F0B">
              <w:rPr>
                <w:b w:val="0"/>
                <w:webHidden/>
              </w:rPr>
            </w:r>
            <w:r w:rsidRPr="00FC5F0B">
              <w:rPr>
                <w:b w:val="0"/>
                <w:webHidden/>
              </w:rPr>
              <w:fldChar w:fldCharType="separate"/>
            </w:r>
            <w:r w:rsidRPr="00FC5F0B">
              <w:rPr>
                <w:b w:val="0"/>
                <w:webHidden/>
              </w:rPr>
              <w:t>56</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24" w:history="1">
            <w:r w:rsidRPr="00FC5F0B">
              <w:rPr>
                <w:rStyle w:val="Hyperlink"/>
                <w:b w:val="0"/>
              </w:rPr>
              <w:t>1.10.2 Nền tảng và ngôn ngữ hỗ trợ</w:t>
            </w:r>
            <w:r w:rsidRPr="00FC5F0B">
              <w:rPr>
                <w:b w:val="0"/>
                <w:webHidden/>
              </w:rPr>
              <w:tab/>
            </w:r>
            <w:r w:rsidRPr="00FC5F0B">
              <w:rPr>
                <w:b w:val="0"/>
                <w:webHidden/>
              </w:rPr>
              <w:fldChar w:fldCharType="begin"/>
            </w:r>
            <w:r w:rsidRPr="00FC5F0B">
              <w:rPr>
                <w:b w:val="0"/>
                <w:webHidden/>
              </w:rPr>
              <w:instrText xml:space="preserve"> PAGEREF _Toc511919224 \h </w:instrText>
            </w:r>
            <w:r w:rsidRPr="00FC5F0B">
              <w:rPr>
                <w:b w:val="0"/>
                <w:webHidden/>
              </w:rPr>
            </w:r>
            <w:r w:rsidRPr="00FC5F0B">
              <w:rPr>
                <w:b w:val="0"/>
                <w:webHidden/>
              </w:rPr>
              <w:fldChar w:fldCharType="separate"/>
            </w:r>
            <w:r w:rsidRPr="00FC5F0B">
              <w:rPr>
                <w:b w:val="0"/>
                <w:webHidden/>
              </w:rPr>
              <w:t>56</w:t>
            </w:r>
            <w:r w:rsidRPr="00FC5F0B">
              <w:rPr>
                <w:b w:val="0"/>
                <w:webHidden/>
              </w:rPr>
              <w:fldChar w:fldCharType="end"/>
            </w:r>
          </w:hyperlink>
        </w:p>
        <w:p w:rsidR="004A4A32" w:rsidRPr="00FC5F0B" w:rsidRDefault="004A4A32" w:rsidP="00FC5F0B">
          <w:pPr>
            <w:pStyle w:val="TOC1"/>
            <w:rPr>
              <w:rFonts w:asciiTheme="minorHAnsi" w:hAnsiTheme="minorHAnsi" w:cstheme="minorBidi"/>
              <w:sz w:val="22"/>
              <w:lang w:eastAsia="en-US"/>
            </w:rPr>
          </w:pPr>
          <w:hyperlink w:anchor="_Toc511919225" w:history="1">
            <w:r w:rsidRPr="00FC5F0B">
              <w:rPr>
                <w:rStyle w:val="Hyperlink"/>
              </w:rPr>
              <w:t>CHƯƠNG 2: XÂY DỰNG ỨNG DỤNG</w:t>
            </w:r>
            <w:r w:rsidRPr="00FC5F0B">
              <w:rPr>
                <w:webHidden/>
              </w:rPr>
              <w:tab/>
            </w:r>
            <w:r w:rsidRPr="00FC5F0B">
              <w:rPr>
                <w:webHidden/>
              </w:rPr>
              <w:fldChar w:fldCharType="begin"/>
            </w:r>
            <w:r w:rsidRPr="00FC5F0B">
              <w:rPr>
                <w:webHidden/>
              </w:rPr>
              <w:instrText xml:space="preserve"> PAGEREF _Toc511919225 \h </w:instrText>
            </w:r>
            <w:r w:rsidRPr="00FC5F0B">
              <w:rPr>
                <w:webHidden/>
              </w:rPr>
            </w:r>
            <w:r w:rsidRPr="00FC5F0B">
              <w:rPr>
                <w:webHidden/>
              </w:rPr>
              <w:fldChar w:fldCharType="separate"/>
            </w:r>
            <w:r w:rsidRPr="00FC5F0B">
              <w:rPr>
                <w:webHidden/>
              </w:rPr>
              <w:t>57</w:t>
            </w:r>
            <w:r w:rsidRPr="00FC5F0B">
              <w:rPr>
                <w:webHidden/>
              </w:rPr>
              <w:fldChar w:fldCharType="end"/>
            </w:r>
          </w:hyperlink>
        </w:p>
        <w:p w:rsidR="004A4A32" w:rsidRPr="00FC5F0B" w:rsidRDefault="004A4A32">
          <w:pPr>
            <w:pStyle w:val="TOC2"/>
            <w:rPr>
              <w:rFonts w:asciiTheme="minorHAnsi" w:hAnsiTheme="minorHAnsi" w:cstheme="minorBidi"/>
              <w:b w:val="0"/>
              <w:sz w:val="22"/>
              <w:szCs w:val="22"/>
              <w:lang w:eastAsia="en-US"/>
            </w:rPr>
          </w:pPr>
          <w:hyperlink w:anchor="_Toc511919226" w:history="1">
            <w:r w:rsidRPr="00FC5F0B">
              <w:rPr>
                <w:rStyle w:val="Hyperlink"/>
                <w:b w:val="0"/>
              </w:rPr>
              <w:t>1. Đặc tả bài toán</w:t>
            </w:r>
            <w:r w:rsidRPr="00FC5F0B">
              <w:rPr>
                <w:b w:val="0"/>
                <w:webHidden/>
              </w:rPr>
              <w:tab/>
            </w:r>
            <w:r w:rsidRPr="00FC5F0B">
              <w:rPr>
                <w:b w:val="0"/>
                <w:webHidden/>
              </w:rPr>
              <w:fldChar w:fldCharType="begin"/>
            </w:r>
            <w:r w:rsidRPr="00FC5F0B">
              <w:rPr>
                <w:b w:val="0"/>
                <w:webHidden/>
              </w:rPr>
              <w:instrText xml:space="preserve"> PAGEREF _Toc511919226 \h </w:instrText>
            </w:r>
            <w:r w:rsidRPr="00FC5F0B">
              <w:rPr>
                <w:b w:val="0"/>
                <w:webHidden/>
              </w:rPr>
            </w:r>
            <w:r w:rsidRPr="00FC5F0B">
              <w:rPr>
                <w:b w:val="0"/>
                <w:webHidden/>
              </w:rPr>
              <w:fldChar w:fldCharType="separate"/>
            </w:r>
            <w:r w:rsidRPr="00FC5F0B">
              <w:rPr>
                <w:b w:val="0"/>
                <w:webHidden/>
              </w:rPr>
              <w:t>57</w:t>
            </w:r>
            <w:r w:rsidRPr="00FC5F0B">
              <w:rPr>
                <w:b w:val="0"/>
                <w:webHidden/>
              </w:rPr>
              <w:fldChar w:fldCharType="end"/>
            </w:r>
          </w:hyperlink>
        </w:p>
        <w:p w:rsidR="004A4A32" w:rsidRPr="00FC5F0B" w:rsidRDefault="004A4A32">
          <w:pPr>
            <w:pStyle w:val="TOC2"/>
            <w:rPr>
              <w:rFonts w:asciiTheme="minorHAnsi" w:hAnsiTheme="minorHAnsi" w:cstheme="minorBidi"/>
              <w:b w:val="0"/>
              <w:sz w:val="22"/>
              <w:szCs w:val="22"/>
              <w:lang w:eastAsia="en-US"/>
            </w:rPr>
          </w:pPr>
          <w:hyperlink w:anchor="_Toc511919227" w:history="1">
            <w:r w:rsidRPr="00FC5F0B">
              <w:rPr>
                <w:rStyle w:val="Hyperlink"/>
                <w:b w:val="0"/>
              </w:rPr>
              <w:t>2. Đặc tả chức năng</w:t>
            </w:r>
            <w:r w:rsidRPr="00FC5F0B">
              <w:rPr>
                <w:b w:val="0"/>
                <w:webHidden/>
              </w:rPr>
              <w:tab/>
            </w:r>
            <w:r w:rsidRPr="00FC5F0B">
              <w:rPr>
                <w:b w:val="0"/>
                <w:webHidden/>
              </w:rPr>
              <w:fldChar w:fldCharType="begin"/>
            </w:r>
            <w:r w:rsidRPr="00FC5F0B">
              <w:rPr>
                <w:b w:val="0"/>
                <w:webHidden/>
              </w:rPr>
              <w:instrText xml:space="preserve"> PAGEREF _Toc511919227 \h </w:instrText>
            </w:r>
            <w:r w:rsidRPr="00FC5F0B">
              <w:rPr>
                <w:b w:val="0"/>
                <w:webHidden/>
              </w:rPr>
            </w:r>
            <w:r w:rsidRPr="00FC5F0B">
              <w:rPr>
                <w:b w:val="0"/>
                <w:webHidden/>
              </w:rPr>
              <w:fldChar w:fldCharType="separate"/>
            </w:r>
            <w:r w:rsidRPr="00FC5F0B">
              <w:rPr>
                <w:b w:val="0"/>
                <w:webHidden/>
              </w:rPr>
              <w:t>57</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28" w:history="1">
            <w:r w:rsidRPr="00FC5F0B">
              <w:rPr>
                <w:rStyle w:val="Hyperlink"/>
                <w:b w:val="0"/>
              </w:rPr>
              <w:t>2.1 Đăng ký để trở thành tài xế</w:t>
            </w:r>
            <w:r w:rsidRPr="00FC5F0B">
              <w:rPr>
                <w:b w:val="0"/>
                <w:webHidden/>
              </w:rPr>
              <w:tab/>
            </w:r>
            <w:r w:rsidRPr="00FC5F0B">
              <w:rPr>
                <w:b w:val="0"/>
                <w:webHidden/>
              </w:rPr>
              <w:fldChar w:fldCharType="begin"/>
            </w:r>
            <w:r w:rsidRPr="00FC5F0B">
              <w:rPr>
                <w:b w:val="0"/>
                <w:webHidden/>
              </w:rPr>
              <w:instrText xml:space="preserve"> PAGEREF _Toc511919228 \h </w:instrText>
            </w:r>
            <w:r w:rsidRPr="00FC5F0B">
              <w:rPr>
                <w:b w:val="0"/>
                <w:webHidden/>
              </w:rPr>
            </w:r>
            <w:r w:rsidRPr="00FC5F0B">
              <w:rPr>
                <w:b w:val="0"/>
                <w:webHidden/>
              </w:rPr>
              <w:fldChar w:fldCharType="separate"/>
            </w:r>
            <w:r w:rsidRPr="00FC5F0B">
              <w:rPr>
                <w:b w:val="0"/>
                <w:webHidden/>
              </w:rPr>
              <w:t>57</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29" w:history="1">
            <w:r w:rsidRPr="00FC5F0B">
              <w:rPr>
                <w:rStyle w:val="Hyperlink"/>
                <w:b w:val="0"/>
              </w:rPr>
              <w:t>2.2 Cập nhật thông tin vị trí của Tài xế</w:t>
            </w:r>
            <w:r w:rsidRPr="00FC5F0B">
              <w:rPr>
                <w:b w:val="0"/>
                <w:webHidden/>
              </w:rPr>
              <w:tab/>
            </w:r>
            <w:r w:rsidRPr="00FC5F0B">
              <w:rPr>
                <w:b w:val="0"/>
                <w:webHidden/>
              </w:rPr>
              <w:fldChar w:fldCharType="begin"/>
            </w:r>
            <w:r w:rsidRPr="00FC5F0B">
              <w:rPr>
                <w:b w:val="0"/>
                <w:webHidden/>
              </w:rPr>
              <w:instrText xml:space="preserve"> PAGEREF _Toc511919229 \h </w:instrText>
            </w:r>
            <w:r w:rsidRPr="00FC5F0B">
              <w:rPr>
                <w:b w:val="0"/>
                <w:webHidden/>
              </w:rPr>
            </w:r>
            <w:r w:rsidRPr="00FC5F0B">
              <w:rPr>
                <w:b w:val="0"/>
                <w:webHidden/>
              </w:rPr>
              <w:fldChar w:fldCharType="separate"/>
            </w:r>
            <w:r w:rsidRPr="00FC5F0B">
              <w:rPr>
                <w:b w:val="0"/>
                <w:webHidden/>
              </w:rPr>
              <w:t>57</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30" w:history="1">
            <w:r w:rsidRPr="00FC5F0B">
              <w:rPr>
                <w:rStyle w:val="Hyperlink"/>
                <w:b w:val="0"/>
              </w:rPr>
              <w:t>2.3 Quản lý các bài đăng tin của tài xế</w:t>
            </w:r>
            <w:r w:rsidRPr="00FC5F0B">
              <w:rPr>
                <w:b w:val="0"/>
                <w:webHidden/>
              </w:rPr>
              <w:tab/>
            </w:r>
            <w:r w:rsidRPr="00FC5F0B">
              <w:rPr>
                <w:b w:val="0"/>
                <w:webHidden/>
              </w:rPr>
              <w:fldChar w:fldCharType="begin"/>
            </w:r>
            <w:r w:rsidRPr="00FC5F0B">
              <w:rPr>
                <w:b w:val="0"/>
                <w:webHidden/>
              </w:rPr>
              <w:instrText xml:space="preserve"> PAGEREF _Toc511919230 \h </w:instrText>
            </w:r>
            <w:r w:rsidRPr="00FC5F0B">
              <w:rPr>
                <w:b w:val="0"/>
                <w:webHidden/>
              </w:rPr>
            </w:r>
            <w:r w:rsidRPr="00FC5F0B">
              <w:rPr>
                <w:b w:val="0"/>
                <w:webHidden/>
              </w:rPr>
              <w:fldChar w:fldCharType="separate"/>
            </w:r>
            <w:r w:rsidRPr="00FC5F0B">
              <w:rPr>
                <w:b w:val="0"/>
                <w:webHidden/>
              </w:rPr>
              <w:t>57</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31" w:history="1">
            <w:r w:rsidRPr="00FC5F0B">
              <w:rPr>
                <w:rStyle w:val="Hyperlink"/>
                <w:b w:val="0"/>
              </w:rPr>
              <w:t>2.4 Tìm kiếm tài xế theo phương tiện</w:t>
            </w:r>
            <w:r w:rsidRPr="00FC5F0B">
              <w:rPr>
                <w:b w:val="0"/>
                <w:webHidden/>
              </w:rPr>
              <w:tab/>
            </w:r>
            <w:r w:rsidRPr="00FC5F0B">
              <w:rPr>
                <w:b w:val="0"/>
                <w:webHidden/>
              </w:rPr>
              <w:fldChar w:fldCharType="begin"/>
            </w:r>
            <w:r w:rsidRPr="00FC5F0B">
              <w:rPr>
                <w:b w:val="0"/>
                <w:webHidden/>
              </w:rPr>
              <w:instrText xml:space="preserve"> PAGEREF _Toc511919231 \h </w:instrText>
            </w:r>
            <w:r w:rsidRPr="00FC5F0B">
              <w:rPr>
                <w:b w:val="0"/>
                <w:webHidden/>
              </w:rPr>
            </w:r>
            <w:r w:rsidRPr="00FC5F0B">
              <w:rPr>
                <w:b w:val="0"/>
                <w:webHidden/>
              </w:rPr>
              <w:fldChar w:fldCharType="separate"/>
            </w:r>
            <w:r w:rsidRPr="00FC5F0B">
              <w:rPr>
                <w:b w:val="0"/>
                <w:webHidden/>
              </w:rPr>
              <w:t>58</w:t>
            </w:r>
            <w:r w:rsidRPr="00FC5F0B">
              <w:rPr>
                <w:b w:val="0"/>
                <w:webHidden/>
              </w:rPr>
              <w:fldChar w:fldCharType="end"/>
            </w:r>
          </w:hyperlink>
        </w:p>
        <w:p w:rsidR="004A4A32" w:rsidRPr="00FC5F0B" w:rsidRDefault="004A4A32">
          <w:pPr>
            <w:pStyle w:val="TOC2"/>
            <w:rPr>
              <w:rFonts w:asciiTheme="minorHAnsi" w:hAnsiTheme="minorHAnsi" w:cstheme="minorBidi"/>
              <w:b w:val="0"/>
              <w:sz w:val="22"/>
              <w:szCs w:val="22"/>
              <w:lang w:eastAsia="en-US"/>
            </w:rPr>
          </w:pPr>
          <w:hyperlink w:anchor="_Toc511919232" w:history="1">
            <w:r w:rsidRPr="00FC5F0B">
              <w:rPr>
                <w:rStyle w:val="Hyperlink"/>
                <w:b w:val="0"/>
              </w:rPr>
              <w:t>3. Biểu đồ hệ thống</w:t>
            </w:r>
            <w:r w:rsidRPr="00FC5F0B">
              <w:rPr>
                <w:b w:val="0"/>
                <w:webHidden/>
              </w:rPr>
              <w:tab/>
            </w:r>
            <w:r w:rsidRPr="00FC5F0B">
              <w:rPr>
                <w:b w:val="0"/>
                <w:webHidden/>
              </w:rPr>
              <w:fldChar w:fldCharType="begin"/>
            </w:r>
            <w:r w:rsidRPr="00FC5F0B">
              <w:rPr>
                <w:b w:val="0"/>
                <w:webHidden/>
              </w:rPr>
              <w:instrText xml:space="preserve"> PAGEREF _Toc511919232 \h </w:instrText>
            </w:r>
            <w:r w:rsidRPr="00FC5F0B">
              <w:rPr>
                <w:b w:val="0"/>
                <w:webHidden/>
              </w:rPr>
            </w:r>
            <w:r w:rsidRPr="00FC5F0B">
              <w:rPr>
                <w:b w:val="0"/>
                <w:webHidden/>
              </w:rPr>
              <w:fldChar w:fldCharType="separate"/>
            </w:r>
            <w:r w:rsidRPr="00FC5F0B">
              <w:rPr>
                <w:b w:val="0"/>
                <w:webHidden/>
              </w:rPr>
              <w:t>58</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33" w:history="1">
            <w:r w:rsidRPr="00FC5F0B">
              <w:rPr>
                <w:rStyle w:val="Hyperlink"/>
                <w:b w:val="0"/>
              </w:rPr>
              <w:t>3.2. Client Android tích thiết kế hướng đối tượng</w:t>
            </w:r>
            <w:r w:rsidRPr="00FC5F0B">
              <w:rPr>
                <w:b w:val="0"/>
                <w:webHidden/>
              </w:rPr>
              <w:tab/>
            </w:r>
            <w:r w:rsidRPr="00FC5F0B">
              <w:rPr>
                <w:b w:val="0"/>
                <w:webHidden/>
              </w:rPr>
              <w:fldChar w:fldCharType="begin"/>
            </w:r>
            <w:r w:rsidRPr="00FC5F0B">
              <w:rPr>
                <w:b w:val="0"/>
                <w:webHidden/>
              </w:rPr>
              <w:instrText xml:space="preserve"> PAGEREF _Toc511919233 \h </w:instrText>
            </w:r>
            <w:r w:rsidRPr="00FC5F0B">
              <w:rPr>
                <w:b w:val="0"/>
                <w:webHidden/>
              </w:rPr>
            </w:r>
            <w:r w:rsidRPr="00FC5F0B">
              <w:rPr>
                <w:b w:val="0"/>
                <w:webHidden/>
              </w:rPr>
              <w:fldChar w:fldCharType="separate"/>
            </w:r>
            <w:r w:rsidRPr="00FC5F0B">
              <w:rPr>
                <w:b w:val="0"/>
                <w:webHidden/>
              </w:rPr>
              <w:t>59</w:t>
            </w:r>
            <w:r w:rsidRPr="00FC5F0B">
              <w:rPr>
                <w:b w:val="0"/>
                <w:webHidden/>
              </w:rPr>
              <w:fldChar w:fldCharType="end"/>
            </w:r>
          </w:hyperlink>
        </w:p>
        <w:p w:rsidR="004A4A32" w:rsidRPr="00FC5F0B" w:rsidRDefault="004A4A32">
          <w:pPr>
            <w:pStyle w:val="TOC2"/>
            <w:rPr>
              <w:rFonts w:asciiTheme="minorHAnsi" w:hAnsiTheme="minorHAnsi" w:cstheme="minorBidi"/>
              <w:b w:val="0"/>
              <w:sz w:val="22"/>
              <w:szCs w:val="22"/>
              <w:lang w:eastAsia="en-US"/>
            </w:rPr>
          </w:pPr>
          <w:hyperlink w:anchor="_Toc511919234" w:history="1">
            <w:r w:rsidRPr="00FC5F0B">
              <w:rPr>
                <w:rStyle w:val="Hyperlink"/>
                <w:b w:val="0"/>
              </w:rPr>
              <w:t>4. Cơ sở dữ liệu webservice</w:t>
            </w:r>
            <w:r w:rsidRPr="00FC5F0B">
              <w:rPr>
                <w:b w:val="0"/>
                <w:webHidden/>
              </w:rPr>
              <w:tab/>
            </w:r>
            <w:r w:rsidRPr="00FC5F0B">
              <w:rPr>
                <w:b w:val="0"/>
                <w:webHidden/>
              </w:rPr>
              <w:fldChar w:fldCharType="begin"/>
            </w:r>
            <w:r w:rsidRPr="00FC5F0B">
              <w:rPr>
                <w:b w:val="0"/>
                <w:webHidden/>
              </w:rPr>
              <w:instrText xml:space="preserve"> PAGEREF _Toc511919234 \h </w:instrText>
            </w:r>
            <w:r w:rsidRPr="00FC5F0B">
              <w:rPr>
                <w:b w:val="0"/>
                <w:webHidden/>
              </w:rPr>
            </w:r>
            <w:r w:rsidRPr="00FC5F0B">
              <w:rPr>
                <w:b w:val="0"/>
                <w:webHidden/>
              </w:rPr>
              <w:fldChar w:fldCharType="separate"/>
            </w:r>
            <w:r w:rsidRPr="00FC5F0B">
              <w:rPr>
                <w:b w:val="0"/>
                <w:webHidden/>
              </w:rPr>
              <w:t>59</w:t>
            </w:r>
            <w:r w:rsidRPr="00FC5F0B">
              <w:rPr>
                <w:b w:val="0"/>
                <w:webHidden/>
              </w:rPr>
              <w:fldChar w:fldCharType="end"/>
            </w:r>
          </w:hyperlink>
        </w:p>
        <w:p w:rsidR="004A4A32" w:rsidRPr="00FC5F0B" w:rsidRDefault="004A4A32">
          <w:pPr>
            <w:pStyle w:val="TOC2"/>
            <w:rPr>
              <w:rFonts w:asciiTheme="minorHAnsi" w:hAnsiTheme="minorHAnsi" w:cstheme="minorBidi"/>
              <w:b w:val="0"/>
              <w:sz w:val="22"/>
              <w:szCs w:val="22"/>
              <w:lang w:eastAsia="en-US"/>
            </w:rPr>
          </w:pPr>
          <w:hyperlink w:anchor="_Toc511919235" w:history="1">
            <w:r w:rsidRPr="00FC5F0B">
              <w:rPr>
                <w:rStyle w:val="Hyperlink"/>
                <w:b w:val="0"/>
              </w:rPr>
              <w:t>3.Phân tích thiết kế hệ thống</w:t>
            </w:r>
            <w:r w:rsidRPr="00FC5F0B">
              <w:rPr>
                <w:b w:val="0"/>
                <w:webHidden/>
              </w:rPr>
              <w:tab/>
            </w:r>
            <w:r w:rsidRPr="00FC5F0B">
              <w:rPr>
                <w:b w:val="0"/>
                <w:webHidden/>
              </w:rPr>
              <w:fldChar w:fldCharType="begin"/>
            </w:r>
            <w:r w:rsidRPr="00FC5F0B">
              <w:rPr>
                <w:b w:val="0"/>
                <w:webHidden/>
              </w:rPr>
              <w:instrText xml:space="preserve"> PAGEREF _Toc511919235 \h </w:instrText>
            </w:r>
            <w:r w:rsidRPr="00FC5F0B">
              <w:rPr>
                <w:b w:val="0"/>
                <w:webHidden/>
              </w:rPr>
            </w:r>
            <w:r w:rsidRPr="00FC5F0B">
              <w:rPr>
                <w:b w:val="0"/>
                <w:webHidden/>
              </w:rPr>
              <w:fldChar w:fldCharType="separate"/>
            </w:r>
            <w:r w:rsidRPr="00FC5F0B">
              <w:rPr>
                <w:b w:val="0"/>
                <w:webHidden/>
              </w:rPr>
              <w:t>61</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36" w:history="1">
            <w:r w:rsidRPr="00FC5F0B">
              <w:rPr>
                <w:rStyle w:val="Hyperlink"/>
                <w:b w:val="0"/>
              </w:rPr>
              <w:t>3.1. Mô hình hệ thống</w:t>
            </w:r>
            <w:r w:rsidRPr="00FC5F0B">
              <w:rPr>
                <w:b w:val="0"/>
                <w:webHidden/>
              </w:rPr>
              <w:tab/>
            </w:r>
            <w:r w:rsidRPr="00FC5F0B">
              <w:rPr>
                <w:b w:val="0"/>
                <w:webHidden/>
              </w:rPr>
              <w:fldChar w:fldCharType="begin"/>
            </w:r>
            <w:r w:rsidRPr="00FC5F0B">
              <w:rPr>
                <w:b w:val="0"/>
                <w:webHidden/>
              </w:rPr>
              <w:instrText xml:space="preserve"> PAGEREF _Toc511919236 \h </w:instrText>
            </w:r>
            <w:r w:rsidRPr="00FC5F0B">
              <w:rPr>
                <w:b w:val="0"/>
                <w:webHidden/>
              </w:rPr>
            </w:r>
            <w:r w:rsidRPr="00FC5F0B">
              <w:rPr>
                <w:b w:val="0"/>
                <w:webHidden/>
              </w:rPr>
              <w:fldChar w:fldCharType="separate"/>
            </w:r>
            <w:r w:rsidRPr="00FC5F0B">
              <w:rPr>
                <w:b w:val="0"/>
                <w:webHidden/>
              </w:rPr>
              <w:t>61</w:t>
            </w:r>
            <w:r w:rsidRPr="00FC5F0B">
              <w:rPr>
                <w:b w:val="0"/>
                <w:webHidden/>
              </w:rPr>
              <w:fldChar w:fldCharType="end"/>
            </w:r>
          </w:hyperlink>
        </w:p>
        <w:p w:rsidR="004A4A32" w:rsidRPr="00FC5F0B" w:rsidRDefault="004A4A32">
          <w:pPr>
            <w:pStyle w:val="TOC3"/>
            <w:rPr>
              <w:rFonts w:asciiTheme="minorHAnsi" w:hAnsiTheme="minorHAnsi" w:cstheme="minorBidi"/>
              <w:b w:val="0"/>
              <w:sz w:val="22"/>
              <w:szCs w:val="22"/>
              <w:lang w:eastAsia="en-US"/>
            </w:rPr>
          </w:pPr>
          <w:hyperlink w:anchor="_Toc511919237" w:history="1">
            <w:r w:rsidRPr="00FC5F0B">
              <w:rPr>
                <w:rStyle w:val="Hyperlink"/>
                <w:b w:val="0"/>
              </w:rPr>
              <w:t>3.2.  Biểu đồ Use case và Đặc tả ca sử dụng</w:t>
            </w:r>
            <w:r w:rsidRPr="00FC5F0B">
              <w:rPr>
                <w:b w:val="0"/>
                <w:webHidden/>
              </w:rPr>
              <w:tab/>
            </w:r>
            <w:r w:rsidRPr="00FC5F0B">
              <w:rPr>
                <w:b w:val="0"/>
                <w:webHidden/>
              </w:rPr>
              <w:fldChar w:fldCharType="begin"/>
            </w:r>
            <w:r w:rsidRPr="00FC5F0B">
              <w:rPr>
                <w:b w:val="0"/>
                <w:webHidden/>
              </w:rPr>
              <w:instrText xml:space="preserve"> PAGEREF _Toc511919237 \h </w:instrText>
            </w:r>
            <w:r w:rsidRPr="00FC5F0B">
              <w:rPr>
                <w:b w:val="0"/>
                <w:webHidden/>
              </w:rPr>
            </w:r>
            <w:r w:rsidRPr="00FC5F0B">
              <w:rPr>
                <w:b w:val="0"/>
                <w:webHidden/>
              </w:rPr>
              <w:fldChar w:fldCharType="separate"/>
            </w:r>
            <w:r w:rsidRPr="00FC5F0B">
              <w:rPr>
                <w:b w:val="0"/>
                <w:webHidden/>
              </w:rPr>
              <w:t>61</w:t>
            </w:r>
            <w:r w:rsidRPr="00FC5F0B">
              <w:rPr>
                <w:b w:val="0"/>
                <w:webHidden/>
              </w:rPr>
              <w:fldChar w:fldCharType="end"/>
            </w:r>
          </w:hyperlink>
        </w:p>
        <w:p w:rsidR="004A4A32" w:rsidRPr="00FC5F0B" w:rsidRDefault="004A4A32">
          <w:pPr>
            <w:pStyle w:val="TOC2"/>
            <w:rPr>
              <w:rFonts w:asciiTheme="minorHAnsi" w:hAnsiTheme="minorHAnsi" w:cstheme="minorBidi"/>
              <w:b w:val="0"/>
              <w:sz w:val="22"/>
              <w:szCs w:val="22"/>
              <w:lang w:eastAsia="en-US"/>
            </w:rPr>
          </w:pPr>
          <w:hyperlink w:anchor="_Toc511919238" w:history="1">
            <w:r w:rsidRPr="00FC5F0B">
              <w:rPr>
                <w:rStyle w:val="Hyperlink"/>
                <w:b w:val="0"/>
              </w:rPr>
              <w:t>5. Giao diện ứng dụng</w:t>
            </w:r>
            <w:r w:rsidRPr="00FC5F0B">
              <w:rPr>
                <w:b w:val="0"/>
                <w:webHidden/>
              </w:rPr>
              <w:tab/>
            </w:r>
            <w:r w:rsidRPr="00FC5F0B">
              <w:rPr>
                <w:b w:val="0"/>
                <w:webHidden/>
              </w:rPr>
              <w:fldChar w:fldCharType="begin"/>
            </w:r>
            <w:r w:rsidRPr="00FC5F0B">
              <w:rPr>
                <w:b w:val="0"/>
                <w:webHidden/>
              </w:rPr>
              <w:instrText xml:space="preserve"> PAGEREF _Toc511919238 \h </w:instrText>
            </w:r>
            <w:r w:rsidRPr="00FC5F0B">
              <w:rPr>
                <w:b w:val="0"/>
                <w:webHidden/>
              </w:rPr>
            </w:r>
            <w:r w:rsidRPr="00FC5F0B">
              <w:rPr>
                <w:b w:val="0"/>
                <w:webHidden/>
              </w:rPr>
              <w:fldChar w:fldCharType="separate"/>
            </w:r>
            <w:r w:rsidRPr="00FC5F0B">
              <w:rPr>
                <w:b w:val="0"/>
                <w:webHidden/>
              </w:rPr>
              <w:t>66</w:t>
            </w:r>
            <w:r w:rsidRPr="00FC5F0B">
              <w:rPr>
                <w:b w:val="0"/>
                <w:webHidden/>
              </w:rPr>
              <w:fldChar w:fldCharType="end"/>
            </w:r>
          </w:hyperlink>
        </w:p>
        <w:p w:rsidR="004A4A32" w:rsidRPr="00FC5F0B" w:rsidRDefault="004A4A32" w:rsidP="00FC5F0B">
          <w:pPr>
            <w:pStyle w:val="TOC1"/>
            <w:rPr>
              <w:rFonts w:asciiTheme="minorHAnsi" w:hAnsiTheme="minorHAnsi" w:cstheme="minorBidi"/>
              <w:sz w:val="22"/>
              <w:lang w:eastAsia="en-US"/>
            </w:rPr>
          </w:pPr>
          <w:hyperlink w:anchor="_Toc511919239" w:history="1">
            <w:r w:rsidRPr="00FC5F0B">
              <w:rPr>
                <w:rStyle w:val="Hyperlink"/>
              </w:rPr>
              <w:t>CHƯƠNG 3: CÀI ĐẶT VÀ CHẠY CHƯƠNG TRÌNH</w:t>
            </w:r>
            <w:r w:rsidRPr="00FC5F0B">
              <w:rPr>
                <w:webHidden/>
              </w:rPr>
              <w:tab/>
            </w:r>
            <w:r w:rsidRPr="00FC5F0B">
              <w:rPr>
                <w:webHidden/>
              </w:rPr>
              <w:fldChar w:fldCharType="begin"/>
            </w:r>
            <w:r w:rsidRPr="00FC5F0B">
              <w:rPr>
                <w:webHidden/>
              </w:rPr>
              <w:instrText xml:space="preserve"> PAGEREF _Toc511919239 \h </w:instrText>
            </w:r>
            <w:r w:rsidRPr="00FC5F0B">
              <w:rPr>
                <w:webHidden/>
              </w:rPr>
            </w:r>
            <w:r w:rsidRPr="00FC5F0B">
              <w:rPr>
                <w:webHidden/>
              </w:rPr>
              <w:fldChar w:fldCharType="separate"/>
            </w:r>
            <w:r w:rsidRPr="00FC5F0B">
              <w:rPr>
                <w:webHidden/>
              </w:rPr>
              <w:t>67</w:t>
            </w:r>
            <w:r w:rsidRPr="00FC5F0B">
              <w:rPr>
                <w:webHidden/>
              </w:rPr>
              <w:fldChar w:fldCharType="end"/>
            </w:r>
          </w:hyperlink>
        </w:p>
        <w:p w:rsidR="004A4A32" w:rsidRPr="00FC5F0B" w:rsidRDefault="004A4A32" w:rsidP="00FC5F0B">
          <w:pPr>
            <w:pStyle w:val="TOC1"/>
            <w:rPr>
              <w:rFonts w:asciiTheme="minorHAnsi" w:hAnsiTheme="minorHAnsi" w:cstheme="minorBidi"/>
              <w:sz w:val="22"/>
              <w:lang w:eastAsia="en-US"/>
            </w:rPr>
          </w:pPr>
          <w:hyperlink w:anchor="_Toc511919240" w:history="1">
            <w:r w:rsidRPr="00FC5F0B">
              <w:rPr>
                <w:rStyle w:val="Hyperlink"/>
              </w:rPr>
              <w:t>Kết luận</w:t>
            </w:r>
            <w:r w:rsidRPr="00FC5F0B">
              <w:rPr>
                <w:webHidden/>
              </w:rPr>
              <w:tab/>
            </w:r>
            <w:r w:rsidRPr="00FC5F0B">
              <w:rPr>
                <w:webHidden/>
              </w:rPr>
              <w:fldChar w:fldCharType="begin"/>
            </w:r>
            <w:r w:rsidRPr="00FC5F0B">
              <w:rPr>
                <w:webHidden/>
              </w:rPr>
              <w:instrText xml:space="preserve"> PAGEREF _Toc511919240 \h </w:instrText>
            </w:r>
            <w:r w:rsidRPr="00FC5F0B">
              <w:rPr>
                <w:webHidden/>
              </w:rPr>
            </w:r>
            <w:r w:rsidRPr="00FC5F0B">
              <w:rPr>
                <w:webHidden/>
              </w:rPr>
              <w:fldChar w:fldCharType="separate"/>
            </w:r>
            <w:r w:rsidRPr="00FC5F0B">
              <w:rPr>
                <w:webHidden/>
              </w:rPr>
              <w:t>68</w:t>
            </w:r>
            <w:r w:rsidRPr="00FC5F0B">
              <w:rPr>
                <w:webHidden/>
              </w:rPr>
              <w:fldChar w:fldCharType="end"/>
            </w:r>
          </w:hyperlink>
        </w:p>
        <w:p w:rsidR="004A4A32" w:rsidRPr="00FC5F0B" w:rsidRDefault="004A4A32" w:rsidP="00FC5F0B">
          <w:pPr>
            <w:pStyle w:val="TOC1"/>
            <w:rPr>
              <w:rFonts w:asciiTheme="minorHAnsi" w:hAnsiTheme="minorHAnsi" w:cstheme="minorBidi"/>
              <w:sz w:val="22"/>
              <w:lang w:eastAsia="en-US"/>
            </w:rPr>
          </w:pPr>
          <w:hyperlink w:anchor="_Toc511919241" w:history="1">
            <w:r w:rsidRPr="00FC5F0B">
              <w:rPr>
                <w:rStyle w:val="Hyperlink"/>
              </w:rPr>
              <w:t>Tài liệu tham khảo</w:t>
            </w:r>
            <w:r w:rsidRPr="00FC5F0B">
              <w:rPr>
                <w:webHidden/>
              </w:rPr>
              <w:tab/>
            </w:r>
            <w:r w:rsidRPr="00FC5F0B">
              <w:rPr>
                <w:webHidden/>
              </w:rPr>
              <w:fldChar w:fldCharType="begin"/>
            </w:r>
            <w:r w:rsidRPr="00FC5F0B">
              <w:rPr>
                <w:webHidden/>
              </w:rPr>
              <w:instrText xml:space="preserve"> PAGEREF _Toc511919241 \h </w:instrText>
            </w:r>
            <w:r w:rsidRPr="00FC5F0B">
              <w:rPr>
                <w:webHidden/>
              </w:rPr>
            </w:r>
            <w:r w:rsidRPr="00FC5F0B">
              <w:rPr>
                <w:webHidden/>
              </w:rPr>
              <w:fldChar w:fldCharType="separate"/>
            </w:r>
            <w:r w:rsidRPr="00FC5F0B">
              <w:rPr>
                <w:webHidden/>
              </w:rPr>
              <w:t>69</w:t>
            </w:r>
            <w:r w:rsidRPr="00FC5F0B">
              <w:rPr>
                <w:webHidden/>
              </w:rPr>
              <w:fldChar w:fldCharType="end"/>
            </w:r>
          </w:hyperlink>
        </w:p>
        <w:p w:rsidR="005A4F33" w:rsidRPr="00FC5F0B" w:rsidRDefault="004A4A32" w:rsidP="00FC5F0B">
          <w:pPr>
            <w:sectPr w:rsidR="005A4F33" w:rsidRPr="00FC5F0B" w:rsidSect="004A4A32">
              <w:headerReference w:type="default" r:id="rId11"/>
              <w:footerReference w:type="default" r:id="rId12"/>
              <w:pgSz w:w="12240" w:h="15840" w:code="1"/>
              <w:pgMar w:top="1418" w:right="1418" w:bottom="1418" w:left="1985" w:header="720" w:footer="720" w:gutter="0"/>
              <w:pgNumType w:start="1"/>
              <w:cols w:space="720"/>
              <w:docGrid w:linePitch="360"/>
            </w:sectPr>
          </w:pPr>
          <w:r w:rsidRPr="00FC5F0B">
            <w:rPr>
              <w:bCs/>
              <w:noProof/>
            </w:rPr>
            <w:fldChar w:fldCharType="end"/>
          </w:r>
        </w:p>
        <w:bookmarkStart w:id="6" w:name="_GoBack" w:displacedByCustomXml="next"/>
        <w:bookmarkEnd w:id="6" w:displacedByCustomXml="next"/>
      </w:sdtContent>
    </w:sdt>
    <w:p w:rsidR="000F0B6C" w:rsidRPr="004869B8" w:rsidDel="00BA6DB3" w:rsidRDefault="000F0B6C" w:rsidP="004A4A32">
      <w:pPr>
        <w:spacing w:line="26" w:lineRule="atLeast"/>
        <w:ind w:firstLine="709"/>
        <w:jc w:val="center"/>
        <w:rPr>
          <w:del w:id="7" w:author="D" w:date="2018-04-19T15:17:00Z"/>
          <w:rFonts w:cs="Times New Roman"/>
          <w:b/>
          <w:szCs w:val="28"/>
        </w:rPr>
      </w:pPr>
    </w:p>
    <w:p w:rsidR="00B00F15" w:rsidRPr="00300FD9" w:rsidRDefault="00052BE1" w:rsidP="004A4A32">
      <w:pPr>
        <w:pStyle w:val="Heading1"/>
        <w:jc w:val="center"/>
        <w:rPr>
          <w:rFonts w:cs="Times New Roman"/>
          <w:color w:val="auto"/>
          <w:szCs w:val="32"/>
        </w:rPr>
      </w:pPr>
      <w:bookmarkStart w:id="8" w:name="_Toc511919159"/>
      <w:r w:rsidRPr="00300FD9">
        <w:rPr>
          <w:rFonts w:cs="Times New Roman"/>
          <w:color w:val="auto"/>
          <w:szCs w:val="32"/>
        </w:rPr>
        <w:t>Lời nói đầu</w:t>
      </w:r>
      <w:bookmarkEnd w:id="8"/>
    </w:p>
    <w:p w:rsidR="00E5470E" w:rsidRPr="000A6031" w:rsidRDefault="00E721C5" w:rsidP="00E5470E">
      <w:pPr>
        <w:spacing w:line="26" w:lineRule="atLeast"/>
        <w:ind w:firstLine="709"/>
        <w:rPr>
          <w:i/>
          <w:szCs w:val="26"/>
        </w:rPr>
      </w:pPr>
      <w:r w:rsidRPr="000A6031">
        <w:rPr>
          <w:i/>
          <w:szCs w:val="26"/>
        </w:rPr>
        <w:t xml:space="preserve">Hiện nay </w:t>
      </w:r>
      <w:r w:rsidR="007E4F7E" w:rsidRPr="000A6031">
        <w:rPr>
          <w:i/>
          <w:szCs w:val="26"/>
        </w:rPr>
        <w:t>trong cuộc Cách</w:t>
      </w:r>
      <w:r w:rsidRPr="000A6031">
        <w:rPr>
          <w:i/>
          <w:szCs w:val="26"/>
        </w:rPr>
        <w:t xml:space="preserve"> mạng công nghiệp 4.0</w:t>
      </w:r>
      <w:r w:rsidR="007E4F7E" w:rsidRPr="000A6031">
        <w:rPr>
          <w:i/>
          <w:szCs w:val="26"/>
        </w:rPr>
        <w:t xml:space="preserve"> chúng ta biết đến định nghĩa kinh tế chia sẻ có thể hiểu là xóa bỏ tâm lý tư hữu, tận dụng tài sản nhàn rỗi để có thể tạo ra doanh thu bằng cách cho thuê hoặc là mượn lại. Vấn đề hiện nay ở khu vực Hà Nội</w:t>
      </w:r>
      <w:r w:rsidR="007E4F7E" w:rsidRPr="000A6031">
        <w:rPr>
          <w:i/>
          <w:color w:val="222222"/>
          <w:szCs w:val="26"/>
          <w:shd w:val="clear" w:color="auto" w:fill="FFFFFF"/>
        </w:rPr>
        <w:t>,</w:t>
      </w:r>
      <w:r w:rsidR="007E4F7E" w:rsidRPr="000A6031">
        <w:rPr>
          <w:i/>
          <w:szCs w:val="26"/>
        </w:rPr>
        <w:t xml:space="preserve"> một thành phố với 7,5 triệu dân và 5 triệu xe máy và xe ga.</w:t>
      </w:r>
    </w:p>
    <w:p w:rsidR="0023573F" w:rsidRPr="000A6031" w:rsidRDefault="007E4F7E" w:rsidP="00E5470E">
      <w:pPr>
        <w:spacing w:line="26" w:lineRule="atLeast"/>
        <w:ind w:firstLine="709"/>
        <w:rPr>
          <w:i/>
          <w:szCs w:val="26"/>
        </w:rPr>
      </w:pPr>
      <w:r w:rsidRPr="000A6031">
        <w:rPr>
          <w:i/>
          <w:szCs w:val="26"/>
        </w:rPr>
        <w:t xml:space="preserve"> Đ</w:t>
      </w:r>
      <w:r w:rsidRPr="000A6031">
        <w:rPr>
          <w:i/>
          <w:color w:val="222222"/>
          <w:szCs w:val="26"/>
          <w:shd w:val="clear" w:color="auto" w:fill="FFFFFF"/>
        </w:rPr>
        <w:t xml:space="preserve">ối lập lại thì </w:t>
      </w:r>
      <w:r w:rsidR="008A21D8" w:rsidRPr="000A6031">
        <w:rPr>
          <w:i/>
          <w:color w:val="222222"/>
          <w:szCs w:val="26"/>
          <w:shd w:val="clear" w:color="auto" w:fill="FFFFFF"/>
        </w:rPr>
        <w:t>khoảng hơn</w:t>
      </w:r>
      <w:r w:rsidRPr="000A6031">
        <w:rPr>
          <w:i/>
          <w:color w:val="222222"/>
          <w:szCs w:val="26"/>
          <w:shd w:val="clear" w:color="auto" w:fill="FFFFFF"/>
        </w:rPr>
        <w:t xml:space="preserve"> 500.000 xe hơi </w:t>
      </w:r>
      <w:r w:rsidR="005730C2" w:rsidRPr="000A6031">
        <w:rPr>
          <w:i/>
          <w:color w:val="222222"/>
          <w:szCs w:val="26"/>
          <w:shd w:val="clear" w:color="auto" w:fill="FFFFFF"/>
        </w:rPr>
        <w:t xml:space="preserve">trong </w:t>
      </w:r>
      <w:r w:rsidRPr="000A6031">
        <w:rPr>
          <w:i/>
          <w:color w:val="222222"/>
          <w:szCs w:val="26"/>
          <w:shd w:val="clear" w:color="auto" w:fill="FFFFFF"/>
        </w:rPr>
        <w:t>thành phố</w:t>
      </w:r>
      <w:r w:rsidR="005730C2" w:rsidRPr="000A6031">
        <w:rPr>
          <w:i/>
          <w:color w:val="222222"/>
          <w:szCs w:val="26"/>
          <w:shd w:val="clear" w:color="auto" w:fill="FFFFFF"/>
        </w:rPr>
        <w:t xml:space="preserve"> Hà Nội</w:t>
      </w:r>
      <w:r w:rsidRPr="000A6031">
        <w:rPr>
          <w:i/>
          <w:color w:val="222222"/>
          <w:szCs w:val="26"/>
          <w:shd w:val="clear" w:color="auto" w:fill="FFFFFF"/>
        </w:rPr>
        <w:t>, nếu so sánh giữa xe 2 bánh và ôtô thì tỷ lệ này là 10:1. Các nhà hoạch định chính sách của thành phố Hà Nội còn ước tính số lượ</w:t>
      </w:r>
      <w:r w:rsidR="008A21D8" w:rsidRPr="000A6031">
        <w:rPr>
          <w:i/>
          <w:color w:val="222222"/>
          <w:szCs w:val="26"/>
          <w:shd w:val="clear" w:color="auto" w:fill="FFFFFF"/>
        </w:rPr>
        <w:t>ng xe môtô</w:t>
      </w:r>
      <w:r w:rsidRPr="000A6031">
        <w:rPr>
          <w:i/>
          <w:color w:val="222222"/>
          <w:szCs w:val="26"/>
          <w:shd w:val="clear" w:color="auto" w:fill="FFFFFF"/>
        </w:rPr>
        <w:t xml:space="preserve"> sẽ tăng lên 6 triệu chiếc vào năm 2020, còn xe ôtô sẽ vượt ngưỡng 800.000 chiếc. </w:t>
      </w:r>
    </w:p>
    <w:p w:rsidR="00E721C5" w:rsidRPr="000A6031" w:rsidRDefault="007E4F7E" w:rsidP="00547EC1">
      <w:pPr>
        <w:spacing w:line="26" w:lineRule="atLeast"/>
        <w:ind w:firstLine="709"/>
        <w:rPr>
          <w:i/>
          <w:szCs w:val="26"/>
        </w:rPr>
      </w:pPr>
      <w:r w:rsidRPr="000A6031">
        <w:rPr>
          <w:i/>
          <w:color w:val="222222"/>
          <w:szCs w:val="26"/>
          <w:shd w:val="clear" w:color="auto" w:fill="FFFFFF"/>
        </w:rPr>
        <w:t xml:space="preserve">Với số lượng lớn những chiếc xe </w:t>
      </w:r>
      <w:r w:rsidR="00DE5B47" w:rsidRPr="000A6031">
        <w:rPr>
          <w:i/>
          <w:color w:val="222222"/>
          <w:szCs w:val="26"/>
          <w:shd w:val="clear" w:color="auto" w:fill="FFFFFF"/>
        </w:rPr>
        <w:t>moto</w:t>
      </w:r>
      <w:r w:rsidRPr="000A6031">
        <w:rPr>
          <w:i/>
          <w:color w:val="222222"/>
          <w:szCs w:val="26"/>
          <w:shd w:val="clear" w:color="auto" w:fill="FFFFFF"/>
        </w:rPr>
        <w:t xml:space="preserve"> hiện có ở Hà Nội như hiện tạ</w:t>
      </w:r>
      <w:r w:rsidR="00F37FDE" w:rsidRPr="000A6031">
        <w:rPr>
          <w:i/>
          <w:color w:val="222222"/>
          <w:szCs w:val="26"/>
          <w:shd w:val="clear" w:color="auto" w:fill="FFFFFF"/>
        </w:rPr>
        <w:t xml:space="preserve">i và vấn đề giải quyết vấn đề việc làm, an sinh xã hội hiện nay với thời gian học tập ở trường học </w:t>
      </w:r>
      <w:r w:rsidR="00DE5B47" w:rsidRPr="000A6031">
        <w:rPr>
          <w:i/>
          <w:color w:val="222222"/>
          <w:szCs w:val="26"/>
          <w:shd w:val="clear" w:color="auto" w:fill="FFFFFF"/>
        </w:rPr>
        <w:t>tôi</w:t>
      </w:r>
      <w:r w:rsidR="00F37FDE" w:rsidRPr="000A6031">
        <w:rPr>
          <w:i/>
          <w:color w:val="222222"/>
          <w:szCs w:val="26"/>
          <w:shd w:val="clear" w:color="auto" w:fill="FFFFFF"/>
        </w:rPr>
        <w:t xml:space="preserve"> muốn tổng kết lại </w:t>
      </w:r>
      <w:r w:rsidR="00E5470E" w:rsidRPr="000A6031">
        <w:rPr>
          <w:i/>
          <w:color w:val="222222"/>
          <w:szCs w:val="26"/>
          <w:shd w:val="clear" w:color="auto" w:fill="FFFFFF"/>
        </w:rPr>
        <w:t>một số</w:t>
      </w:r>
      <w:r w:rsidR="0023573F" w:rsidRPr="000A6031">
        <w:rPr>
          <w:i/>
          <w:color w:val="222222"/>
          <w:szCs w:val="26"/>
          <w:shd w:val="clear" w:color="auto" w:fill="FFFFFF"/>
        </w:rPr>
        <w:t xml:space="preserve"> công nghệ và</w:t>
      </w:r>
      <w:r w:rsidR="00F37FDE" w:rsidRPr="000A6031">
        <w:rPr>
          <w:i/>
          <w:color w:val="222222"/>
          <w:szCs w:val="26"/>
          <w:shd w:val="clear" w:color="auto" w:fill="FFFFFF"/>
        </w:rPr>
        <w:t xml:space="preserve"> kiến thức đã học</w:t>
      </w:r>
      <w:r w:rsidR="00DE5B47" w:rsidRPr="000A6031">
        <w:rPr>
          <w:i/>
          <w:color w:val="222222"/>
          <w:szCs w:val="26"/>
          <w:shd w:val="clear" w:color="auto" w:fill="FFFFFF"/>
        </w:rPr>
        <w:t xml:space="preserve"> ở trường</w:t>
      </w:r>
      <w:r w:rsidR="0023573F" w:rsidRPr="000A6031">
        <w:rPr>
          <w:i/>
          <w:color w:val="222222"/>
          <w:szCs w:val="26"/>
          <w:shd w:val="clear" w:color="auto" w:fill="FFFFFF"/>
        </w:rPr>
        <w:t xml:space="preserve"> để </w:t>
      </w:r>
      <w:r w:rsidR="00DE5B47" w:rsidRPr="000A6031">
        <w:rPr>
          <w:i/>
          <w:color w:val="222222"/>
          <w:szCs w:val="26"/>
          <w:shd w:val="clear" w:color="auto" w:fill="FFFFFF"/>
        </w:rPr>
        <w:t>xây dựng và phát triển</w:t>
      </w:r>
      <w:r w:rsidR="00F37FDE" w:rsidRPr="000A6031">
        <w:rPr>
          <w:i/>
          <w:color w:val="222222"/>
          <w:szCs w:val="26"/>
          <w:shd w:val="clear" w:color="auto" w:fill="FFFFFF"/>
        </w:rPr>
        <w:t xml:space="preserve"> một phầm mềm giúp giải quyết các vấn đề </w:t>
      </w:r>
      <w:r w:rsidR="00DE5B47" w:rsidRPr="000A6031">
        <w:rPr>
          <w:i/>
          <w:color w:val="222222"/>
          <w:szCs w:val="26"/>
          <w:shd w:val="clear" w:color="auto" w:fill="FFFFFF"/>
        </w:rPr>
        <w:t xml:space="preserve"> đã nêu </w:t>
      </w:r>
      <w:r w:rsidR="00F37FDE" w:rsidRPr="000A6031">
        <w:rPr>
          <w:i/>
          <w:color w:val="222222"/>
          <w:szCs w:val="26"/>
          <w:shd w:val="clear" w:color="auto" w:fill="FFFFFF"/>
        </w:rPr>
        <w:t>trên</w:t>
      </w:r>
      <w:r w:rsidR="00DE5B47" w:rsidRPr="000A6031">
        <w:rPr>
          <w:i/>
          <w:color w:val="222222"/>
          <w:szCs w:val="26"/>
          <w:shd w:val="clear" w:color="auto" w:fill="FFFFFF"/>
        </w:rPr>
        <w:t xml:space="preserve"> bằng</w:t>
      </w:r>
      <w:r w:rsidR="00F37FDE" w:rsidRPr="000A6031">
        <w:rPr>
          <w:i/>
          <w:color w:val="222222"/>
          <w:szCs w:val="26"/>
          <w:shd w:val="clear" w:color="auto" w:fill="FFFFFF"/>
        </w:rPr>
        <w:t xml:space="preserve"> </w:t>
      </w:r>
      <w:r w:rsidR="00DE5B47" w:rsidRPr="000A6031">
        <w:rPr>
          <w:i/>
          <w:color w:val="222222"/>
          <w:szCs w:val="26"/>
          <w:shd w:val="clear" w:color="auto" w:fill="FFFFFF"/>
        </w:rPr>
        <w:t>“</w:t>
      </w:r>
      <w:r w:rsidR="00F37FDE" w:rsidRPr="000A6031">
        <w:rPr>
          <w:b/>
          <w:i/>
          <w:color w:val="222222"/>
          <w:szCs w:val="26"/>
          <w:shd w:val="clear" w:color="auto" w:fill="FFFFFF"/>
        </w:rPr>
        <w:t>Phần mềm giải pháp vận tải Driper</w:t>
      </w:r>
      <w:r w:rsidR="00DE5B47" w:rsidRPr="000A6031">
        <w:rPr>
          <w:b/>
          <w:i/>
          <w:color w:val="222222"/>
          <w:szCs w:val="26"/>
          <w:shd w:val="clear" w:color="auto" w:fill="FFFFFF"/>
        </w:rPr>
        <w:t>”</w:t>
      </w:r>
      <w:r w:rsidR="00F37FDE" w:rsidRPr="000A6031">
        <w:rPr>
          <w:b/>
          <w:i/>
          <w:color w:val="222222"/>
          <w:szCs w:val="26"/>
          <w:shd w:val="clear" w:color="auto" w:fill="FFFFFF"/>
        </w:rPr>
        <w:t xml:space="preserve"> </w:t>
      </w:r>
      <w:r w:rsidR="00DE5B47" w:rsidRPr="000A6031">
        <w:rPr>
          <w:i/>
          <w:szCs w:val="26"/>
        </w:rPr>
        <w:t>trên</w:t>
      </w:r>
      <w:r w:rsidR="00F37FDE" w:rsidRPr="000A6031">
        <w:rPr>
          <w:i/>
          <w:szCs w:val="26"/>
        </w:rPr>
        <w:t xml:space="preserve"> thiết bị di động </w:t>
      </w:r>
      <w:r w:rsidR="00535672" w:rsidRPr="000A6031">
        <w:rPr>
          <w:i/>
          <w:szCs w:val="26"/>
        </w:rPr>
        <w:t>sử dụng</w:t>
      </w:r>
      <w:r w:rsidR="00F37FDE" w:rsidRPr="000A6031">
        <w:rPr>
          <w:i/>
          <w:szCs w:val="26"/>
        </w:rPr>
        <w:t xml:space="preserve"> hệ điều hành Android</w:t>
      </w:r>
      <w:r w:rsidR="00F37FDE" w:rsidRPr="000A6031">
        <w:rPr>
          <w:b/>
          <w:i/>
          <w:color w:val="222222"/>
          <w:szCs w:val="26"/>
          <w:shd w:val="clear" w:color="auto" w:fill="FFFFFF"/>
        </w:rPr>
        <w:t>.</w:t>
      </w:r>
    </w:p>
    <w:p w:rsidR="00B00F15" w:rsidRPr="000A6031" w:rsidRDefault="00F37FDE" w:rsidP="00547EC1">
      <w:pPr>
        <w:spacing w:line="26" w:lineRule="atLeast"/>
        <w:ind w:firstLine="709"/>
        <w:rPr>
          <w:i/>
          <w:szCs w:val="26"/>
        </w:rPr>
      </w:pPr>
      <w:r w:rsidRPr="000A6031">
        <w:rPr>
          <w:i/>
          <w:szCs w:val="26"/>
        </w:rPr>
        <w:t>“Phần mềm giải pháp vận tải Driper”</w:t>
      </w:r>
      <w:r w:rsidRPr="000A6031">
        <w:rPr>
          <w:b/>
          <w:i/>
          <w:color w:val="222222"/>
          <w:szCs w:val="26"/>
          <w:shd w:val="clear" w:color="auto" w:fill="FFFFFF"/>
        </w:rPr>
        <w:t xml:space="preserve"> </w:t>
      </w:r>
      <w:r w:rsidRPr="000A6031">
        <w:rPr>
          <w:i/>
          <w:szCs w:val="26"/>
        </w:rPr>
        <w:t>giúp kết nối những người có xe máy và người có nhu cầu đi lại trong ngày bằng một chiếc di động thông minh một phần mềm theo dõi những kết nối đó. Giúp cho người có xe máy có</w:t>
      </w:r>
      <w:r w:rsidR="0023573F" w:rsidRPr="000A6031">
        <w:rPr>
          <w:i/>
          <w:szCs w:val="26"/>
        </w:rPr>
        <w:t xml:space="preserve"> thêm một khoản thu nhập bằng cách giúp những người có nhu cầu đi lạ</w:t>
      </w:r>
      <w:r w:rsidR="00535672" w:rsidRPr="000A6031">
        <w:rPr>
          <w:i/>
          <w:szCs w:val="26"/>
        </w:rPr>
        <w:t>i và vận chuyển hàng.</w:t>
      </w:r>
    </w:p>
    <w:p w:rsidR="0023573F" w:rsidRPr="000A6031" w:rsidRDefault="00E5470E" w:rsidP="005730C2">
      <w:pPr>
        <w:spacing w:line="26" w:lineRule="atLeast"/>
        <w:ind w:firstLine="709"/>
        <w:rPr>
          <w:rFonts w:cs="Times New Roman"/>
          <w:i/>
          <w:szCs w:val="26"/>
        </w:rPr>
      </w:pPr>
      <w:r w:rsidRPr="000A6031">
        <w:rPr>
          <w:rFonts w:cs="Times New Roman"/>
          <w:i/>
          <w:szCs w:val="26"/>
        </w:rPr>
        <w:t>Nội dung báo cáo:</w:t>
      </w:r>
    </w:p>
    <w:p w:rsidR="00E5470E" w:rsidRPr="000A6031" w:rsidRDefault="00E5470E" w:rsidP="00E5470E">
      <w:pPr>
        <w:spacing w:line="26" w:lineRule="atLeast"/>
        <w:ind w:firstLine="709"/>
        <w:rPr>
          <w:rFonts w:cs="Times New Roman"/>
          <w:i/>
          <w:szCs w:val="26"/>
        </w:rPr>
      </w:pPr>
      <w:r w:rsidRPr="000A6031">
        <w:rPr>
          <w:rFonts w:cs="Times New Roman"/>
          <w:i/>
          <w:szCs w:val="26"/>
        </w:rPr>
        <w:t>Chương 1: Cơ sở lý thuyết</w:t>
      </w:r>
    </w:p>
    <w:p w:rsidR="00E5470E" w:rsidRPr="000A6031" w:rsidRDefault="00E5470E" w:rsidP="00E5470E">
      <w:pPr>
        <w:spacing w:line="26" w:lineRule="atLeast"/>
        <w:ind w:firstLine="709"/>
        <w:rPr>
          <w:rFonts w:cs="Times New Roman"/>
          <w:i/>
          <w:szCs w:val="26"/>
        </w:rPr>
      </w:pPr>
      <w:r w:rsidRPr="000A6031">
        <w:rPr>
          <w:rFonts w:cs="Times New Roman"/>
          <w:i/>
          <w:szCs w:val="26"/>
        </w:rPr>
        <w:t>Chương 2: Xây dựng ứng dụng</w:t>
      </w:r>
    </w:p>
    <w:p w:rsidR="00E5470E" w:rsidRPr="000A6031" w:rsidRDefault="00E5470E" w:rsidP="00E5470E">
      <w:pPr>
        <w:spacing w:line="26" w:lineRule="atLeast"/>
        <w:ind w:firstLine="709"/>
        <w:rPr>
          <w:rFonts w:cs="Times New Roman"/>
          <w:i/>
          <w:szCs w:val="26"/>
        </w:rPr>
      </w:pPr>
      <w:r w:rsidRPr="000A6031">
        <w:rPr>
          <w:rFonts w:cs="Times New Roman"/>
          <w:i/>
          <w:szCs w:val="26"/>
        </w:rPr>
        <w:t xml:space="preserve">Chương </w:t>
      </w:r>
      <w:r w:rsidR="00785FBF" w:rsidRPr="000A6031">
        <w:rPr>
          <w:rFonts w:cs="Times New Roman"/>
          <w:i/>
          <w:szCs w:val="26"/>
        </w:rPr>
        <w:t xml:space="preserve">3: Cài đặt và chạy </w:t>
      </w:r>
      <w:del w:id="9" w:author="D" w:date="2018-04-19T15:08:00Z">
        <w:r w:rsidR="00785FBF" w:rsidRPr="000A6031" w:rsidDel="008D7B7D">
          <w:rPr>
            <w:rFonts w:cs="Times New Roman"/>
            <w:i/>
            <w:szCs w:val="26"/>
          </w:rPr>
          <w:delText xml:space="preserve">thử </w:delText>
        </w:r>
      </w:del>
      <w:r w:rsidR="00785FBF" w:rsidRPr="000A6031">
        <w:rPr>
          <w:rFonts w:cs="Times New Roman"/>
          <w:i/>
          <w:szCs w:val="26"/>
        </w:rPr>
        <w:t>chương trình</w:t>
      </w:r>
      <w:del w:id="10" w:author="D" w:date="2018-04-19T15:08:00Z">
        <w:r w:rsidR="00785FBF" w:rsidRPr="000A6031" w:rsidDel="008D7B7D">
          <w:rPr>
            <w:rFonts w:cs="Times New Roman"/>
            <w:i/>
            <w:szCs w:val="26"/>
          </w:rPr>
          <w:delText xml:space="preserve"> ứng dụng</w:delText>
        </w:r>
      </w:del>
      <w:r w:rsidR="00785FBF" w:rsidRPr="000A6031">
        <w:rPr>
          <w:rFonts w:cs="Times New Roman"/>
          <w:i/>
          <w:szCs w:val="26"/>
        </w:rPr>
        <w:t>.</w:t>
      </w:r>
    </w:p>
    <w:p w:rsidR="000A6031" w:rsidRPr="000A6031" w:rsidRDefault="00DE5B47" w:rsidP="000A6031">
      <w:pPr>
        <w:spacing w:line="26" w:lineRule="atLeast"/>
        <w:ind w:firstLine="709"/>
        <w:rPr>
          <w:rFonts w:cs="Times New Roman"/>
          <w:i/>
          <w:szCs w:val="26"/>
        </w:rPr>
      </w:pPr>
      <w:r w:rsidRPr="000A6031">
        <w:rPr>
          <w:rFonts w:cs="Times New Roman"/>
          <w:i/>
          <w:szCs w:val="26"/>
        </w:rPr>
        <w:t>Tôi xin chân thành cám ơn đến Ths. An Văn Minh, thầy đã hướng dẫn cũng như giúp đỡ tôi trong việc nghiên cứu và hoàn thành nội dung báo cáo đồ án tốt nghiệp này.</w:t>
      </w:r>
    </w:p>
    <w:p w:rsidR="00DA18F3" w:rsidRDefault="00DA18F3">
      <w:pPr>
        <w:rPr>
          <w:rFonts w:eastAsiaTheme="majorEastAsia" w:cs="Times New Roman"/>
          <w:b/>
          <w:bCs/>
          <w:sz w:val="32"/>
          <w:szCs w:val="32"/>
        </w:rPr>
      </w:pPr>
      <w:bookmarkStart w:id="11" w:name="_Toc475999796"/>
      <w:bookmarkStart w:id="12" w:name="_Toc507842834"/>
      <w:bookmarkStart w:id="13" w:name="_Toc511914346"/>
      <w:bookmarkStart w:id="14" w:name="_Toc511914426"/>
      <w:r>
        <w:rPr>
          <w:rFonts w:cs="Times New Roman"/>
          <w:szCs w:val="32"/>
        </w:rPr>
        <w:br w:type="page"/>
      </w:r>
    </w:p>
    <w:p w:rsidR="00E8598C" w:rsidRPr="000A6031" w:rsidRDefault="00C67697" w:rsidP="00547EC1">
      <w:pPr>
        <w:pStyle w:val="Heading1"/>
        <w:spacing w:before="120" w:after="120" w:line="26" w:lineRule="atLeast"/>
        <w:ind w:firstLine="709"/>
        <w:jc w:val="center"/>
        <w:rPr>
          <w:rFonts w:cs="Times New Roman"/>
          <w:color w:val="auto"/>
          <w:szCs w:val="32"/>
        </w:rPr>
      </w:pPr>
      <w:bookmarkStart w:id="15" w:name="_Toc511919160"/>
      <w:r w:rsidRPr="000A6031">
        <w:rPr>
          <w:rFonts w:cs="Times New Roman"/>
          <w:color w:val="auto"/>
          <w:szCs w:val="32"/>
        </w:rPr>
        <w:lastRenderedPageBreak/>
        <w:t>CHƯƠNG</w:t>
      </w:r>
      <w:r w:rsidR="00A67684" w:rsidRPr="000A6031">
        <w:rPr>
          <w:rFonts w:cs="Times New Roman"/>
          <w:color w:val="auto"/>
          <w:szCs w:val="32"/>
        </w:rPr>
        <w:t xml:space="preserve"> 1</w:t>
      </w:r>
      <w:r w:rsidR="00E8598C" w:rsidRPr="000A6031">
        <w:rPr>
          <w:rFonts w:cs="Times New Roman"/>
          <w:color w:val="auto"/>
          <w:szCs w:val="32"/>
        </w:rPr>
        <w:t>: CƠ SỞ LÝ THUYẾT</w:t>
      </w:r>
      <w:bookmarkEnd w:id="0"/>
      <w:bookmarkEnd w:id="11"/>
      <w:bookmarkEnd w:id="12"/>
      <w:bookmarkEnd w:id="13"/>
      <w:bookmarkEnd w:id="14"/>
      <w:bookmarkEnd w:id="15"/>
    </w:p>
    <w:p w:rsidR="00563E72" w:rsidRDefault="00A67684" w:rsidP="00B024FC">
      <w:pPr>
        <w:pStyle w:val="Heading2"/>
      </w:pPr>
      <w:bookmarkStart w:id="16" w:name="_Toc507842835"/>
      <w:bookmarkStart w:id="17" w:name="_Toc511914347"/>
      <w:bookmarkStart w:id="18" w:name="_Toc511914427"/>
      <w:bookmarkStart w:id="19" w:name="_Toc511919161"/>
      <w:r w:rsidRPr="000A6031">
        <w:t>1</w:t>
      </w:r>
      <w:r w:rsidR="0023573F" w:rsidRPr="000A6031">
        <w:t>.1</w:t>
      </w:r>
      <w:r w:rsidRPr="000A6031">
        <w:t xml:space="preserve"> </w:t>
      </w:r>
      <w:r w:rsidR="00E8598C" w:rsidRPr="000A6031">
        <w:t>Cơ sở dữ liệu</w:t>
      </w:r>
      <w:bookmarkEnd w:id="16"/>
      <w:bookmarkEnd w:id="17"/>
      <w:bookmarkEnd w:id="18"/>
      <w:bookmarkEnd w:id="19"/>
    </w:p>
    <w:p w:rsidR="00E8598C" w:rsidRPr="00563E72" w:rsidRDefault="00A67684" w:rsidP="00B024FC">
      <w:pPr>
        <w:pStyle w:val="Heading3"/>
        <w:rPr>
          <w:rFonts w:cs="Times New Roman"/>
          <w:color w:val="auto"/>
        </w:rPr>
      </w:pPr>
      <w:bookmarkStart w:id="20" w:name="_Toc511914348"/>
      <w:bookmarkStart w:id="21" w:name="_Toc511914428"/>
      <w:bookmarkStart w:id="22" w:name="_Toc511919162"/>
      <w:r w:rsidRPr="000A6031">
        <w:rPr>
          <w:rFonts w:cs="Times New Roman"/>
          <w:color w:val="auto"/>
        </w:rPr>
        <w:t>1.1</w:t>
      </w:r>
      <w:r w:rsidR="005E31EA" w:rsidRPr="000A6031">
        <w:rPr>
          <w:rFonts w:cs="Times New Roman"/>
          <w:color w:val="auto"/>
        </w:rPr>
        <w:t>.1</w:t>
      </w:r>
      <w:r w:rsidRPr="000A6031">
        <w:rPr>
          <w:rFonts w:cs="Times New Roman"/>
          <w:color w:val="auto"/>
        </w:rPr>
        <w:t xml:space="preserve"> </w:t>
      </w:r>
      <w:r w:rsidR="00E8598C" w:rsidRPr="000A6031">
        <w:rPr>
          <w:rFonts w:cs="Times New Roman"/>
          <w:color w:val="auto"/>
        </w:rPr>
        <w:t>Định nghĩa</w:t>
      </w:r>
      <w:bookmarkEnd w:id="20"/>
      <w:bookmarkEnd w:id="21"/>
      <w:bookmarkEnd w:id="22"/>
    </w:p>
    <w:p w:rsidR="00563E72" w:rsidRPr="00563E72" w:rsidRDefault="00563E72" w:rsidP="00563E72">
      <w:pPr>
        <w:ind w:firstLine="720"/>
      </w:pPr>
      <w:r w:rsidRPr="00563E72">
        <w:t>Cơ sở dữ liệu là một hệ thống các thông tin có cấu trúc, được lưu trữ trên các thiết bị lưu trữ nhằm thõa mãn yêu cầu khai thác thông tin đồng thời của nhiều người sử dụng hay nhiều chương trình ứng dụng chạy cùng một lúc với những mục đích khác nhau</w:t>
      </w:r>
    </w:p>
    <w:p w:rsidR="00A67684" w:rsidRPr="00B024FC" w:rsidRDefault="005E31EA" w:rsidP="00B024FC">
      <w:pPr>
        <w:pStyle w:val="Heading3"/>
        <w:rPr>
          <w:rFonts w:cs="Times New Roman"/>
          <w:szCs w:val="26"/>
        </w:rPr>
      </w:pPr>
      <w:bookmarkStart w:id="23" w:name="_Toc511919163"/>
      <w:r w:rsidRPr="00B024FC">
        <w:rPr>
          <w:rFonts w:cs="Times New Roman"/>
          <w:szCs w:val="26"/>
          <w:shd w:val="clear" w:color="auto" w:fill="FFFFFF"/>
        </w:rPr>
        <w:t>1.1.2</w:t>
      </w:r>
      <w:r w:rsidR="00A67684" w:rsidRPr="00B024FC">
        <w:rPr>
          <w:rFonts w:cs="Times New Roman"/>
          <w:szCs w:val="26"/>
        </w:rPr>
        <w:t xml:space="preserve"> Ưu điểm:</w:t>
      </w:r>
      <w:bookmarkEnd w:id="23"/>
    </w:p>
    <w:p w:rsidR="00E8598C" w:rsidRPr="000A6031" w:rsidRDefault="00E8598C" w:rsidP="00563E72">
      <w:pPr>
        <w:spacing w:line="26" w:lineRule="atLeast"/>
        <w:ind w:firstLine="720"/>
        <w:rPr>
          <w:rFonts w:cs="Times New Roman"/>
          <w:szCs w:val="26"/>
        </w:rPr>
      </w:pPr>
      <w:r w:rsidRPr="000A6031">
        <w:rPr>
          <w:rFonts w:cs="Times New Roman"/>
          <w:szCs w:val="26"/>
        </w:rPr>
        <w:t>Giảm sự trùng lặp thông tin xuống mức thấp nhất. Do đó đảm bảo thông tin có tính nhất quán và toàn vẹn dữ liệu.</w:t>
      </w:r>
    </w:p>
    <w:p w:rsidR="00E8598C" w:rsidRPr="000A6031" w:rsidRDefault="00E8598C" w:rsidP="00563E72">
      <w:pPr>
        <w:spacing w:line="26" w:lineRule="atLeast"/>
        <w:ind w:firstLine="720"/>
        <w:rPr>
          <w:rFonts w:cs="Times New Roman"/>
          <w:szCs w:val="26"/>
        </w:rPr>
      </w:pPr>
      <w:r w:rsidRPr="000A6031">
        <w:rPr>
          <w:rFonts w:cs="Times New Roman"/>
          <w:szCs w:val="26"/>
        </w:rPr>
        <w:t>Đảm bảo dữ liệu có thể được truy xuất theo nhiều cách khác nhau.</w:t>
      </w:r>
    </w:p>
    <w:p w:rsidR="00E8598C" w:rsidRPr="000A6031" w:rsidRDefault="00E8598C" w:rsidP="00563E72">
      <w:pPr>
        <w:spacing w:line="26" w:lineRule="atLeast"/>
        <w:ind w:firstLine="720"/>
        <w:rPr>
          <w:rFonts w:cs="Times New Roman"/>
          <w:szCs w:val="26"/>
        </w:rPr>
      </w:pPr>
      <w:r w:rsidRPr="000A6031">
        <w:rPr>
          <w:rFonts w:cs="Times New Roman"/>
          <w:szCs w:val="26"/>
        </w:rPr>
        <w:t>Nhiều người có thể sử dụng một cơ sở dữ liệu.</w:t>
      </w:r>
    </w:p>
    <w:p w:rsidR="00E8598C" w:rsidRPr="000A6031" w:rsidRDefault="00A67684" w:rsidP="00563E72">
      <w:pPr>
        <w:pStyle w:val="Heading3"/>
        <w:spacing w:before="120" w:after="120" w:line="26" w:lineRule="atLeast"/>
        <w:rPr>
          <w:rFonts w:cs="Times New Roman"/>
          <w:b w:val="0"/>
          <w:color w:val="auto"/>
          <w:szCs w:val="26"/>
        </w:rPr>
      </w:pPr>
      <w:bookmarkStart w:id="24" w:name="_Toc511914349"/>
      <w:bookmarkStart w:id="25" w:name="_Toc511914429"/>
      <w:bookmarkStart w:id="26" w:name="_Toc511919164"/>
      <w:r w:rsidRPr="000A6031">
        <w:rPr>
          <w:rFonts w:cs="Times New Roman"/>
          <w:color w:val="auto"/>
          <w:szCs w:val="26"/>
        </w:rPr>
        <w:t>1</w:t>
      </w:r>
      <w:r w:rsidR="005E31EA" w:rsidRPr="000A6031">
        <w:rPr>
          <w:rFonts w:cs="Times New Roman"/>
          <w:color w:val="auto"/>
          <w:szCs w:val="26"/>
        </w:rPr>
        <w:t>.1</w:t>
      </w:r>
      <w:r w:rsidRPr="000A6031">
        <w:rPr>
          <w:rFonts w:cs="Times New Roman"/>
          <w:color w:val="auto"/>
          <w:szCs w:val="26"/>
        </w:rPr>
        <w:t xml:space="preserve">.3 </w:t>
      </w:r>
      <w:r w:rsidR="00E8598C" w:rsidRPr="000A6031">
        <w:rPr>
          <w:rFonts w:cs="Times New Roman"/>
          <w:color w:val="auto"/>
          <w:szCs w:val="26"/>
        </w:rPr>
        <w:t>Nhược điểm:</w:t>
      </w:r>
      <w:bookmarkEnd w:id="24"/>
      <w:bookmarkEnd w:id="25"/>
      <w:bookmarkEnd w:id="26"/>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Tính chủ quyền của dữ liệu:</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Thể hiện ở phương diện an toàn dữ liệu.</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Khả năng biểu diễn mỗi liên hệ ngữ nghĩa của dữ liệu và tính chính xác của dữ liệu.</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 xml:space="preserve">Người khai thác cơ sở dữ liệu phải cập nhật cho </w:t>
      </w:r>
      <w:r w:rsidR="00853332">
        <w:t>c</w:t>
      </w:r>
      <w:r w:rsidR="00853332" w:rsidRPr="00563E72">
        <w:t xml:space="preserve">ơ sở dữ liệu </w:t>
      </w:r>
      <w:r w:rsidRPr="000A6031">
        <w:rPr>
          <w:rFonts w:eastAsia="Times New Roman" w:cs="Times New Roman"/>
          <w:szCs w:val="26"/>
        </w:rPr>
        <w:t>những thông tin mới nhất.</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Tính bảo mật và quyền khai thác thông tin của người sử dụng:</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 xml:space="preserve">Do ưu điểm </w:t>
      </w:r>
      <w:r w:rsidR="00853332">
        <w:t>c</w:t>
      </w:r>
      <w:r w:rsidR="00853332" w:rsidRPr="00563E72">
        <w:t xml:space="preserve">ơ sở dữ liệu </w:t>
      </w:r>
      <w:r w:rsidRPr="000A6031">
        <w:rPr>
          <w:rFonts w:eastAsia="Times New Roman" w:cs="Times New Roman"/>
          <w:szCs w:val="26"/>
        </w:rPr>
        <w:t xml:space="preserve">có thể cho nhiều người khai thác đồng thời. nên cần phải có một cơ chế bảo mật phân quyền khai thác </w:t>
      </w:r>
      <w:r w:rsidR="00853332">
        <w:t>c</w:t>
      </w:r>
      <w:r w:rsidR="00853332" w:rsidRPr="00563E72">
        <w:t>ơ sở dữ liệu</w:t>
      </w:r>
      <w:r w:rsidRPr="000A6031">
        <w:rPr>
          <w:rFonts w:eastAsia="Times New Roman" w:cs="Times New Roman"/>
          <w:szCs w:val="26"/>
        </w:rPr>
        <w:t>.</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Các hệ điều hành nhiều người sử dụng hay cục bộ đều cung cấp cơ chế này.</w:t>
      </w:r>
    </w:p>
    <w:p w:rsidR="00E8598C" w:rsidRPr="00563E72" w:rsidRDefault="00E8598C" w:rsidP="00F142FA">
      <w:pPr>
        <w:pStyle w:val="ListParagraph"/>
        <w:numPr>
          <w:ilvl w:val="0"/>
          <w:numId w:val="3"/>
        </w:numPr>
        <w:spacing w:line="26" w:lineRule="atLeast"/>
        <w:rPr>
          <w:rFonts w:eastAsia="Times New Roman" w:cs="Times New Roman"/>
          <w:szCs w:val="26"/>
        </w:rPr>
      </w:pPr>
      <w:r w:rsidRPr="00563E72">
        <w:rPr>
          <w:rFonts w:eastAsia="Times New Roman" w:cs="Times New Roman"/>
          <w:szCs w:val="26"/>
        </w:rPr>
        <w:t>Tranh chấp dữ liệu:</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 xml:space="preserve">Khi nhiều người cùng truy nhập </w:t>
      </w:r>
      <w:r w:rsidR="00853332">
        <w:t>c</w:t>
      </w:r>
      <w:r w:rsidR="00853332" w:rsidRPr="00563E72">
        <w:t xml:space="preserve">ơ sở dữ liệu </w:t>
      </w:r>
      <w:r w:rsidRPr="000A6031">
        <w:rPr>
          <w:rFonts w:eastAsia="Times New Roman" w:cs="Times New Roman"/>
          <w:szCs w:val="26"/>
        </w:rPr>
        <w:t>với các mục đích khác nhau. Rất có thể sẽ xảy ra hiện tượng tranh chấp dữ liệu.</w:t>
      </w:r>
    </w:p>
    <w:p w:rsidR="00E8598C" w:rsidRPr="00853332"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 xml:space="preserve">Cần có cơ chế ưu tiên khi truy cập </w:t>
      </w:r>
      <w:r w:rsidR="00853332">
        <w:t>c</w:t>
      </w:r>
      <w:r w:rsidR="00853332" w:rsidRPr="00563E72">
        <w:t>ơ sở dữ liệu</w:t>
      </w:r>
      <w:r w:rsidRPr="000A6031">
        <w:rPr>
          <w:rFonts w:eastAsia="Times New Roman" w:cs="Times New Roman"/>
          <w:szCs w:val="26"/>
        </w:rPr>
        <w:t xml:space="preserve">. </w:t>
      </w:r>
      <w:r w:rsidRPr="00853332">
        <w:rPr>
          <w:rFonts w:eastAsia="Times New Roman" w:cs="Times New Roman"/>
          <w:szCs w:val="26"/>
        </w:rPr>
        <w:t xml:space="preserve">Ví dụ: </w:t>
      </w:r>
      <w:r w:rsidR="00853332">
        <w:rPr>
          <w:rFonts w:eastAsia="Times New Roman" w:cs="Times New Roman"/>
          <w:szCs w:val="26"/>
        </w:rPr>
        <w:t>Người quản trị</w:t>
      </w:r>
      <w:r w:rsidRPr="00853332">
        <w:rPr>
          <w:rFonts w:eastAsia="Times New Roman" w:cs="Times New Roman"/>
          <w:szCs w:val="26"/>
        </w:rPr>
        <w:t xml:space="preserve"> luôn có thể truy cập cơ sở dữ liệu.</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 xml:space="preserve">Cấp quyền ưu tiên cho </w:t>
      </w:r>
      <w:r w:rsidR="00853332">
        <w:rPr>
          <w:rFonts w:eastAsia="Times New Roman" w:cs="Times New Roman"/>
          <w:szCs w:val="26"/>
        </w:rPr>
        <w:t>những</w:t>
      </w:r>
      <w:r w:rsidRPr="000A6031">
        <w:rPr>
          <w:rFonts w:eastAsia="Times New Roman" w:cs="Times New Roman"/>
          <w:szCs w:val="26"/>
        </w:rPr>
        <w:t xml:space="preserve"> người </w:t>
      </w:r>
      <w:r w:rsidR="00853332">
        <w:rPr>
          <w:rFonts w:eastAsia="Times New Roman" w:cs="Times New Roman"/>
          <w:szCs w:val="26"/>
        </w:rPr>
        <w:t>dùng khác</w:t>
      </w:r>
      <w:r w:rsidRPr="000A6031">
        <w:rPr>
          <w:rFonts w:eastAsia="Times New Roman" w:cs="Times New Roman"/>
          <w:szCs w:val="26"/>
        </w:rPr>
        <w:t>.</w:t>
      </w:r>
    </w:p>
    <w:p w:rsidR="00E8598C" w:rsidRPr="000A6031" w:rsidRDefault="00E8598C" w:rsidP="00F142FA">
      <w:pPr>
        <w:pStyle w:val="ListParagraph"/>
        <w:numPr>
          <w:ilvl w:val="0"/>
          <w:numId w:val="3"/>
        </w:numPr>
        <w:spacing w:line="26" w:lineRule="atLeast"/>
        <w:rPr>
          <w:rFonts w:eastAsia="Times New Roman" w:cs="Times New Roman"/>
          <w:szCs w:val="26"/>
        </w:rPr>
      </w:pPr>
      <w:r w:rsidRPr="000A6031">
        <w:rPr>
          <w:rFonts w:eastAsia="Times New Roman" w:cs="Times New Roman"/>
          <w:szCs w:val="26"/>
        </w:rPr>
        <w:t>Cần đảm bảo an toàn dữ liệu khi có sự cố:</w:t>
      </w:r>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 xml:space="preserve">Khi </w:t>
      </w:r>
      <w:r w:rsidR="00853332">
        <w:t>c</w:t>
      </w:r>
      <w:r w:rsidR="00853332" w:rsidRPr="00563E72">
        <w:t xml:space="preserve">ơ sở dữ liệu </w:t>
      </w:r>
      <w:r w:rsidRPr="000A6031">
        <w:rPr>
          <w:rFonts w:eastAsia="Times New Roman" w:cs="Times New Roman"/>
          <w:szCs w:val="26"/>
        </w:rPr>
        <w:t>nhiều và được quản lý tập trung. Khả năng rủi ro mất dữ liệu rất cao. Các nguyên nhân chính là mất điện đột ngột hoặc hỏng thiết bị lưu trữ.</w:t>
      </w:r>
    </w:p>
    <w:p w:rsidR="00E8598C" w:rsidRPr="000A6031" w:rsidRDefault="00E8598C" w:rsidP="00563E72">
      <w:pPr>
        <w:spacing w:line="26" w:lineRule="atLeast"/>
        <w:ind w:firstLine="360"/>
        <w:rPr>
          <w:rFonts w:eastAsia="Times New Roman" w:cs="Times New Roman"/>
          <w:szCs w:val="26"/>
        </w:rPr>
      </w:pPr>
      <w:r w:rsidRPr="000A6031">
        <w:rPr>
          <w:rFonts w:eastAsia="Times New Roman" w:cs="Times New Roman"/>
          <w:szCs w:val="26"/>
        </w:rPr>
        <w:t xml:space="preserve">Hiện tại có một số hệ điều hành đã có cơ chế tự động sao lưu ổ cứng và </w:t>
      </w:r>
      <w:r w:rsidR="009803F1">
        <w:rPr>
          <w:rFonts w:eastAsia="Times New Roman" w:cs="Times New Roman"/>
          <w:szCs w:val="26"/>
        </w:rPr>
        <w:t>sửa</w:t>
      </w:r>
      <w:r w:rsidRPr="000A6031">
        <w:rPr>
          <w:rFonts w:eastAsia="Times New Roman" w:cs="Times New Roman"/>
          <w:szCs w:val="26"/>
        </w:rPr>
        <w:t xml:space="preserve"> lỗi khi có sự cố xảy ra.</w:t>
      </w:r>
    </w:p>
    <w:p w:rsidR="00E8598C" w:rsidRPr="000A6031" w:rsidRDefault="00E8598C" w:rsidP="00563E72">
      <w:pPr>
        <w:spacing w:line="26" w:lineRule="atLeast"/>
        <w:rPr>
          <w:rFonts w:eastAsia="Times New Roman" w:cs="Times New Roman"/>
          <w:szCs w:val="26"/>
        </w:rPr>
      </w:pPr>
      <w:r w:rsidRPr="000A6031">
        <w:rPr>
          <w:rFonts w:eastAsia="Times New Roman" w:cs="Times New Roman"/>
          <w:szCs w:val="26"/>
        </w:rPr>
        <w:lastRenderedPageBreak/>
        <w:t>Tuy nhiên: cẩn tắc vô áy náy. Chúng ta nên sao lưu dự phòng cho dữ liệu đề phòng trường hợp xấu xảy ra.</w:t>
      </w:r>
    </w:p>
    <w:p w:rsidR="00E8598C" w:rsidRPr="000A6031" w:rsidRDefault="00A67684" w:rsidP="00853332">
      <w:pPr>
        <w:pStyle w:val="Heading3"/>
        <w:spacing w:before="120" w:after="120" w:line="26" w:lineRule="atLeast"/>
        <w:rPr>
          <w:rFonts w:cs="Times New Roman"/>
          <w:b w:val="0"/>
          <w:color w:val="auto"/>
          <w:szCs w:val="26"/>
        </w:rPr>
      </w:pPr>
      <w:bookmarkStart w:id="27" w:name="_Toc511914350"/>
      <w:bookmarkStart w:id="28" w:name="_Toc511914430"/>
      <w:bookmarkStart w:id="29" w:name="_Toc511919165"/>
      <w:r w:rsidRPr="000A6031">
        <w:rPr>
          <w:rFonts w:cs="Times New Roman"/>
          <w:color w:val="auto"/>
          <w:szCs w:val="26"/>
        </w:rPr>
        <w:t>1</w:t>
      </w:r>
      <w:r w:rsidR="000A136D" w:rsidRPr="000A6031">
        <w:rPr>
          <w:rFonts w:cs="Times New Roman"/>
          <w:color w:val="auto"/>
          <w:szCs w:val="26"/>
        </w:rPr>
        <w:t>.1</w:t>
      </w:r>
      <w:r w:rsidRPr="000A6031">
        <w:rPr>
          <w:rFonts w:cs="Times New Roman"/>
          <w:color w:val="auto"/>
          <w:szCs w:val="26"/>
        </w:rPr>
        <w:t xml:space="preserve">.4 </w:t>
      </w:r>
      <w:r w:rsidR="00E8598C" w:rsidRPr="000A6031">
        <w:rPr>
          <w:rFonts w:cs="Times New Roman"/>
          <w:color w:val="auto"/>
          <w:szCs w:val="26"/>
        </w:rPr>
        <w:t>Tính chất:</w:t>
      </w:r>
      <w:bookmarkEnd w:id="27"/>
      <w:bookmarkEnd w:id="28"/>
      <w:bookmarkEnd w:id="29"/>
    </w:p>
    <w:p w:rsidR="00E8598C" w:rsidRPr="000A6031" w:rsidRDefault="00E8598C" w:rsidP="00853332">
      <w:pPr>
        <w:spacing w:line="26" w:lineRule="atLeast"/>
        <w:ind w:firstLine="709"/>
        <w:rPr>
          <w:rFonts w:cs="Times New Roman"/>
          <w:szCs w:val="26"/>
        </w:rPr>
      </w:pPr>
      <w:r w:rsidRPr="000A6031">
        <w:rPr>
          <w:rFonts w:cs="Times New Roman"/>
          <w:szCs w:val="26"/>
        </w:rPr>
        <w:t>Phả</w:t>
      </w:r>
      <w:r w:rsidR="00853332">
        <w:rPr>
          <w:rFonts w:cs="Times New Roman"/>
          <w:szCs w:val="26"/>
        </w:rPr>
        <w:t>n ánh một</w:t>
      </w:r>
      <w:r w:rsidRPr="000A6031">
        <w:rPr>
          <w:rFonts w:cs="Times New Roman"/>
          <w:szCs w:val="26"/>
        </w:rPr>
        <w:t xml:space="preserve"> phần của thế giới thực được cập nhật phản ánh sự thay đ</w:t>
      </w:r>
      <w:r w:rsidR="00853332">
        <w:rPr>
          <w:rFonts w:cs="Times New Roman"/>
          <w:szCs w:val="26"/>
        </w:rPr>
        <w:t>ổ</w:t>
      </w:r>
      <w:r w:rsidRPr="000A6031">
        <w:rPr>
          <w:rFonts w:cs="Times New Roman"/>
          <w:szCs w:val="26"/>
        </w:rPr>
        <w:t>i của thế giới nó biểu diễn.</w:t>
      </w:r>
    </w:p>
    <w:p w:rsidR="00E8598C" w:rsidRPr="000A6031" w:rsidRDefault="00853332" w:rsidP="00547EC1">
      <w:pPr>
        <w:spacing w:line="26" w:lineRule="atLeast"/>
        <w:ind w:firstLine="709"/>
        <w:rPr>
          <w:rFonts w:cs="Times New Roman"/>
          <w:szCs w:val="26"/>
        </w:rPr>
      </w:pPr>
      <w:r>
        <w:rPr>
          <w:rFonts w:cs="Times New Roman"/>
          <w:szCs w:val="26"/>
        </w:rPr>
        <w:t>C</w:t>
      </w:r>
      <w:r w:rsidRPr="00563E72">
        <w:t xml:space="preserve">ơ sở dữ liệu </w:t>
      </w:r>
      <w:r w:rsidR="00E8598C" w:rsidRPr="000A6031">
        <w:rPr>
          <w:rFonts w:cs="Times New Roman"/>
          <w:szCs w:val="26"/>
        </w:rPr>
        <w:t xml:space="preserve">là </w:t>
      </w:r>
      <w:r>
        <w:rPr>
          <w:rFonts w:cs="Times New Roman"/>
          <w:szCs w:val="26"/>
        </w:rPr>
        <w:t>một</w:t>
      </w:r>
      <w:r w:rsidR="00E8598C" w:rsidRPr="000A6031">
        <w:rPr>
          <w:rFonts w:cs="Times New Roman"/>
          <w:szCs w:val="26"/>
        </w:rPr>
        <w:t xml:space="preserve"> tập hợp </w:t>
      </w:r>
      <w:r>
        <w:rPr>
          <w:rFonts w:cs="Times New Roman"/>
          <w:szCs w:val="26"/>
        </w:rPr>
        <w:t>dữ liệu</w:t>
      </w:r>
      <w:r w:rsidR="00E8598C" w:rsidRPr="000A6031">
        <w:rPr>
          <w:rFonts w:cs="Times New Roman"/>
          <w:szCs w:val="26"/>
        </w:rPr>
        <w:t xml:space="preserve"> liên kết với nhau </w:t>
      </w:r>
      <w:r w:rsidR="009803F1">
        <w:rPr>
          <w:rFonts w:cs="Times New Roman"/>
          <w:szCs w:val="26"/>
        </w:rPr>
        <w:t>một</w:t>
      </w:r>
      <w:r w:rsidR="00E8598C" w:rsidRPr="000A6031">
        <w:rPr>
          <w:rFonts w:cs="Times New Roman"/>
          <w:szCs w:val="26"/>
        </w:rPr>
        <w:t xml:space="preserve"> cách logic và mang </w:t>
      </w:r>
      <w:r w:rsidR="009803F1">
        <w:rPr>
          <w:rFonts w:cs="Times New Roman"/>
          <w:szCs w:val="26"/>
        </w:rPr>
        <w:t>một</w:t>
      </w:r>
      <w:r w:rsidR="00E8598C" w:rsidRPr="000A6031">
        <w:rPr>
          <w:rFonts w:cs="Times New Roman"/>
          <w:szCs w:val="26"/>
        </w:rPr>
        <w:t xml:space="preserve"> ý nghĩa nào đó.</w:t>
      </w:r>
    </w:p>
    <w:p w:rsidR="00E8598C" w:rsidRPr="000A6031" w:rsidRDefault="000A136D" w:rsidP="00853332">
      <w:pPr>
        <w:pStyle w:val="Heading3"/>
        <w:spacing w:before="120" w:after="120" w:line="26" w:lineRule="atLeast"/>
        <w:rPr>
          <w:rFonts w:cs="Times New Roman"/>
          <w:b w:val="0"/>
          <w:color w:val="auto"/>
          <w:szCs w:val="26"/>
        </w:rPr>
      </w:pPr>
      <w:bookmarkStart w:id="30" w:name="_Toc511914351"/>
      <w:bookmarkStart w:id="31" w:name="_Toc511914431"/>
      <w:bookmarkStart w:id="32" w:name="_Toc511919166"/>
      <w:r w:rsidRPr="000A6031">
        <w:rPr>
          <w:rFonts w:cs="Times New Roman"/>
          <w:color w:val="auto"/>
          <w:szCs w:val="26"/>
        </w:rPr>
        <w:t>1.</w:t>
      </w:r>
      <w:r w:rsidR="00A67684" w:rsidRPr="000A6031">
        <w:rPr>
          <w:rFonts w:cs="Times New Roman"/>
          <w:color w:val="auto"/>
          <w:szCs w:val="26"/>
        </w:rPr>
        <w:t xml:space="preserve">1.5 </w:t>
      </w:r>
      <w:r w:rsidR="00E8598C" w:rsidRPr="000A6031">
        <w:rPr>
          <w:rFonts w:cs="Times New Roman"/>
          <w:color w:val="auto"/>
          <w:szCs w:val="26"/>
        </w:rPr>
        <w:t xml:space="preserve">Tổ chức </w:t>
      </w:r>
      <w:r w:rsidR="00853332" w:rsidRPr="00853332">
        <w:rPr>
          <w:rFonts w:cs="Times New Roman"/>
          <w:color w:val="auto"/>
          <w:szCs w:val="26"/>
        </w:rPr>
        <w:t>c</w:t>
      </w:r>
      <w:r w:rsidR="00563E72" w:rsidRPr="00853332">
        <w:rPr>
          <w:rFonts w:cs="Times New Roman"/>
          <w:color w:val="auto"/>
          <w:szCs w:val="26"/>
        </w:rPr>
        <w:t>ơ sở dữ liệu</w:t>
      </w:r>
      <w:r w:rsidR="00E8598C" w:rsidRPr="000A6031">
        <w:rPr>
          <w:rFonts w:cs="Times New Roman"/>
          <w:color w:val="auto"/>
          <w:szCs w:val="26"/>
        </w:rPr>
        <w:t>:</w:t>
      </w:r>
      <w:bookmarkEnd w:id="30"/>
      <w:bookmarkEnd w:id="31"/>
      <w:bookmarkEnd w:id="32"/>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Các </w:t>
      </w:r>
      <w:r w:rsidR="009803F1" w:rsidRPr="000A6031">
        <w:rPr>
          <w:rFonts w:eastAsia="Times New Roman" w:cs="Times New Roman"/>
          <w:szCs w:val="26"/>
        </w:rPr>
        <w:t xml:space="preserve">dữ liệu </w:t>
      </w:r>
      <w:r w:rsidRPr="000A6031">
        <w:rPr>
          <w:rFonts w:eastAsia="Times New Roman" w:cs="Times New Roman"/>
          <w:szCs w:val="26"/>
        </w:rPr>
        <w:t>lưu trữ</w:t>
      </w:r>
      <w:r w:rsidR="009803F1">
        <w:rPr>
          <w:rFonts w:eastAsia="Times New Roman" w:cs="Times New Roman"/>
          <w:szCs w:val="26"/>
        </w:rPr>
        <w:t xml:space="preserve"> có cấu trúc thành các bản ghi </w:t>
      </w:r>
      <w:r w:rsidRPr="000A6031">
        <w:rPr>
          <w:rFonts w:eastAsia="Times New Roman" w:cs="Times New Roman"/>
          <w:szCs w:val="26"/>
        </w:rPr>
        <w:t xml:space="preserve">, các trường </w:t>
      </w:r>
      <w:r w:rsidR="009803F1">
        <w:rPr>
          <w:rFonts w:eastAsia="Times New Roman" w:cs="Times New Roman"/>
          <w:szCs w:val="26"/>
        </w:rPr>
        <w:t>dữ liệu.</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Các </w:t>
      </w:r>
      <w:r w:rsidR="009803F1" w:rsidRPr="000A6031">
        <w:rPr>
          <w:rFonts w:eastAsia="Times New Roman" w:cs="Times New Roman"/>
          <w:szCs w:val="26"/>
        </w:rPr>
        <w:t xml:space="preserve">dữ liệu </w:t>
      </w:r>
      <w:r w:rsidR="009803F1">
        <w:rPr>
          <w:rFonts w:eastAsia="Times New Roman" w:cs="Times New Roman"/>
          <w:szCs w:val="26"/>
        </w:rPr>
        <w:t>lưu trữ có mối quan hệ</w:t>
      </w:r>
      <w:r w:rsidRPr="000A6031">
        <w:rPr>
          <w:rFonts w:eastAsia="Times New Roman" w:cs="Times New Roman"/>
          <w:szCs w:val="26"/>
        </w:rPr>
        <w:t xml:space="preserve"> với nhau.</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Khả năng truy xuất thông tin từ </w:t>
      </w:r>
      <w:r w:rsidR="00853332">
        <w:t>c</w:t>
      </w:r>
      <w:r w:rsidR="00853332" w:rsidRPr="00563E72">
        <w:t xml:space="preserve">ơ sở dữ liệu </w:t>
      </w:r>
      <w:r w:rsidRPr="000A6031">
        <w:rPr>
          <w:rFonts w:eastAsia="Times New Roman" w:cs="Times New Roman"/>
          <w:szCs w:val="26"/>
        </w:rPr>
        <w:t xml:space="preserve">=&gt; Dễ dàng truy cập, quản lí,cập nhật </w:t>
      </w:r>
      <w:r w:rsidR="009803F1" w:rsidRPr="000A6031">
        <w:rPr>
          <w:rFonts w:eastAsia="Times New Roman" w:cs="Times New Roman"/>
          <w:szCs w:val="26"/>
        </w:rPr>
        <w:t>dữ liệu</w:t>
      </w:r>
      <w:r w:rsidRPr="000A6031">
        <w:rPr>
          <w:rFonts w:eastAsia="Times New Roman" w:cs="Times New Roman"/>
          <w:szCs w:val="26"/>
        </w:rPr>
        <w:t>.</w:t>
      </w:r>
    </w:p>
    <w:p w:rsidR="00E8598C" w:rsidRPr="000A6031" w:rsidRDefault="000A136D" w:rsidP="00853332">
      <w:pPr>
        <w:pStyle w:val="Heading3"/>
        <w:spacing w:before="120" w:after="120" w:line="26" w:lineRule="atLeast"/>
        <w:rPr>
          <w:rFonts w:eastAsia="Times New Roman" w:cs="Times New Roman"/>
          <w:b w:val="0"/>
          <w:color w:val="auto"/>
          <w:szCs w:val="26"/>
        </w:rPr>
      </w:pPr>
      <w:bookmarkStart w:id="33" w:name="_Toc511914352"/>
      <w:bookmarkStart w:id="34" w:name="_Toc511914432"/>
      <w:bookmarkStart w:id="35" w:name="_Toc511919167"/>
      <w:r w:rsidRPr="000A6031">
        <w:rPr>
          <w:rFonts w:eastAsia="Times New Roman" w:cs="Times New Roman"/>
          <w:color w:val="auto"/>
          <w:szCs w:val="26"/>
        </w:rPr>
        <w:t>1.</w:t>
      </w:r>
      <w:r w:rsidR="00A67684" w:rsidRPr="000A6031">
        <w:rPr>
          <w:rFonts w:eastAsia="Times New Roman" w:cs="Times New Roman"/>
          <w:color w:val="auto"/>
          <w:szCs w:val="26"/>
        </w:rPr>
        <w:t xml:space="preserve">1.6 </w:t>
      </w:r>
      <w:r w:rsidR="00E8598C" w:rsidRPr="000A6031">
        <w:rPr>
          <w:rFonts w:eastAsia="Times New Roman" w:cs="Times New Roman"/>
          <w:color w:val="auto"/>
          <w:szCs w:val="26"/>
        </w:rPr>
        <w:t>Phân loại:</w:t>
      </w:r>
      <w:bookmarkEnd w:id="33"/>
      <w:bookmarkEnd w:id="34"/>
      <w:bookmarkEnd w:id="35"/>
    </w:p>
    <w:p w:rsidR="00E8598C" w:rsidRPr="000A6031" w:rsidRDefault="00E8598C" w:rsidP="00853332">
      <w:pPr>
        <w:spacing w:line="26" w:lineRule="atLeast"/>
        <w:ind w:firstLine="360"/>
        <w:rPr>
          <w:rFonts w:cs="Times New Roman"/>
          <w:szCs w:val="26"/>
        </w:rPr>
      </w:pPr>
      <w:r w:rsidRPr="000A6031">
        <w:rPr>
          <w:rFonts w:cs="Times New Roman"/>
          <w:szCs w:val="26"/>
        </w:rPr>
        <w:t>Cơ sở dữ liệu được phân chia ra nhiều loại khác nhau:</w:t>
      </w:r>
    </w:p>
    <w:p w:rsidR="00E8598C" w:rsidRPr="000A6031" w:rsidRDefault="00E8598C" w:rsidP="00F142FA">
      <w:pPr>
        <w:pStyle w:val="ListParagraph"/>
        <w:numPr>
          <w:ilvl w:val="0"/>
          <w:numId w:val="3"/>
        </w:numPr>
        <w:spacing w:line="26" w:lineRule="atLeast"/>
        <w:rPr>
          <w:rFonts w:cs="Times New Roman"/>
          <w:szCs w:val="26"/>
        </w:rPr>
      </w:pPr>
      <w:r w:rsidRPr="000A6031">
        <w:rPr>
          <w:rFonts w:cs="Times New Roman"/>
          <w:szCs w:val="26"/>
        </w:rPr>
        <w:t xml:space="preserve">Cơ sở dữ liệu dạng file: dữ liệu được lưu trữ dưới dạng các file có thể là </w:t>
      </w:r>
      <w:r w:rsidRPr="00853332">
        <w:rPr>
          <w:rFonts w:cs="Times New Roman"/>
          <w:szCs w:val="26"/>
        </w:rPr>
        <w:t>text,</w:t>
      </w:r>
      <w:r w:rsidRPr="00853332">
        <w:rPr>
          <w:rStyle w:val="apple-converted-space"/>
          <w:rFonts w:cs="Times New Roman"/>
          <w:szCs w:val="26"/>
        </w:rPr>
        <w:t> </w:t>
      </w:r>
      <w:hyperlink r:id="rId13" w:tooltip="ASCII" w:history="1">
        <w:r w:rsidRPr="00853332">
          <w:rPr>
            <w:rStyle w:val="Hyperlink"/>
            <w:rFonts w:cs="Times New Roman"/>
            <w:color w:val="auto"/>
            <w:szCs w:val="26"/>
            <w:u w:val="none"/>
          </w:rPr>
          <w:t>ascii</w:t>
        </w:r>
      </w:hyperlink>
      <w:r w:rsidRPr="00853332">
        <w:rPr>
          <w:rFonts w:cs="Times New Roman"/>
          <w:szCs w:val="26"/>
        </w:rPr>
        <w:t>, *.dbf</w:t>
      </w:r>
      <w:r w:rsidRPr="000A6031">
        <w:rPr>
          <w:rFonts w:cs="Times New Roman"/>
          <w:szCs w:val="26"/>
        </w:rPr>
        <w:t xml:space="preserve">. Tiêu biểu cho cơ sở dữ liệu dạng file là </w:t>
      </w:r>
      <w:r w:rsidRPr="00853332">
        <w:rPr>
          <w:rFonts w:cs="Times New Roman"/>
          <w:szCs w:val="26"/>
        </w:rPr>
        <w:t>*.mdb</w:t>
      </w:r>
      <w:r w:rsidRPr="00853332">
        <w:rPr>
          <w:rStyle w:val="apple-converted-space"/>
          <w:rFonts w:cs="Times New Roman"/>
          <w:szCs w:val="26"/>
        </w:rPr>
        <w:t> </w:t>
      </w:r>
      <w:hyperlink r:id="rId14" w:tooltip="Visual FoxPro" w:history="1">
        <w:r w:rsidRPr="000A6031">
          <w:rPr>
            <w:rStyle w:val="Hyperlink"/>
            <w:rFonts w:cs="Times New Roman"/>
            <w:color w:val="auto"/>
            <w:szCs w:val="26"/>
            <w:u w:val="none"/>
          </w:rPr>
          <w:t>Foxpro</w:t>
        </w:r>
      </w:hyperlink>
    </w:p>
    <w:p w:rsidR="00E8598C" w:rsidRPr="000A6031" w:rsidRDefault="00E8598C" w:rsidP="00F142FA">
      <w:pPr>
        <w:pStyle w:val="ListParagraph"/>
        <w:numPr>
          <w:ilvl w:val="0"/>
          <w:numId w:val="3"/>
        </w:numPr>
        <w:spacing w:line="26" w:lineRule="atLeast"/>
        <w:rPr>
          <w:rFonts w:cs="Times New Roman"/>
          <w:b/>
          <w:szCs w:val="26"/>
        </w:rPr>
      </w:pPr>
      <w:r w:rsidRPr="000A6031">
        <w:rPr>
          <w:rFonts w:cs="Times New Roman"/>
          <w:szCs w:val="26"/>
        </w:rPr>
        <w:t>Cơ sở dữ liệu quan hệ: dữ liệu được lưu trữ trong các bảng dữ liệu gọi là các thực thể, giữa các thực thể này có mối liên hệ với nhau gọi là các</w:t>
      </w:r>
      <w:r w:rsidRPr="000A6031">
        <w:rPr>
          <w:rStyle w:val="apple-converted-space"/>
          <w:rFonts w:cs="Times New Roman"/>
          <w:szCs w:val="26"/>
        </w:rPr>
        <w:t> </w:t>
      </w:r>
      <w:hyperlink r:id="rId15" w:tooltip="Quan hệ" w:history="1">
        <w:r w:rsidRPr="000A6031">
          <w:rPr>
            <w:rStyle w:val="Hyperlink"/>
            <w:rFonts w:cs="Times New Roman"/>
            <w:color w:val="auto"/>
            <w:szCs w:val="26"/>
            <w:u w:val="none"/>
          </w:rPr>
          <w:t>quan hệ</w:t>
        </w:r>
      </w:hyperlink>
      <w:r w:rsidRPr="000A6031">
        <w:rPr>
          <w:rFonts w:cs="Times New Roman"/>
          <w:szCs w:val="26"/>
        </w:rPr>
        <w:t>, mỗi quan hệ có các thuộc tính, trong đó có một thuộc tính là</w:t>
      </w:r>
      <w:r w:rsidRPr="000A6031">
        <w:rPr>
          <w:rStyle w:val="apple-converted-space"/>
          <w:rFonts w:cs="Times New Roman"/>
          <w:szCs w:val="26"/>
        </w:rPr>
        <w:t> </w:t>
      </w:r>
      <w:hyperlink r:id="rId16" w:tooltip="Khóa chính" w:history="1">
        <w:r w:rsidRPr="000A6031">
          <w:rPr>
            <w:rStyle w:val="Hyperlink"/>
            <w:rFonts w:cs="Times New Roman"/>
            <w:color w:val="auto"/>
            <w:szCs w:val="26"/>
            <w:u w:val="none"/>
          </w:rPr>
          <w:t>khóa chính</w:t>
        </w:r>
      </w:hyperlink>
      <w:r w:rsidRPr="000A6031">
        <w:rPr>
          <w:rFonts w:cs="Times New Roman"/>
          <w:szCs w:val="26"/>
        </w:rPr>
        <w:t xml:space="preserve">. Các hệ quản trị hỗ trợ cơ sở dữ liệu quan hệ như: </w:t>
      </w:r>
      <w:r w:rsidRPr="00853332">
        <w:rPr>
          <w:rFonts w:cs="Times New Roman"/>
          <w:szCs w:val="26"/>
        </w:rPr>
        <w:t>MS</w:t>
      </w:r>
      <w:r w:rsidRPr="00853332">
        <w:rPr>
          <w:rStyle w:val="apple-converted-space"/>
          <w:rFonts w:cs="Times New Roman"/>
          <w:szCs w:val="26"/>
        </w:rPr>
        <w:t> </w:t>
      </w:r>
      <w:hyperlink r:id="rId17" w:tooltip="SQL server (trang chưa được viết)" w:history="1">
        <w:r w:rsidRPr="00853332">
          <w:rPr>
            <w:rStyle w:val="Hyperlink"/>
            <w:rFonts w:cs="Times New Roman"/>
            <w:color w:val="auto"/>
            <w:szCs w:val="26"/>
            <w:u w:val="none"/>
          </w:rPr>
          <w:t>SQL server</w:t>
        </w:r>
      </w:hyperlink>
      <w:r w:rsidRPr="00853332">
        <w:rPr>
          <w:rFonts w:cs="Times New Roman"/>
          <w:szCs w:val="26"/>
        </w:rPr>
        <w:t>,</w:t>
      </w:r>
      <w:r w:rsidRPr="00853332">
        <w:rPr>
          <w:rStyle w:val="apple-converted-space"/>
          <w:rFonts w:cs="Times New Roman"/>
          <w:szCs w:val="26"/>
        </w:rPr>
        <w:t> </w:t>
      </w:r>
      <w:hyperlink r:id="rId18" w:tooltip="Oracle" w:history="1">
        <w:r w:rsidRPr="00853332">
          <w:rPr>
            <w:rStyle w:val="Hyperlink"/>
            <w:rFonts w:cs="Times New Roman"/>
            <w:color w:val="auto"/>
            <w:szCs w:val="26"/>
            <w:u w:val="none"/>
          </w:rPr>
          <w:t>Oracle</w:t>
        </w:r>
      </w:hyperlink>
      <w:r w:rsidRPr="00853332">
        <w:rPr>
          <w:rFonts w:cs="Times New Roman"/>
          <w:szCs w:val="26"/>
        </w:rPr>
        <w:t>,</w:t>
      </w:r>
      <w:r w:rsidRPr="00853332">
        <w:rPr>
          <w:rStyle w:val="apple-converted-space"/>
          <w:rFonts w:cs="Times New Roman"/>
          <w:szCs w:val="26"/>
        </w:rPr>
        <w:t> </w:t>
      </w:r>
      <w:hyperlink r:id="rId19" w:tooltip="MySQL" w:history="1">
        <w:r w:rsidRPr="00853332">
          <w:rPr>
            <w:rStyle w:val="Hyperlink"/>
            <w:rFonts w:cs="Times New Roman"/>
            <w:color w:val="auto"/>
            <w:szCs w:val="26"/>
            <w:u w:val="none"/>
          </w:rPr>
          <w:t>MySQL</w:t>
        </w:r>
      </w:hyperlink>
      <w:r w:rsidR="00853332">
        <w:rPr>
          <w:rStyle w:val="Hyperlink"/>
          <w:rFonts w:cs="Times New Roman"/>
          <w:b/>
          <w:color w:val="auto"/>
          <w:szCs w:val="26"/>
          <w:u w:val="none"/>
        </w:rPr>
        <w:t>,</w:t>
      </w:r>
      <w:r w:rsidRPr="000A6031">
        <w:rPr>
          <w:rFonts w:cs="Times New Roman"/>
          <w:b/>
          <w:szCs w:val="26"/>
        </w:rPr>
        <w:t>...</w:t>
      </w:r>
    </w:p>
    <w:p w:rsidR="00E5470E" w:rsidRPr="00853332" w:rsidRDefault="00E8598C" w:rsidP="00F142FA">
      <w:pPr>
        <w:pStyle w:val="ListParagraph"/>
        <w:numPr>
          <w:ilvl w:val="0"/>
          <w:numId w:val="3"/>
        </w:numPr>
        <w:spacing w:line="26" w:lineRule="atLeast"/>
        <w:rPr>
          <w:rFonts w:cs="Times New Roman"/>
          <w:szCs w:val="26"/>
        </w:rPr>
      </w:pPr>
      <w:r w:rsidRPr="000A6031">
        <w:rPr>
          <w:rFonts w:cs="Times New Roman"/>
          <w:szCs w:val="26"/>
        </w:rPr>
        <w:t>Cơ sở dữ liệu hướng đối tượng: dữ liệu cũng được lưu trữ trong các bảng dữ liệu nhưng các bảng có bổ sung thêm các tính năng hướng đối tượng như lưu trữ thêm các hành vi, nhằm thể hiện hành vi của đối tượng. Mỗi bảng xem như một lớp dữ liệu, một dòng dữ liệu trong bảng là một đối</w:t>
      </w:r>
      <w:r w:rsidR="000A136D" w:rsidRPr="000A6031">
        <w:rPr>
          <w:rFonts w:cs="Times New Roman"/>
          <w:szCs w:val="26"/>
        </w:rPr>
        <w:t xml:space="preserve"> </w:t>
      </w:r>
      <w:r w:rsidRPr="000A6031">
        <w:rPr>
          <w:rFonts w:cs="Times New Roman"/>
          <w:szCs w:val="26"/>
        </w:rPr>
        <w:t xml:space="preserve">tượng. Các hệ quản trị có hỗ trợ cơ sở dữ liệu hướng đối tượng như: </w:t>
      </w:r>
      <w:r w:rsidRPr="00853332">
        <w:rPr>
          <w:rFonts w:cs="Times New Roman"/>
          <w:szCs w:val="26"/>
        </w:rPr>
        <w:t>MS SQL server, Oracle, Postgres,...</w:t>
      </w:r>
    </w:p>
    <w:p w:rsidR="00E8598C" w:rsidRPr="000A6031" w:rsidRDefault="00E8598C" w:rsidP="00F142FA">
      <w:pPr>
        <w:pStyle w:val="ListParagraph"/>
        <w:numPr>
          <w:ilvl w:val="0"/>
          <w:numId w:val="3"/>
        </w:numPr>
        <w:spacing w:line="26" w:lineRule="atLeast"/>
        <w:rPr>
          <w:rFonts w:cs="Times New Roman"/>
          <w:szCs w:val="26"/>
        </w:rPr>
      </w:pPr>
      <w:r w:rsidRPr="000A6031">
        <w:rPr>
          <w:rFonts w:cs="Times New Roman"/>
          <w:szCs w:val="26"/>
        </w:rPr>
        <w:t>Cơ sở dữ liệu bán cấu trúc: dữ liệu được lưu dưới dạng XML, với định dạng này thông tin mô tả về đối tượng thể hiện trong các</w:t>
      </w:r>
      <w:r w:rsidRPr="000A6031">
        <w:rPr>
          <w:rStyle w:val="apple-converted-space"/>
          <w:rFonts w:cs="Times New Roman"/>
          <w:szCs w:val="26"/>
        </w:rPr>
        <w:t> </w:t>
      </w:r>
      <w:r w:rsidR="009803F1">
        <w:rPr>
          <w:rStyle w:val="apple-converted-space"/>
          <w:rFonts w:cs="Times New Roman"/>
          <w:szCs w:val="26"/>
        </w:rPr>
        <w:t>thẻ</w:t>
      </w:r>
      <w:hyperlink r:id="rId20" w:tooltip="Tag" w:history="1"/>
      <w:r w:rsidRPr="000A6031">
        <w:rPr>
          <w:rFonts w:cs="Times New Roman"/>
          <w:szCs w:val="26"/>
        </w:rPr>
        <w:t>. Đây là cơ sở dữ liệu có nhiều ưu điểm do lưu trữ được hầu hết các loại dữ liệu khác nhau nên cơ sở dữ liệu bán cấu trúc là hướng mới trong nghiên cứu và ứng dụng.</w:t>
      </w:r>
    </w:p>
    <w:p w:rsidR="00E8598C" w:rsidRPr="000A6031" w:rsidRDefault="000A136D" w:rsidP="00853332">
      <w:pPr>
        <w:pStyle w:val="Heading2"/>
        <w:spacing w:before="120" w:after="120" w:line="26" w:lineRule="atLeast"/>
        <w:rPr>
          <w:rFonts w:cs="Times New Roman"/>
          <w:color w:val="auto"/>
        </w:rPr>
      </w:pPr>
      <w:bookmarkStart w:id="36" w:name="_Toc507842836"/>
      <w:bookmarkStart w:id="37" w:name="_Toc511914353"/>
      <w:bookmarkStart w:id="38" w:name="_Toc511914433"/>
      <w:bookmarkStart w:id="39" w:name="_Toc511919168"/>
      <w:r w:rsidRPr="000A6031">
        <w:rPr>
          <w:rFonts w:cs="Times New Roman"/>
          <w:color w:val="auto"/>
        </w:rPr>
        <w:t>1</w:t>
      </w:r>
      <w:r w:rsidR="00A67684" w:rsidRPr="000A6031">
        <w:rPr>
          <w:rFonts w:cs="Times New Roman"/>
          <w:color w:val="auto"/>
        </w:rPr>
        <w:t>.</w:t>
      </w:r>
      <w:r w:rsidRPr="000A6031">
        <w:rPr>
          <w:rFonts w:cs="Times New Roman"/>
          <w:color w:val="auto"/>
        </w:rPr>
        <w:t>2</w:t>
      </w:r>
      <w:r w:rsidR="00A67684" w:rsidRPr="000A6031">
        <w:rPr>
          <w:rFonts w:cs="Times New Roman"/>
          <w:color w:val="auto"/>
        </w:rPr>
        <w:t xml:space="preserve"> </w:t>
      </w:r>
      <w:r w:rsidR="00E8598C" w:rsidRPr="000A6031">
        <w:rPr>
          <w:rFonts w:cs="Times New Roman"/>
          <w:color w:val="auto"/>
        </w:rPr>
        <w:t>Hệ quản trị cơ sở dữ liệu</w:t>
      </w:r>
      <w:bookmarkEnd w:id="36"/>
      <w:bookmarkEnd w:id="37"/>
      <w:bookmarkEnd w:id="38"/>
      <w:bookmarkEnd w:id="39"/>
    </w:p>
    <w:p w:rsidR="00E8598C" w:rsidRPr="000A6031" w:rsidRDefault="000A136D" w:rsidP="00853332">
      <w:pPr>
        <w:pStyle w:val="Heading3"/>
        <w:spacing w:before="120" w:after="120" w:line="26" w:lineRule="atLeast"/>
        <w:rPr>
          <w:rFonts w:cs="Times New Roman"/>
          <w:b w:val="0"/>
          <w:color w:val="auto"/>
          <w:szCs w:val="26"/>
        </w:rPr>
      </w:pPr>
      <w:bookmarkStart w:id="40" w:name="_Toc511914354"/>
      <w:bookmarkStart w:id="41" w:name="_Toc511914434"/>
      <w:bookmarkStart w:id="42" w:name="_Toc511919169"/>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2.</w:t>
      </w:r>
      <w:r w:rsidR="00A67684" w:rsidRPr="000A6031">
        <w:rPr>
          <w:rFonts w:cs="Times New Roman"/>
          <w:color w:val="auto"/>
          <w:szCs w:val="26"/>
        </w:rPr>
        <w:t xml:space="preserve">1 </w:t>
      </w:r>
      <w:r w:rsidR="00E8598C" w:rsidRPr="000A6031">
        <w:rPr>
          <w:rFonts w:cs="Times New Roman"/>
          <w:color w:val="auto"/>
          <w:szCs w:val="26"/>
        </w:rPr>
        <w:t>Định nghĩa</w:t>
      </w:r>
      <w:bookmarkEnd w:id="40"/>
      <w:bookmarkEnd w:id="41"/>
      <w:bookmarkEnd w:id="42"/>
    </w:p>
    <w:p w:rsidR="00E8598C" w:rsidRPr="000A6031" w:rsidRDefault="00E8598C" w:rsidP="00547EC1">
      <w:pPr>
        <w:spacing w:line="26" w:lineRule="atLeast"/>
        <w:ind w:firstLine="709"/>
        <w:rPr>
          <w:rFonts w:cs="Times New Roman"/>
          <w:szCs w:val="26"/>
        </w:rPr>
      </w:pPr>
      <w:r w:rsidRPr="000A6031">
        <w:rPr>
          <w:rFonts w:cs="Times New Roman"/>
          <w:szCs w:val="26"/>
        </w:rPr>
        <w:t xml:space="preserve">Hệ quản trị cơ sở dữ liệu (Database Management System - DBMS): Là một hệ thống phần mềm cho phép tạo lập cơ sở dữ liệu và điều khiển mọi truy nhập đối với cơ sở dữ liệu đó. </w:t>
      </w:r>
    </w:p>
    <w:p w:rsidR="00E8598C" w:rsidRPr="000A6031" w:rsidRDefault="00E8598C" w:rsidP="00547EC1">
      <w:pPr>
        <w:spacing w:line="26" w:lineRule="atLeast"/>
        <w:ind w:firstLine="709"/>
        <w:rPr>
          <w:rFonts w:cs="Times New Roman"/>
          <w:szCs w:val="26"/>
        </w:rPr>
      </w:pPr>
      <w:r w:rsidRPr="000A6031">
        <w:rPr>
          <w:rFonts w:cs="Times New Roman"/>
          <w:szCs w:val="26"/>
        </w:rPr>
        <w:t>Trên thị trường phần mềm ở Việt Nam đã xuất hiện khá nhiều phần mềm hệ quản trị cơ sở dữ liệ</w:t>
      </w:r>
      <w:r w:rsidR="009803F1">
        <w:rPr>
          <w:rFonts w:cs="Times New Roman"/>
          <w:szCs w:val="26"/>
        </w:rPr>
        <w:t xml:space="preserve">u như: </w:t>
      </w:r>
      <w:r w:rsidRPr="000A6031">
        <w:rPr>
          <w:rFonts w:cs="Times New Roman"/>
          <w:szCs w:val="26"/>
        </w:rPr>
        <w:t xml:space="preserve">SQL Server, Oracle,.v.v… </w:t>
      </w:r>
    </w:p>
    <w:p w:rsidR="00E8598C" w:rsidRPr="000A6031" w:rsidRDefault="00E8598C" w:rsidP="00547EC1">
      <w:pPr>
        <w:spacing w:line="26" w:lineRule="atLeast"/>
        <w:ind w:firstLine="709"/>
        <w:rPr>
          <w:rFonts w:cs="Times New Roman"/>
          <w:b/>
          <w:szCs w:val="26"/>
        </w:rPr>
      </w:pPr>
      <w:r w:rsidRPr="000A6031">
        <w:rPr>
          <w:rFonts w:cs="Times New Roman"/>
          <w:szCs w:val="26"/>
        </w:rPr>
        <w:lastRenderedPageBreak/>
        <w:t>Hệ quản trị cơ sở dữ liệu quan hệ (Relation Database Management System - RDBMS) là một hệ quản trị cơ sở dữ liệu theo mô hình quan hệ.</w:t>
      </w:r>
    </w:p>
    <w:p w:rsidR="00E8598C" w:rsidRPr="000A6031" w:rsidRDefault="000A136D" w:rsidP="009803F1">
      <w:pPr>
        <w:pStyle w:val="Heading3"/>
        <w:spacing w:before="120" w:after="120" w:line="26" w:lineRule="atLeast"/>
        <w:rPr>
          <w:rFonts w:eastAsia="Times New Roman" w:cs="Times New Roman"/>
          <w:b w:val="0"/>
          <w:color w:val="auto"/>
          <w:szCs w:val="26"/>
        </w:rPr>
      </w:pPr>
      <w:bookmarkStart w:id="43" w:name="_Toc511914355"/>
      <w:bookmarkStart w:id="44" w:name="_Toc511914435"/>
      <w:bookmarkStart w:id="45" w:name="_Toc511919170"/>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cs="Times New Roman"/>
          <w:color w:val="auto"/>
          <w:szCs w:val="26"/>
        </w:rPr>
        <w:t>2.</w:t>
      </w:r>
      <w:r w:rsidR="00A67684" w:rsidRPr="000A6031">
        <w:rPr>
          <w:rFonts w:eastAsia="Times New Roman" w:cs="Times New Roman"/>
          <w:color w:val="auto"/>
          <w:szCs w:val="26"/>
        </w:rPr>
        <w:t xml:space="preserve">2 </w:t>
      </w:r>
      <w:r w:rsidR="00E8598C" w:rsidRPr="000A6031">
        <w:rPr>
          <w:rFonts w:eastAsia="Times New Roman" w:cs="Times New Roman"/>
          <w:color w:val="auto"/>
          <w:szCs w:val="26"/>
        </w:rPr>
        <w:t xml:space="preserve">Ưu điểm của </w:t>
      </w:r>
      <w:r w:rsidR="009803F1">
        <w:rPr>
          <w:rFonts w:eastAsia="Times New Roman" w:cs="Times New Roman"/>
          <w:color w:val="auto"/>
          <w:szCs w:val="26"/>
        </w:rPr>
        <w:t>Hệ quản trị cơ sở dữ liệu</w:t>
      </w:r>
      <w:r w:rsidR="00E8598C" w:rsidRPr="000A6031">
        <w:rPr>
          <w:rFonts w:eastAsia="Times New Roman" w:cs="Times New Roman"/>
          <w:color w:val="auto"/>
          <w:szCs w:val="26"/>
        </w:rPr>
        <w:t>:</w:t>
      </w:r>
      <w:bookmarkEnd w:id="43"/>
      <w:bookmarkEnd w:id="44"/>
      <w:bookmarkEnd w:id="45"/>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Quản lý được dữ liệu dư thừa.</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Đảm báo tính nhất quán cho dữ liệu.</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Tạo khả năng chia sẻ dữ liệu nhiều hơn.</w:t>
      </w:r>
    </w:p>
    <w:p w:rsidR="00E8598C" w:rsidRPr="000A6031" w:rsidRDefault="00E8598C" w:rsidP="009803F1">
      <w:pPr>
        <w:spacing w:line="26" w:lineRule="atLeast"/>
        <w:ind w:left="720"/>
        <w:rPr>
          <w:rFonts w:eastAsia="Times New Roman" w:cs="Times New Roman"/>
          <w:szCs w:val="26"/>
        </w:rPr>
      </w:pPr>
      <w:r w:rsidRPr="000A6031">
        <w:rPr>
          <w:rFonts w:eastAsia="Times New Roman" w:cs="Times New Roman"/>
          <w:szCs w:val="26"/>
        </w:rPr>
        <w:t>Cải tiến tính toàn vẹn cho dữ liệu.</w:t>
      </w:r>
    </w:p>
    <w:p w:rsidR="00E8598C" w:rsidRPr="000A6031" w:rsidRDefault="000A136D" w:rsidP="009803F1">
      <w:pPr>
        <w:pStyle w:val="Heading3"/>
        <w:spacing w:before="120" w:after="120" w:line="26" w:lineRule="atLeast"/>
        <w:rPr>
          <w:rFonts w:eastAsia="Times New Roman" w:cs="Times New Roman"/>
          <w:b w:val="0"/>
          <w:color w:val="auto"/>
          <w:szCs w:val="26"/>
        </w:rPr>
      </w:pPr>
      <w:bookmarkStart w:id="46" w:name="_Toc511914356"/>
      <w:bookmarkStart w:id="47" w:name="_Toc511914436"/>
      <w:bookmarkStart w:id="48" w:name="_Toc511919171"/>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eastAsia="Times New Roman" w:cs="Times New Roman"/>
          <w:color w:val="auto"/>
          <w:szCs w:val="26"/>
        </w:rPr>
        <w:t>2.</w:t>
      </w:r>
      <w:r w:rsidR="00A67684" w:rsidRPr="000A6031">
        <w:rPr>
          <w:rFonts w:eastAsia="Times New Roman" w:cs="Times New Roman"/>
          <w:color w:val="auto"/>
          <w:szCs w:val="26"/>
        </w:rPr>
        <w:t xml:space="preserve">3 </w:t>
      </w:r>
      <w:r w:rsidR="00E8598C" w:rsidRPr="000A6031">
        <w:rPr>
          <w:rFonts w:eastAsia="Times New Roman" w:cs="Times New Roman"/>
          <w:color w:val="auto"/>
          <w:szCs w:val="26"/>
        </w:rPr>
        <w:t>Nhược điểm:</w:t>
      </w:r>
      <w:bookmarkEnd w:id="46"/>
      <w:bookmarkEnd w:id="47"/>
      <w:bookmarkEnd w:id="48"/>
    </w:p>
    <w:p w:rsidR="00E8598C" w:rsidRPr="000A6031" w:rsidRDefault="009803F1" w:rsidP="009803F1">
      <w:pPr>
        <w:spacing w:line="26" w:lineRule="atLeast"/>
        <w:ind w:firstLine="720"/>
        <w:rPr>
          <w:rFonts w:eastAsia="Times New Roman" w:cs="Times New Roman"/>
          <w:szCs w:val="26"/>
        </w:rPr>
      </w:pPr>
      <w:r>
        <w:rPr>
          <w:rFonts w:eastAsia="Times New Roman" w:cs="Times New Roman"/>
          <w:szCs w:val="26"/>
        </w:rPr>
        <w:t>Hệ quản trị cơ sở dữ liệu</w:t>
      </w:r>
      <w:r w:rsidRPr="000A6031">
        <w:rPr>
          <w:rFonts w:eastAsia="Times New Roman" w:cs="Times New Roman"/>
          <w:szCs w:val="26"/>
        </w:rPr>
        <w:t xml:space="preserve"> </w:t>
      </w:r>
      <w:r w:rsidR="00E8598C" w:rsidRPr="000A6031">
        <w:rPr>
          <w:rFonts w:eastAsia="Times New Roman" w:cs="Times New Roman"/>
          <w:szCs w:val="26"/>
        </w:rPr>
        <w:t>tốt thì khá phức tạp.</w:t>
      </w:r>
    </w:p>
    <w:p w:rsidR="00E8598C" w:rsidRPr="000A6031" w:rsidRDefault="009803F1" w:rsidP="009803F1">
      <w:pPr>
        <w:spacing w:line="26" w:lineRule="atLeast"/>
        <w:ind w:left="720"/>
        <w:rPr>
          <w:rFonts w:eastAsia="Times New Roman" w:cs="Times New Roman"/>
          <w:szCs w:val="26"/>
        </w:rPr>
      </w:pPr>
      <w:r>
        <w:rPr>
          <w:rFonts w:eastAsia="Times New Roman" w:cs="Times New Roman"/>
          <w:szCs w:val="26"/>
        </w:rPr>
        <w:t>Hệ quản trị cơ sở dữ liệu</w:t>
      </w:r>
      <w:r w:rsidR="00E8598C" w:rsidRPr="000A6031">
        <w:rPr>
          <w:rFonts w:eastAsia="Times New Roman" w:cs="Times New Roman"/>
          <w:szCs w:val="26"/>
        </w:rPr>
        <w:t xml:space="preserve"> tốt thường rất lớn chiếm nhiều dung lượng bộ nhớ.</w:t>
      </w:r>
    </w:p>
    <w:p w:rsidR="00E8598C" w:rsidRPr="000A6031" w:rsidRDefault="00E8598C" w:rsidP="009803F1">
      <w:pPr>
        <w:spacing w:line="26" w:lineRule="atLeast"/>
        <w:ind w:firstLine="720"/>
        <w:rPr>
          <w:rFonts w:eastAsia="Times New Roman" w:cs="Times New Roman"/>
          <w:szCs w:val="26"/>
        </w:rPr>
      </w:pPr>
      <w:r w:rsidRPr="000A6031">
        <w:rPr>
          <w:rFonts w:eastAsia="Times New Roman" w:cs="Times New Roman"/>
          <w:szCs w:val="26"/>
        </w:rPr>
        <w:t>Giá cả khác nhau tùy theo môi trường và chức năng.</w:t>
      </w:r>
    </w:p>
    <w:p w:rsidR="00E8598C" w:rsidRPr="000A6031" w:rsidRDefault="009803F1" w:rsidP="009803F1">
      <w:pPr>
        <w:spacing w:line="26" w:lineRule="atLeast"/>
        <w:ind w:left="720"/>
        <w:rPr>
          <w:rFonts w:eastAsia="Times New Roman" w:cs="Times New Roman"/>
          <w:szCs w:val="26"/>
        </w:rPr>
      </w:pPr>
      <w:r>
        <w:rPr>
          <w:rFonts w:eastAsia="Times New Roman" w:cs="Times New Roman"/>
          <w:szCs w:val="26"/>
        </w:rPr>
        <w:t>Hệ quản trị cơ sở dữ liệu</w:t>
      </w:r>
      <w:r w:rsidR="00E8598C" w:rsidRPr="000A6031">
        <w:rPr>
          <w:rFonts w:eastAsia="Times New Roman" w:cs="Times New Roman"/>
          <w:szCs w:val="26"/>
        </w:rPr>
        <w:t xml:space="preserve"> được viết tổng quát cho nhiều người dùng thì thường chậm.</w:t>
      </w:r>
    </w:p>
    <w:p w:rsidR="00E8598C" w:rsidRPr="000A6031" w:rsidRDefault="000A136D" w:rsidP="009803F1">
      <w:pPr>
        <w:pStyle w:val="Heading3"/>
        <w:spacing w:before="120" w:after="120" w:line="26" w:lineRule="atLeast"/>
        <w:rPr>
          <w:rFonts w:cs="Times New Roman"/>
          <w:b w:val="0"/>
          <w:color w:val="auto"/>
          <w:szCs w:val="26"/>
        </w:rPr>
      </w:pPr>
      <w:bookmarkStart w:id="49" w:name="_Toc511914357"/>
      <w:bookmarkStart w:id="50" w:name="_Toc511914437"/>
      <w:bookmarkStart w:id="51" w:name="_Toc511919172"/>
      <w:r w:rsidRPr="000A6031">
        <w:rPr>
          <w:rFonts w:cs="Times New Roman"/>
          <w:color w:val="auto"/>
          <w:szCs w:val="26"/>
        </w:rPr>
        <w:t>1</w:t>
      </w:r>
      <w:r w:rsidR="00A67684" w:rsidRPr="000A6031">
        <w:rPr>
          <w:rFonts w:cs="Times New Roman"/>
          <w:color w:val="auto"/>
          <w:szCs w:val="26"/>
        </w:rPr>
        <w:t>.</w:t>
      </w:r>
      <w:r w:rsidRPr="000A6031">
        <w:rPr>
          <w:rFonts w:eastAsia="Times New Roman" w:cs="Times New Roman"/>
          <w:color w:val="auto"/>
          <w:szCs w:val="26"/>
        </w:rPr>
        <w:t>2.</w:t>
      </w:r>
      <w:r w:rsidR="00A67684" w:rsidRPr="000A6031">
        <w:rPr>
          <w:rFonts w:cs="Times New Roman"/>
          <w:color w:val="auto"/>
          <w:szCs w:val="26"/>
        </w:rPr>
        <w:t xml:space="preserve">4 </w:t>
      </w:r>
      <w:r w:rsidR="00E8598C" w:rsidRPr="000A6031">
        <w:rPr>
          <w:rFonts w:cs="Times New Roman"/>
          <w:color w:val="auto"/>
          <w:szCs w:val="26"/>
        </w:rPr>
        <w:t xml:space="preserve">Các khả năng của hệ quản trị </w:t>
      </w:r>
      <w:r w:rsidR="009803F1">
        <w:rPr>
          <w:rFonts w:eastAsia="Times New Roman" w:cs="Times New Roman"/>
          <w:color w:val="auto"/>
          <w:szCs w:val="26"/>
        </w:rPr>
        <w:t>cơ sở dữ liệu</w:t>
      </w:r>
      <w:bookmarkEnd w:id="49"/>
      <w:bookmarkEnd w:id="50"/>
      <w:bookmarkEnd w:id="51"/>
    </w:p>
    <w:p w:rsidR="00E8598C" w:rsidRPr="000A6031" w:rsidRDefault="00E8598C" w:rsidP="00547EC1">
      <w:pPr>
        <w:spacing w:line="26" w:lineRule="atLeast"/>
        <w:ind w:firstLine="709"/>
        <w:rPr>
          <w:rFonts w:cs="Times New Roman"/>
          <w:szCs w:val="26"/>
        </w:rPr>
      </w:pPr>
      <w:r w:rsidRPr="000A6031">
        <w:rPr>
          <w:rFonts w:cs="Times New Roman"/>
          <w:szCs w:val="26"/>
        </w:rPr>
        <w:t>Có hai khả năng chính cho phép phân biệt các hệ quản trị cơ sở dữ liệu với các kiểu hệ thống lập trình khác:</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Khả năng quản lý dữ liệu tồn tại lâu dài: đặc điểm này chỉ ra rằng có một cơ sở dữ liệu tồn tại trong một thời gian dài, nội dung của cơ sở dữ liệu này là các dữ liệu mà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truy nhập và quản lý.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Khả năng truy nhập các khối lượng dữ liệu lớn một cách hiệu quả.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Ngoài hai khả năng cơ bản trên,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còn có các khả năng khác mà có thể thấy trong hầu hết các hệ quản trị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 xml:space="preserve">đó là: </w:t>
      </w:r>
    </w:p>
    <w:p w:rsidR="00E8598C" w:rsidRPr="000A6031" w:rsidRDefault="00E8598C" w:rsidP="00547EC1">
      <w:pPr>
        <w:spacing w:line="26" w:lineRule="atLeast"/>
        <w:ind w:firstLine="709"/>
        <w:rPr>
          <w:rFonts w:cs="Times New Roman"/>
          <w:szCs w:val="26"/>
        </w:rPr>
      </w:pPr>
      <w:r w:rsidRPr="000A6031">
        <w:rPr>
          <w:rFonts w:cs="Times New Roman"/>
          <w:szCs w:val="26"/>
        </w:rPr>
        <w:t>Hỗ trợ ít nhất một mô hình dữ liệu hay một sự trừu tượng toán học mà qua đó người sử dụng có thể quan sát dữ liệu.</w:t>
      </w:r>
    </w:p>
    <w:p w:rsidR="00E8598C" w:rsidRPr="000A6031" w:rsidRDefault="00E8598C" w:rsidP="00547EC1">
      <w:pPr>
        <w:spacing w:line="26" w:lineRule="atLeast"/>
        <w:ind w:firstLine="709"/>
        <w:rPr>
          <w:rFonts w:cs="Times New Roman"/>
          <w:szCs w:val="26"/>
        </w:rPr>
      </w:pPr>
      <w:r w:rsidRPr="000A6031">
        <w:rPr>
          <w:rFonts w:cs="Times New Roman"/>
          <w:szCs w:val="26"/>
        </w:rPr>
        <w:t>Ðảm bảo tính độc lập dữ liệu hay sự bất biến của chương trình ứng dụng đối với các thay đổi về cấu trúc trong mô hình dữ liệu.</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Hỗ trợ các ngôn ngữ cao cấp nhất định cho phép người sử dụng định nghĩa cấu trúc dữ liệu, truy nhập dữ liệu và thao tác dữ liệu. </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Quản lý giao dịch, có nghĩa là khả năng cung cấp các truy nhập đồng thời, đúng đắn đối với </w:t>
      </w:r>
      <w:r w:rsidR="009803F1">
        <w:rPr>
          <w:rFonts w:eastAsia="Times New Roman" w:cs="Times New Roman"/>
          <w:szCs w:val="26"/>
        </w:rPr>
        <w:t>cơ sở dữ liệu</w:t>
      </w:r>
      <w:r w:rsidR="009803F1" w:rsidRPr="000A6031">
        <w:rPr>
          <w:rFonts w:eastAsia="Times New Roman" w:cs="Times New Roman"/>
          <w:szCs w:val="26"/>
        </w:rPr>
        <w:t xml:space="preserve"> </w:t>
      </w:r>
      <w:r w:rsidRPr="000A6031">
        <w:rPr>
          <w:rFonts w:cs="Times New Roman"/>
          <w:szCs w:val="26"/>
        </w:rPr>
        <w:t>từ nhiều người sử dụng tại cùng một thời điểm.</w:t>
      </w:r>
    </w:p>
    <w:p w:rsidR="00E8598C" w:rsidRPr="000A6031" w:rsidRDefault="00E8598C" w:rsidP="00547EC1">
      <w:pPr>
        <w:spacing w:line="26" w:lineRule="atLeast"/>
        <w:ind w:firstLine="709"/>
        <w:rPr>
          <w:rFonts w:cs="Times New Roman"/>
          <w:b/>
          <w:szCs w:val="26"/>
        </w:rPr>
      </w:pPr>
      <w:r w:rsidRPr="000A6031">
        <w:rPr>
          <w:rFonts w:cs="Times New Roman"/>
          <w:szCs w:val="26"/>
        </w:rPr>
        <w:t xml:space="preserve">Ðiều khiển truy nhập, có nghĩa là khả năng hạn chế truy nhập đến các dữ liệu bởi những người sử dụng không được cấp phép và khả năng kiểm tra tính đúng đắn của </w:t>
      </w:r>
      <w:r w:rsidR="009803F1">
        <w:rPr>
          <w:rFonts w:eastAsia="Times New Roman" w:cs="Times New Roman"/>
          <w:szCs w:val="26"/>
        </w:rPr>
        <w:t>cơ sở dữ liệu</w:t>
      </w:r>
      <w:r w:rsidRPr="000A6031">
        <w:rPr>
          <w:rFonts w:cs="Times New Roman"/>
          <w:szCs w:val="26"/>
        </w:rPr>
        <w:t xml:space="preserve">. </w:t>
      </w:r>
    </w:p>
    <w:p w:rsidR="00E8598C" w:rsidRPr="000A6031" w:rsidRDefault="00E8598C" w:rsidP="00547EC1">
      <w:pPr>
        <w:spacing w:line="26" w:lineRule="atLeast"/>
        <w:ind w:firstLine="709"/>
        <w:rPr>
          <w:rFonts w:cs="Times New Roman"/>
          <w:b/>
          <w:szCs w:val="26"/>
        </w:rPr>
      </w:pPr>
      <w:r w:rsidRPr="000A6031">
        <w:rPr>
          <w:rFonts w:cs="Times New Roman"/>
          <w:szCs w:val="26"/>
        </w:rPr>
        <w:lastRenderedPageBreak/>
        <w:t xml:space="preserve"> Phục hồi dữ liệu, có nghĩa là có khả năng phục hồi dữ liệu, không làm mất mát dữ liệu với các lỗi hệ thống.</w:t>
      </w:r>
    </w:p>
    <w:p w:rsidR="00E8598C" w:rsidRPr="000A6031" w:rsidRDefault="000A136D" w:rsidP="009803F1">
      <w:pPr>
        <w:pStyle w:val="Heading3"/>
        <w:spacing w:before="120" w:after="120" w:line="26" w:lineRule="atLeast"/>
        <w:rPr>
          <w:rFonts w:eastAsia="Times New Roman" w:cs="Times New Roman"/>
          <w:b w:val="0"/>
          <w:bCs w:val="0"/>
          <w:color w:val="auto"/>
          <w:szCs w:val="26"/>
        </w:rPr>
      </w:pPr>
      <w:bookmarkStart w:id="52" w:name="_Toc511914358"/>
      <w:bookmarkStart w:id="53" w:name="_Toc511914438"/>
      <w:bookmarkStart w:id="54" w:name="_Toc511919173"/>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eastAsia="Times New Roman" w:cs="Times New Roman"/>
          <w:color w:val="auto"/>
          <w:szCs w:val="26"/>
        </w:rPr>
        <w:t>2.</w:t>
      </w:r>
      <w:r w:rsidR="00A67684" w:rsidRPr="000A6031">
        <w:rPr>
          <w:rFonts w:eastAsia="Times New Roman" w:cs="Times New Roman"/>
          <w:color w:val="auto"/>
          <w:szCs w:val="26"/>
        </w:rPr>
        <w:t xml:space="preserve">5 </w:t>
      </w:r>
      <w:r w:rsidR="00E8598C" w:rsidRPr="000A6031">
        <w:rPr>
          <w:rFonts w:eastAsia="Times New Roman" w:cs="Times New Roman"/>
          <w:color w:val="auto"/>
          <w:szCs w:val="26"/>
        </w:rPr>
        <w:t xml:space="preserve">Các hệ quản trị </w:t>
      </w:r>
      <w:r w:rsidR="009803F1">
        <w:rPr>
          <w:rFonts w:eastAsia="Times New Roman" w:cs="Times New Roman"/>
          <w:color w:val="auto"/>
          <w:szCs w:val="26"/>
        </w:rPr>
        <w:t>cơ sở dữ liệu</w:t>
      </w:r>
      <w:r w:rsidR="009803F1" w:rsidRPr="000A6031">
        <w:rPr>
          <w:rFonts w:eastAsia="Times New Roman" w:cs="Times New Roman"/>
          <w:color w:val="auto"/>
          <w:szCs w:val="26"/>
        </w:rPr>
        <w:t xml:space="preserve"> </w:t>
      </w:r>
      <w:r w:rsidR="00E8598C" w:rsidRPr="000A6031">
        <w:rPr>
          <w:rFonts w:eastAsia="Times New Roman" w:cs="Times New Roman"/>
          <w:color w:val="auto"/>
          <w:szCs w:val="26"/>
        </w:rPr>
        <w:t>đều thực hiện các chức năng sau :</w:t>
      </w:r>
      <w:bookmarkEnd w:id="52"/>
      <w:bookmarkEnd w:id="53"/>
      <w:bookmarkEnd w:id="54"/>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Lưu trữ dữ liệu.</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 xml:space="preserve">Tạo ra và duy trì </w:t>
      </w:r>
      <w:r w:rsidR="009803F1">
        <w:rPr>
          <w:rFonts w:eastAsia="Times New Roman" w:cs="Times New Roman"/>
          <w:szCs w:val="26"/>
        </w:rPr>
        <w:t>cơ sở dữ liệu</w:t>
      </w:r>
      <w:r w:rsidR="00E8598C" w:rsidRPr="000A6031">
        <w:rPr>
          <w:rFonts w:eastAsia="Times New Roman" w:cs="Times New Roman"/>
          <w:szCs w:val="26"/>
        </w:rPr>
        <w:t>.</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Cho phép nhiềungười dùng</w:t>
      </w:r>
      <w:r w:rsidRPr="000A6031">
        <w:rPr>
          <w:rFonts w:eastAsia="Times New Roman" w:cs="Times New Roman"/>
          <w:szCs w:val="26"/>
        </w:rPr>
        <w:t xml:space="preserve"> </w:t>
      </w:r>
      <w:r w:rsidR="00E8598C" w:rsidRPr="000A6031">
        <w:rPr>
          <w:rFonts w:eastAsia="Times New Roman" w:cs="Times New Roman"/>
          <w:szCs w:val="26"/>
        </w:rPr>
        <w:t>truy xuất đồng</w:t>
      </w:r>
      <w:r w:rsidRPr="000A6031">
        <w:rPr>
          <w:rFonts w:eastAsia="Times New Roman" w:cs="Times New Roman"/>
          <w:szCs w:val="26"/>
        </w:rPr>
        <w:t xml:space="preserve"> </w:t>
      </w:r>
      <w:r w:rsidR="00E8598C" w:rsidRPr="000A6031">
        <w:rPr>
          <w:rFonts w:eastAsia="Times New Roman" w:cs="Times New Roman"/>
          <w:szCs w:val="26"/>
        </w:rPr>
        <w:t>thời.</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Hỗ trợ tính bảo mật và riêng tư.</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Cho phép xem và xử lý dữ liệu lưu trữ.</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Cho phép cập nhật và lưu trữ dữ liệu sau khi cập nhật.</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Cung cấp một cơ chế chỉ mục (index) hiệu quả để truy cập nhanh các dữ liệu lựa chọn.</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Cung cấp tính nhất quán giữa các bản ghi khác nhau.</w:t>
      </w:r>
    </w:p>
    <w:p w:rsidR="00E8598C" w:rsidRPr="000A6031" w:rsidRDefault="000A136D" w:rsidP="00547EC1">
      <w:pPr>
        <w:spacing w:line="26" w:lineRule="atLeast"/>
        <w:ind w:firstLine="709"/>
        <w:rPr>
          <w:rFonts w:eastAsia="Times New Roman" w:cs="Times New Roman"/>
          <w:szCs w:val="26"/>
        </w:rPr>
      </w:pPr>
      <w:r w:rsidRPr="000A6031">
        <w:rPr>
          <w:rFonts w:eastAsia="Times New Roman" w:cs="Times New Roman"/>
          <w:szCs w:val="26"/>
        </w:rPr>
        <w:t xml:space="preserve">- </w:t>
      </w:r>
      <w:r w:rsidR="00E8598C" w:rsidRPr="000A6031">
        <w:rPr>
          <w:rFonts w:eastAsia="Times New Roman" w:cs="Times New Roman"/>
          <w:szCs w:val="26"/>
        </w:rPr>
        <w:t>Bảo vệ dữ liệu khỏi mất mát bằng các quá trình sao lưu (backup) và phục hồi (recovery).</w:t>
      </w:r>
    </w:p>
    <w:p w:rsidR="00E8598C" w:rsidRPr="000A6031" w:rsidRDefault="000A136D" w:rsidP="009803F1">
      <w:pPr>
        <w:pStyle w:val="Heading3"/>
        <w:spacing w:before="120" w:after="120" w:line="26" w:lineRule="atLeast"/>
        <w:rPr>
          <w:rFonts w:eastAsia="Times New Roman" w:cs="Times New Roman"/>
          <w:b w:val="0"/>
          <w:color w:val="auto"/>
          <w:szCs w:val="26"/>
        </w:rPr>
      </w:pPr>
      <w:bookmarkStart w:id="55" w:name="_Toc511914359"/>
      <w:bookmarkStart w:id="56" w:name="_Toc511914439"/>
      <w:bookmarkStart w:id="57" w:name="_Toc511919174"/>
      <w:r w:rsidRPr="000A6031">
        <w:rPr>
          <w:rFonts w:eastAsia="Times New Roman" w:cs="Times New Roman"/>
          <w:color w:val="auto"/>
          <w:szCs w:val="26"/>
        </w:rPr>
        <w:t>1</w:t>
      </w:r>
      <w:r w:rsidR="00A67684" w:rsidRPr="000A6031">
        <w:rPr>
          <w:rFonts w:eastAsia="Times New Roman" w:cs="Times New Roman"/>
          <w:color w:val="auto"/>
          <w:szCs w:val="26"/>
        </w:rPr>
        <w:t>.</w:t>
      </w:r>
      <w:r w:rsidRPr="000A6031">
        <w:rPr>
          <w:rFonts w:eastAsia="Times New Roman" w:cs="Times New Roman"/>
          <w:color w:val="auto"/>
          <w:szCs w:val="26"/>
        </w:rPr>
        <w:t>2.</w:t>
      </w:r>
      <w:r w:rsidR="00A67684" w:rsidRPr="000A6031">
        <w:rPr>
          <w:rFonts w:eastAsia="Times New Roman" w:cs="Times New Roman"/>
          <w:color w:val="auto"/>
          <w:szCs w:val="26"/>
        </w:rPr>
        <w:t xml:space="preserve">6 </w:t>
      </w:r>
      <w:r w:rsidR="00E8598C" w:rsidRPr="000A6031">
        <w:rPr>
          <w:rFonts w:eastAsia="Times New Roman" w:cs="Times New Roman"/>
          <w:color w:val="auto"/>
          <w:szCs w:val="26"/>
        </w:rPr>
        <w:t xml:space="preserve">Giới thiệu về hệ quản trị </w:t>
      </w:r>
      <w:r w:rsidR="009803F1">
        <w:rPr>
          <w:rFonts w:eastAsia="Times New Roman" w:cs="Times New Roman"/>
          <w:color w:val="auto"/>
          <w:szCs w:val="26"/>
        </w:rPr>
        <w:t>cơ sở dữ liệu</w:t>
      </w:r>
      <w:r w:rsidR="009803F1" w:rsidRPr="000A6031">
        <w:rPr>
          <w:rFonts w:eastAsia="Times New Roman" w:cs="Times New Roman"/>
          <w:color w:val="auto"/>
          <w:szCs w:val="26"/>
        </w:rPr>
        <w:t xml:space="preserve"> </w:t>
      </w:r>
      <w:r w:rsidR="00E8598C" w:rsidRPr="000A6031">
        <w:rPr>
          <w:rFonts w:eastAsia="Times New Roman" w:cs="Times New Roman"/>
          <w:color w:val="auto"/>
          <w:szCs w:val="26"/>
        </w:rPr>
        <w:t>SQLite</w:t>
      </w:r>
      <w:bookmarkEnd w:id="55"/>
      <w:bookmarkEnd w:id="56"/>
      <w:bookmarkEnd w:id="57"/>
    </w:p>
    <w:p w:rsidR="00E8598C" w:rsidRPr="000A6031" w:rsidRDefault="00E8598C" w:rsidP="00547EC1">
      <w:pPr>
        <w:spacing w:line="26" w:lineRule="atLeast"/>
        <w:ind w:firstLine="709"/>
        <w:rPr>
          <w:szCs w:val="26"/>
        </w:rPr>
      </w:pPr>
      <w:r w:rsidRPr="000A6031">
        <w:rPr>
          <w:szCs w:val="26"/>
        </w:rPr>
        <w:t>SQLite là một cơ sở dữ liệu quan hệ, mã nguồn mở, nó được tích hợp sẵn trên hệ điều hành Android, vì vậy có thể sử dụng nó bất cứ lúc nào, và không cần phải cấu hình gì thêm. </w:t>
      </w:r>
    </w:p>
    <w:p w:rsidR="00E8598C" w:rsidRPr="000A6031" w:rsidRDefault="00E8598C" w:rsidP="00547EC1">
      <w:pPr>
        <w:spacing w:line="26" w:lineRule="atLeast"/>
        <w:ind w:firstLine="709"/>
        <w:rPr>
          <w:rFonts w:cs="Times New Roman"/>
          <w:szCs w:val="26"/>
          <w:shd w:val="clear" w:color="auto" w:fill="FFFFFF"/>
        </w:rPr>
      </w:pPr>
      <w:r w:rsidRPr="000A6031">
        <w:rPr>
          <w:rFonts w:cs="Times New Roman"/>
          <w:bCs/>
          <w:szCs w:val="26"/>
          <w:shd w:val="clear" w:color="auto" w:fill="FFFFFF"/>
        </w:rPr>
        <w:tab/>
        <w:t>SQLite</w:t>
      </w:r>
      <w:r w:rsidRPr="000A6031">
        <w:rPr>
          <w:rStyle w:val="apple-converted-space"/>
          <w:rFonts w:cs="Times New Roman"/>
          <w:szCs w:val="26"/>
          <w:shd w:val="clear" w:color="auto" w:fill="FFFFFF"/>
        </w:rPr>
        <w:t> </w:t>
      </w:r>
      <w:r w:rsidRPr="000A6031">
        <w:rPr>
          <w:rFonts w:cs="Times New Roman"/>
          <w:szCs w:val="26"/>
          <w:shd w:val="clear" w:color="auto" w:fill="FFFFFF"/>
        </w:rPr>
        <w:t>là hệ thống</w:t>
      </w:r>
      <w:r w:rsidRPr="000A6031">
        <w:rPr>
          <w:rStyle w:val="apple-converted-space"/>
          <w:rFonts w:cs="Times New Roman"/>
          <w:szCs w:val="26"/>
          <w:shd w:val="clear" w:color="auto" w:fill="FFFFFF"/>
        </w:rPr>
        <w:t> </w:t>
      </w:r>
      <w:hyperlink r:id="rId21" w:tooltip="Cơ sở dữ liệu quan hệ (trang chưa được viết)" w:history="1">
        <w:r w:rsidRPr="000A6031">
          <w:rPr>
            <w:rStyle w:val="Hyperlink"/>
            <w:rFonts w:cs="Times New Roman"/>
            <w:color w:val="auto"/>
            <w:szCs w:val="26"/>
            <w:u w:val="none"/>
            <w:shd w:val="clear" w:color="auto" w:fill="FFFFFF"/>
          </w:rPr>
          <w:t>cơ sở dữ liệu quan hệ</w:t>
        </w:r>
      </w:hyperlink>
      <w:r w:rsidRPr="000A6031">
        <w:rPr>
          <w:rStyle w:val="apple-converted-space"/>
          <w:rFonts w:cs="Times New Roman"/>
          <w:szCs w:val="26"/>
          <w:shd w:val="clear" w:color="auto" w:fill="FFFFFF"/>
        </w:rPr>
        <w:t> </w:t>
      </w:r>
      <w:r w:rsidRPr="000A6031">
        <w:rPr>
          <w:rFonts w:cs="Times New Roman"/>
          <w:szCs w:val="26"/>
          <w:shd w:val="clear" w:color="auto" w:fill="FFFFFF"/>
        </w:rPr>
        <w:t>nhỏ gọn, hoàn chỉnh, có thể cài đặt bên trong các</w:t>
      </w:r>
      <w:r w:rsidRPr="000A6031">
        <w:rPr>
          <w:rStyle w:val="apple-converted-space"/>
          <w:rFonts w:cs="Times New Roman"/>
          <w:szCs w:val="26"/>
          <w:shd w:val="clear" w:color="auto" w:fill="FFFFFF"/>
        </w:rPr>
        <w:t> </w:t>
      </w:r>
      <w:hyperlink r:id="rId22" w:tooltip="Trình ứng dụng (trang chưa được viết)" w:history="1">
        <w:r w:rsidRPr="000A6031">
          <w:rPr>
            <w:rStyle w:val="Hyperlink"/>
            <w:rFonts w:cs="Times New Roman"/>
            <w:color w:val="auto"/>
            <w:szCs w:val="26"/>
            <w:u w:val="none"/>
            <w:shd w:val="clear" w:color="auto" w:fill="FFFFFF"/>
          </w:rPr>
          <w:t>trình ứng dụng</w:t>
        </w:r>
      </w:hyperlink>
      <w:r w:rsidRPr="000A6031">
        <w:rPr>
          <w:rStyle w:val="apple-converted-space"/>
          <w:rFonts w:cs="Times New Roman"/>
          <w:szCs w:val="26"/>
          <w:shd w:val="clear" w:color="auto" w:fill="FFFFFF"/>
        </w:rPr>
        <w:t> </w:t>
      </w:r>
      <w:r w:rsidRPr="000A6031">
        <w:rPr>
          <w:rFonts w:cs="Times New Roman"/>
          <w:szCs w:val="26"/>
          <w:shd w:val="clear" w:color="auto" w:fill="FFFFFF"/>
        </w:rPr>
        <w:t>khác. SQLite được Richard Hipp viết dưới dạng</w:t>
      </w:r>
      <w:r w:rsidRPr="000A6031">
        <w:rPr>
          <w:rStyle w:val="apple-converted-space"/>
          <w:rFonts w:cs="Times New Roman"/>
          <w:szCs w:val="26"/>
          <w:shd w:val="clear" w:color="auto" w:fill="FFFFFF"/>
        </w:rPr>
        <w:t> </w:t>
      </w:r>
      <w:hyperlink r:id="rId23" w:tooltip="Thư viện" w:history="1">
        <w:r w:rsidRPr="000A6031">
          <w:rPr>
            <w:rStyle w:val="Hyperlink"/>
            <w:rFonts w:cs="Times New Roman"/>
            <w:color w:val="auto"/>
            <w:szCs w:val="26"/>
            <w:u w:val="none"/>
            <w:shd w:val="clear" w:color="auto" w:fill="FFFFFF"/>
          </w:rPr>
          <w:t>thư viện</w:t>
        </w:r>
      </w:hyperlink>
      <w:r w:rsidRPr="000A6031">
        <w:rPr>
          <w:rStyle w:val="apple-converted-space"/>
          <w:rFonts w:cs="Times New Roman"/>
          <w:szCs w:val="26"/>
          <w:shd w:val="clear" w:color="auto" w:fill="FFFFFF"/>
        </w:rPr>
        <w:t> </w:t>
      </w:r>
      <w:r w:rsidRPr="000A6031">
        <w:rPr>
          <w:rFonts w:cs="Times New Roman"/>
          <w:szCs w:val="26"/>
          <w:shd w:val="clear" w:color="auto" w:fill="FFFFFF"/>
        </w:rPr>
        <w:t>bằng ngôn ngữ lập trình</w:t>
      </w:r>
      <w:r w:rsidRPr="000A6031">
        <w:rPr>
          <w:rStyle w:val="apple-converted-space"/>
          <w:rFonts w:cs="Times New Roman"/>
          <w:szCs w:val="26"/>
          <w:shd w:val="clear" w:color="auto" w:fill="FFFFFF"/>
        </w:rPr>
        <w:t> </w:t>
      </w:r>
      <w:hyperlink r:id="rId24" w:tooltip="C" w:history="1">
        <w:r w:rsidRPr="000A6031">
          <w:rPr>
            <w:rStyle w:val="Hyperlink"/>
            <w:rFonts w:cs="Times New Roman"/>
            <w:color w:val="auto"/>
            <w:szCs w:val="26"/>
            <w:u w:val="none"/>
            <w:shd w:val="clear" w:color="auto" w:fill="FFFFFF"/>
          </w:rPr>
          <w:t>C</w:t>
        </w:r>
      </w:hyperlink>
      <w:r w:rsidRPr="000A6031">
        <w:rPr>
          <w:rFonts w:cs="Times New Roman"/>
          <w:szCs w:val="26"/>
          <w:shd w:val="clear" w:color="auto" w:fill="FFFFFF"/>
        </w:rPr>
        <w:t>.</w:t>
      </w:r>
    </w:p>
    <w:p w:rsidR="000A136D" w:rsidRPr="000A6031" w:rsidRDefault="00E8598C" w:rsidP="00547EC1">
      <w:pPr>
        <w:spacing w:line="26" w:lineRule="atLeast"/>
        <w:ind w:firstLine="709"/>
        <w:rPr>
          <w:rFonts w:cs="Times New Roman"/>
          <w:szCs w:val="26"/>
        </w:rPr>
      </w:pPr>
      <w:r w:rsidRPr="000A6031">
        <w:rPr>
          <w:rFonts w:cs="Times New Roman"/>
          <w:szCs w:val="26"/>
          <w:shd w:val="clear" w:color="auto" w:fill="FFFFFF"/>
        </w:rPr>
        <w:t>SQLite là một thư viện thực thi các chức năng của một database engine với đặc điểm giống như một phần mềm portable, không cần cài đặt, không cần cấu hình, không cầ</w:t>
      </w:r>
      <w:r w:rsidR="009803F1">
        <w:rPr>
          <w:rFonts w:cs="Times New Roman"/>
          <w:szCs w:val="26"/>
          <w:shd w:val="clear" w:color="auto" w:fill="FFFFFF"/>
        </w:rPr>
        <w:t>n server. N</w:t>
      </w:r>
      <w:r w:rsidRPr="000A6031">
        <w:rPr>
          <w:rFonts w:cs="Times New Roman"/>
          <w:szCs w:val="26"/>
          <w:shd w:val="clear" w:color="auto" w:fill="FFFFFF"/>
        </w:rPr>
        <w:t xml:space="preserve">hững điểm này rất khác so với việc sử dụng SQL Server hoặc Oracle, nhưng nó vẫn có </w:t>
      </w:r>
      <w:r w:rsidR="009803F1">
        <w:rPr>
          <w:rFonts w:cs="Times New Roman"/>
          <w:szCs w:val="26"/>
          <w:shd w:val="clear" w:color="auto" w:fill="FFFFFF"/>
        </w:rPr>
        <w:t>chuyển giao</w:t>
      </w:r>
      <w:r w:rsidRPr="000A6031">
        <w:rPr>
          <w:rFonts w:cs="Times New Roman"/>
          <w:szCs w:val="26"/>
          <w:shd w:val="clear" w:color="auto" w:fill="FFFFFF"/>
        </w:rPr>
        <w:t xml:space="preserve"> để đảm bảo tính toàn vẹn và an toàn trong quá trình thao tác dữ liệ</w:t>
      </w:r>
      <w:r w:rsidR="009803F1">
        <w:rPr>
          <w:rFonts w:cs="Times New Roman"/>
          <w:szCs w:val="26"/>
          <w:shd w:val="clear" w:color="auto" w:fill="FFFFFF"/>
        </w:rPr>
        <w:t>u.</w:t>
      </w:r>
    </w:p>
    <w:p w:rsidR="00E8598C" w:rsidRPr="000A6031" w:rsidRDefault="00E8598C" w:rsidP="009803F1">
      <w:pPr>
        <w:spacing w:line="26" w:lineRule="atLeast"/>
        <w:ind w:firstLine="360"/>
        <w:rPr>
          <w:rFonts w:cs="Times New Roman"/>
          <w:szCs w:val="26"/>
          <w:shd w:val="clear" w:color="auto" w:fill="FFFFFF"/>
        </w:rPr>
      </w:pPr>
      <w:r w:rsidRPr="000A6031">
        <w:rPr>
          <w:rFonts w:cs="Times New Roman"/>
          <w:szCs w:val="26"/>
        </w:rPr>
        <w:t>SQLite có các ưu điểm sau:</w:t>
      </w:r>
    </w:p>
    <w:p w:rsidR="00E8598C" w:rsidRPr="009803F1" w:rsidRDefault="00E8598C" w:rsidP="00F142FA">
      <w:pPr>
        <w:pStyle w:val="ListParagraph"/>
        <w:numPr>
          <w:ilvl w:val="0"/>
          <w:numId w:val="4"/>
        </w:numPr>
        <w:spacing w:line="26" w:lineRule="atLeast"/>
        <w:rPr>
          <w:rFonts w:cs="Times New Roman"/>
          <w:szCs w:val="26"/>
        </w:rPr>
      </w:pPr>
      <w:r w:rsidRPr="009803F1">
        <w:rPr>
          <w:rFonts w:cs="Times New Roman"/>
          <w:szCs w:val="26"/>
        </w:rPr>
        <w:t>Tin cậy: các hoạt động</w:t>
      </w:r>
      <w:r w:rsidR="009803F1" w:rsidRPr="009803F1">
        <w:rPr>
          <w:rFonts w:cs="Times New Roman"/>
          <w:szCs w:val="26"/>
        </w:rPr>
        <w:t xml:space="preserve"> </w:t>
      </w:r>
      <w:r w:rsidRPr="009803F1">
        <w:rPr>
          <w:rFonts w:cs="Times New Roman"/>
          <w:szCs w:val="26"/>
        </w:rPr>
        <w:t>chuyể</w:t>
      </w:r>
      <w:r w:rsidR="009803F1" w:rsidRPr="009803F1">
        <w:rPr>
          <w:rFonts w:cs="Times New Roman"/>
          <w:szCs w:val="26"/>
        </w:rPr>
        <w:t xml:space="preserve">n giao </w:t>
      </w:r>
      <w:r w:rsidRPr="009803F1">
        <w:rPr>
          <w:rFonts w:cs="Times New Roman"/>
          <w:szCs w:val="26"/>
        </w:rPr>
        <w:t>nội trong</w:t>
      </w:r>
      <w:r w:rsidRPr="009803F1">
        <w:rPr>
          <w:rStyle w:val="apple-converted-space"/>
          <w:rFonts w:cs="Times New Roman"/>
          <w:szCs w:val="26"/>
        </w:rPr>
        <w:t> </w:t>
      </w:r>
      <w:hyperlink r:id="rId25" w:tooltip="Cơ sở dữ liệu" w:history="1">
        <w:r w:rsidRPr="009803F1">
          <w:rPr>
            <w:rStyle w:val="Hyperlink"/>
            <w:rFonts w:cs="Times New Roman"/>
            <w:color w:val="auto"/>
            <w:szCs w:val="26"/>
            <w:u w:val="none"/>
          </w:rPr>
          <w:t>cơ sở dữ liệu</w:t>
        </w:r>
      </w:hyperlink>
      <w:r w:rsidRPr="009803F1">
        <w:rPr>
          <w:rStyle w:val="apple-converted-space"/>
          <w:rFonts w:cs="Times New Roman"/>
          <w:szCs w:val="26"/>
        </w:rPr>
        <w:t> </w:t>
      </w:r>
      <w:r w:rsidRPr="009803F1">
        <w:rPr>
          <w:rFonts w:cs="Times New Roman"/>
          <w:szCs w:val="26"/>
        </w:rPr>
        <w:t>được thực hiện</w:t>
      </w:r>
      <w:r w:rsidRPr="009803F1">
        <w:rPr>
          <w:rStyle w:val="apple-converted-space"/>
          <w:rFonts w:cs="Times New Roman"/>
          <w:szCs w:val="26"/>
        </w:rPr>
        <w:t> </w:t>
      </w:r>
      <w:hyperlink r:id="rId26" w:tooltip="Tính toàn vẹn (giao dịch) (trang chưa được viết)" w:history="1">
        <w:r w:rsidRPr="009803F1">
          <w:rPr>
            <w:rStyle w:val="Hyperlink"/>
            <w:rFonts w:cs="Times New Roman"/>
            <w:color w:val="auto"/>
            <w:szCs w:val="26"/>
            <w:u w:val="none"/>
          </w:rPr>
          <w:t>trọn vẹn</w:t>
        </w:r>
      </w:hyperlink>
      <w:r w:rsidRPr="009803F1">
        <w:rPr>
          <w:rFonts w:cs="Times New Roman"/>
          <w:szCs w:val="26"/>
        </w:rPr>
        <w:t>, không gây lỗi khi xảy ra sự cố</w:t>
      </w:r>
      <w:r w:rsidRPr="009803F1">
        <w:rPr>
          <w:rStyle w:val="apple-converted-space"/>
          <w:rFonts w:cs="Times New Roman"/>
          <w:szCs w:val="26"/>
        </w:rPr>
        <w:t> </w:t>
      </w:r>
      <w:hyperlink r:id="rId27" w:tooltip="Phần cứng" w:history="1">
        <w:r w:rsidRPr="009803F1">
          <w:rPr>
            <w:rStyle w:val="Hyperlink"/>
            <w:rFonts w:cs="Times New Roman"/>
            <w:color w:val="auto"/>
            <w:szCs w:val="26"/>
            <w:u w:val="none"/>
          </w:rPr>
          <w:t>phần cứng</w:t>
        </w:r>
      </w:hyperlink>
      <w:r w:rsidR="009803F1">
        <w:rPr>
          <w:rStyle w:val="Hyperlink"/>
          <w:rFonts w:cs="Times New Roman"/>
          <w:color w:val="auto"/>
          <w:szCs w:val="26"/>
          <w:u w:val="none"/>
        </w:rPr>
        <w:t>.</w:t>
      </w:r>
    </w:p>
    <w:p w:rsidR="00E8598C" w:rsidRPr="009803F1" w:rsidRDefault="00E8598C" w:rsidP="00F142FA">
      <w:pPr>
        <w:pStyle w:val="ListParagraph"/>
        <w:numPr>
          <w:ilvl w:val="0"/>
          <w:numId w:val="4"/>
        </w:numPr>
        <w:spacing w:line="26" w:lineRule="atLeast"/>
        <w:rPr>
          <w:rFonts w:cs="Times New Roman"/>
          <w:szCs w:val="26"/>
        </w:rPr>
      </w:pPr>
      <w:r w:rsidRPr="009803F1">
        <w:rPr>
          <w:rFonts w:cs="Times New Roman"/>
          <w:szCs w:val="26"/>
        </w:rPr>
        <w:t>Tuân theo chuẩn</w:t>
      </w:r>
      <w:r w:rsidRPr="009803F1">
        <w:rPr>
          <w:rStyle w:val="apple-converted-space"/>
          <w:rFonts w:cs="Times New Roman"/>
          <w:szCs w:val="26"/>
        </w:rPr>
        <w:t> </w:t>
      </w:r>
      <w:hyperlink r:id="rId28" w:tooltip="SQL92 (trang chưa được viết)" w:history="1">
        <w:r w:rsidRPr="009803F1">
          <w:rPr>
            <w:rStyle w:val="Hyperlink"/>
            <w:rFonts w:cs="Times New Roman"/>
            <w:color w:val="auto"/>
            <w:szCs w:val="26"/>
            <w:u w:val="none"/>
          </w:rPr>
          <w:t>SQL92</w:t>
        </w:r>
      </w:hyperlink>
      <w:r w:rsidRPr="009803F1">
        <w:rPr>
          <w:rStyle w:val="apple-converted-space"/>
          <w:rFonts w:cs="Times New Roman"/>
          <w:szCs w:val="26"/>
        </w:rPr>
        <w:t> </w:t>
      </w:r>
      <w:r w:rsidRPr="009803F1">
        <w:rPr>
          <w:rFonts w:cs="Times New Roman"/>
          <w:szCs w:val="26"/>
        </w:rPr>
        <w:t>(chỉ có một vài đặc điểm không hỗ trợ)</w:t>
      </w:r>
      <w:r w:rsidR="009803F1">
        <w:rPr>
          <w:rFonts w:cs="Times New Roman"/>
          <w:szCs w:val="26"/>
        </w:rPr>
        <w:t>.</w:t>
      </w:r>
    </w:p>
    <w:p w:rsidR="00E8598C" w:rsidRPr="009803F1" w:rsidRDefault="00E8598C" w:rsidP="00F142FA">
      <w:pPr>
        <w:pStyle w:val="ListParagraph"/>
        <w:numPr>
          <w:ilvl w:val="0"/>
          <w:numId w:val="4"/>
        </w:numPr>
        <w:spacing w:line="26" w:lineRule="atLeast"/>
        <w:rPr>
          <w:rFonts w:cs="Times New Roman"/>
          <w:szCs w:val="26"/>
        </w:rPr>
      </w:pPr>
      <w:r w:rsidRPr="009803F1">
        <w:rPr>
          <w:rFonts w:cs="Times New Roman"/>
          <w:szCs w:val="26"/>
        </w:rPr>
        <w:t>Không cần cài đặt cấu hình</w:t>
      </w:r>
      <w:r w:rsidR="009803F1">
        <w:rPr>
          <w:rFonts w:cs="Times New Roman"/>
          <w:szCs w:val="26"/>
        </w:rPr>
        <w:t>.</w:t>
      </w:r>
    </w:p>
    <w:p w:rsidR="00E8598C" w:rsidRPr="009803F1" w:rsidRDefault="00E8598C" w:rsidP="00F142FA">
      <w:pPr>
        <w:pStyle w:val="ListParagraph"/>
        <w:numPr>
          <w:ilvl w:val="0"/>
          <w:numId w:val="4"/>
        </w:numPr>
        <w:spacing w:line="26" w:lineRule="atLeast"/>
        <w:rPr>
          <w:rFonts w:cs="Times New Roman"/>
          <w:szCs w:val="26"/>
        </w:rPr>
      </w:pPr>
      <w:r w:rsidRPr="009803F1">
        <w:rPr>
          <w:rFonts w:cs="Times New Roman"/>
          <w:szCs w:val="26"/>
        </w:rPr>
        <w:t>Kích thước chương trình gọn nhẹ, với cấu hình đầy đủ chỉ không đầy 300</w:t>
      </w:r>
      <w:r w:rsidRPr="009803F1">
        <w:rPr>
          <w:rStyle w:val="apple-converted-space"/>
          <w:rFonts w:cs="Times New Roman"/>
          <w:szCs w:val="26"/>
        </w:rPr>
        <w:t> </w:t>
      </w:r>
      <w:hyperlink r:id="rId29" w:tooltip="Kilobyte" w:history="1">
        <w:r w:rsidRPr="009803F1">
          <w:rPr>
            <w:rStyle w:val="Hyperlink"/>
            <w:rFonts w:cs="Times New Roman"/>
            <w:color w:val="auto"/>
            <w:szCs w:val="26"/>
            <w:u w:val="none"/>
          </w:rPr>
          <w:t>kB</w:t>
        </w:r>
      </w:hyperlink>
      <w:r w:rsidR="009803F1">
        <w:rPr>
          <w:rStyle w:val="Hyperlink"/>
          <w:rFonts w:cs="Times New Roman"/>
          <w:color w:val="auto"/>
          <w:szCs w:val="26"/>
          <w:u w:val="none"/>
        </w:rPr>
        <w:t>.</w:t>
      </w:r>
    </w:p>
    <w:p w:rsidR="00E8598C" w:rsidRPr="009803F1" w:rsidRDefault="00E8598C" w:rsidP="00F142FA">
      <w:pPr>
        <w:pStyle w:val="ListParagraph"/>
        <w:numPr>
          <w:ilvl w:val="0"/>
          <w:numId w:val="4"/>
        </w:numPr>
        <w:spacing w:line="26" w:lineRule="atLeast"/>
        <w:rPr>
          <w:rFonts w:cs="Times New Roman"/>
          <w:szCs w:val="26"/>
        </w:rPr>
      </w:pPr>
      <w:r w:rsidRPr="009803F1">
        <w:rPr>
          <w:rFonts w:cs="Times New Roman"/>
          <w:szCs w:val="26"/>
        </w:rPr>
        <w:t>Thực hiện các thao tác đơn giản nhanh hơn các hệ thống cơ sở dữ liệu</w:t>
      </w:r>
      <w:r w:rsidRPr="009803F1">
        <w:rPr>
          <w:rStyle w:val="apple-converted-space"/>
          <w:rFonts w:cs="Times New Roman"/>
          <w:szCs w:val="26"/>
        </w:rPr>
        <w:t> </w:t>
      </w:r>
      <w:hyperlink r:id="rId30" w:tooltip="Khách/chủ (trang chưa được viết)" w:history="1">
        <w:r w:rsidRPr="009803F1">
          <w:rPr>
            <w:rStyle w:val="Hyperlink"/>
            <w:rFonts w:cs="Times New Roman"/>
            <w:color w:val="auto"/>
            <w:szCs w:val="26"/>
            <w:u w:val="none"/>
          </w:rPr>
          <w:t>khách/chủ</w:t>
        </w:r>
      </w:hyperlink>
      <w:r w:rsidRPr="009803F1">
        <w:rPr>
          <w:rStyle w:val="apple-converted-space"/>
          <w:rFonts w:cs="Times New Roman"/>
          <w:szCs w:val="26"/>
        </w:rPr>
        <w:t> </w:t>
      </w:r>
      <w:r w:rsidRPr="009803F1">
        <w:rPr>
          <w:rFonts w:cs="Times New Roman"/>
          <w:szCs w:val="26"/>
        </w:rPr>
        <w:t>khác.</w:t>
      </w:r>
    </w:p>
    <w:p w:rsidR="009803F1" w:rsidRDefault="00E8598C" w:rsidP="00F142FA">
      <w:pPr>
        <w:pStyle w:val="ListParagraph"/>
        <w:numPr>
          <w:ilvl w:val="0"/>
          <w:numId w:val="4"/>
        </w:numPr>
        <w:spacing w:line="26" w:lineRule="atLeast"/>
        <w:rPr>
          <w:rFonts w:cs="Times New Roman"/>
          <w:szCs w:val="26"/>
        </w:rPr>
      </w:pPr>
      <w:r w:rsidRPr="009803F1">
        <w:rPr>
          <w:rFonts w:cs="Times New Roman"/>
          <w:szCs w:val="26"/>
        </w:rPr>
        <w:t>Không cần</w:t>
      </w:r>
      <w:r w:rsidRPr="009803F1">
        <w:rPr>
          <w:rStyle w:val="apple-converted-space"/>
          <w:rFonts w:cs="Times New Roman"/>
          <w:szCs w:val="26"/>
        </w:rPr>
        <w:t> </w:t>
      </w:r>
      <w:hyperlink r:id="rId31" w:tooltip="Phần mềm" w:history="1">
        <w:r w:rsidRPr="009803F1">
          <w:rPr>
            <w:rStyle w:val="Hyperlink"/>
            <w:rFonts w:cs="Times New Roman"/>
            <w:color w:val="auto"/>
            <w:szCs w:val="26"/>
            <w:u w:val="none"/>
          </w:rPr>
          <w:t>phần mềm</w:t>
        </w:r>
      </w:hyperlink>
      <w:r w:rsidRPr="009803F1">
        <w:rPr>
          <w:rStyle w:val="apple-converted-space"/>
          <w:rFonts w:cs="Times New Roman"/>
          <w:szCs w:val="26"/>
        </w:rPr>
        <w:t> </w:t>
      </w:r>
      <w:r w:rsidRPr="009803F1">
        <w:rPr>
          <w:rFonts w:cs="Times New Roman"/>
          <w:szCs w:val="26"/>
        </w:rPr>
        <w:t>phụ trợ</w:t>
      </w:r>
      <w:r w:rsidR="009803F1">
        <w:rPr>
          <w:rFonts w:cs="Times New Roman"/>
          <w:szCs w:val="26"/>
        </w:rPr>
        <w:t>.</w:t>
      </w:r>
    </w:p>
    <w:p w:rsidR="005F73C5" w:rsidRDefault="004A4A32" w:rsidP="00F142FA">
      <w:pPr>
        <w:pStyle w:val="ListParagraph"/>
        <w:numPr>
          <w:ilvl w:val="0"/>
          <w:numId w:val="4"/>
        </w:numPr>
        <w:spacing w:line="26" w:lineRule="atLeast"/>
        <w:rPr>
          <w:rFonts w:cs="Times New Roman"/>
          <w:szCs w:val="26"/>
        </w:rPr>
      </w:pPr>
      <w:hyperlink r:id="rId32" w:tooltip="Phần mềm tự do" w:history="1">
        <w:r w:rsidR="00E8598C" w:rsidRPr="009803F1">
          <w:rPr>
            <w:rStyle w:val="Hyperlink"/>
            <w:rFonts w:cs="Times New Roman"/>
            <w:color w:val="auto"/>
            <w:szCs w:val="26"/>
            <w:u w:val="none"/>
          </w:rPr>
          <w:t>Phần mềm tự do</w:t>
        </w:r>
      </w:hyperlink>
      <w:r w:rsidR="00E8598C" w:rsidRPr="009803F1">
        <w:rPr>
          <w:rStyle w:val="apple-converted-space"/>
          <w:rFonts w:cs="Times New Roman"/>
          <w:szCs w:val="26"/>
        </w:rPr>
        <w:t> </w:t>
      </w:r>
      <w:r w:rsidR="00E8598C" w:rsidRPr="009803F1">
        <w:rPr>
          <w:rFonts w:cs="Times New Roman"/>
          <w:szCs w:val="26"/>
        </w:rPr>
        <w:t>với</w:t>
      </w:r>
      <w:r w:rsidR="00E8598C" w:rsidRPr="009803F1">
        <w:rPr>
          <w:rStyle w:val="apple-converted-space"/>
          <w:rFonts w:cs="Times New Roman"/>
          <w:szCs w:val="26"/>
        </w:rPr>
        <w:t> </w:t>
      </w:r>
      <w:hyperlink r:id="rId33" w:tooltip="Mã nguồn" w:history="1">
        <w:r w:rsidR="00E8598C" w:rsidRPr="009803F1">
          <w:rPr>
            <w:rStyle w:val="Hyperlink"/>
            <w:rFonts w:cs="Times New Roman"/>
            <w:color w:val="auto"/>
            <w:szCs w:val="26"/>
            <w:u w:val="none"/>
          </w:rPr>
          <w:t>mã nguồn</w:t>
        </w:r>
      </w:hyperlink>
      <w:r w:rsidR="00E8598C" w:rsidRPr="009803F1">
        <w:rPr>
          <w:rStyle w:val="apple-converted-space"/>
          <w:rFonts w:cs="Times New Roman"/>
          <w:szCs w:val="26"/>
        </w:rPr>
        <w:t> </w:t>
      </w:r>
      <w:r w:rsidR="00E8598C" w:rsidRPr="009803F1">
        <w:rPr>
          <w:rFonts w:cs="Times New Roman"/>
          <w:szCs w:val="26"/>
        </w:rPr>
        <w:t xml:space="preserve">mở, được chú thích rõ </w:t>
      </w:r>
      <w:r w:rsidR="009803F1">
        <w:rPr>
          <w:rFonts w:cs="Times New Roman"/>
          <w:szCs w:val="26"/>
        </w:rPr>
        <w:t>rang.</w:t>
      </w:r>
    </w:p>
    <w:p w:rsidR="00E8598C" w:rsidRPr="005F73C5" w:rsidRDefault="00E8598C" w:rsidP="00F142FA">
      <w:pPr>
        <w:pStyle w:val="ListParagraph"/>
        <w:numPr>
          <w:ilvl w:val="0"/>
          <w:numId w:val="4"/>
        </w:numPr>
        <w:spacing w:line="26" w:lineRule="atLeast"/>
        <w:rPr>
          <w:rStyle w:val="apple-converted-space"/>
          <w:rFonts w:cs="Times New Roman"/>
          <w:szCs w:val="26"/>
        </w:rPr>
      </w:pPr>
      <w:r w:rsidRPr="005F73C5">
        <w:rPr>
          <w:rFonts w:cs="Times New Roman"/>
          <w:bCs/>
          <w:szCs w:val="26"/>
          <w:shd w:val="clear" w:color="auto" w:fill="FFFFFF"/>
        </w:rPr>
        <w:lastRenderedPageBreak/>
        <w:t>SQLite được đánh giá là nhanh, tin cậ</w:t>
      </w:r>
      <w:r w:rsidR="005F73C5" w:rsidRPr="005F73C5">
        <w:rPr>
          <w:rFonts w:cs="Times New Roman"/>
          <w:bCs/>
          <w:szCs w:val="26"/>
          <w:shd w:val="clear" w:color="auto" w:fill="FFFFFF"/>
        </w:rPr>
        <w:t>y.</w:t>
      </w:r>
    </w:p>
    <w:p w:rsidR="00E8598C" w:rsidRPr="000A6031" w:rsidRDefault="000A136D" w:rsidP="0044386D">
      <w:pPr>
        <w:pStyle w:val="Heading2"/>
        <w:spacing w:before="120" w:after="120" w:line="26" w:lineRule="atLeast"/>
        <w:rPr>
          <w:rFonts w:cs="Times New Roman"/>
          <w:color w:val="auto"/>
        </w:rPr>
      </w:pPr>
      <w:bookmarkStart w:id="58" w:name="_Toc507842837"/>
      <w:bookmarkStart w:id="59" w:name="_Toc511914360"/>
      <w:bookmarkStart w:id="60" w:name="_Toc511914440"/>
      <w:bookmarkStart w:id="61" w:name="_Toc511919175"/>
      <w:r w:rsidRPr="000A6031">
        <w:rPr>
          <w:rFonts w:cs="Times New Roman"/>
          <w:color w:val="auto"/>
        </w:rPr>
        <w:t>1</w:t>
      </w:r>
      <w:r w:rsidR="00A67684" w:rsidRPr="000A6031">
        <w:rPr>
          <w:rFonts w:cs="Times New Roman"/>
          <w:color w:val="auto"/>
        </w:rPr>
        <w:t>.</w:t>
      </w:r>
      <w:r w:rsidRPr="000A6031">
        <w:rPr>
          <w:rFonts w:cs="Times New Roman"/>
          <w:color w:val="auto"/>
        </w:rPr>
        <w:t>3</w:t>
      </w:r>
      <w:r w:rsidR="00A67684" w:rsidRPr="000A6031">
        <w:rPr>
          <w:rFonts w:cs="Times New Roman"/>
          <w:color w:val="auto"/>
        </w:rPr>
        <w:t xml:space="preserve"> </w:t>
      </w:r>
      <w:r w:rsidR="00E8598C" w:rsidRPr="000A6031">
        <w:rPr>
          <w:rFonts w:cs="Times New Roman"/>
          <w:color w:val="auto"/>
        </w:rPr>
        <w:t>Phân tích thiết kế hệ thống</w:t>
      </w:r>
      <w:bookmarkEnd w:id="58"/>
      <w:bookmarkEnd w:id="59"/>
      <w:bookmarkEnd w:id="60"/>
      <w:bookmarkEnd w:id="61"/>
    </w:p>
    <w:p w:rsidR="00E8598C" w:rsidRPr="000A6031" w:rsidRDefault="000A136D" w:rsidP="0044386D">
      <w:pPr>
        <w:pStyle w:val="Heading3"/>
        <w:spacing w:before="120" w:after="120" w:line="26" w:lineRule="atLeast"/>
        <w:rPr>
          <w:rFonts w:cs="Times New Roman"/>
          <w:b w:val="0"/>
          <w:color w:val="auto"/>
          <w:szCs w:val="26"/>
        </w:rPr>
      </w:pPr>
      <w:bookmarkStart w:id="62" w:name="_Toc511914361"/>
      <w:bookmarkStart w:id="63" w:name="_Toc511914441"/>
      <w:bookmarkStart w:id="64" w:name="_Toc511919176"/>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1 </w:t>
      </w:r>
      <w:r w:rsidR="00E8598C" w:rsidRPr="000A6031">
        <w:rPr>
          <w:rFonts w:cs="Times New Roman"/>
          <w:color w:val="auto"/>
          <w:szCs w:val="26"/>
        </w:rPr>
        <w:t>Các khái niệm</w:t>
      </w:r>
      <w:bookmarkEnd w:id="62"/>
      <w:bookmarkEnd w:id="63"/>
      <w:bookmarkEnd w:id="64"/>
    </w:p>
    <w:p w:rsidR="00E8598C" w:rsidRPr="000A6031" w:rsidRDefault="00E8598C" w:rsidP="00547EC1">
      <w:pPr>
        <w:spacing w:line="26" w:lineRule="atLeast"/>
        <w:ind w:firstLine="709"/>
        <w:rPr>
          <w:rFonts w:cs="Times New Roman"/>
          <w:szCs w:val="26"/>
        </w:rPr>
      </w:pPr>
      <w:r w:rsidRPr="000A6031">
        <w:rPr>
          <w:rFonts w:cs="Times New Roman"/>
          <w:b/>
          <w:szCs w:val="26"/>
        </w:rPr>
        <w:tab/>
      </w:r>
      <w:r w:rsidRPr="000A6031">
        <w:rPr>
          <w:rFonts w:cs="Times New Roman"/>
          <w:szCs w:val="26"/>
        </w:rPr>
        <w:t>Hệ thống là tập hợp các phần tử có những mối quan hệ ràng buộc lẫ</w:t>
      </w:r>
      <w:r w:rsidR="005F73C5">
        <w:rPr>
          <w:rFonts w:cs="Times New Roman"/>
          <w:szCs w:val="26"/>
        </w:rPr>
        <w:t>n nhau cù</w:t>
      </w:r>
      <w:r w:rsidRPr="000A6031">
        <w:rPr>
          <w:rFonts w:cs="Times New Roman"/>
          <w:szCs w:val="26"/>
        </w:rPr>
        <w:t>ng hoạt động chung cho một số mục tiêu nào đó, thực hiện trao đổi vào/ra với môi trường ngoài.</w:t>
      </w:r>
    </w:p>
    <w:p w:rsidR="00E8598C" w:rsidRPr="000A6031" w:rsidRDefault="00E8598C" w:rsidP="00547EC1">
      <w:pPr>
        <w:spacing w:line="26" w:lineRule="atLeast"/>
        <w:ind w:firstLine="709"/>
        <w:rPr>
          <w:rFonts w:cs="Times New Roman"/>
          <w:szCs w:val="26"/>
        </w:rPr>
      </w:pPr>
      <w:r w:rsidRPr="000A6031">
        <w:rPr>
          <w:rFonts w:cs="Times New Roman"/>
          <w:szCs w:val="26"/>
        </w:rPr>
        <w:tab/>
        <w:t>Hệ thống quản lý là một hệ thống có mục đích mang lại lợi nhuận hoặc lợi ích nào đó. Đặc điểm của hệ thống là có con người tham gia và trao đổi thông tin</w:t>
      </w:r>
    </w:p>
    <w:p w:rsidR="00E8598C" w:rsidRPr="000A6031" w:rsidRDefault="00E8598C" w:rsidP="00547EC1">
      <w:pPr>
        <w:spacing w:line="26" w:lineRule="atLeast"/>
        <w:ind w:firstLine="709"/>
        <w:rPr>
          <w:rFonts w:cs="Times New Roman"/>
          <w:szCs w:val="26"/>
        </w:rPr>
      </w:pPr>
      <w:r w:rsidRPr="000A6031">
        <w:rPr>
          <w:rFonts w:cs="Times New Roman"/>
          <w:szCs w:val="26"/>
        </w:rPr>
        <w:tab/>
        <w:t>Hệ thống thông tin là hệ thống sử dụng công nghệ thông tin để thu thập, truyền, lưu trữ, xử lý và biểu diễn thông tin trong một hay nhiề</w:t>
      </w:r>
      <w:r w:rsidR="005F73C5">
        <w:rPr>
          <w:rFonts w:cs="Times New Roman"/>
          <w:szCs w:val="26"/>
        </w:rPr>
        <w:t>u quá trình.</w:t>
      </w:r>
    </w:p>
    <w:p w:rsidR="00E8598C" w:rsidRPr="000A6031" w:rsidRDefault="000A136D" w:rsidP="0044386D">
      <w:pPr>
        <w:pStyle w:val="Heading3"/>
        <w:spacing w:before="120" w:after="120" w:line="26" w:lineRule="atLeast"/>
        <w:rPr>
          <w:rFonts w:cs="Times New Roman"/>
          <w:b w:val="0"/>
          <w:color w:val="auto"/>
          <w:szCs w:val="26"/>
        </w:rPr>
      </w:pPr>
      <w:bookmarkStart w:id="65" w:name="_Toc511914362"/>
      <w:bookmarkStart w:id="66" w:name="_Toc511914442"/>
      <w:bookmarkStart w:id="67" w:name="_Toc511919177"/>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2 </w:t>
      </w:r>
      <w:r w:rsidR="00E8598C" w:rsidRPr="000A6031">
        <w:rPr>
          <w:rFonts w:cs="Times New Roman"/>
          <w:color w:val="auto"/>
          <w:szCs w:val="26"/>
        </w:rPr>
        <w:t>Vai trò</w:t>
      </w:r>
      <w:bookmarkEnd w:id="65"/>
      <w:bookmarkEnd w:id="66"/>
      <w:bookmarkEnd w:id="67"/>
    </w:p>
    <w:p w:rsidR="00E8598C" w:rsidRPr="0044386D" w:rsidRDefault="00E8598C" w:rsidP="00F142FA">
      <w:pPr>
        <w:pStyle w:val="ListParagraph"/>
        <w:numPr>
          <w:ilvl w:val="0"/>
          <w:numId w:val="5"/>
        </w:numPr>
        <w:spacing w:line="26" w:lineRule="atLeast"/>
        <w:rPr>
          <w:rFonts w:cs="Times New Roman"/>
          <w:szCs w:val="26"/>
        </w:rPr>
      </w:pPr>
      <w:r w:rsidRPr="0044386D">
        <w:rPr>
          <w:rFonts w:cs="Times New Roman"/>
          <w:szCs w:val="26"/>
        </w:rPr>
        <w:t>Hệ thống thông tin đóng vai trò trung gian giữa hệ quyết định và hệ tác nghiệp trong hệ thống quản lý.</w:t>
      </w:r>
    </w:p>
    <w:p w:rsidR="0044386D" w:rsidRDefault="0044386D" w:rsidP="00F142FA">
      <w:pPr>
        <w:pStyle w:val="ListParagraph"/>
        <w:numPr>
          <w:ilvl w:val="0"/>
          <w:numId w:val="5"/>
        </w:numPr>
      </w:pPr>
      <w:r w:rsidRPr="0044386D">
        <w:t>Xây dựng hệ thống thông tin là một hoạt động tổng hợp của các môn học thuộc lĩnh vực Công nghệ thông tin. Hệ thống thông tin tin học là một ứng dụng đầy đủ và toàn diện nhất các thành tựu của CNTT vào một tổ chứ</w:t>
      </w:r>
      <w:r>
        <w:t>c</w:t>
      </w:r>
    </w:p>
    <w:p w:rsidR="0044386D" w:rsidRDefault="0044386D" w:rsidP="00F142FA">
      <w:pPr>
        <w:pStyle w:val="ListParagraph"/>
        <w:numPr>
          <w:ilvl w:val="0"/>
          <w:numId w:val="5"/>
        </w:numPr>
      </w:pPr>
      <w:r w:rsidRPr="0044386D">
        <w:t>Xây dựng hệ thống thông tin là một hoạt động trải qua một loạt các giai đoạn để có sản phẩm cuối cùng là một hệ thố</w:t>
      </w:r>
      <w:r>
        <w:t>ng thông tin.</w:t>
      </w:r>
    </w:p>
    <w:p w:rsidR="0044386D" w:rsidRDefault="0044386D" w:rsidP="00F142FA">
      <w:pPr>
        <w:pStyle w:val="ListParagraph"/>
        <w:numPr>
          <w:ilvl w:val="0"/>
          <w:numId w:val="5"/>
        </w:numPr>
      </w:pPr>
      <w:r w:rsidRPr="0044386D">
        <w:t>Phân tích và thiết kế là giai đoạn đầu của quá trình phát triển hệ thống thông tin. Nó quyết định đến chất lượng và giá thành của hệ thống.</w:t>
      </w:r>
    </w:p>
    <w:p w:rsidR="0044386D" w:rsidRDefault="0044386D" w:rsidP="00F142FA">
      <w:pPr>
        <w:pStyle w:val="ListParagraph"/>
        <w:numPr>
          <w:ilvl w:val="0"/>
          <w:numId w:val="5"/>
        </w:numPr>
      </w:pPr>
      <w:r w:rsidRPr="0044386D">
        <w:t>Nhờ thiết kế tốt mà các hệ thống thông tin được duy trì hoạt động tốt và phát triển</w:t>
      </w:r>
      <w:r>
        <w:t>.</w:t>
      </w:r>
    </w:p>
    <w:p w:rsidR="0044386D" w:rsidRPr="0044386D" w:rsidRDefault="0044386D" w:rsidP="00F142FA">
      <w:pPr>
        <w:pStyle w:val="ListParagraph"/>
        <w:numPr>
          <w:ilvl w:val="0"/>
          <w:numId w:val="5"/>
        </w:numPr>
      </w:pPr>
      <w:r w:rsidRPr="0044386D">
        <w:t>Quy mô và mức độ phức tạp của các hệ thống ngày càng tăng, nên phân tích và thiết kế trở thành một yêu cầu bắt buộc</w:t>
      </w:r>
      <w:r w:rsidRPr="0044386D">
        <w:rPr>
          <w:lang w:eastAsia="en-US"/>
        </w:rPr>
        <w:t xml:space="preserve"> để có được một hệ thống tốt</w:t>
      </w:r>
      <w:r>
        <w:rPr>
          <w:lang w:eastAsia="en-US"/>
        </w:rPr>
        <w:t>.</w:t>
      </w:r>
    </w:p>
    <w:p w:rsidR="00E8598C" w:rsidRPr="000A6031" w:rsidRDefault="000A136D" w:rsidP="0044386D">
      <w:pPr>
        <w:pStyle w:val="Heading3"/>
        <w:spacing w:before="120" w:after="120" w:line="26" w:lineRule="atLeast"/>
        <w:rPr>
          <w:rFonts w:cs="Times New Roman"/>
          <w:b w:val="0"/>
          <w:color w:val="auto"/>
          <w:szCs w:val="26"/>
        </w:rPr>
      </w:pPr>
      <w:bookmarkStart w:id="68" w:name="_Toc511914363"/>
      <w:bookmarkStart w:id="69" w:name="_Toc511914443"/>
      <w:bookmarkStart w:id="70" w:name="_Toc511919178"/>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3 </w:t>
      </w:r>
      <w:r w:rsidR="00E8598C" w:rsidRPr="000A6031">
        <w:rPr>
          <w:rFonts w:cs="Times New Roman"/>
          <w:color w:val="auto"/>
          <w:szCs w:val="26"/>
        </w:rPr>
        <w:t>Nhiệm vụ</w:t>
      </w:r>
      <w:bookmarkEnd w:id="68"/>
      <w:bookmarkEnd w:id="69"/>
      <w:bookmarkEnd w:id="70"/>
    </w:p>
    <w:p w:rsidR="00E8598C" w:rsidRPr="0044386D" w:rsidRDefault="00E8598C" w:rsidP="00F142FA">
      <w:pPr>
        <w:pStyle w:val="ListParagraph"/>
        <w:numPr>
          <w:ilvl w:val="0"/>
          <w:numId w:val="7"/>
        </w:numPr>
        <w:spacing w:line="26" w:lineRule="atLeast"/>
        <w:rPr>
          <w:rFonts w:cs="Times New Roman"/>
          <w:szCs w:val="26"/>
        </w:rPr>
      </w:pPr>
      <w:r w:rsidRPr="0044386D">
        <w:rPr>
          <w:rFonts w:cs="Times New Roman"/>
          <w:szCs w:val="26"/>
        </w:rPr>
        <w:t>Trao đổi thông tin với người dùng.</w:t>
      </w:r>
    </w:p>
    <w:p w:rsidR="00E8598C" w:rsidRPr="0044386D" w:rsidRDefault="00E8598C" w:rsidP="00F142FA">
      <w:pPr>
        <w:pStyle w:val="ListParagraph"/>
        <w:numPr>
          <w:ilvl w:val="0"/>
          <w:numId w:val="7"/>
        </w:numPr>
        <w:spacing w:line="26" w:lineRule="atLeast"/>
        <w:rPr>
          <w:rFonts w:cs="Times New Roman"/>
          <w:szCs w:val="26"/>
        </w:rPr>
      </w:pPr>
      <w:r w:rsidRPr="0044386D">
        <w:rPr>
          <w:rFonts w:cs="Times New Roman"/>
          <w:szCs w:val="26"/>
        </w:rPr>
        <w:t>Thực hiện viêc liên lạc giữa các bộ phận và cung cấp thông tin cho các hệ tác nghiệp và hệ quyết định.</w:t>
      </w:r>
    </w:p>
    <w:p w:rsidR="00E8598C" w:rsidRPr="000A6031" w:rsidRDefault="000A136D" w:rsidP="0044386D">
      <w:pPr>
        <w:pStyle w:val="Heading3"/>
        <w:spacing w:before="120" w:after="120" w:line="26" w:lineRule="atLeast"/>
        <w:rPr>
          <w:rFonts w:cs="Times New Roman"/>
          <w:b w:val="0"/>
          <w:color w:val="auto"/>
          <w:szCs w:val="26"/>
        </w:rPr>
      </w:pPr>
      <w:bookmarkStart w:id="71" w:name="_Toc511914364"/>
      <w:bookmarkStart w:id="72" w:name="_Toc511914444"/>
      <w:bookmarkStart w:id="73" w:name="_Toc511919179"/>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4 </w:t>
      </w:r>
      <w:r w:rsidR="00E8598C" w:rsidRPr="000A6031">
        <w:rPr>
          <w:rFonts w:cs="Times New Roman"/>
          <w:color w:val="auto"/>
          <w:szCs w:val="26"/>
        </w:rPr>
        <w:t>Các phương pháp phân tích thiết kế hệ thống</w:t>
      </w:r>
      <w:bookmarkEnd w:id="71"/>
      <w:bookmarkEnd w:id="72"/>
      <w:bookmarkEnd w:id="73"/>
    </w:p>
    <w:p w:rsidR="00E8598C" w:rsidRPr="0044386D" w:rsidRDefault="00E8598C" w:rsidP="00F142FA">
      <w:pPr>
        <w:pStyle w:val="ListParagraph"/>
        <w:numPr>
          <w:ilvl w:val="0"/>
          <w:numId w:val="6"/>
        </w:numPr>
        <w:spacing w:line="26" w:lineRule="atLeast"/>
        <w:rPr>
          <w:rFonts w:cs="Times New Roman"/>
          <w:szCs w:val="26"/>
        </w:rPr>
      </w:pPr>
      <w:r w:rsidRPr="0044386D">
        <w:rPr>
          <w:rFonts w:cs="Times New Roman"/>
          <w:szCs w:val="26"/>
        </w:rPr>
        <w:t>Phương pháp thiết kế cổ điển.</w:t>
      </w:r>
    </w:p>
    <w:p w:rsidR="00E8598C" w:rsidRPr="0044386D" w:rsidRDefault="00E8598C" w:rsidP="00F142FA">
      <w:pPr>
        <w:pStyle w:val="ListParagraph"/>
        <w:numPr>
          <w:ilvl w:val="0"/>
          <w:numId w:val="6"/>
        </w:numPr>
        <w:spacing w:line="26" w:lineRule="atLeast"/>
        <w:rPr>
          <w:rFonts w:cs="Times New Roman"/>
          <w:szCs w:val="26"/>
        </w:rPr>
      </w:pPr>
      <w:r w:rsidRPr="0044386D">
        <w:rPr>
          <w:rFonts w:cs="Times New Roman"/>
          <w:szCs w:val="26"/>
        </w:rPr>
        <w:t>Phương pháp phân tích thiết kế hệ thống bán cấu trúc.</w:t>
      </w:r>
    </w:p>
    <w:p w:rsidR="00E8598C" w:rsidRPr="0044386D" w:rsidRDefault="00E8598C" w:rsidP="00F142FA">
      <w:pPr>
        <w:pStyle w:val="ListParagraph"/>
        <w:numPr>
          <w:ilvl w:val="0"/>
          <w:numId w:val="6"/>
        </w:numPr>
        <w:spacing w:line="26" w:lineRule="atLeast"/>
        <w:rPr>
          <w:rFonts w:cs="Times New Roman"/>
          <w:szCs w:val="26"/>
        </w:rPr>
      </w:pPr>
      <w:r w:rsidRPr="0044386D">
        <w:rPr>
          <w:rFonts w:cs="Times New Roman"/>
          <w:szCs w:val="26"/>
        </w:rPr>
        <w:t>Phương pháp phân tích thiết kế hệ thống có cấu trúc.</w:t>
      </w:r>
    </w:p>
    <w:p w:rsidR="00E8598C" w:rsidRPr="000A6031" w:rsidRDefault="000A136D" w:rsidP="0044386D">
      <w:pPr>
        <w:pStyle w:val="Heading3"/>
        <w:spacing w:before="120" w:after="120" w:line="26" w:lineRule="atLeast"/>
        <w:rPr>
          <w:rFonts w:cs="Times New Roman"/>
          <w:b w:val="0"/>
          <w:color w:val="auto"/>
          <w:szCs w:val="26"/>
        </w:rPr>
      </w:pPr>
      <w:bookmarkStart w:id="74" w:name="_Toc511914365"/>
      <w:bookmarkStart w:id="75" w:name="_Toc511914445"/>
      <w:bookmarkStart w:id="76" w:name="_Toc511919180"/>
      <w:r w:rsidRPr="000A6031">
        <w:rPr>
          <w:rFonts w:cs="Times New Roman"/>
          <w:color w:val="auto"/>
          <w:szCs w:val="26"/>
        </w:rPr>
        <w:t>1</w:t>
      </w:r>
      <w:r w:rsidR="00A67684" w:rsidRPr="000A6031">
        <w:rPr>
          <w:rFonts w:cs="Times New Roman"/>
          <w:color w:val="auto"/>
          <w:szCs w:val="26"/>
        </w:rPr>
        <w:t>.</w:t>
      </w:r>
      <w:r w:rsidRPr="000A6031">
        <w:rPr>
          <w:rFonts w:cs="Times New Roman"/>
          <w:color w:val="auto"/>
          <w:szCs w:val="26"/>
        </w:rPr>
        <w:t>3.</w:t>
      </w:r>
      <w:r w:rsidR="00A67684" w:rsidRPr="000A6031">
        <w:rPr>
          <w:rFonts w:cs="Times New Roman"/>
          <w:color w:val="auto"/>
          <w:szCs w:val="26"/>
        </w:rPr>
        <w:t xml:space="preserve">5 </w:t>
      </w:r>
      <w:r w:rsidR="00E8598C" w:rsidRPr="000A6031">
        <w:rPr>
          <w:rFonts w:cs="Times New Roman"/>
          <w:color w:val="auto"/>
          <w:szCs w:val="26"/>
        </w:rPr>
        <w:t>Các giai đoạn phân tích thiết kế hệ thống</w:t>
      </w:r>
      <w:bookmarkEnd w:id="74"/>
      <w:bookmarkEnd w:id="75"/>
      <w:bookmarkEnd w:id="76"/>
    </w:p>
    <w:p w:rsidR="00E8598C" w:rsidRPr="0044386D" w:rsidRDefault="00E8598C" w:rsidP="00F142FA">
      <w:pPr>
        <w:pStyle w:val="ListParagraph"/>
        <w:numPr>
          <w:ilvl w:val="0"/>
          <w:numId w:val="8"/>
        </w:numPr>
      </w:pPr>
      <w:r w:rsidRPr="0044386D">
        <w:t>Khảo sát hiện trạng và xác lập dự án.</w:t>
      </w:r>
    </w:p>
    <w:p w:rsidR="00E8598C" w:rsidRPr="0044386D" w:rsidRDefault="00E8598C" w:rsidP="00F142FA">
      <w:pPr>
        <w:pStyle w:val="ListParagraph"/>
        <w:numPr>
          <w:ilvl w:val="0"/>
          <w:numId w:val="8"/>
        </w:numPr>
      </w:pPr>
      <w:r w:rsidRPr="0044386D">
        <w:lastRenderedPageBreak/>
        <w:t>Phân tích hệ thống: Phân tích các chức năng và dữ liệu của hệ thống cũ để đưa ra mô tả của hệ thống mới.</w:t>
      </w:r>
    </w:p>
    <w:p w:rsidR="00E8598C" w:rsidRPr="0044386D" w:rsidRDefault="00E8598C" w:rsidP="00F142FA">
      <w:pPr>
        <w:pStyle w:val="ListParagraph"/>
        <w:numPr>
          <w:ilvl w:val="0"/>
          <w:numId w:val="8"/>
        </w:numPr>
      </w:pPr>
      <w:r w:rsidRPr="0044386D">
        <w:t>Thiết kế hệ thống.</w:t>
      </w:r>
    </w:p>
    <w:p w:rsidR="00635015" w:rsidRDefault="00E8598C" w:rsidP="00F142FA">
      <w:pPr>
        <w:pStyle w:val="ListParagraph"/>
        <w:numPr>
          <w:ilvl w:val="0"/>
          <w:numId w:val="8"/>
        </w:numPr>
      </w:pPr>
      <w:r w:rsidRPr="0044386D">
        <w:t>Xây dựng hệ thống.</w:t>
      </w:r>
    </w:p>
    <w:p w:rsidR="0044386D" w:rsidRDefault="00635015" w:rsidP="0044386D">
      <w:r>
        <w:rPr>
          <w:noProof/>
          <w:lang w:eastAsia="en-US"/>
        </w:rPr>
        <w:drawing>
          <wp:inline distT="0" distB="0" distL="0" distR="0" wp14:anchorId="7E27C33D" wp14:editId="567A009B">
            <wp:extent cx="5600700" cy="3486150"/>
            <wp:effectExtent l="0" t="0" r="0" b="0"/>
            <wp:docPr id="2" name="Picture 2" descr="I:\Do An TN\file in\hinh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Do An TN\file in\hinh2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3486150"/>
                    </a:xfrm>
                    <a:prstGeom prst="rect">
                      <a:avLst/>
                    </a:prstGeom>
                    <a:noFill/>
                    <a:ln>
                      <a:noFill/>
                    </a:ln>
                  </pic:spPr>
                </pic:pic>
              </a:graphicData>
            </a:graphic>
          </wp:inline>
        </w:drawing>
      </w:r>
    </w:p>
    <w:p w:rsidR="00635015" w:rsidRPr="0044386D" w:rsidRDefault="00635015" w:rsidP="0044386D"/>
    <w:p w:rsidR="00E8598C" w:rsidRPr="000A6031" w:rsidRDefault="000A136D" w:rsidP="0044386D">
      <w:pPr>
        <w:pStyle w:val="Heading2"/>
        <w:spacing w:before="120" w:after="120" w:line="26" w:lineRule="atLeast"/>
        <w:rPr>
          <w:rFonts w:cs="Times New Roman"/>
          <w:color w:val="auto"/>
        </w:rPr>
      </w:pPr>
      <w:bookmarkStart w:id="77" w:name="_Toc475801469"/>
      <w:bookmarkStart w:id="78" w:name="_Toc475999799"/>
      <w:bookmarkStart w:id="79" w:name="_Toc507842838"/>
      <w:bookmarkStart w:id="80" w:name="_Toc511914366"/>
      <w:bookmarkStart w:id="81" w:name="_Toc511914446"/>
      <w:bookmarkStart w:id="82" w:name="_Toc511919181"/>
      <w:r w:rsidRPr="000A6031">
        <w:rPr>
          <w:rFonts w:cs="Times New Roman"/>
          <w:color w:val="auto"/>
        </w:rPr>
        <w:t>1</w:t>
      </w:r>
      <w:r w:rsidR="00A67684" w:rsidRPr="000A6031">
        <w:rPr>
          <w:rFonts w:cs="Times New Roman"/>
          <w:color w:val="auto"/>
        </w:rPr>
        <w:t>.</w:t>
      </w:r>
      <w:r w:rsidRPr="000A6031">
        <w:rPr>
          <w:rFonts w:cs="Times New Roman"/>
          <w:color w:val="auto"/>
        </w:rPr>
        <w:t>4</w:t>
      </w:r>
      <w:r w:rsidR="00A67684" w:rsidRPr="000A6031">
        <w:rPr>
          <w:rFonts w:cs="Times New Roman"/>
          <w:color w:val="auto"/>
        </w:rPr>
        <w:t xml:space="preserve"> </w:t>
      </w:r>
      <w:r w:rsidR="00E8598C" w:rsidRPr="000A6031">
        <w:rPr>
          <w:rFonts w:cs="Times New Roman"/>
          <w:color w:val="auto"/>
        </w:rPr>
        <w:t>Công nghệ Java</w:t>
      </w:r>
      <w:bookmarkEnd w:id="77"/>
      <w:bookmarkEnd w:id="78"/>
      <w:bookmarkEnd w:id="79"/>
      <w:bookmarkEnd w:id="80"/>
      <w:bookmarkEnd w:id="81"/>
      <w:bookmarkEnd w:id="82"/>
    </w:p>
    <w:p w:rsidR="00E8598C" w:rsidRPr="000A6031" w:rsidRDefault="00E8598C" w:rsidP="00547EC1">
      <w:pPr>
        <w:spacing w:line="26" w:lineRule="atLeast"/>
        <w:ind w:firstLine="709"/>
        <w:rPr>
          <w:rFonts w:cs="Times New Roman"/>
          <w:szCs w:val="26"/>
        </w:rPr>
      </w:pPr>
      <w:r w:rsidRPr="000A6031">
        <w:rPr>
          <w:rFonts w:cs="Times New Roman"/>
          <w:b/>
          <w:bCs/>
          <w:szCs w:val="26"/>
        </w:rPr>
        <w:t>Java</w:t>
      </w:r>
      <w:r w:rsidRPr="000A6031">
        <w:rPr>
          <w:rStyle w:val="apple-converted-space"/>
          <w:rFonts w:cs="Times New Roman"/>
          <w:szCs w:val="26"/>
        </w:rPr>
        <w:t> </w:t>
      </w:r>
      <w:r w:rsidRPr="000A6031">
        <w:rPr>
          <w:rFonts w:cs="Times New Roman"/>
          <w:szCs w:val="26"/>
        </w:rPr>
        <w:t>là một</w:t>
      </w:r>
      <w:r w:rsidRPr="000A6031">
        <w:rPr>
          <w:rStyle w:val="apple-converted-space"/>
          <w:rFonts w:cs="Times New Roman"/>
          <w:szCs w:val="26"/>
        </w:rPr>
        <w:t> </w:t>
      </w:r>
      <w:hyperlink r:id="rId35" w:tooltip="Ngôn ngữ lập trình" w:history="1">
        <w:r w:rsidRPr="000A6031">
          <w:rPr>
            <w:rStyle w:val="Hyperlink"/>
            <w:rFonts w:cs="Times New Roman"/>
            <w:color w:val="auto"/>
            <w:szCs w:val="26"/>
            <w:u w:val="none"/>
          </w:rPr>
          <w:t>ngôn ngữ lập trình</w:t>
        </w:r>
      </w:hyperlink>
      <w:r w:rsidRPr="000A6031">
        <w:rPr>
          <w:rStyle w:val="apple-converted-space"/>
          <w:rFonts w:cs="Times New Roman"/>
          <w:szCs w:val="26"/>
        </w:rPr>
        <w:t> </w:t>
      </w:r>
      <w:hyperlink r:id="rId36" w:tooltip="Lập trình hướng đối tượng" w:history="1">
        <w:r w:rsidRPr="000A6031">
          <w:rPr>
            <w:rStyle w:val="Hyperlink"/>
            <w:rFonts w:cs="Times New Roman"/>
            <w:color w:val="auto"/>
            <w:szCs w:val="26"/>
            <w:u w:val="none"/>
          </w:rPr>
          <w:t>hướng đối tượng</w:t>
        </w:r>
      </w:hyperlink>
      <w:r w:rsidRPr="000A6031">
        <w:rPr>
          <w:rStyle w:val="apple-converted-space"/>
          <w:rFonts w:cs="Times New Roman"/>
          <w:szCs w:val="26"/>
        </w:rPr>
        <w:t> </w:t>
      </w:r>
      <w:r w:rsidRPr="000A6031">
        <w:rPr>
          <w:rFonts w:cs="Times New Roman"/>
          <w:szCs w:val="26"/>
        </w:rPr>
        <w:t xml:space="preserve"> và dựa trên các lớp. Khác với phần lớn ngôn ngữ lậ</w:t>
      </w:r>
      <w:r w:rsidR="00635015">
        <w:rPr>
          <w:rFonts w:cs="Times New Roman"/>
          <w:szCs w:val="26"/>
        </w:rPr>
        <w:t>p trình khác như C/C++</w:t>
      </w:r>
      <w:r w:rsidRPr="000A6031">
        <w:rPr>
          <w:rFonts w:cs="Times New Roman"/>
          <w:szCs w:val="26"/>
        </w:rPr>
        <w:t>, thay vì</w:t>
      </w:r>
      <w:r w:rsidRPr="000A6031">
        <w:rPr>
          <w:rStyle w:val="apple-converted-space"/>
          <w:rFonts w:cs="Times New Roman"/>
          <w:szCs w:val="26"/>
        </w:rPr>
        <w:t> </w:t>
      </w:r>
      <w:hyperlink r:id="rId37" w:tooltip="Trình biên dịch" w:history="1">
        <w:r w:rsidRPr="000A6031">
          <w:rPr>
            <w:rStyle w:val="Hyperlink"/>
            <w:rFonts w:cs="Times New Roman"/>
            <w:color w:val="auto"/>
            <w:szCs w:val="26"/>
            <w:u w:val="none"/>
          </w:rPr>
          <w:t>biên dịch</w:t>
        </w:r>
      </w:hyperlink>
      <w:r w:rsidRPr="000A6031">
        <w:rPr>
          <w:rStyle w:val="apple-converted-space"/>
          <w:rFonts w:cs="Times New Roman"/>
          <w:szCs w:val="26"/>
        </w:rPr>
        <w:t> </w:t>
      </w:r>
      <w:hyperlink r:id="rId38" w:tooltip="Mã nguồn" w:history="1">
        <w:r w:rsidRPr="000A6031">
          <w:rPr>
            <w:rStyle w:val="Hyperlink"/>
            <w:rFonts w:cs="Times New Roman"/>
            <w:color w:val="auto"/>
            <w:szCs w:val="26"/>
            <w:u w:val="none"/>
          </w:rPr>
          <w:t>mã nguồn</w:t>
        </w:r>
      </w:hyperlink>
      <w:r w:rsidRPr="000A6031">
        <w:rPr>
          <w:rStyle w:val="apple-converted-space"/>
          <w:rFonts w:cs="Times New Roman"/>
          <w:szCs w:val="26"/>
        </w:rPr>
        <w:t> </w:t>
      </w:r>
      <w:r w:rsidRPr="000A6031">
        <w:rPr>
          <w:rFonts w:cs="Times New Roman"/>
          <w:szCs w:val="26"/>
        </w:rPr>
        <w:t>thành</w:t>
      </w:r>
      <w:r w:rsidRPr="000A6031">
        <w:rPr>
          <w:rStyle w:val="apple-converted-space"/>
          <w:rFonts w:cs="Times New Roman"/>
          <w:szCs w:val="26"/>
        </w:rPr>
        <w:t> </w:t>
      </w:r>
      <w:hyperlink r:id="rId39" w:tooltip="Ngôn ngữ máy" w:history="1">
        <w:r w:rsidRPr="000A6031">
          <w:rPr>
            <w:rStyle w:val="Hyperlink"/>
            <w:rFonts w:cs="Times New Roman"/>
            <w:color w:val="auto"/>
            <w:szCs w:val="26"/>
            <w:u w:val="none"/>
          </w:rPr>
          <w:t>mã máy</w:t>
        </w:r>
      </w:hyperlink>
      <w:r w:rsidRPr="000A6031">
        <w:rPr>
          <w:rStyle w:val="apple-converted-space"/>
          <w:rFonts w:cs="Times New Roman"/>
          <w:szCs w:val="26"/>
        </w:rPr>
        <w:t> </w:t>
      </w:r>
      <w:r w:rsidRPr="000A6031">
        <w:rPr>
          <w:rFonts w:cs="Times New Roman"/>
          <w:szCs w:val="26"/>
        </w:rPr>
        <w:t>hoặc</w:t>
      </w:r>
      <w:r w:rsidRPr="000A6031">
        <w:rPr>
          <w:rStyle w:val="apple-converted-space"/>
          <w:rFonts w:cs="Times New Roman"/>
          <w:szCs w:val="26"/>
        </w:rPr>
        <w:t> </w:t>
      </w:r>
      <w:hyperlink r:id="rId40" w:tooltip="Trình thông dịch" w:history="1">
        <w:r w:rsidRPr="000A6031">
          <w:rPr>
            <w:rStyle w:val="Hyperlink"/>
            <w:rFonts w:cs="Times New Roman"/>
            <w:color w:val="auto"/>
            <w:szCs w:val="26"/>
            <w:u w:val="none"/>
          </w:rPr>
          <w:t>thông dịch</w:t>
        </w:r>
      </w:hyperlink>
      <w:r w:rsidRPr="000A6031">
        <w:rPr>
          <w:rStyle w:val="apple-converted-space"/>
          <w:rFonts w:cs="Times New Roman"/>
          <w:szCs w:val="26"/>
        </w:rPr>
        <w:t> </w:t>
      </w:r>
      <w:r w:rsidRPr="000A6031">
        <w:rPr>
          <w:rFonts w:cs="Times New Roman"/>
          <w:szCs w:val="26"/>
        </w:rPr>
        <w:t>mã nguồn khi chạy, Java được thiết kế để biên dịch mã nguồn thành</w:t>
      </w:r>
      <w:r w:rsidRPr="000A6031">
        <w:rPr>
          <w:rStyle w:val="apple-converted-space"/>
          <w:rFonts w:cs="Times New Roman"/>
          <w:szCs w:val="26"/>
        </w:rPr>
        <w:t> </w:t>
      </w:r>
      <w:hyperlink r:id="rId41" w:tooltip="Bytecode" w:history="1">
        <w:r w:rsidRPr="000A6031">
          <w:rPr>
            <w:rStyle w:val="Hyperlink"/>
            <w:rFonts w:cs="Times New Roman"/>
            <w:color w:val="auto"/>
            <w:szCs w:val="26"/>
            <w:u w:val="none"/>
          </w:rPr>
          <w:t>bytecode</w:t>
        </w:r>
      </w:hyperlink>
      <w:r w:rsidRPr="000A6031">
        <w:rPr>
          <w:rFonts w:cs="Times New Roman"/>
          <w:szCs w:val="26"/>
        </w:rPr>
        <w:t>, bytecode sau đó sẽ được môi trường thực thi chạy.</w:t>
      </w:r>
    </w:p>
    <w:p w:rsidR="00E8598C" w:rsidRPr="000A6031" w:rsidRDefault="00E8598C" w:rsidP="00547EC1">
      <w:pPr>
        <w:spacing w:line="26" w:lineRule="atLeast"/>
        <w:ind w:firstLine="709"/>
        <w:rPr>
          <w:rFonts w:cs="Times New Roman"/>
          <w:szCs w:val="26"/>
        </w:rPr>
      </w:pPr>
      <w:r w:rsidRPr="000A6031">
        <w:rPr>
          <w:rFonts w:cs="Times New Roman"/>
          <w:szCs w:val="26"/>
        </w:rPr>
        <w:t>Trước đây, Java chạy chậm hơn những ngôn ngữ dịch thẳng ra mã máy như C và</w:t>
      </w:r>
      <w:r w:rsidRPr="000A6031">
        <w:rPr>
          <w:rStyle w:val="apple-converted-space"/>
          <w:rFonts w:cs="Times New Roman"/>
          <w:szCs w:val="26"/>
        </w:rPr>
        <w:t> </w:t>
      </w:r>
      <w:hyperlink r:id="rId42" w:tooltip="C++" w:history="1">
        <w:r w:rsidRPr="000A6031">
          <w:rPr>
            <w:rStyle w:val="Hyperlink"/>
            <w:rFonts w:cs="Times New Roman"/>
            <w:color w:val="auto"/>
            <w:szCs w:val="26"/>
            <w:u w:val="none"/>
          </w:rPr>
          <w:t>C++</w:t>
        </w:r>
      </w:hyperlink>
      <w:r w:rsidRPr="000A6031">
        <w:rPr>
          <w:rFonts w:cs="Times New Roman"/>
          <w:szCs w:val="26"/>
        </w:rPr>
        <w:t>, nhưng sau này nhờ công nghệ</w:t>
      </w:r>
      <w:r w:rsidR="00635015">
        <w:rPr>
          <w:rFonts w:cs="Times New Roman"/>
          <w:szCs w:val="26"/>
        </w:rPr>
        <w:t xml:space="preserve"> </w:t>
      </w:r>
      <w:r w:rsidRPr="000A6031">
        <w:rPr>
          <w:rFonts w:cs="Times New Roman"/>
          <w:szCs w:val="26"/>
        </w:rPr>
        <w:t>biên dịch tại chỗ, khoảng cách này đã được thu hẹp, và trong một số trường hợp đặc biệt Java có thể chạy nhanh hơn. Java chạy nhanh hơn những ngôn ngữ thông dịch như</w:t>
      </w:r>
      <w:r w:rsidRPr="000A6031">
        <w:rPr>
          <w:rStyle w:val="apple-converted-space"/>
          <w:rFonts w:cs="Times New Roman"/>
          <w:szCs w:val="26"/>
        </w:rPr>
        <w:t> </w:t>
      </w:r>
      <w:hyperlink r:id="rId43" w:tooltip="Python" w:history="1">
        <w:r w:rsidRPr="000A6031">
          <w:rPr>
            <w:rStyle w:val="Hyperlink"/>
            <w:rFonts w:cs="Times New Roman"/>
            <w:color w:val="auto"/>
            <w:szCs w:val="26"/>
            <w:u w:val="none"/>
          </w:rPr>
          <w:t>Python</w:t>
        </w:r>
      </w:hyperlink>
      <w:r w:rsidRPr="000A6031">
        <w:rPr>
          <w:rFonts w:cs="Times New Roman"/>
          <w:szCs w:val="26"/>
        </w:rPr>
        <w:t>,</w:t>
      </w:r>
      <w:r w:rsidRPr="000A6031">
        <w:rPr>
          <w:rStyle w:val="apple-converted-space"/>
          <w:rFonts w:cs="Times New Roman"/>
          <w:szCs w:val="26"/>
        </w:rPr>
        <w:t> </w:t>
      </w:r>
      <w:hyperlink r:id="rId44" w:tooltip="Perl" w:history="1">
        <w:r w:rsidRPr="000A6031">
          <w:rPr>
            <w:rStyle w:val="Hyperlink"/>
            <w:rFonts w:cs="Times New Roman"/>
            <w:color w:val="auto"/>
            <w:szCs w:val="26"/>
            <w:u w:val="none"/>
          </w:rPr>
          <w:t>Perl</w:t>
        </w:r>
      </w:hyperlink>
      <w:r w:rsidRPr="000A6031">
        <w:rPr>
          <w:rFonts w:cs="Times New Roman"/>
          <w:szCs w:val="26"/>
        </w:rPr>
        <w:t>,</w:t>
      </w:r>
      <w:r w:rsidRPr="000A6031">
        <w:rPr>
          <w:rStyle w:val="apple-converted-space"/>
          <w:rFonts w:cs="Times New Roman"/>
          <w:szCs w:val="26"/>
        </w:rPr>
        <w:t> </w:t>
      </w:r>
      <w:hyperlink r:id="rId45" w:tooltip="PHP" w:history="1">
        <w:r w:rsidRPr="000A6031">
          <w:rPr>
            <w:rStyle w:val="Hyperlink"/>
            <w:rFonts w:cs="Times New Roman"/>
            <w:color w:val="auto"/>
            <w:szCs w:val="26"/>
            <w:u w:val="none"/>
          </w:rPr>
          <w:t>PHP</w:t>
        </w:r>
      </w:hyperlink>
      <w:r w:rsidRPr="000A6031">
        <w:rPr>
          <w:rFonts w:cs="Times New Roman"/>
          <w:szCs w:val="26"/>
        </w:rPr>
        <w:t>. Java chạy tương đương so với</w:t>
      </w:r>
      <w:r w:rsidRPr="000A6031">
        <w:rPr>
          <w:rStyle w:val="apple-converted-space"/>
          <w:rFonts w:cs="Times New Roman"/>
          <w:szCs w:val="26"/>
        </w:rPr>
        <w:t> </w:t>
      </w:r>
      <w:hyperlink r:id="rId46" w:tooltip="C thăng" w:history="1">
        <w:r w:rsidRPr="000A6031">
          <w:rPr>
            <w:rStyle w:val="Hyperlink"/>
            <w:rFonts w:cs="Times New Roman"/>
            <w:color w:val="auto"/>
            <w:szCs w:val="26"/>
            <w:u w:val="none"/>
          </w:rPr>
          <w:t>C#</w:t>
        </w:r>
      </w:hyperlink>
      <w:r w:rsidRPr="000A6031">
        <w:rPr>
          <w:rFonts w:cs="Times New Roman"/>
          <w:szCs w:val="26"/>
        </w:rPr>
        <w:t>, một ngôn ngữ khá tương đồng về mặt cú pháp và quá trình dịch/chạy</w:t>
      </w:r>
      <w:r w:rsidR="00635015">
        <w:rPr>
          <w:szCs w:val="26"/>
        </w:rPr>
        <w:t>.</w:t>
      </w:r>
    </w:p>
    <w:p w:rsidR="00E8598C" w:rsidRPr="000A6031" w:rsidRDefault="004A4A32" w:rsidP="00547EC1">
      <w:pPr>
        <w:spacing w:line="26" w:lineRule="atLeast"/>
        <w:ind w:firstLine="709"/>
        <w:rPr>
          <w:rFonts w:cs="Times New Roman"/>
          <w:szCs w:val="26"/>
        </w:rPr>
      </w:pPr>
      <w:hyperlink r:id="rId47" w:tooltip="Cú pháp học" w:history="1">
        <w:r w:rsidR="00E8598C" w:rsidRPr="000A6031">
          <w:rPr>
            <w:rStyle w:val="Hyperlink"/>
            <w:rFonts w:cs="Times New Roman"/>
            <w:color w:val="auto"/>
            <w:szCs w:val="26"/>
            <w:u w:val="none"/>
          </w:rPr>
          <w:t>Cú pháp</w:t>
        </w:r>
      </w:hyperlink>
      <w:r w:rsidR="00E8598C" w:rsidRPr="000A6031">
        <w:rPr>
          <w:rStyle w:val="apple-converted-space"/>
          <w:rFonts w:cs="Times New Roman"/>
          <w:szCs w:val="26"/>
        </w:rPr>
        <w:t> </w:t>
      </w:r>
      <w:r w:rsidR="00E8598C" w:rsidRPr="000A6031">
        <w:rPr>
          <w:rFonts w:cs="Times New Roman"/>
          <w:szCs w:val="26"/>
        </w:rPr>
        <w:t>Java được vay mượn nhiều từ</w:t>
      </w:r>
      <w:r w:rsidR="00E8598C" w:rsidRPr="000A6031">
        <w:rPr>
          <w:rStyle w:val="apple-converted-space"/>
          <w:rFonts w:cs="Times New Roman"/>
          <w:szCs w:val="26"/>
        </w:rPr>
        <w:t> </w:t>
      </w:r>
      <w:hyperlink r:id="rId48" w:tooltip="C (ngôn ngữ lập trình)" w:history="1">
        <w:r w:rsidR="00E8598C" w:rsidRPr="000A6031">
          <w:rPr>
            <w:rStyle w:val="Hyperlink"/>
            <w:rFonts w:cs="Times New Roman"/>
            <w:color w:val="auto"/>
            <w:szCs w:val="26"/>
            <w:u w:val="none"/>
          </w:rPr>
          <w:t>C</w:t>
        </w:r>
      </w:hyperlink>
      <w:r w:rsidR="00635015">
        <w:rPr>
          <w:rStyle w:val="apple-converted-space"/>
          <w:rFonts w:cs="Times New Roman"/>
          <w:szCs w:val="26"/>
        </w:rPr>
        <w:t>/</w:t>
      </w:r>
      <w:r w:rsidR="00E8598C" w:rsidRPr="000A6031">
        <w:rPr>
          <w:rStyle w:val="apple-converted-space"/>
          <w:rFonts w:cs="Times New Roman"/>
          <w:szCs w:val="26"/>
        </w:rPr>
        <w:t> </w:t>
      </w:r>
      <w:hyperlink r:id="rId49" w:tooltip="C++" w:history="1">
        <w:r w:rsidR="00E8598C" w:rsidRPr="000A6031">
          <w:rPr>
            <w:rStyle w:val="Hyperlink"/>
            <w:rFonts w:cs="Times New Roman"/>
            <w:color w:val="auto"/>
            <w:szCs w:val="26"/>
            <w:u w:val="none"/>
          </w:rPr>
          <w:t>C++</w:t>
        </w:r>
      </w:hyperlink>
      <w:r w:rsidR="00E8598C" w:rsidRPr="000A6031">
        <w:rPr>
          <w:rStyle w:val="apple-converted-space"/>
          <w:rFonts w:cs="Times New Roman"/>
          <w:szCs w:val="26"/>
        </w:rPr>
        <w:t> </w:t>
      </w:r>
      <w:r w:rsidR="00E8598C" w:rsidRPr="000A6031">
        <w:rPr>
          <w:rFonts w:cs="Times New Roman"/>
          <w:szCs w:val="26"/>
        </w:rPr>
        <w:t>nhưng có cú pháp hướng đối tượng đơn giản hơn và ít tính năng xử lý cấp thấp hơn. Do đó việc viết một chương trình bằng Java dễ hơn, đơn giản hơn, đỡ tốn công sửa lỗi hơn.</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Trong Java, hiện tượng rò rỉ bộ nhớ hầu như không xảy ra do bộ nhớ được quản lí bởi Java Virtual Machine (JVM) bằng cách tự động "dọn dẹp rác". Người lập trình không phải quan tâm đến việc cấp phát và xóa bộ nhớ như C, C++. Tuy nhiên khi s</w:t>
      </w:r>
      <w:r w:rsidR="00635015">
        <w:rPr>
          <w:rFonts w:cs="Times New Roman"/>
          <w:szCs w:val="26"/>
        </w:rPr>
        <w:t>ử</w:t>
      </w:r>
      <w:r w:rsidRPr="000A6031">
        <w:rPr>
          <w:rFonts w:cs="Times New Roman"/>
          <w:szCs w:val="26"/>
        </w:rPr>
        <w:t xml:space="preserve"> dụng những tài nguyên mạng, file IO, database mà người lậ</w:t>
      </w:r>
      <w:r w:rsidR="00635015">
        <w:rPr>
          <w:rFonts w:cs="Times New Roman"/>
          <w:szCs w:val="26"/>
        </w:rPr>
        <w:t xml:space="preserve">p trình không đóng </w:t>
      </w:r>
      <w:r w:rsidRPr="000A6031">
        <w:rPr>
          <w:rFonts w:cs="Times New Roman"/>
          <w:szCs w:val="26"/>
        </w:rPr>
        <w:t xml:space="preserve">các </w:t>
      </w:r>
      <w:r w:rsidR="00635015">
        <w:rPr>
          <w:rFonts w:cs="Times New Roman"/>
          <w:szCs w:val="26"/>
        </w:rPr>
        <w:t>luồng</w:t>
      </w:r>
      <w:r w:rsidRPr="000A6031">
        <w:rPr>
          <w:rFonts w:cs="Times New Roman"/>
          <w:szCs w:val="26"/>
        </w:rPr>
        <w:t xml:space="preserve"> thì rò rỉ dữ liệu vẫn có thể xảy ra.</w:t>
      </w:r>
    </w:p>
    <w:p w:rsidR="00E8598C" w:rsidRPr="000A6031" w:rsidRDefault="000A136D" w:rsidP="00635015">
      <w:pPr>
        <w:pStyle w:val="Heading3"/>
        <w:spacing w:before="120" w:after="120" w:line="26" w:lineRule="atLeast"/>
        <w:rPr>
          <w:rFonts w:cs="Times New Roman"/>
          <w:b w:val="0"/>
          <w:color w:val="auto"/>
          <w:szCs w:val="26"/>
        </w:rPr>
      </w:pPr>
      <w:bookmarkStart w:id="83" w:name="_Toc475801470"/>
      <w:bookmarkStart w:id="84" w:name="_Toc475999800"/>
      <w:bookmarkStart w:id="85" w:name="_Toc511914367"/>
      <w:bookmarkStart w:id="86" w:name="_Toc511914447"/>
      <w:bookmarkStart w:id="87" w:name="_Toc511919182"/>
      <w:r w:rsidRPr="000A6031">
        <w:rPr>
          <w:rFonts w:cs="Times New Roman"/>
          <w:color w:val="auto"/>
          <w:szCs w:val="26"/>
        </w:rPr>
        <w:t>1.</w:t>
      </w:r>
      <w:r w:rsidR="00A67684" w:rsidRPr="000A6031">
        <w:rPr>
          <w:rFonts w:cs="Times New Roman"/>
          <w:color w:val="auto"/>
          <w:szCs w:val="26"/>
        </w:rPr>
        <w:t xml:space="preserve">4.1 </w:t>
      </w:r>
      <w:r w:rsidR="00E8598C" w:rsidRPr="000A6031">
        <w:rPr>
          <w:rFonts w:cs="Times New Roman"/>
          <w:color w:val="auto"/>
          <w:szCs w:val="26"/>
        </w:rPr>
        <w:t>Lịch sử phát triển</w:t>
      </w:r>
      <w:bookmarkEnd w:id="83"/>
      <w:bookmarkEnd w:id="84"/>
      <w:bookmarkEnd w:id="85"/>
      <w:bookmarkEnd w:id="86"/>
      <w:bookmarkEnd w:id="87"/>
    </w:p>
    <w:p w:rsidR="00E8598C" w:rsidRPr="000A6031" w:rsidRDefault="00E8598C" w:rsidP="00547EC1">
      <w:pPr>
        <w:spacing w:line="26" w:lineRule="atLeast"/>
        <w:ind w:firstLine="709"/>
        <w:rPr>
          <w:rFonts w:cs="Times New Roman"/>
          <w:szCs w:val="26"/>
        </w:rPr>
      </w:pPr>
      <w:r w:rsidRPr="000A6031">
        <w:rPr>
          <w:rFonts w:cs="Times New Roman"/>
          <w:szCs w:val="26"/>
        </w:rPr>
        <w:t xml:space="preserve">Năm 1990, Sun MicroSystems thực hiện dự án Green nhằm phát triển phần mềm trong các thiết bị dân dụng. James Gosling, chuyên gia lập trình đã tạo ra một ngôn ngữ lập trình mới có tên là Oak. Ngôn ngữ này có cú pháp gần giống như C++ nhưng bỏ qua các </w:t>
      </w:r>
      <w:r w:rsidR="00635015">
        <w:rPr>
          <w:rFonts w:cs="Times New Roman"/>
          <w:szCs w:val="26"/>
        </w:rPr>
        <w:t>lập trình cấp thấp</w:t>
      </w:r>
      <w:r w:rsidRPr="000A6031">
        <w:rPr>
          <w:rFonts w:cs="Times New Roman"/>
          <w:szCs w:val="26"/>
        </w:rPr>
        <w:t xml:space="preserve"> của C++ như truy cập trực tiếp tài nguyên hệ thống, con trỏ, định nghĩa chồng các tác tử…</w:t>
      </w:r>
    </w:p>
    <w:p w:rsidR="00E8598C" w:rsidRPr="000A6031" w:rsidRDefault="00E8598C" w:rsidP="00547EC1">
      <w:pPr>
        <w:spacing w:line="26" w:lineRule="atLeast"/>
        <w:ind w:firstLine="709"/>
        <w:rPr>
          <w:rFonts w:cs="Times New Roman"/>
          <w:szCs w:val="26"/>
        </w:rPr>
      </w:pPr>
      <w:r w:rsidRPr="000A6031">
        <w:rPr>
          <w:rFonts w:cs="Times New Roman"/>
          <w:szCs w:val="26"/>
        </w:rPr>
        <w:t>Khi ngôn ngữ Oak trưởng thành, WWW cũng đang vào thời kỳ phát triển mạnh mẽ, Sun cho rằng đây là một ngôn ngữ thích hợp cho Internet. Năm 1995, Oak đổi tên thành Java và sau đó đến 1996  Java đã được xem như một chuẩn công nghiệp cho Internet.</w:t>
      </w:r>
    </w:p>
    <w:p w:rsidR="00635015" w:rsidRPr="00635015" w:rsidRDefault="00E8598C" w:rsidP="00F142FA">
      <w:pPr>
        <w:pStyle w:val="Heading3"/>
        <w:numPr>
          <w:ilvl w:val="2"/>
          <w:numId w:val="10"/>
        </w:numPr>
        <w:spacing w:before="120" w:after="120" w:line="26" w:lineRule="atLeast"/>
        <w:rPr>
          <w:rFonts w:cs="Times New Roman"/>
          <w:color w:val="auto"/>
          <w:szCs w:val="26"/>
        </w:rPr>
      </w:pPr>
      <w:bookmarkStart w:id="88" w:name="_Toc511914368"/>
      <w:bookmarkStart w:id="89" w:name="_Toc511914448"/>
      <w:bookmarkStart w:id="90" w:name="_Toc511919183"/>
      <w:r w:rsidRPr="000A6031">
        <w:rPr>
          <w:rFonts w:cs="Times New Roman"/>
          <w:color w:val="auto"/>
          <w:szCs w:val="26"/>
        </w:rPr>
        <w:t>Phương châm</w:t>
      </w:r>
      <w:bookmarkEnd w:id="88"/>
      <w:bookmarkEnd w:id="89"/>
      <w:bookmarkEnd w:id="90"/>
    </w:p>
    <w:p w:rsidR="00E8598C" w:rsidRPr="00635015" w:rsidRDefault="00E8598C" w:rsidP="00635015">
      <w:pPr>
        <w:ind w:firstLine="360"/>
      </w:pPr>
      <w:r w:rsidRPr="00635015">
        <w:t>Có 5 mục tiêu chính trong việc xây dựng ngôn ngữ Java:</w:t>
      </w:r>
    </w:p>
    <w:p w:rsidR="00E8598C" w:rsidRPr="00635015" w:rsidRDefault="00E8598C" w:rsidP="00F142FA">
      <w:pPr>
        <w:pStyle w:val="ListParagraph"/>
        <w:numPr>
          <w:ilvl w:val="0"/>
          <w:numId w:val="9"/>
        </w:numPr>
      </w:pPr>
      <w:r w:rsidRPr="00635015">
        <w:t>Đơn giản, hướng đối tượng và quen thuộc.</w:t>
      </w:r>
    </w:p>
    <w:p w:rsidR="00E8598C" w:rsidRPr="00635015" w:rsidRDefault="00E8598C" w:rsidP="00F142FA">
      <w:pPr>
        <w:pStyle w:val="ListParagraph"/>
        <w:numPr>
          <w:ilvl w:val="0"/>
          <w:numId w:val="9"/>
        </w:numPr>
      </w:pPr>
      <w:r w:rsidRPr="00635015">
        <w:t>Mạnh mẽ và an toàn.</w:t>
      </w:r>
    </w:p>
    <w:p w:rsidR="00E8598C" w:rsidRPr="00635015" w:rsidRDefault="00E8598C" w:rsidP="00F142FA">
      <w:pPr>
        <w:pStyle w:val="ListParagraph"/>
        <w:numPr>
          <w:ilvl w:val="0"/>
          <w:numId w:val="9"/>
        </w:numPr>
      </w:pPr>
      <w:r w:rsidRPr="00635015">
        <w:t>Kiến trúc trung lập và di động.</w:t>
      </w:r>
    </w:p>
    <w:p w:rsidR="00E8598C" w:rsidRPr="00635015" w:rsidRDefault="00E8598C" w:rsidP="00F142FA">
      <w:pPr>
        <w:pStyle w:val="ListParagraph"/>
        <w:numPr>
          <w:ilvl w:val="0"/>
          <w:numId w:val="9"/>
        </w:numPr>
      </w:pPr>
      <w:r w:rsidRPr="00635015">
        <w:t>Thực thi với hiệu suất cao.</w:t>
      </w:r>
    </w:p>
    <w:p w:rsidR="00E8598C" w:rsidRPr="00635015" w:rsidRDefault="00E8598C" w:rsidP="00F142FA">
      <w:pPr>
        <w:pStyle w:val="ListParagraph"/>
        <w:numPr>
          <w:ilvl w:val="0"/>
          <w:numId w:val="9"/>
        </w:numPr>
      </w:pPr>
      <w:r w:rsidRPr="00635015">
        <w:t>Dịch ra bytecode, phân luồng và năng động.</w:t>
      </w:r>
    </w:p>
    <w:p w:rsidR="00E8598C" w:rsidRPr="000A6031" w:rsidRDefault="000A136D" w:rsidP="00635015">
      <w:pPr>
        <w:pStyle w:val="Heading3"/>
        <w:spacing w:before="120" w:after="120" w:line="26" w:lineRule="atLeast"/>
        <w:rPr>
          <w:rFonts w:cs="Times New Roman"/>
          <w:b w:val="0"/>
          <w:color w:val="auto"/>
          <w:szCs w:val="26"/>
        </w:rPr>
      </w:pPr>
      <w:bookmarkStart w:id="91" w:name="_Toc475801471"/>
      <w:bookmarkStart w:id="92" w:name="_Toc475999801"/>
      <w:bookmarkStart w:id="93" w:name="_Toc511914369"/>
      <w:bookmarkStart w:id="94" w:name="_Toc511914449"/>
      <w:bookmarkStart w:id="95" w:name="_Toc511919184"/>
      <w:r w:rsidRPr="000A6031">
        <w:rPr>
          <w:rFonts w:cs="Times New Roman"/>
          <w:color w:val="auto"/>
          <w:szCs w:val="26"/>
        </w:rPr>
        <w:t>1.</w:t>
      </w:r>
      <w:r w:rsidR="00A67684" w:rsidRPr="000A6031">
        <w:rPr>
          <w:rFonts w:cs="Times New Roman"/>
          <w:color w:val="auto"/>
          <w:szCs w:val="26"/>
        </w:rPr>
        <w:t xml:space="preserve">4.3 </w:t>
      </w:r>
      <w:r w:rsidR="00E8598C" w:rsidRPr="000A6031">
        <w:rPr>
          <w:rFonts w:cs="Times New Roman"/>
          <w:color w:val="auto"/>
          <w:szCs w:val="26"/>
        </w:rPr>
        <w:t>Khả năng của ngôn ngữ Java</w:t>
      </w:r>
      <w:bookmarkEnd w:id="91"/>
      <w:bookmarkEnd w:id="92"/>
      <w:bookmarkEnd w:id="93"/>
      <w:bookmarkEnd w:id="94"/>
      <w:bookmarkEnd w:id="95"/>
      <w:r w:rsidR="00E8598C" w:rsidRPr="000A6031">
        <w:rPr>
          <w:rFonts w:cs="Times New Roman"/>
          <w:color w:val="auto"/>
          <w:szCs w:val="26"/>
        </w:rPr>
        <w:t> </w:t>
      </w:r>
    </w:p>
    <w:p w:rsidR="00E8598C" w:rsidRPr="000A6031" w:rsidRDefault="00E8598C" w:rsidP="00547EC1">
      <w:pPr>
        <w:spacing w:line="26" w:lineRule="atLeast"/>
        <w:ind w:firstLine="709"/>
        <w:rPr>
          <w:rFonts w:cs="Times New Roman"/>
          <w:bCs/>
          <w:szCs w:val="26"/>
        </w:rPr>
      </w:pPr>
      <w:r w:rsidRPr="000A6031">
        <w:rPr>
          <w:rFonts w:cs="Times New Roman"/>
          <w:bCs/>
          <w:szCs w:val="26"/>
        </w:rPr>
        <w:t>Là một ngôn ngữ bậ</w:t>
      </w:r>
      <w:r w:rsidR="00635015">
        <w:rPr>
          <w:rFonts w:cs="Times New Roman"/>
          <w:bCs/>
          <w:szCs w:val="26"/>
        </w:rPr>
        <w:t>c cao như</w:t>
      </w:r>
      <w:r w:rsidRPr="000A6031">
        <w:rPr>
          <w:rFonts w:cs="Times New Roman"/>
          <w:bCs/>
          <w:szCs w:val="26"/>
        </w:rPr>
        <w:t xml:space="preserve"> C++, Perl, SmallTalk,.. </w:t>
      </w:r>
      <w:r w:rsidR="00635015">
        <w:rPr>
          <w:rFonts w:cs="Times New Roman"/>
          <w:bCs/>
          <w:szCs w:val="26"/>
        </w:rPr>
        <w:t>C</w:t>
      </w:r>
      <w:r w:rsidRPr="000A6031">
        <w:rPr>
          <w:rFonts w:cs="Times New Roman"/>
          <w:bCs/>
          <w:szCs w:val="26"/>
        </w:rPr>
        <w:t>ho nên có thể được dùng để tạo ra các ứng dụng để giải quyết các vấn đề về số, xử lý văn bản, tạo ra trò chơi, và nhiều thứ khác.</w:t>
      </w:r>
    </w:p>
    <w:p w:rsidR="00635015" w:rsidRDefault="00E8598C" w:rsidP="00635015">
      <w:pPr>
        <w:spacing w:line="26" w:lineRule="atLeast"/>
        <w:ind w:firstLine="709"/>
        <w:rPr>
          <w:rFonts w:cs="Times New Roman"/>
          <w:bCs/>
          <w:szCs w:val="26"/>
        </w:rPr>
      </w:pPr>
      <w:r w:rsidRPr="000A6031">
        <w:rPr>
          <w:rFonts w:cs="Times New Roman"/>
          <w:bCs/>
          <w:szCs w:val="26"/>
        </w:rPr>
        <w:t>Có các môi trường lập trình đồ họa như  Visual Java, Symante</w:t>
      </w:r>
      <w:r w:rsidR="00635015">
        <w:rPr>
          <w:rFonts w:cs="Times New Roman"/>
          <w:bCs/>
          <w:szCs w:val="26"/>
        </w:rPr>
        <w:t>c Cafe, Jbuilder, Jcreator, ...</w:t>
      </w:r>
    </w:p>
    <w:p w:rsidR="00E8598C" w:rsidRPr="000A6031" w:rsidRDefault="00E8598C" w:rsidP="00635015">
      <w:pPr>
        <w:spacing w:line="26" w:lineRule="atLeast"/>
        <w:ind w:firstLine="709"/>
        <w:rPr>
          <w:rFonts w:cs="Times New Roman"/>
          <w:bCs/>
          <w:szCs w:val="26"/>
        </w:rPr>
      </w:pPr>
      <w:r w:rsidRPr="000A6031">
        <w:rPr>
          <w:rFonts w:cs="Times New Roman"/>
          <w:bCs/>
          <w:szCs w:val="26"/>
        </w:rPr>
        <w:t>Có khả năng truy cập dữ liệu từ xa thông qua cầu nối JDBC (Java DataBase Connectivity)</w:t>
      </w:r>
    </w:p>
    <w:p w:rsidR="00E8598C" w:rsidRPr="000A6031" w:rsidRDefault="00E8598C" w:rsidP="00547EC1">
      <w:pPr>
        <w:spacing w:line="26" w:lineRule="atLeast"/>
        <w:ind w:firstLine="709"/>
        <w:rPr>
          <w:rFonts w:cs="Times New Roman"/>
          <w:bCs/>
          <w:szCs w:val="26"/>
        </w:rPr>
      </w:pPr>
      <w:r w:rsidRPr="000A6031">
        <w:rPr>
          <w:rFonts w:cs="Times New Roman"/>
          <w:bCs/>
          <w:szCs w:val="26"/>
        </w:rPr>
        <w:t>Hỗ trợ các lớp hữu ích, tiện lợi trong lập trình các ứng dụng mạng (Socket) cũng như truy xuất Web.</w:t>
      </w:r>
    </w:p>
    <w:p w:rsidR="00E8598C" w:rsidRPr="000A6031" w:rsidRDefault="00E8598C" w:rsidP="00547EC1">
      <w:pPr>
        <w:spacing w:line="26" w:lineRule="atLeast"/>
        <w:ind w:firstLine="709"/>
        <w:rPr>
          <w:rFonts w:cs="Times New Roman"/>
          <w:bCs/>
          <w:szCs w:val="26"/>
        </w:rPr>
      </w:pPr>
      <w:r w:rsidRPr="000A6031">
        <w:rPr>
          <w:rFonts w:cs="Times New Roman"/>
          <w:bCs/>
          <w:szCs w:val="26"/>
        </w:rPr>
        <w:t>Hỗ trợ lập trình phân tán  (Remote Method Invocation ) cho phép một ứng dụng có thể được xử lý phân tán trên các máy tính khác nhau.</w:t>
      </w:r>
    </w:p>
    <w:p w:rsidR="00E8598C" w:rsidRPr="000A6031" w:rsidRDefault="00E8598C" w:rsidP="00547EC1">
      <w:pPr>
        <w:spacing w:line="26" w:lineRule="atLeast"/>
        <w:ind w:firstLine="709"/>
        <w:rPr>
          <w:rFonts w:cs="Times New Roman"/>
          <w:bCs/>
          <w:szCs w:val="26"/>
        </w:rPr>
      </w:pPr>
      <w:r w:rsidRPr="000A6031">
        <w:rPr>
          <w:rFonts w:cs="Times New Roman"/>
          <w:bCs/>
          <w:szCs w:val="26"/>
        </w:rPr>
        <w:t>Và luôn được bổ sung các tính năng cao cấp khác trong các phiên bản sau.</w:t>
      </w:r>
    </w:p>
    <w:p w:rsidR="00E8598C" w:rsidRPr="000A6031" w:rsidRDefault="000A136D" w:rsidP="00635015">
      <w:pPr>
        <w:pStyle w:val="Heading3"/>
        <w:spacing w:before="120" w:after="120" w:line="26" w:lineRule="atLeast"/>
        <w:rPr>
          <w:rFonts w:cs="Times New Roman"/>
          <w:b w:val="0"/>
          <w:color w:val="auto"/>
          <w:szCs w:val="26"/>
        </w:rPr>
      </w:pPr>
      <w:bookmarkStart w:id="96" w:name="_Toc475801472"/>
      <w:bookmarkStart w:id="97" w:name="_Toc475999802"/>
      <w:bookmarkStart w:id="98" w:name="_Toc511914370"/>
      <w:bookmarkStart w:id="99" w:name="_Toc511914450"/>
      <w:bookmarkStart w:id="100" w:name="_Toc511919185"/>
      <w:r w:rsidRPr="000A6031">
        <w:rPr>
          <w:rFonts w:cs="Times New Roman"/>
          <w:color w:val="auto"/>
          <w:szCs w:val="26"/>
        </w:rPr>
        <w:lastRenderedPageBreak/>
        <w:t>1.</w:t>
      </w:r>
      <w:r w:rsidR="00A67684" w:rsidRPr="000A6031">
        <w:rPr>
          <w:rFonts w:cs="Times New Roman"/>
          <w:color w:val="auto"/>
          <w:szCs w:val="26"/>
        </w:rPr>
        <w:t xml:space="preserve">4.4 </w:t>
      </w:r>
      <w:r w:rsidR="00E8598C" w:rsidRPr="000A6031">
        <w:rPr>
          <w:rFonts w:cs="Times New Roman"/>
          <w:color w:val="auto"/>
          <w:szCs w:val="26"/>
        </w:rPr>
        <w:t>Những đặc điểm của ngôn ngữ Java</w:t>
      </w:r>
      <w:bookmarkEnd w:id="96"/>
      <w:bookmarkEnd w:id="97"/>
      <w:bookmarkEnd w:id="98"/>
      <w:bookmarkEnd w:id="99"/>
      <w:bookmarkEnd w:id="100"/>
      <w:r w:rsidR="00E8598C" w:rsidRPr="000A6031">
        <w:rPr>
          <w:rFonts w:cs="Times New Roman"/>
          <w:color w:val="auto"/>
          <w:szCs w:val="26"/>
        </w:rPr>
        <w:t> </w:t>
      </w:r>
    </w:p>
    <w:p w:rsidR="00E8598C" w:rsidRPr="000A6031" w:rsidRDefault="00E8598C" w:rsidP="00547EC1">
      <w:pPr>
        <w:spacing w:line="26" w:lineRule="atLeast"/>
        <w:ind w:firstLine="709"/>
        <w:rPr>
          <w:rFonts w:cs="Times New Roman"/>
          <w:bCs/>
          <w:szCs w:val="26"/>
        </w:rPr>
      </w:pPr>
      <w:r w:rsidRPr="000A6031">
        <w:rPr>
          <w:rFonts w:cs="Times New Roman"/>
          <w:bCs/>
          <w:szCs w:val="26"/>
        </w:rPr>
        <w:t xml:space="preserve">Ngôn ngữ </w:t>
      </w:r>
      <w:r w:rsidR="00635015">
        <w:rPr>
          <w:rFonts w:cs="Times New Roman"/>
          <w:bCs/>
          <w:szCs w:val="26"/>
        </w:rPr>
        <w:t>thuần tùy</w:t>
      </w:r>
      <w:r w:rsidRPr="000A6031">
        <w:rPr>
          <w:rFonts w:cs="Times New Roman"/>
          <w:bCs/>
          <w:szCs w:val="26"/>
        </w:rPr>
        <w:t xml:space="preserve"> hướng đối tượng.</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đa nền cho phép một chương trình có thể thực thi trên các hệ điều hành khác nhau (MS Windows, UNIX, Linux) mà không phải biên dịch lại chương trình. Phương châm của java là </w:t>
      </w:r>
      <w:r w:rsidRPr="000A6031">
        <w:rPr>
          <w:rFonts w:cs="Times New Roman"/>
          <w:szCs w:val="26"/>
        </w:rPr>
        <w:t>"Viết một lần ,  Chạy trên nhiều nền"</w:t>
      </w:r>
      <w:r w:rsidRPr="000A6031">
        <w:rPr>
          <w:rFonts w:cs="Times New Roman"/>
          <w:bCs/>
          <w:szCs w:val="26"/>
        </w:rPr>
        <w:t>  (Write Once, Run Anywhere).</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đa luồng, cho phép trong một chương trình có thể có nhiều luồng điều khiển được thực thi song song nhau, rất hữu ích cho các xử lý song song.</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phân tán, cho phép các đối tượng của một ứng dụng được phân bố và thực thi trên các máy tính khác nhau.</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động, cho phép mã lệnh của một chương trình được tải từ một máy tính về máy của người yêu cầu thực thi chương trình.</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an toàn, tất cả các thao tác truy xuất vào các thiết bị vào ra đều thực hiện trên máy ảo nhờ đó hạn chế các thao tác nguy hiểm cho máy tính thật.</w:t>
      </w:r>
    </w:p>
    <w:p w:rsidR="00E8598C" w:rsidRPr="000A6031" w:rsidRDefault="00E8598C" w:rsidP="00547EC1">
      <w:pPr>
        <w:spacing w:line="26" w:lineRule="atLeast"/>
        <w:ind w:firstLine="709"/>
        <w:rPr>
          <w:rFonts w:cs="Times New Roman"/>
          <w:bCs/>
          <w:szCs w:val="26"/>
        </w:rPr>
      </w:pPr>
      <w:r w:rsidRPr="000A6031">
        <w:rPr>
          <w:rFonts w:cs="Times New Roman"/>
          <w:bCs/>
          <w:szCs w:val="26"/>
        </w:rPr>
        <w:t>Ngôn ngữ đơn giản, dễ học, kiến trúc chương trình đơn giản, trong sáng.</w:t>
      </w:r>
    </w:p>
    <w:p w:rsidR="00E8598C" w:rsidRPr="000A6031" w:rsidRDefault="000A136D" w:rsidP="00635015">
      <w:pPr>
        <w:pStyle w:val="Heading3"/>
        <w:spacing w:before="120" w:after="120" w:line="26" w:lineRule="atLeast"/>
        <w:rPr>
          <w:rFonts w:cs="Times New Roman"/>
          <w:b w:val="0"/>
          <w:color w:val="auto"/>
          <w:szCs w:val="26"/>
        </w:rPr>
      </w:pPr>
      <w:bookmarkStart w:id="101" w:name="_Toc475801473"/>
      <w:bookmarkStart w:id="102" w:name="_Toc475999803"/>
      <w:bookmarkStart w:id="103" w:name="_Toc511914371"/>
      <w:bookmarkStart w:id="104" w:name="_Toc511914451"/>
      <w:bookmarkStart w:id="105" w:name="_Toc511919186"/>
      <w:r w:rsidRPr="000A6031">
        <w:rPr>
          <w:rFonts w:cs="Times New Roman"/>
          <w:color w:val="auto"/>
          <w:szCs w:val="26"/>
        </w:rPr>
        <w:t>1.</w:t>
      </w:r>
      <w:r w:rsidR="00A67684" w:rsidRPr="000A6031">
        <w:rPr>
          <w:rFonts w:cs="Times New Roman"/>
          <w:color w:val="auto"/>
          <w:szCs w:val="26"/>
        </w:rPr>
        <w:t xml:space="preserve">4.5 </w:t>
      </w:r>
      <w:r w:rsidR="00E8598C" w:rsidRPr="000A6031">
        <w:rPr>
          <w:rFonts w:cs="Times New Roman"/>
          <w:color w:val="auto"/>
          <w:szCs w:val="26"/>
        </w:rPr>
        <w:t>Máy ảo Java (JMV - Java Virtual Machine)</w:t>
      </w:r>
      <w:bookmarkEnd w:id="101"/>
      <w:bookmarkEnd w:id="102"/>
      <w:bookmarkEnd w:id="103"/>
      <w:bookmarkEnd w:id="104"/>
      <w:bookmarkEnd w:id="105"/>
    </w:p>
    <w:p w:rsidR="00E8598C" w:rsidRPr="000A6031" w:rsidRDefault="00E8598C" w:rsidP="00547EC1">
      <w:pPr>
        <w:spacing w:line="26" w:lineRule="atLeast"/>
        <w:ind w:firstLine="709"/>
        <w:rPr>
          <w:rFonts w:cs="Times New Roman"/>
          <w:szCs w:val="26"/>
        </w:rPr>
      </w:pPr>
      <w:r w:rsidRPr="000A6031">
        <w:rPr>
          <w:rFonts w:cs="Times New Roman"/>
          <w:szCs w:val="26"/>
        </w:rPr>
        <w:t>Để đảm bảo tính đa nền, Java sử dụng cơ chế</w:t>
      </w:r>
      <w:r w:rsidRPr="000A6031">
        <w:rPr>
          <w:rStyle w:val="apple-converted-space"/>
          <w:rFonts w:cs="Times New Roman"/>
          <w:szCs w:val="26"/>
        </w:rPr>
        <w:t> </w:t>
      </w:r>
      <w:r w:rsidRPr="000A6031">
        <w:rPr>
          <w:rStyle w:val="Strong"/>
          <w:rFonts w:cs="Times New Roman"/>
          <w:szCs w:val="26"/>
        </w:rPr>
        <w:t>Máy ảo của Java</w:t>
      </w:r>
      <w:r w:rsidRPr="000A6031">
        <w:rPr>
          <w:rFonts w:cs="Times New Roman"/>
          <w:szCs w:val="26"/>
        </w:rPr>
        <w:t>. ByteCode đó là ngôn ngữ máy của Máy ảo Java tương tự như các lệnh nhị phân của các máy tính thực. Một chương trình sau khi được viết bằng ngôn ngữ Java (có phần mở rộng là .java) phải được biên dịch thành tập tin thực thi được trên máy ảo Java (có phần mở rộng là .class).  Tập tin thực thi này chứa các chỉ thị dưới dạng mã Bytecode mà máy ảo Java hiểu được phải làm gì. </w:t>
      </w:r>
    </w:p>
    <w:p w:rsidR="00E8598C" w:rsidRPr="000A6031" w:rsidRDefault="00E8598C" w:rsidP="00547EC1">
      <w:pPr>
        <w:spacing w:line="26" w:lineRule="atLeast"/>
        <w:ind w:firstLine="709"/>
        <w:rPr>
          <w:rFonts w:cs="Times New Roman"/>
          <w:szCs w:val="26"/>
        </w:rPr>
      </w:pPr>
      <w:r w:rsidRPr="000A6031">
        <w:rPr>
          <w:rFonts w:cs="Times New Roman"/>
          <w:szCs w:val="26"/>
        </w:rPr>
        <w:t>Khi thực hiện một chương trình, máy ảo Java lần lượt thông dịch các chỉ thị dưới dạng Bytecode thành các chỉ thị dạng nhị phân của máy tính thực và thực thi thực sự chúng trên máy tính thực.</w:t>
      </w:r>
    </w:p>
    <w:p w:rsidR="00E8598C" w:rsidRPr="000A6031" w:rsidRDefault="00E8598C" w:rsidP="00547EC1">
      <w:pPr>
        <w:spacing w:line="26" w:lineRule="atLeast"/>
        <w:ind w:firstLine="709"/>
        <w:rPr>
          <w:rFonts w:cs="Times New Roman"/>
          <w:szCs w:val="26"/>
        </w:rPr>
      </w:pPr>
      <w:r w:rsidRPr="000A6031">
        <w:rPr>
          <w:rFonts w:cs="Times New Roman"/>
          <w:szCs w:val="26"/>
        </w:rPr>
        <w:t>Máy ảo thực tế đó là một chương trình thông dịch. Vì thế các hệ điều hành khác nhau sẽ có các máy ảo khác nhau. Để thực thi một ứng dụng của Java trên một hệ điều hành cụ thể, cần phải cài đặt máy ảo tương ứng cho hệ điều hành đó.</w:t>
      </w:r>
    </w:p>
    <w:p w:rsidR="00E8598C" w:rsidRPr="000A6031" w:rsidRDefault="000A136D" w:rsidP="00635015">
      <w:pPr>
        <w:pStyle w:val="Heading3"/>
        <w:spacing w:before="120" w:after="120" w:line="26" w:lineRule="atLeast"/>
        <w:rPr>
          <w:rFonts w:cs="Times New Roman"/>
          <w:b w:val="0"/>
          <w:color w:val="auto"/>
          <w:szCs w:val="26"/>
        </w:rPr>
      </w:pPr>
      <w:bookmarkStart w:id="106" w:name="_Toc475801474"/>
      <w:bookmarkStart w:id="107" w:name="_Toc475999804"/>
      <w:bookmarkStart w:id="108" w:name="_Toc511914372"/>
      <w:bookmarkStart w:id="109" w:name="_Toc511914452"/>
      <w:bookmarkStart w:id="110" w:name="_Toc511919187"/>
      <w:r w:rsidRPr="000A6031">
        <w:rPr>
          <w:rFonts w:cs="Times New Roman"/>
          <w:color w:val="auto"/>
          <w:szCs w:val="26"/>
        </w:rPr>
        <w:t>1.</w:t>
      </w:r>
      <w:r w:rsidR="00A67684" w:rsidRPr="000A6031">
        <w:rPr>
          <w:rFonts w:cs="Times New Roman"/>
          <w:color w:val="auto"/>
          <w:szCs w:val="26"/>
        </w:rPr>
        <w:t xml:space="preserve">4.6 </w:t>
      </w:r>
      <w:r w:rsidR="00E8598C" w:rsidRPr="000A6031">
        <w:rPr>
          <w:rFonts w:cs="Times New Roman"/>
          <w:color w:val="auto"/>
          <w:szCs w:val="26"/>
        </w:rPr>
        <w:t>Hai kiểu ứng dụng dưới ngôn ngữ java</w:t>
      </w:r>
      <w:bookmarkEnd w:id="106"/>
      <w:bookmarkEnd w:id="107"/>
      <w:bookmarkEnd w:id="108"/>
      <w:bookmarkEnd w:id="109"/>
      <w:bookmarkEnd w:id="110"/>
    </w:p>
    <w:p w:rsidR="00E8598C" w:rsidRPr="000A6031" w:rsidRDefault="00E8598C" w:rsidP="00547EC1">
      <w:pPr>
        <w:spacing w:line="26" w:lineRule="atLeast"/>
        <w:ind w:firstLine="709"/>
        <w:rPr>
          <w:rFonts w:cs="Times New Roman"/>
          <w:szCs w:val="26"/>
        </w:rPr>
      </w:pPr>
      <w:r w:rsidRPr="000A6031">
        <w:rPr>
          <w:rFonts w:cs="Times New Roman"/>
          <w:szCs w:val="26"/>
        </w:rPr>
        <w:t>Khi bắt đầu thiết kế một ứng dụng dưới ngôn ngữ Java, phải chọn kiểu cho nó là</w:t>
      </w:r>
      <w:r w:rsidRPr="000A6031">
        <w:rPr>
          <w:rStyle w:val="apple-converted-space"/>
          <w:rFonts w:cs="Times New Roman"/>
          <w:szCs w:val="26"/>
        </w:rPr>
        <w:t> </w:t>
      </w:r>
      <w:r w:rsidRPr="000A6031">
        <w:rPr>
          <w:rStyle w:val="Strong"/>
          <w:rFonts w:cs="Times New Roman"/>
          <w:szCs w:val="26"/>
        </w:rPr>
        <w:t>Application</w:t>
      </w:r>
      <w:r w:rsidRPr="000A6031">
        <w:rPr>
          <w:rStyle w:val="apple-converted-space"/>
          <w:rFonts w:cs="Times New Roman"/>
          <w:szCs w:val="26"/>
        </w:rPr>
        <w:t> </w:t>
      </w:r>
      <w:r w:rsidRPr="000A6031">
        <w:rPr>
          <w:rFonts w:cs="Times New Roman"/>
          <w:szCs w:val="26"/>
        </w:rPr>
        <w:t>hay</w:t>
      </w:r>
      <w:r w:rsidRPr="000A6031">
        <w:rPr>
          <w:rStyle w:val="apple-converted-space"/>
          <w:rFonts w:cs="Times New Roman"/>
          <w:szCs w:val="26"/>
        </w:rPr>
        <w:t> </w:t>
      </w:r>
      <w:r w:rsidRPr="000A6031">
        <w:rPr>
          <w:rStyle w:val="Strong"/>
          <w:rFonts w:cs="Times New Roman"/>
          <w:szCs w:val="26"/>
        </w:rPr>
        <w:t>Applet</w:t>
      </w:r>
      <w:r w:rsidRPr="000A6031">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b/>
          <w:bCs/>
          <w:szCs w:val="26"/>
        </w:rPr>
        <w:t>Applet</w:t>
      </w:r>
      <w:r w:rsidRPr="000A6031">
        <w:rPr>
          <w:rFonts w:cs="Times New Roman"/>
          <w:bCs/>
          <w:szCs w:val="26"/>
        </w:rPr>
        <w:t>:</w:t>
      </w:r>
      <w:r w:rsidRPr="000A6031">
        <w:rPr>
          <w:rFonts w:cs="Times New Roman"/>
          <w:szCs w:val="26"/>
        </w:rPr>
        <w:t> Là một chương trình ứng dụng được nhúng vào các trang web. Mã của chương trình được tải về máy người dùng từ Web server khi người dùng truy xuất đến trang web chứa nó.</w:t>
      </w:r>
    </w:p>
    <w:p w:rsidR="00E8598C" w:rsidRPr="000A6031" w:rsidRDefault="00E8598C" w:rsidP="00547EC1">
      <w:pPr>
        <w:spacing w:line="26" w:lineRule="atLeast"/>
        <w:ind w:firstLine="709"/>
        <w:rPr>
          <w:rFonts w:cs="Times New Roman"/>
          <w:szCs w:val="26"/>
        </w:rPr>
      </w:pPr>
      <w:r w:rsidRPr="000A6031">
        <w:rPr>
          <w:rFonts w:cs="Times New Roman"/>
          <w:b/>
          <w:bCs/>
          <w:szCs w:val="26"/>
        </w:rPr>
        <w:t>Application</w:t>
      </w:r>
      <w:r w:rsidRPr="000A6031">
        <w:rPr>
          <w:rFonts w:cs="Times New Roman"/>
          <w:bCs/>
          <w:szCs w:val="26"/>
        </w:rPr>
        <w:t>:</w:t>
      </w:r>
      <w:r w:rsidRPr="000A6031">
        <w:rPr>
          <w:rFonts w:cs="Times New Roman"/>
          <w:szCs w:val="26"/>
        </w:rPr>
        <w:t> Là một chương trình ứng dụng được thực thi trực tiếp trên các máy ảo của Java.</w:t>
      </w:r>
    </w:p>
    <w:p w:rsidR="00E8598C" w:rsidRPr="000A6031" w:rsidRDefault="000A136D" w:rsidP="00635015">
      <w:pPr>
        <w:pStyle w:val="Heading3"/>
        <w:spacing w:before="120" w:after="120" w:line="26" w:lineRule="atLeast"/>
        <w:rPr>
          <w:rFonts w:cs="Times New Roman"/>
          <w:b w:val="0"/>
          <w:color w:val="auto"/>
          <w:szCs w:val="26"/>
        </w:rPr>
      </w:pPr>
      <w:bookmarkStart w:id="111" w:name="_Toc475801475"/>
      <w:bookmarkStart w:id="112" w:name="_Toc475999805"/>
      <w:bookmarkStart w:id="113" w:name="_Toc511914373"/>
      <w:bookmarkStart w:id="114" w:name="_Toc511914453"/>
      <w:bookmarkStart w:id="115" w:name="_Toc511919188"/>
      <w:r w:rsidRPr="000A6031">
        <w:rPr>
          <w:rFonts w:cs="Times New Roman"/>
          <w:color w:val="auto"/>
          <w:szCs w:val="26"/>
        </w:rPr>
        <w:lastRenderedPageBreak/>
        <w:t>1.</w:t>
      </w:r>
      <w:r w:rsidR="00A67684" w:rsidRPr="000A6031">
        <w:rPr>
          <w:rFonts w:cs="Times New Roman"/>
          <w:color w:val="auto"/>
          <w:szCs w:val="26"/>
        </w:rPr>
        <w:t xml:space="preserve">4.7 </w:t>
      </w:r>
      <w:r w:rsidR="00E8598C" w:rsidRPr="000A6031">
        <w:rPr>
          <w:rFonts w:cs="Times New Roman"/>
          <w:color w:val="auto"/>
          <w:szCs w:val="26"/>
        </w:rPr>
        <w:t>Bộ phát triển ứng dụng Java (JDK- Java Development Kit)</w:t>
      </w:r>
      <w:bookmarkEnd w:id="111"/>
      <w:bookmarkEnd w:id="112"/>
      <w:bookmarkEnd w:id="113"/>
      <w:bookmarkEnd w:id="114"/>
      <w:bookmarkEnd w:id="115"/>
    </w:p>
    <w:p w:rsidR="00E8598C" w:rsidRPr="000A6031" w:rsidRDefault="00E8598C" w:rsidP="00547EC1">
      <w:pPr>
        <w:spacing w:line="26" w:lineRule="atLeast"/>
        <w:ind w:firstLine="709"/>
        <w:rPr>
          <w:rFonts w:cs="Times New Roman"/>
          <w:szCs w:val="26"/>
        </w:rPr>
      </w:pPr>
      <w:r w:rsidRPr="000A6031">
        <w:rPr>
          <w:rFonts w:cs="Times New Roman"/>
          <w:szCs w:val="26"/>
        </w:rPr>
        <w:t xml:space="preserve">JDK là một bộ công cụ cho phép người lập trình phát triển và triển khai các ứng dụng bằng ngôn ngữ java được cung cấp miễn phí bởi công ty JavaSoft (hoặc Sun). Có các bộ </w:t>
      </w:r>
      <w:r w:rsidR="00635015" w:rsidRPr="000A6031">
        <w:rPr>
          <w:rFonts w:cs="Times New Roman"/>
          <w:szCs w:val="26"/>
        </w:rPr>
        <w:t xml:space="preserve">JDK </w:t>
      </w:r>
      <w:r w:rsidRPr="000A6031">
        <w:rPr>
          <w:rFonts w:cs="Times New Roman"/>
          <w:szCs w:val="26"/>
        </w:rPr>
        <w:t>cho các hệ điều hành khác nhau. Các ấn bản của JDK không ngừng đượ</w:t>
      </w:r>
      <w:r w:rsidR="00F13E8D">
        <w:rPr>
          <w:rFonts w:cs="Times New Roman"/>
          <w:szCs w:val="26"/>
        </w:rPr>
        <w:t xml:space="preserve">c phát hành, </w:t>
      </w:r>
      <w:r w:rsidRPr="000A6031">
        <w:rPr>
          <w:rFonts w:cs="Times New Roman"/>
          <w:szCs w:val="26"/>
        </w:rPr>
        <w:t>có thể tải về từ địa chỉ</w:t>
      </w:r>
      <w:r w:rsidRPr="000A6031">
        <w:rPr>
          <w:rStyle w:val="apple-converted-space"/>
          <w:rFonts w:cs="Times New Roman"/>
          <w:szCs w:val="26"/>
        </w:rPr>
        <w:t> </w:t>
      </w:r>
      <w:hyperlink r:id="rId50" w:history="1">
        <w:r w:rsidRPr="000A6031">
          <w:rPr>
            <w:rStyle w:val="Hyperlink"/>
            <w:rFonts w:cs="Times New Roman"/>
            <w:color w:val="auto"/>
            <w:szCs w:val="26"/>
            <w:u w:val="none"/>
          </w:rPr>
          <w:t>http://java.sun.com</w:t>
        </w:r>
      </w:hyperlink>
      <w:r w:rsidRPr="000A6031">
        <w:rPr>
          <w:rStyle w:val="apple-converted-space"/>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Bộ công cụ này gồm các chương trình thực thi đáng chú ý sau:</w:t>
      </w:r>
    </w:p>
    <w:p w:rsidR="00E8598C" w:rsidRPr="00635015" w:rsidRDefault="00E8598C" w:rsidP="00F142FA">
      <w:pPr>
        <w:pStyle w:val="ListParagraph"/>
        <w:numPr>
          <w:ilvl w:val="0"/>
          <w:numId w:val="11"/>
        </w:numPr>
      </w:pPr>
      <w:r w:rsidRPr="00635015">
        <w:t>javac: Chương trình biên dịch các chương trình nguồn viết bằng ngôn ngữ java ra các tập tin thực thi được trên máy ảo Java.</w:t>
      </w:r>
    </w:p>
    <w:p w:rsidR="00E8598C" w:rsidRPr="00635015" w:rsidRDefault="00E8598C" w:rsidP="00F142FA">
      <w:pPr>
        <w:pStyle w:val="ListParagraph"/>
        <w:numPr>
          <w:ilvl w:val="0"/>
          <w:numId w:val="11"/>
        </w:numPr>
      </w:pPr>
      <w:r w:rsidRPr="00635015">
        <w:t>java: Đây là chương trình làm máy ảo của Java, thông dịch mã Bytecode của các chương trình kiểu application thành mã thực thi của máy thực.</w:t>
      </w:r>
    </w:p>
    <w:p w:rsidR="00E8598C" w:rsidRPr="00635015" w:rsidRDefault="00E8598C" w:rsidP="00F142FA">
      <w:pPr>
        <w:pStyle w:val="ListParagraph"/>
        <w:numPr>
          <w:ilvl w:val="0"/>
          <w:numId w:val="11"/>
        </w:numPr>
      </w:pPr>
      <w:r w:rsidRPr="00635015">
        <w:t>appletviewer: Bộ thông dịch, thực thi các chương trình kiểu applet.</w:t>
      </w:r>
    </w:p>
    <w:p w:rsidR="00E8598C" w:rsidRPr="00635015" w:rsidRDefault="00E8598C" w:rsidP="00F142FA">
      <w:pPr>
        <w:pStyle w:val="ListParagraph"/>
        <w:numPr>
          <w:ilvl w:val="0"/>
          <w:numId w:val="11"/>
        </w:numPr>
      </w:pPr>
      <w:r w:rsidRPr="00635015">
        <w:t>javadoc: Tạo tài liệu về chú thích chương trình nguồn một cách tự động.</w:t>
      </w:r>
    </w:p>
    <w:p w:rsidR="00E8598C" w:rsidRPr="00635015" w:rsidRDefault="00E8598C" w:rsidP="00F142FA">
      <w:pPr>
        <w:pStyle w:val="ListParagraph"/>
        <w:numPr>
          <w:ilvl w:val="0"/>
          <w:numId w:val="11"/>
        </w:numPr>
      </w:pPr>
      <w:r w:rsidRPr="00635015">
        <w:t>jdb: Trình gỡ rối.</w:t>
      </w:r>
    </w:p>
    <w:p w:rsidR="00E8598C" w:rsidRPr="00635015" w:rsidRDefault="00E8598C" w:rsidP="00F142FA">
      <w:pPr>
        <w:pStyle w:val="ListParagraph"/>
        <w:numPr>
          <w:ilvl w:val="0"/>
          <w:numId w:val="11"/>
        </w:numPr>
      </w:pPr>
      <w:r w:rsidRPr="00635015">
        <w:t xml:space="preserve">rmic: Tạo </w:t>
      </w:r>
      <w:r w:rsidR="00635015">
        <w:t>các sơ khai</w:t>
      </w:r>
      <w:r w:rsidRPr="00635015">
        <w:t xml:space="preserve"> cho ứng dụng kiểu </w:t>
      </w:r>
      <w:r w:rsidR="00635015" w:rsidRPr="00635015">
        <w:t>RMI</w:t>
      </w:r>
      <w:r w:rsidR="00635015">
        <w:t xml:space="preserve"> </w:t>
      </w:r>
      <w:r w:rsidR="00635015" w:rsidRPr="00635015">
        <w:t>(Remote Method Invocation), một kỹ thuật cài đặt các đối tượng phân tán vô cùng hiệu vô cùng hiệu quả và linh động</w:t>
      </w:r>
      <w:r w:rsidRPr="00635015">
        <w:t>.</w:t>
      </w:r>
    </w:p>
    <w:p w:rsidR="00E8598C" w:rsidRPr="00635015" w:rsidRDefault="00E8598C" w:rsidP="00F142FA">
      <w:pPr>
        <w:pStyle w:val="ListParagraph"/>
        <w:numPr>
          <w:ilvl w:val="0"/>
          <w:numId w:val="11"/>
        </w:numPr>
      </w:pPr>
      <w:r w:rsidRPr="00635015">
        <w:t>rmiregistry: Phục vụ danh bạ (Name Server) trong hệ thống RMI.</w:t>
      </w:r>
    </w:p>
    <w:p w:rsidR="00E8598C" w:rsidRPr="00635015" w:rsidRDefault="00E8598C" w:rsidP="00F142FA">
      <w:pPr>
        <w:pStyle w:val="ListParagraph"/>
        <w:numPr>
          <w:ilvl w:val="0"/>
          <w:numId w:val="11"/>
        </w:numPr>
      </w:pPr>
      <w:r w:rsidRPr="00635015">
        <w:t>Các phiên bản Java đã phát hành:</w:t>
      </w:r>
    </w:p>
    <w:p w:rsidR="00E8598C" w:rsidRPr="00635015" w:rsidRDefault="00E8598C" w:rsidP="00F142FA">
      <w:pPr>
        <w:pStyle w:val="ListParagraph"/>
        <w:numPr>
          <w:ilvl w:val="0"/>
          <w:numId w:val="11"/>
        </w:numPr>
      </w:pPr>
      <w:r w:rsidRPr="00635015">
        <w:t>JDK 1.0 (23 tháng 01, 1996)</w:t>
      </w:r>
    </w:p>
    <w:p w:rsidR="00E8598C" w:rsidRPr="00635015" w:rsidRDefault="00E8598C" w:rsidP="00F142FA">
      <w:pPr>
        <w:pStyle w:val="ListParagraph"/>
        <w:numPr>
          <w:ilvl w:val="0"/>
          <w:numId w:val="11"/>
        </w:numPr>
      </w:pPr>
      <w:r w:rsidRPr="00635015">
        <w:t>JDK 1.1 (19 tháng 2, 1997)</w:t>
      </w:r>
    </w:p>
    <w:p w:rsidR="00E8598C" w:rsidRPr="00635015" w:rsidRDefault="00E8598C" w:rsidP="00F142FA">
      <w:pPr>
        <w:pStyle w:val="ListParagraph"/>
        <w:numPr>
          <w:ilvl w:val="0"/>
          <w:numId w:val="11"/>
        </w:numPr>
      </w:pPr>
      <w:r w:rsidRPr="00635015">
        <w:t>J2SE 1.2 (Playground) 08 tháng 12, 1998</w:t>
      </w:r>
    </w:p>
    <w:p w:rsidR="00E8598C" w:rsidRPr="00635015" w:rsidRDefault="00E8598C" w:rsidP="00F142FA">
      <w:pPr>
        <w:pStyle w:val="ListParagraph"/>
        <w:numPr>
          <w:ilvl w:val="0"/>
          <w:numId w:val="11"/>
        </w:numPr>
      </w:pPr>
      <w:r w:rsidRPr="00635015">
        <w:t>J2SE 1.3 (Kestrel) 08 tháng 5, 2000</w:t>
      </w:r>
    </w:p>
    <w:p w:rsidR="00E8598C" w:rsidRPr="00635015" w:rsidRDefault="00E8598C" w:rsidP="00F142FA">
      <w:pPr>
        <w:pStyle w:val="ListParagraph"/>
        <w:numPr>
          <w:ilvl w:val="0"/>
          <w:numId w:val="11"/>
        </w:numPr>
      </w:pPr>
      <w:r w:rsidRPr="00635015">
        <w:t>J2SE 1.4.0 (Merlin) 06 tháng 02, 2002</w:t>
      </w:r>
    </w:p>
    <w:p w:rsidR="00E8598C" w:rsidRPr="00635015" w:rsidRDefault="00E8598C" w:rsidP="00F142FA">
      <w:pPr>
        <w:pStyle w:val="ListParagraph"/>
        <w:numPr>
          <w:ilvl w:val="0"/>
          <w:numId w:val="11"/>
        </w:numPr>
      </w:pPr>
      <w:r w:rsidRPr="00635015">
        <w:t>J2SE 5 (1.5.0) (Tiger) 30 tháng 9, 2004</w:t>
      </w:r>
    </w:p>
    <w:p w:rsidR="00E8598C" w:rsidRPr="00635015" w:rsidRDefault="00E8598C" w:rsidP="00F142FA">
      <w:pPr>
        <w:pStyle w:val="ListParagraph"/>
        <w:numPr>
          <w:ilvl w:val="0"/>
          <w:numId w:val="11"/>
        </w:numPr>
      </w:pPr>
      <w:r w:rsidRPr="00635015">
        <w:t>Java SE 6 (còn gọi là Mustang), được công bố </w:t>
      </w:r>
      <w:hyperlink r:id="rId51" w:tooltip="11 tháng 12" w:history="1">
        <w:r w:rsidRPr="00635015">
          <w:rPr>
            <w:rStyle w:val="Hyperlink"/>
          </w:rPr>
          <w:t>11 tháng 12</w:t>
        </w:r>
      </w:hyperlink>
      <w:r w:rsidRPr="00635015">
        <w:t> năm </w:t>
      </w:r>
      <w:hyperlink r:id="rId52" w:tooltip="2006" w:history="1">
        <w:r w:rsidRPr="00635015">
          <w:rPr>
            <w:rStyle w:val="Hyperlink"/>
          </w:rPr>
          <w:t>2006</w:t>
        </w:r>
      </w:hyperlink>
      <w:r w:rsidRPr="00635015">
        <w:t>, thông tin chính tại </w:t>
      </w:r>
      <w:hyperlink r:id="rId53" w:history="1">
        <w:r w:rsidRPr="00635015">
          <w:rPr>
            <w:rStyle w:val="Hyperlink"/>
          </w:rPr>
          <w:t>http://java.sun.com/javase/6/</w:t>
        </w:r>
      </w:hyperlink>
      <w:r w:rsidRPr="00635015">
        <w:t>. Các bản cập nhật 2 và 3 được đưa ra vào năm 2007, bản cập nhật 4 đưa ra tháng 1 năm 2008.</w:t>
      </w:r>
    </w:p>
    <w:p w:rsidR="00E8598C" w:rsidRPr="00635015" w:rsidRDefault="00E8598C" w:rsidP="00F142FA">
      <w:pPr>
        <w:pStyle w:val="ListParagraph"/>
        <w:numPr>
          <w:ilvl w:val="0"/>
          <w:numId w:val="11"/>
        </w:numPr>
      </w:pPr>
      <w:r w:rsidRPr="00635015">
        <w:t>JDK 6.18, 2010</w:t>
      </w:r>
    </w:p>
    <w:p w:rsidR="00E8598C" w:rsidRPr="00635015" w:rsidRDefault="00E8598C" w:rsidP="00F142FA">
      <w:pPr>
        <w:pStyle w:val="ListParagraph"/>
        <w:numPr>
          <w:ilvl w:val="0"/>
          <w:numId w:val="11"/>
        </w:numPr>
      </w:pPr>
      <w:r w:rsidRPr="00635015">
        <w:t>Java SE 7 (còn gọi là Dolphin), được bắt đầu từ tháng 8 năm 2006 và công bố ngày 28 tháng 7 năm 2011.</w:t>
      </w:r>
    </w:p>
    <w:p w:rsidR="00E8598C" w:rsidRPr="00635015" w:rsidRDefault="00E8598C" w:rsidP="00F142FA">
      <w:pPr>
        <w:pStyle w:val="ListParagraph"/>
        <w:numPr>
          <w:ilvl w:val="0"/>
          <w:numId w:val="11"/>
        </w:numPr>
      </w:pPr>
      <w:r w:rsidRPr="00635015">
        <w:t>JDK 8, 18 tháng 3 năm 2014</w:t>
      </w:r>
    </w:p>
    <w:p w:rsidR="00E8598C" w:rsidRPr="00635015" w:rsidRDefault="00E8598C" w:rsidP="00F142FA">
      <w:pPr>
        <w:pStyle w:val="ListParagraph"/>
        <w:numPr>
          <w:ilvl w:val="0"/>
          <w:numId w:val="11"/>
        </w:numPr>
      </w:pPr>
      <w:r w:rsidRPr="00635015">
        <w:t>JDK 9, năm 2016.</w:t>
      </w:r>
    </w:p>
    <w:p w:rsidR="00E8598C" w:rsidRPr="000A6031" w:rsidRDefault="000A136D" w:rsidP="00635015">
      <w:pPr>
        <w:pStyle w:val="Heading2"/>
        <w:spacing w:before="120" w:after="120" w:line="26" w:lineRule="atLeast"/>
        <w:rPr>
          <w:rFonts w:cs="Times New Roman"/>
          <w:color w:val="auto"/>
        </w:rPr>
      </w:pPr>
      <w:bookmarkStart w:id="116" w:name="_Toc469133635"/>
      <w:bookmarkStart w:id="117" w:name="_Toc469091681"/>
      <w:bookmarkStart w:id="118" w:name="_Toc475801478"/>
      <w:bookmarkStart w:id="119" w:name="_Toc475999808"/>
      <w:bookmarkStart w:id="120" w:name="_Toc507842839"/>
      <w:bookmarkStart w:id="121" w:name="_Toc511914374"/>
      <w:bookmarkStart w:id="122" w:name="_Toc511914454"/>
      <w:bookmarkStart w:id="123" w:name="_Toc511919189"/>
      <w:r w:rsidRPr="000A6031">
        <w:rPr>
          <w:rFonts w:cs="Times New Roman"/>
          <w:color w:val="auto"/>
        </w:rPr>
        <w:lastRenderedPageBreak/>
        <w:t>1.</w:t>
      </w:r>
      <w:r w:rsidR="00A67684" w:rsidRPr="000A6031">
        <w:rPr>
          <w:rFonts w:cs="Times New Roman"/>
          <w:color w:val="auto"/>
        </w:rPr>
        <w:t xml:space="preserve">5. </w:t>
      </w:r>
      <w:r w:rsidR="00E8598C" w:rsidRPr="000A6031">
        <w:rPr>
          <w:rFonts w:cs="Times New Roman"/>
          <w:color w:val="auto"/>
        </w:rPr>
        <w:t>Tìm hiểu về</w:t>
      </w:r>
      <w:r w:rsidR="00A67684" w:rsidRPr="000A6031">
        <w:rPr>
          <w:rFonts w:cs="Times New Roman"/>
          <w:color w:val="auto"/>
        </w:rPr>
        <w:t xml:space="preserve"> Hệ điều hành</w:t>
      </w:r>
      <w:r w:rsidR="00E8598C" w:rsidRPr="000A6031">
        <w:rPr>
          <w:rFonts w:cs="Times New Roman"/>
          <w:color w:val="auto"/>
        </w:rPr>
        <w:t xml:space="preserve"> Android</w:t>
      </w:r>
      <w:bookmarkEnd w:id="116"/>
      <w:bookmarkEnd w:id="117"/>
      <w:bookmarkEnd w:id="118"/>
      <w:bookmarkEnd w:id="119"/>
      <w:r w:rsidR="00A67684" w:rsidRPr="000A6031">
        <w:rPr>
          <w:rFonts w:cs="Times New Roman"/>
          <w:color w:val="auto"/>
        </w:rPr>
        <w:t xml:space="preserve"> trên thiết bị di động</w:t>
      </w:r>
      <w:bookmarkEnd w:id="120"/>
      <w:bookmarkEnd w:id="121"/>
      <w:bookmarkEnd w:id="122"/>
      <w:bookmarkEnd w:id="123"/>
    </w:p>
    <w:p w:rsidR="00E8598C" w:rsidRPr="000A6031" w:rsidRDefault="000A136D" w:rsidP="00635015">
      <w:pPr>
        <w:pStyle w:val="Heading3"/>
        <w:spacing w:before="120" w:after="120" w:line="26" w:lineRule="atLeast"/>
        <w:rPr>
          <w:rFonts w:cs="Times New Roman"/>
          <w:b w:val="0"/>
          <w:color w:val="auto"/>
          <w:szCs w:val="26"/>
        </w:rPr>
      </w:pPr>
      <w:bookmarkStart w:id="124" w:name="_Toc469133636"/>
      <w:bookmarkStart w:id="125" w:name="_Toc469091682"/>
      <w:bookmarkStart w:id="126" w:name="_Toc475801479"/>
      <w:bookmarkStart w:id="127" w:name="_Toc475999809"/>
      <w:bookmarkStart w:id="128" w:name="_Toc511914375"/>
      <w:bookmarkStart w:id="129" w:name="_Toc511914455"/>
      <w:bookmarkStart w:id="130" w:name="_Toc511919190"/>
      <w:r w:rsidRPr="000A6031">
        <w:rPr>
          <w:rFonts w:cs="Times New Roman"/>
          <w:color w:val="auto"/>
          <w:szCs w:val="26"/>
        </w:rPr>
        <w:t>1.</w:t>
      </w:r>
      <w:r w:rsidR="00A67684" w:rsidRPr="000A6031">
        <w:rPr>
          <w:rFonts w:cs="Times New Roman"/>
          <w:color w:val="auto"/>
          <w:szCs w:val="26"/>
        </w:rPr>
        <w:t xml:space="preserve">5.1 </w:t>
      </w:r>
      <w:r w:rsidR="00E8598C" w:rsidRPr="000A6031">
        <w:rPr>
          <w:rFonts w:cs="Times New Roman"/>
          <w:color w:val="auto"/>
          <w:szCs w:val="26"/>
        </w:rPr>
        <w:t>Giới thiệu</w:t>
      </w:r>
      <w:bookmarkEnd w:id="124"/>
      <w:bookmarkEnd w:id="125"/>
      <w:bookmarkEnd w:id="126"/>
      <w:bookmarkEnd w:id="127"/>
      <w:bookmarkEnd w:id="128"/>
      <w:bookmarkEnd w:id="129"/>
      <w:bookmarkEnd w:id="130"/>
    </w:p>
    <w:p w:rsidR="00E8598C" w:rsidRPr="000A6031" w:rsidRDefault="004A4A32" w:rsidP="00635015">
      <w:pPr>
        <w:spacing w:line="26" w:lineRule="atLeast"/>
        <w:ind w:firstLine="709"/>
        <w:rPr>
          <w:rFonts w:cs="Times New Roman"/>
          <w:szCs w:val="26"/>
        </w:rPr>
      </w:pPr>
      <w:hyperlink r:id="rId54" w:tooltip="wikt:android" w:history="1">
        <w:r w:rsidR="00E8598C" w:rsidRPr="000A6031">
          <w:rPr>
            <w:rStyle w:val="Hyperlink"/>
            <w:rFonts w:cs="Times New Roman"/>
            <w:b/>
            <w:bCs/>
            <w:color w:val="auto"/>
            <w:szCs w:val="26"/>
            <w:u w:val="none"/>
          </w:rPr>
          <w:t>Android</w:t>
        </w:r>
      </w:hyperlink>
      <w:r w:rsidR="00E8598C" w:rsidRPr="000A6031">
        <w:rPr>
          <w:rStyle w:val="apple-converted-space"/>
          <w:rFonts w:cs="Times New Roman"/>
          <w:szCs w:val="26"/>
        </w:rPr>
        <w:t> </w:t>
      </w:r>
      <w:r w:rsidR="00E8598C" w:rsidRPr="000A6031">
        <w:rPr>
          <w:rFonts w:cs="Times New Roman"/>
          <w:szCs w:val="26"/>
        </w:rPr>
        <w:t>là một</w:t>
      </w:r>
      <w:r w:rsidR="00E8598C" w:rsidRPr="000A6031">
        <w:rPr>
          <w:rStyle w:val="apple-converted-space"/>
          <w:rFonts w:cs="Times New Roman"/>
          <w:szCs w:val="26"/>
        </w:rPr>
        <w:t> </w:t>
      </w:r>
      <w:hyperlink r:id="rId55" w:tooltip="Hệ điều hành di động (trang chưa được viết)" w:history="1">
        <w:r w:rsidR="00E8598C" w:rsidRPr="000A6031">
          <w:rPr>
            <w:rStyle w:val="Hyperlink"/>
            <w:rFonts w:cs="Times New Roman"/>
            <w:color w:val="auto"/>
            <w:szCs w:val="26"/>
            <w:u w:val="none"/>
          </w:rPr>
          <w:t>hệ điều hành</w:t>
        </w:r>
      </w:hyperlink>
      <w:r w:rsidR="00E8598C" w:rsidRPr="000A6031">
        <w:rPr>
          <w:rStyle w:val="apple-converted-space"/>
          <w:rFonts w:cs="Times New Roman"/>
          <w:szCs w:val="26"/>
        </w:rPr>
        <w:t> </w:t>
      </w:r>
      <w:r w:rsidR="00E8598C" w:rsidRPr="000A6031">
        <w:rPr>
          <w:rFonts w:cs="Times New Roman"/>
          <w:szCs w:val="26"/>
        </w:rPr>
        <w:t>dựa trên nền tảng</w:t>
      </w:r>
      <w:r w:rsidR="00E8598C" w:rsidRPr="000A6031">
        <w:rPr>
          <w:rStyle w:val="apple-converted-space"/>
          <w:rFonts w:cs="Times New Roman"/>
          <w:szCs w:val="26"/>
        </w:rPr>
        <w:t> </w:t>
      </w:r>
      <w:hyperlink r:id="rId56" w:tooltip="Linux" w:history="1">
        <w:r w:rsidR="00E8598C" w:rsidRPr="000A6031">
          <w:rPr>
            <w:rStyle w:val="Hyperlink"/>
            <w:rFonts w:cs="Times New Roman"/>
            <w:b/>
            <w:color w:val="auto"/>
            <w:szCs w:val="26"/>
            <w:u w:val="none"/>
          </w:rPr>
          <w:t>Linux</w:t>
        </w:r>
      </w:hyperlink>
      <w:r w:rsidR="00E8598C" w:rsidRPr="000A6031">
        <w:rPr>
          <w:rStyle w:val="apple-converted-space"/>
          <w:rFonts w:cs="Times New Roman"/>
          <w:szCs w:val="26"/>
        </w:rPr>
        <w:t> </w:t>
      </w:r>
      <w:r w:rsidR="00E8598C" w:rsidRPr="000A6031">
        <w:rPr>
          <w:rFonts w:cs="Times New Roman"/>
          <w:szCs w:val="26"/>
        </w:rPr>
        <w:t>được thiết kế dành cho các thiết bị di động có</w:t>
      </w:r>
      <w:r w:rsidR="00E8598C" w:rsidRPr="000A6031">
        <w:rPr>
          <w:rStyle w:val="apple-converted-space"/>
          <w:rFonts w:cs="Times New Roman"/>
          <w:szCs w:val="26"/>
        </w:rPr>
        <w:t> </w:t>
      </w:r>
      <w:hyperlink r:id="rId57" w:tooltip="Màn hình cảm ứng" w:history="1">
        <w:r w:rsidR="00E8598C" w:rsidRPr="000A6031">
          <w:rPr>
            <w:rStyle w:val="Hyperlink"/>
            <w:rFonts w:cs="Times New Roman"/>
            <w:color w:val="auto"/>
            <w:szCs w:val="26"/>
            <w:u w:val="none"/>
          </w:rPr>
          <w:t>màn hình cảm ứng</w:t>
        </w:r>
      </w:hyperlink>
      <w:r w:rsidR="00E8598C" w:rsidRPr="000A6031">
        <w:rPr>
          <w:rStyle w:val="apple-converted-space"/>
          <w:rFonts w:cs="Times New Roman"/>
          <w:szCs w:val="26"/>
        </w:rPr>
        <w:t> </w:t>
      </w:r>
      <w:r w:rsidR="00E8598C" w:rsidRPr="000A6031">
        <w:rPr>
          <w:rFonts w:cs="Times New Roman"/>
          <w:szCs w:val="26"/>
        </w:rPr>
        <w:t>như</w:t>
      </w:r>
      <w:r w:rsidR="00E8598C" w:rsidRPr="000A6031">
        <w:rPr>
          <w:rStyle w:val="apple-converted-space"/>
          <w:rFonts w:cs="Times New Roman"/>
          <w:szCs w:val="26"/>
        </w:rPr>
        <w:t> </w:t>
      </w:r>
      <w:hyperlink r:id="rId58" w:tooltip="Điện thoại thông minh" w:history="1">
        <w:r w:rsidR="00E8598C" w:rsidRPr="000A6031">
          <w:rPr>
            <w:rStyle w:val="Hyperlink"/>
            <w:rFonts w:cs="Times New Roman"/>
            <w:color w:val="auto"/>
            <w:szCs w:val="26"/>
            <w:u w:val="none"/>
          </w:rPr>
          <w:t>điện thoại thông minh</w:t>
        </w:r>
      </w:hyperlink>
      <w:r w:rsidR="00E8598C" w:rsidRPr="000A6031">
        <w:rPr>
          <w:rStyle w:val="apple-converted-space"/>
          <w:rFonts w:cs="Times New Roman"/>
          <w:szCs w:val="26"/>
        </w:rPr>
        <w:t> </w:t>
      </w:r>
      <w:r w:rsidR="00E8598C" w:rsidRPr="000A6031">
        <w:rPr>
          <w:rFonts w:cs="Times New Roman"/>
          <w:szCs w:val="26"/>
        </w:rPr>
        <w:t>và</w:t>
      </w:r>
      <w:r w:rsidR="00E8598C" w:rsidRPr="000A6031">
        <w:rPr>
          <w:rStyle w:val="apple-converted-space"/>
          <w:rFonts w:cs="Times New Roman"/>
          <w:szCs w:val="26"/>
        </w:rPr>
        <w:t> </w:t>
      </w:r>
      <w:hyperlink r:id="rId59" w:tooltip="Máy tính bảng" w:history="1">
        <w:r w:rsidR="00E8598C" w:rsidRPr="000A6031">
          <w:rPr>
            <w:rStyle w:val="Hyperlink"/>
            <w:rFonts w:cs="Times New Roman"/>
            <w:color w:val="auto"/>
            <w:szCs w:val="26"/>
            <w:u w:val="none"/>
          </w:rPr>
          <w:t>máy tính bảng</w:t>
        </w:r>
      </w:hyperlink>
      <w:r w:rsidR="00E8598C" w:rsidRPr="000A6031">
        <w:rPr>
          <w:rFonts w:cs="Times New Roman"/>
          <w:szCs w:val="26"/>
        </w:rPr>
        <w:t xml:space="preserve">. Ban đầu, </w:t>
      </w:r>
      <w:r w:rsidR="00E8598C" w:rsidRPr="000A6031">
        <w:rPr>
          <w:rFonts w:cs="Times New Roman"/>
          <w:b/>
          <w:szCs w:val="26"/>
        </w:rPr>
        <w:t>Android</w:t>
      </w:r>
      <w:r w:rsidR="00E8598C" w:rsidRPr="000A6031">
        <w:rPr>
          <w:rFonts w:cs="Times New Roman"/>
          <w:szCs w:val="26"/>
        </w:rPr>
        <w:t xml:space="preserve"> được phát triển bởi Tổng công ty </w:t>
      </w:r>
      <w:r w:rsidR="00E8598C" w:rsidRPr="000A6031">
        <w:rPr>
          <w:rFonts w:cs="Times New Roman"/>
          <w:b/>
          <w:szCs w:val="26"/>
        </w:rPr>
        <w:t>Android</w:t>
      </w:r>
      <w:r w:rsidR="00E8598C" w:rsidRPr="000A6031">
        <w:rPr>
          <w:rFonts w:cs="Times New Roman"/>
          <w:szCs w:val="26"/>
        </w:rPr>
        <w:t>, với sự hỗ trợ tài chính từ</w:t>
      </w:r>
      <w:r w:rsidR="00E8598C" w:rsidRPr="000A6031">
        <w:rPr>
          <w:rStyle w:val="apple-converted-space"/>
          <w:rFonts w:cs="Times New Roman"/>
          <w:szCs w:val="26"/>
        </w:rPr>
        <w:t> </w:t>
      </w:r>
      <w:hyperlink r:id="rId60" w:tooltip="Google" w:history="1">
        <w:r w:rsidR="00E8598C" w:rsidRPr="000A6031">
          <w:rPr>
            <w:rStyle w:val="Hyperlink"/>
            <w:rFonts w:cs="Times New Roman"/>
            <w:color w:val="auto"/>
            <w:szCs w:val="26"/>
            <w:u w:val="none"/>
          </w:rPr>
          <w:t>Google</w:t>
        </w:r>
      </w:hyperlink>
      <w:r w:rsidR="00E8598C" w:rsidRPr="000A6031">
        <w:rPr>
          <w:rStyle w:val="apple-converted-space"/>
          <w:rFonts w:cs="Times New Roman"/>
          <w:szCs w:val="26"/>
        </w:rPr>
        <w:t> </w:t>
      </w:r>
      <w:r w:rsidR="00E8598C" w:rsidRPr="000A6031">
        <w:rPr>
          <w:rFonts w:cs="Times New Roman"/>
          <w:szCs w:val="26"/>
        </w:rPr>
        <w:t xml:space="preserve">và sau này được chính </w:t>
      </w:r>
      <w:r w:rsidR="00E8598C" w:rsidRPr="000A6031">
        <w:rPr>
          <w:rFonts w:cs="Times New Roman"/>
          <w:b/>
          <w:szCs w:val="26"/>
        </w:rPr>
        <w:t>Google</w:t>
      </w:r>
      <w:r w:rsidR="00E8598C" w:rsidRPr="000A6031">
        <w:rPr>
          <w:rFonts w:cs="Times New Roman"/>
          <w:szCs w:val="26"/>
        </w:rPr>
        <w:t xml:space="preserve"> mua lại vào năm 2005. </w:t>
      </w:r>
      <w:r w:rsidR="00E8598C" w:rsidRPr="000A6031">
        <w:rPr>
          <w:rFonts w:cs="Times New Roman"/>
          <w:b/>
          <w:szCs w:val="26"/>
        </w:rPr>
        <w:t>Android</w:t>
      </w:r>
      <w:r w:rsidR="00E8598C" w:rsidRPr="000A6031">
        <w:rPr>
          <w:rFonts w:cs="Times New Roman"/>
          <w:szCs w:val="26"/>
        </w:rPr>
        <w:t xml:space="preserve"> ra mắt vào năm 2007 cùng với tuyên bố thành lập</w:t>
      </w:r>
      <w:r w:rsidR="00E8598C" w:rsidRPr="000A6031">
        <w:rPr>
          <w:rStyle w:val="apple-converted-space"/>
          <w:rFonts w:cs="Times New Roman"/>
          <w:szCs w:val="26"/>
        </w:rPr>
        <w:t> </w:t>
      </w:r>
      <w:hyperlink r:id="rId61" w:tooltip="Liên minh thiết bị cầm tay mở" w:history="1">
        <w:r w:rsidR="00E8598C" w:rsidRPr="000A6031">
          <w:rPr>
            <w:rStyle w:val="Hyperlink"/>
            <w:rFonts w:cs="Times New Roman"/>
            <w:color w:val="auto"/>
            <w:szCs w:val="26"/>
            <w:u w:val="none"/>
          </w:rPr>
          <w:t>Liên minh thiết bị cầm tay mở</w:t>
        </w:r>
      </w:hyperlink>
      <w:r w:rsidR="00E8598C" w:rsidRPr="000A6031">
        <w:rPr>
          <w:rFonts w:cs="Times New Roman"/>
          <w:szCs w:val="26"/>
        </w:rPr>
        <w:t>: một hiệp hội gồm các công ty</w:t>
      </w:r>
      <w:r w:rsidR="00E8598C" w:rsidRPr="000A6031">
        <w:rPr>
          <w:rStyle w:val="apple-converted-space"/>
          <w:rFonts w:cs="Times New Roman"/>
          <w:szCs w:val="26"/>
        </w:rPr>
        <w:t> </w:t>
      </w:r>
      <w:hyperlink r:id="rId62" w:tooltip="Phần cứng" w:history="1">
        <w:r w:rsidR="00E8598C" w:rsidRPr="000A6031">
          <w:rPr>
            <w:rStyle w:val="Hyperlink"/>
            <w:rFonts w:cs="Times New Roman"/>
            <w:color w:val="auto"/>
            <w:szCs w:val="26"/>
            <w:u w:val="none"/>
          </w:rPr>
          <w:t>phần cứng</w:t>
        </w:r>
      </w:hyperlink>
      <w:r w:rsidR="00E8598C" w:rsidRPr="000A6031">
        <w:rPr>
          <w:rFonts w:cs="Times New Roman"/>
          <w:szCs w:val="26"/>
        </w:rPr>
        <w:t>,</w:t>
      </w:r>
      <w:r w:rsidR="00E8598C" w:rsidRPr="000A6031">
        <w:rPr>
          <w:rStyle w:val="apple-converted-space"/>
          <w:rFonts w:cs="Times New Roman"/>
          <w:szCs w:val="26"/>
        </w:rPr>
        <w:t> </w:t>
      </w:r>
      <w:hyperlink r:id="rId63" w:tooltip="Phần mềm" w:history="1">
        <w:r w:rsidR="00E8598C" w:rsidRPr="000A6031">
          <w:rPr>
            <w:rStyle w:val="Hyperlink"/>
            <w:rFonts w:cs="Times New Roman"/>
            <w:color w:val="auto"/>
            <w:szCs w:val="26"/>
            <w:u w:val="none"/>
          </w:rPr>
          <w:t>phần mềm</w:t>
        </w:r>
      </w:hyperlink>
      <w:r w:rsidR="00E8598C" w:rsidRPr="000A6031">
        <w:rPr>
          <w:rFonts w:cs="Times New Roman"/>
          <w:szCs w:val="26"/>
        </w:rPr>
        <w:t>, và</w:t>
      </w:r>
      <w:r w:rsidR="00E8598C" w:rsidRPr="000A6031">
        <w:rPr>
          <w:rStyle w:val="apple-converted-space"/>
          <w:rFonts w:cs="Times New Roman"/>
          <w:szCs w:val="26"/>
        </w:rPr>
        <w:t> </w:t>
      </w:r>
      <w:hyperlink r:id="rId64" w:tooltip="Viễn thông" w:history="1">
        <w:r w:rsidR="00E8598C" w:rsidRPr="000A6031">
          <w:rPr>
            <w:rStyle w:val="Hyperlink"/>
            <w:rFonts w:cs="Times New Roman"/>
            <w:color w:val="auto"/>
            <w:szCs w:val="26"/>
            <w:u w:val="none"/>
          </w:rPr>
          <w:t>viễn thông</w:t>
        </w:r>
      </w:hyperlink>
      <w:r w:rsidR="00E8598C" w:rsidRPr="000A6031">
        <w:rPr>
          <w:rStyle w:val="apple-converted-space"/>
          <w:rFonts w:cs="Times New Roman"/>
          <w:szCs w:val="26"/>
        </w:rPr>
        <w:t> </w:t>
      </w:r>
      <w:r w:rsidR="00E8598C" w:rsidRPr="000A6031">
        <w:rPr>
          <w:rFonts w:cs="Times New Roman"/>
          <w:szCs w:val="26"/>
        </w:rPr>
        <w:t>với mục tiêu đẩy mạnh các</w:t>
      </w:r>
      <w:r w:rsidR="00E8598C" w:rsidRPr="000A6031">
        <w:rPr>
          <w:rStyle w:val="apple-converted-space"/>
          <w:rFonts w:cs="Times New Roman"/>
          <w:szCs w:val="26"/>
        </w:rPr>
        <w:t> </w:t>
      </w:r>
      <w:hyperlink r:id="rId65" w:tooltip="Tiêu chuẩn mở (trang chưa được viết)" w:history="1">
        <w:r w:rsidR="00E8598C" w:rsidRPr="000A6031">
          <w:rPr>
            <w:rStyle w:val="Hyperlink"/>
            <w:rFonts w:cs="Times New Roman"/>
            <w:color w:val="auto"/>
            <w:szCs w:val="26"/>
            <w:u w:val="none"/>
          </w:rPr>
          <w:t>tiêu chuẩn mở</w:t>
        </w:r>
      </w:hyperlink>
      <w:r w:rsidR="00E8598C" w:rsidRPr="000A6031">
        <w:rPr>
          <w:rStyle w:val="apple-converted-space"/>
          <w:rFonts w:cs="Times New Roman"/>
          <w:szCs w:val="26"/>
        </w:rPr>
        <w:t> </w:t>
      </w:r>
      <w:r w:rsidR="00E8598C" w:rsidRPr="000A6031">
        <w:rPr>
          <w:rFonts w:cs="Times New Roman"/>
          <w:szCs w:val="26"/>
        </w:rPr>
        <w:t>cho các thiết bị di động.</w:t>
      </w:r>
      <w:r w:rsidR="00E8598C" w:rsidRPr="000A6031">
        <w:rPr>
          <w:rStyle w:val="apple-converted-space"/>
          <w:rFonts w:cs="Times New Roman"/>
          <w:szCs w:val="26"/>
        </w:rPr>
        <w:t> </w:t>
      </w:r>
      <w:r w:rsidR="00E8598C" w:rsidRPr="000A6031">
        <w:rPr>
          <w:rFonts w:cs="Times New Roman"/>
          <w:szCs w:val="26"/>
        </w:rPr>
        <w:t xml:space="preserve">Chiếc điện thoại đầu tiên chạy </w:t>
      </w:r>
      <w:r w:rsidR="00E8598C" w:rsidRPr="000A6031">
        <w:rPr>
          <w:rFonts w:cs="Times New Roman"/>
          <w:b/>
          <w:szCs w:val="26"/>
        </w:rPr>
        <w:t>Android</w:t>
      </w:r>
      <w:r w:rsidR="00E8598C" w:rsidRPr="000A6031">
        <w:rPr>
          <w:rFonts w:cs="Times New Roman"/>
          <w:szCs w:val="26"/>
        </w:rPr>
        <w:t xml:space="preserve"> được bán vào tháng 10 năm 2008.</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Các phiên bản đã phát hành của Android: </w:t>
      </w:r>
    </w:p>
    <w:tbl>
      <w:tblPr>
        <w:tblStyle w:val="TableGrid"/>
        <w:tblW w:w="9360" w:type="dxa"/>
        <w:tblLayout w:type="fixed"/>
        <w:tblLook w:val="04A0" w:firstRow="1" w:lastRow="0" w:firstColumn="1" w:lastColumn="0" w:noHBand="0" w:noVBand="1"/>
      </w:tblPr>
      <w:tblGrid>
        <w:gridCol w:w="1844"/>
        <w:gridCol w:w="1844"/>
        <w:gridCol w:w="3403"/>
        <w:gridCol w:w="2269"/>
      </w:tblGrid>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b/>
                <w:szCs w:val="26"/>
              </w:rPr>
            </w:pPr>
            <w:r w:rsidRPr="000A6031">
              <w:rPr>
                <w:rFonts w:cs="Times New Roman"/>
                <w:b/>
                <w:szCs w:val="26"/>
              </w:rPr>
              <w:t>Tên mã</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b/>
                <w:szCs w:val="26"/>
              </w:rPr>
            </w:pPr>
            <w:r w:rsidRPr="000A6031">
              <w:rPr>
                <w:rFonts w:cs="Times New Roman"/>
                <w:b/>
                <w:szCs w:val="26"/>
              </w:rPr>
              <w:t>Phiên bản</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b/>
                <w:szCs w:val="26"/>
              </w:rPr>
            </w:pPr>
            <w:r w:rsidRPr="000A6031">
              <w:rPr>
                <w:rFonts w:cs="Times New Roman"/>
                <w:b/>
                <w:szCs w:val="26"/>
              </w:rPr>
              <w:t>Ngày phát hành</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b/>
                <w:szCs w:val="26"/>
              </w:rPr>
            </w:pPr>
            <w:r w:rsidRPr="000A6031">
              <w:rPr>
                <w:rFonts w:cs="Times New Roman"/>
                <w:b/>
                <w:szCs w:val="26"/>
              </w:rPr>
              <w:t>Cấp API</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Alpha</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1.0</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September 23, 2008</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Beta</w:t>
            </w:r>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February 9,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4A4A32" w:rsidP="00635015">
            <w:pPr>
              <w:spacing w:after="120" w:line="26" w:lineRule="atLeast"/>
              <w:jc w:val="center"/>
              <w:rPr>
                <w:rFonts w:cs="Times New Roman"/>
                <w:szCs w:val="26"/>
              </w:rPr>
            </w:pPr>
            <w:hyperlink r:id="rId66" w:tooltip="Android Cupcake" w:history="1">
              <w:r w:rsidR="00E8598C" w:rsidRPr="000A6031">
                <w:rPr>
                  <w:rStyle w:val="Hyperlink"/>
                  <w:rFonts w:cs="Times New Roman"/>
                  <w:color w:val="auto"/>
                  <w:szCs w:val="26"/>
                  <w:u w:val="none"/>
                </w:rPr>
                <w:t>Cupcake</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1.5</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April 27,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3</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4A4A32" w:rsidP="00635015">
            <w:pPr>
              <w:spacing w:after="120" w:line="26" w:lineRule="atLeast"/>
              <w:jc w:val="center"/>
              <w:rPr>
                <w:rFonts w:cs="Times New Roman"/>
                <w:szCs w:val="26"/>
              </w:rPr>
            </w:pPr>
            <w:hyperlink r:id="rId67" w:tooltip="Android Donut" w:history="1">
              <w:r w:rsidR="00E8598C" w:rsidRPr="000A6031">
                <w:rPr>
                  <w:rStyle w:val="Hyperlink"/>
                  <w:rFonts w:cs="Times New Roman"/>
                  <w:color w:val="auto"/>
                  <w:szCs w:val="26"/>
                  <w:u w:val="none"/>
                </w:rPr>
                <w:t>Donut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1.6</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September 15,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4</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4A4A32" w:rsidP="00635015">
            <w:pPr>
              <w:spacing w:after="120" w:line="26" w:lineRule="atLeast"/>
              <w:jc w:val="center"/>
              <w:rPr>
                <w:rFonts w:cs="Times New Roman"/>
                <w:szCs w:val="26"/>
              </w:rPr>
            </w:pPr>
            <w:hyperlink r:id="rId68" w:tooltip="Android Eclair" w:history="1">
              <w:r w:rsidR="00E8598C" w:rsidRPr="000A6031">
                <w:rPr>
                  <w:rStyle w:val="Hyperlink"/>
                  <w:rFonts w:cs="Times New Roman"/>
                  <w:color w:val="auto"/>
                  <w:szCs w:val="26"/>
                  <w:u w:val="none"/>
                </w:rPr>
                <w:t>Eclair</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2.0 – 2.1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26, 2009</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5–7</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4A4A32" w:rsidP="00635015">
            <w:pPr>
              <w:spacing w:after="120" w:line="26" w:lineRule="atLeast"/>
              <w:jc w:val="center"/>
              <w:rPr>
                <w:rFonts w:cs="Times New Roman"/>
                <w:szCs w:val="26"/>
              </w:rPr>
            </w:pPr>
            <w:hyperlink r:id="rId69" w:tooltip="Android Froyo" w:history="1">
              <w:r w:rsidR="00E8598C" w:rsidRPr="000A6031">
                <w:rPr>
                  <w:rStyle w:val="Hyperlink"/>
                  <w:rFonts w:cs="Times New Roman"/>
                  <w:color w:val="auto"/>
                  <w:szCs w:val="26"/>
                  <w:u w:val="none"/>
                </w:rPr>
                <w:t>Froyo</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2.2 – 2.2.3</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May 20, 2010</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8</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4A4A32" w:rsidP="00635015">
            <w:pPr>
              <w:spacing w:after="120" w:line="26" w:lineRule="atLeast"/>
              <w:jc w:val="center"/>
              <w:rPr>
                <w:rFonts w:cs="Times New Roman"/>
                <w:szCs w:val="26"/>
              </w:rPr>
            </w:pPr>
            <w:hyperlink r:id="rId70" w:tooltip="Android Gingerbread" w:history="1">
              <w:r w:rsidR="00E8598C" w:rsidRPr="000A6031">
                <w:rPr>
                  <w:rStyle w:val="Hyperlink"/>
                  <w:rFonts w:cs="Times New Roman"/>
                  <w:color w:val="auto"/>
                  <w:szCs w:val="26"/>
                  <w:u w:val="none"/>
                </w:rPr>
                <w:t>Gingerbread</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2.3 – 2.3.7</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December 6, 2010</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9–10</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4A4A32" w:rsidP="00635015">
            <w:pPr>
              <w:spacing w:after="120" w:line="26" w:lineRule="atLeast"/>
              <w:jc w:val="center"/>
              <w:rPr>
                <w:rFonts w:cs="Times New Roman"/>
                <w:szCs w:val="26"/>
              </w:rPr>
            </w:pPr>
            <w:hyperlink r:id="rId71" w:tooltip="Android Honeycomb" w:history="1">
              <w:r w:rsidR="00E8598C" w:rsidRPr="000A6031">
                <w:rPr>
                  <w:rStyle w:val="Hyperlink"/>
                  <w:rFonts w:cs="Times New Roman"/>
                  <w:color w:val="auto"/>
                  <w:szCs w:val="26"/>
                  <w:u w:val="none"/>
                </w:rPr>
                <w:t>Honeycomb</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3.0 – 3.2.6</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February 22, 2011</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11–13</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4A4A32" w:rsidP="00635015">
            <w:pPr>
              <w:spacing w:after="120" w:line="26" w:lineRule="atLeast"/>
              <w:jc w:val="center"/>
              <w:rPr>
                <w:rFonts w:cs="Times New Roman"/>
                <w:szCs w:val="26"/>
              </w:rPr>
            </w:pPr>
            <w:hyperlink r:id="rId72" w:tooltip="Android Ice Cream Sandwich" w:history="1">
              <w:r w:rsidR="00E8598C" w:rsidRPr="000A6031">
                <w:rPr>
                  <w:rStyle w:val="Hyperlink"/>
                  <w:rFonts w:cs="Times New Roman"/>
                  <w:color w:val="auto"/>
                  <w:szCs w:val="26"/>
                  <w:u w:val="none"/>
                </w:rPr>
                <w:t>Ice Cream Sandwich</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4.0 – 4.0.4</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18, 2011</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14–15</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4A4A32" w:rsidP="00635015">
            <w:pPr>
              <w:spacing w:after="120" w:line="26" w:lineRule="atLeast"/>
              <w:jc w:val="center"/>
              <w:rPr>
                <w:rFonts w:cs="Times New Roman"/>
                <w:szCs w:val="26"/>
              </w:rPr>
            </w:pPr>
            <w:hyperlink r:id="rId73" w:tooltip="Android Jelly Bean" w:history="1">
              <w:r w:rsidR="00E8598C" w:rsidRPr="000A6031">
                <w:rPr>
                  <w:rStyle w:val="Hyperlink"/>
                  <w:rFonts w:cs="Times New Roman"/>
                  <w:color w:val="auto"/>
                  <w:szCs w:val="26"/>
                  <w:u w:val="none"/>
                </w:rPr>
                <w:t>Jelly Bean</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4.1 – 4.3.1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July 9, 2012</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16–18</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4A4A32" w:rsidP="00635015">
            <w:pPr>
              <w:spacing w:after="120" w:line="26" w:lineRule="atLeast"/>
              <w:jc w:val="center"/>
              <w:rPr>
                <w:rFonts w:cs="Times New Roman"/>
                <w:szCs w:val="26"/>
              </w:rPr>
            </w:pPr>
            <w:hyperlink r:id="rId74" w:tooltip="Android KitKat" w:history="1">
              <w:r w:rsidR="00E8598C" w:rsidRPr="000A6031">
                <w:rPr>
                  <w:rStyle w:val="Hyperlink"/>
                  <w:rFonts w:cs="Times New Roman"/>
                  <w:color w:val="auto"/>
                  <w:szCs w:val="26"/>
                  <w:u w:val="none"/>
                </w:rPr>
                <w:t>KitKat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4.4 – 4.4.4</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31, 2013</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19</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4A4A32" w:rsidP="00635015">
            <w:pPr>
              <w:spacing w:after="120" w:line="26" w:lineRule="atLeast"/>
              <w:jc w:val="center"/>
              <w:rPr>
                <w:rFonts w:cs="Times New Roman"/>
                <w:szCs w:val="26"/>
              </w:rPr>
            </w:pPr>
            <w:hyperlink r:id="rId75" w:tooltip="Android Lollipop" w:history="1">
              <w:r w:rsidR="00E8598C" w:rsidRPr="000A6031">
                <w:rPr>
                  <w:rStyle w:val="Hyperlink"/>
                  <w:rFonts w:cs="Times New Roman"/>
                  <w:color w:val="auto"/>
                  <w:szCs w:val="26"/>
                  <w:u w:val="none"/>
                </w:rPr>
                <w:t>Lollipop</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5.0 – 5.1.1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November 12, 2014</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21–22</w:t>
            </w:r>
          </w:p>
        </w:tc>
      </w:tr>
      <w:tr w:rsidR="00490E61"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4A4A32" w:rsidP="00635015">
            <w:pPr>
              <w:spacing w:after="120" w:line="26" w:lineRule="atLeast"/>
              <w:jc w:val="center"/>
              <w:rPr>
                <w:rFonts w:cs="Times New Roman"/>
                <w:szCs w:val="26"/>
              </w:rPr>
            </w:pPr>
            <w:hyperlink r:id="rId76" w:tooltip="Android Marshmallow" w:history="1">
              <w:r w:rsidR="00E8598C" w:rsidRPr="000A6031">
                <w:rPr>
                  <w:rStyle w:val="Hyperlink"/>
                  <w:rFonts w:cs="Times New Roman"/>
                  <w:color w:val="auto"/>
                  <w:szCs w:val="26"/>
                  <w:u w:val="none"/>
                </w:rPr>
                <w:t>Marshmallow</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szCs w:val="26"/>
              </w:rPr>
              <w:t>6.0 – 6.0.1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October 5, 2015</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szCs w:val="26"/>
              </w:rPr>
              <w:t>23</w:t>
            </w:r>
          </w:p>
        </w:tc>
      </w:tr>
      <w:tr w:rsidR="00E8598C" w:rsidRPr="000A6031" w:rsidTr="00635015">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4A4A32" w:rsidP="00635015">
            <w:pPr>
              <w:spacing w:after="120" w:line="26" w:lineRule="atLeast"/>
              <w:jc w:val="center"/>
              <w:rPr>
                <w:rFonts w:cs="Times New Roman"/>
                <w:szCs w:val="26"/>
              </w:rPr>
            </w:pPr>
            <w:hyperlink r:id="rId77" w:tooltip="Android Nougat" w:history="1">
              <w:r w:rsidR="00E8598C" w:rsidRPr="000A6031">
                <w:rPr>
                  <w:rStyle w:val="Hyperlink"/>
                  <w:rFonts w:cs="Times New Roman"/>
                  <w:bCs/>
                  <w:color w:val="auto"/>
                  <w:szCs w:val="26"/>
                  <w:u w:val="none"/>
                </w:rPr>
                <w:t>Nougat</w:t>
              </w:r>
            </w:hyperlink>
          </w:p>
        </w:tc>
        <w:tc>
          <w:tcPr>
            <w:tcW w:w="1844"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jc w:val="center"/>
              <w:rPr>
                <w:rFonts w:cs="Times New Roman"/>
                <w:szCs w:val="26"/>
              </w:rPr>
            </w:pPr>
            <w:r w:rsidRPr="000A6031">
              <w:rPr>
                <w:rFonts w:cs="Times New Roman"/>
                <w:bCs/>
                <w:szCs w:val="26"/>
              </w:rPr>
              <w:t>7.0 – 7.1.1</w:t>
            </w:r>
          </w:p>
        </w:tc>
        <w:tc>
          <w:tcPr>
            <w:tcW w:w="3403"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bCs/>
                <w:szCs w:val="26"/>
              </w:rPr>
              <w:t>August 22, 2016</w:t>
            </w:r>
          </w:p>
        </w:tc>
        <w:tc>
          <w:tcPr>
            <w:tcW w:w="2269" w:type="dxa"/>
            <w:tcBorders>
              <w:top w:val="single" w:sz="4" w:space="0" w:color="auto"/>
              <w:left w:val="single" w:sz="4" w:space="0" w:color="auto"/>
              <w:bottom w:val="single" w:sz="4" w:space="0" w:color="auto"/>
              <w:right w:val="single" w:sz="4" w:space="0" w:color="auto"/>
            </w:tcBorders>
            <w:vAlign w:val="center"/>
            <w:hideMark/>
          </w:tcPr>
          <w:p w:rsidR="00E8598C" w:rsidRPr="000A6031" w:rsidRDefault="00E8598C" w:rsidP="00635015">
            <w:pPr>
              <w:spacing w:after="120" w:line="26" w:lineRule="atLeast"/>
              <w:ind w:firstLine="709"/>
              <w:jc w:val="center"/>
              <w:rPr>
                <w:rFonts w:cs="Times New Roman"/>
                <w:szCs w:val="26"/>
              </w:rPr>
            </w:pPr>
            <w:r w:rsidRPr="000A6031">
              <w:rPr>
                <w:rFonts w:cs="Times New Roman"/>
                <w:bCs/>
                <w:szCs w:val="26"/>
              </w:rPr>
              <w:t>24–25</w:t>
            </w:r>
          </w:p>
        </w:tc>
      </w:tr>
    </w:tbl>
    <w:p w:rsidR="00E8598C" w:rsidRPr="000A6031" w:rsidRDefault="008F3934" w:rsidP="00547EC1">
      <w:pPr>
        <w:spacing w:line="26" w:lineRule="atLeast"/>
        <w:ind w:firstLine="709"/>
        <w:jc w:val="center"/>
        <w:rPr>
          <w:rFonts w:cs="Times New Roman"/>
          <w:szCs w:val="26"/>
        </w:rPr>
      </w:pPr>
      <w:r w:rsidRPr="000A6031">
        <w:rPr>
          <w:rFonts w:cs="Times New Roman"/>
          <w:szCs w:val="26"/>
        </w:rPr>
        <w:t>Bảng 1.1: Các phiên bản hệ điều hành Android phát triển theo thời gian.</w:t>
      </w:r>
    </w:p>
    <w:p w:rsidR="008F3934" w:rsidRPr="000A6031" w:rsidRDefault="008F3934" w:rsidP="00547EC1">
      <w:pPr>
        <w:spacing w:line="26" w:lineRule="atLeast"/>
        <w:ind w:firstLine="709"/>
        <w:rPr>
          <w:rFonts w:cs="Times New Roman"/>
          <w:szCs w:val="26"/>
        </w:rPr>
      </w:pPr>
    </w:p>
    <w:p w:rsidR="00E8598C" w:rsidRPr="000A6031" w:rsidRDefault="008F3934" w:rsidP="00935095">
      <w:pPr>
        <w:pStyle w:val="Heading3"/>
        <w:spacing w:before="120" w:after="120" w:line="26" w:lineRule="atLeast"/>
        <w:rPr>
          <w:rFonts w:cs="Times New Roman"/>
          <w:b w:val="0"/>
          <w:color w:val="auto"/>
          <w:szCs w:val="26"/>
        </w:rPr>
      </w:pPr>
      <w:bookmarkStart w:id="131" w:name="_Toc469133637"/>
      <w:bookmarkStart w:id="132" w:name="_Toc469091683"/>
      <w:bookmarkStart w:id="133" w:name="_Toc475801480"/>
      <w:bookmarkStart w:id="134" w:name="_Toc475999810"/>
      <w:bookmarkStart w:id="135" w:name="_Toc511914376"/>
      <w:bookmarkStart w:id="136" w:name="_Toc511914456"/>
      <w:bookmarkStart w:id="137" w:name="_Toc511919191"/>
      <w:r w:rsidRPr="000A6031">
        <w:rPr>
          <w:rFonts w:cs="Times New Roman"/>
          <w:color w:val="auto"/>
          <w:szCs w:val="26"/>
        </w:rPr>
        <w:t>1.</w:t>
      </w:r>
      <w:r w:rsidR="00A67684" w:rsidRPr="000A6031">
        <w:rPr>
          <w:rFonts w:cs="Times New Roman"/>
          <w:color w:val="auto"/>
          <w:szCs w:val="26"/>
        </w:rPr>
        <w:t xml:space="preserve">5.2 </w:t>
      </w:r>
      <w:r w:rsidR="00E8598C" w:rsidRPr="000A6031">
        <w:rPr>
          <w:rFonts w:cs="Times New Roman"/>
          <w:color w:val="auto"/>
          <w:szCs w:val="26"/>
        </w:rPr>
        <w:t>Cài đặt môi trường JDK và công cụ lập trình Android Studio</w:t>
      </w:r>
      <w:bookmarkEnd w:id="131"/>
      <w:bookmarkEnd w:id="132"/>
      <w:bookmarkEnd w:id="133"/>
      <w:bookmarkEnd w:id="134"/>
      <w:bookmarkEnd w:id="135"/>
      <w:bookmarkEnd w:id="136"/>
      <w:bookmarkEnd w:id="137"/>
    </w:p>
    <w:p w:rsidR="00E8598C" w:rsidRPr="000A6031" w:rsidRDefault="00E8598C" w:rsidP="00547EC1">
      <w:pPr>
        <w:spacing w:line="26" w:lineRule="atLeast"/>
        <w:ind w:firstLine="709"/>
        <w:rPr>
          <w:rFonts w:cs="Times New Roman"/>
          <w:szCs w:val="26"/>
        </w:rPr>
      </w:pPr>
      <w:r w:rsidRPr="000A6031">
        <w:rPr>
          <w:rFonts w:cs="Times New Roman"/>
          <w:szCs w:val="26"/>
        </w:rPr>
        <w:t>Để có thể xây dựng được phần mềm trên nền tảng Android thì máy tính phải được cài môi trường java và công cụ lập trình, ở đề tài này nhóm em sử dụng công cụ Android Studio để lập trình, ngoài công cụ này thì các lập trình viên còn có thể sử dụng bộ ADT dùng cho Eclipse để xây dựng phần mềm.</w:t>
      </w:r>
    </w:p>
    <w:p w:rsidR="00E8598C" w:rsidRPr="00935095" w:rsidRDefault="00E8598C" w:rsidP="00F142FA">
      <w:pPr>
        <w:pStyle w:val="ListParagraph"/>
        <w:numPr>
          <w:ilvl w:val="0"/>
          <w:numId w:val="11"/>
        </w:numPr>
      </w:pPr>
      <w:r w:rsidRPr="00935095">
        <w:t>Cài</w:t>
      </w:r>
      <w:r w:rsidR="00935095">
        <w:t xml:space="preserve"> đặt</w:t>
      </w:r>
      <w:r w:rsidRPr="00935095">
        <w:t xml:space="preserve"> JDK:</w:t>
      </w:r>
    </w:p>
    <w:p w:rsidR="008F3934" w:rsidRPr="00935095" w:rsidRDefault="00E8598C" w:rsidP="00935095">
      <w:pPr>
        <w:ind w:firstLine="360"/>
      </w:pPr>
      <w:r w:rsidRPr="00935095">
        <w:t>Đầ</w:t>
      </w:r>
      <w:r w:rsidR="008F3934" w:rsidRPr="00935095">
        <w:t xml:space="preserve">u </w:t>
      </w:r>
      <w:r w:rsidRPr="00935095">
        <w:t>tiên tải bộ cài JDK tại:</w:t>
      </w:r>
    </w:p>
    <w:p w:rsidR="00E8598C" w:rsidRPr="00935095" w:rsidRDefault="004A4A32" w:rsidP="00935095">
      <w:pPr>
        <w:ind w:firstLine="360"/>
      </w:pPr>
      <w:hyperlink r:id="rId78" w:history="1">
        <w:r w:rsidR="00E8598C" w:rsidRPr="00935095">
          <w:rPr>
            <w:rStyle w:val="Hyperlink"/>
          </w:rPr>
          <w:t>http://www.oracle.com/technetwork/java/javase/downloads/index.html</w:t>
        </w:r>
      </w:hyperlink>
    </w:p>
    <w:p w:rsidR="00E8598C" w:rsidRPr="00935095" w:rsidRDefault="00E8598C" w:rsidP="00935095">
      <w:pPr>
        <w:ind w:firstLine="360"/>
      </w:pPr>
      <w:r w:rsidRPr="00935095">
        <w:t>Thiết lập biến môi trường: xem tại link dưới đây</w:t>
      </w:r>
    </w:p>
    <w:p w:rsidR="00E8598C" w:rsidRPr="00935095" w:rsidRDefault="004A4A32" w:rsidP="00935095">
      <w:pPr>
        <w:ind w:firstLine="360"/>
      </w:pPr>
      <w:hyperlink r:id="rId79" w:history="1">
        <w:r w:rsidR="00E8598C" w:rsidRPr="00935095">
          <w:rPr>
            <w:rStyle w:val="Hyperlink"/>
          </w:rPr>
          <w:t>http://windybook.com/java-bai-2-thiet-lap-bien-moi-truong-java-va-cai-dat-ide-netbean/</w:t>
        </w:r>
      </w:hyperlink>
    </w:p>
    <w:p w:rsidR="00E8598C" w:rsidRPr="00935095" w:rsidRDefault="00E8598C" w:rsidP="00F142FA">
      <w:pPr>
        <w:pStyle w:val="ListParagraph"/>
        <w:numPr>
          <w:ilvl w:val="0"/>
          <w:numId w:val="11"/>
        </w:numPr>
      </w:pPr>
      <w:r w:rsidRPr="00935095">
        <w:t>Cà</w:t>
      </w:r>
      <w:r w:rsidR="00935095">
        <w:t xml:space="preserve"> đặt</w:t>
      </w:r>
      <w:r w:rsidR="00935095" w:rsidRPr="00935095">
        <w:t xml:space="preserve"> </w:t>
      </w:r>
      <w:r w:rsidRPr="00935095">
        <w:t>i Android Studio:</w:t>
      </w:r>
    </w:p>
    <w:p w:rsidR="00E8598C" w:rsidRPr="00935095" w:rsidRDefault="00E8598C" w:rsidP="00935095">
      <w:pPr>
        <w:ind w:firstLine="360"/>
      </w:pPr>
      <w:r w:rsidRPr="00935095">
        <w:t>Tải file cài tại:</w:t>
      </w:r>
      <w:r w:rsidR="008F3934" w:rsidRPr="00935095">
        <w:t xml:space="preserve"> </w:t>
      </w:r>
      <w:hyperlink r:id="rId80" w:history="1">
        <w:r w:rsidRPr="00935095">
          <w:rPr>
            <w:rStyle w:val="Hyperlink"/>
          </w:rPr>
          <w:t>https://developer.android.com/studio/index.html</w:t>
        </w:r>
      </w:hyperlink>
    </w:p>
    <w:p w:rsidR="00E8598C" w:rsidRPr="00935095" w:rsidRDefault="00935095" w:rsidP="00935095">
      <w:pPr>
        <w:ind w:firstLine="360"/>
      </w:pPr>
      <w:r>
        <w:t>Xem hướng dẫn cài đặt tại link sau</w:t>
      </w:r>
    </w:p>
    <w:p w:rsidR="00E8598C" w:rsidRPr="00935095" w:rsidRDefault="004A4A32" w:rsidP="00935095">
      <w:pPr>
        <w:ind w:firstLine="360"/>
      </w:pPr>
      <w:hyperlink r:id="rId81" w:history="1">
        <w:r w:rsidR="00E8598C" w:rsidRPr="00935095">
          <w:rPr>
            <w:rStyle w:val="Hyperlink"/>
          </w:rPr>
          <w:t>https://developer.android.com/studio/install.html</w:t>
        </w:r>
      </w:hyperlink>
    </w:p>
    <w:p w:rsidR="00E8598C" w:rsidRPr="000A6031" w:rsidRDefault="008F3934" w:rsidP="00935095">
      <w:pPr>
        <w:pStyle w:val="Heading3"/>
        <w:spacing w:before="120" w:after="120" w:line="26" w:lineRule="atLeast"/>
        <w:rPr>
          <w:rFonts w:cs="Times New Roman"/>
          <w:b w:val="0"/>
          <w:color w:val="auto"/>
          <w:szCs w:val="26"/>
        </w:rPr>
      </w:pPr>
      <w:bookmarkStart w:id="138" w:name="_Toc469133638"/>
      <w:bookmarkStart w:id="139" w:name="_Toc469091684"/>
      <w:bookmarkStart w:id="140" w:name="_Toc475801481"/>
      <w:bookmarkStart w:id="141" w:name="_Toc475999811"/>
      <w:bookmarkStart w:id="142" w:name="_Toc511914377"/>
      <w:bookmarkStart w:id="143" w:name="_Toc511914457"/>
      <w:bookmarkStart w:id="144" w:name="_Toc511919192"/>
      <w:r w:rsidRPr="000A6031">
        <w:rPr>
          <w:rFonts w:cs="Times New Roman"/>
          <w:color w:val="auto"/>
          <w:szCs w:val="26"/>
        </w:rPr>
        <w:t>1.</w:t>
      </w:r>
      <w:r w:rsidR="00A67684" w:rsidRPr="000A6031">
        <w:rPr>
          <w:rFonts w:cs="Times New Roman"/>
          <w:color w:val="auto"/>
          <w:szCs w:val="26"/>
        </w:rPr>
        <w:t xml:space="preserve">5.3 </w:t>
      </w:r>
      <w:r w:rsidR="00E8598C" w:rsidRPr="000A6031">
        <w:rPr>
          <w:rFonts w:cs="Times New Roman"/>
          <w:color w:val="auto"/>
          <w:szCs w:val="26"/>
        </w:rPr>
        <w:t>Vòng đời của một ứng dụng Android</w:t>
      </w:r>
      <w:bookmarkEnd w:id="138"/>
      <w:bookmarkEnd w:id="139"/>
      <w:bookmarkEnd w:id="140"/>
      <w:bookmarkEnd w:id="141"/>
      <w:bookmarkEnd w:id="142"/>
      <w:bookmarkEnd w:id="143"/>
      <w:bookmarkEnd w:id="144"/>
    </w:p>
    <w:p w:rsidR="00E8598C" w:rsidRPr="000A6031" w:rsidRDefault="00E8598C" w:rsidP="00547EC1">
      <w:pPr>
        <w:spacing w:line="26" w:lineRule="atLeast"/>
        <w:ind w:firstLine="709"/>
        <w:rPr>
          <w:rFonts w:cs="Times New Roman"/>
          <w:szCs w:val="26"/>
        </w:rPr>
      </w:pPr>
      <w:r w:rsidRPr="000A6031">
        <w:rPr>
          <w:rFonts w:cs="Times New Roman"/>
          <w:szCs w:val="26"/>
        </w:rPr>
        <w:t>Trước khi tìm hiểu về vòng đời của một ứng dụng Android thì ta cần nắm rõ một số các khái niệm sau:</w:t>
      </w:r>
    </w:p>
    <w:p w:rsidR="00E8598C" w:rsidRPr="000A6031" w:rsidRDefault="00E8598C" w:rsidP="00547EC1">
      <w:pPr>
        <w:spacing w:line="26" w:lineRule="atLeast"/>
        <w:ind w:firstLine="709"/>
        <w:rPr>
          <w:rStyle w:val="Strong"/>
          <w:rFonts w:cs="Times New Roman"/>
          <w:b w:val="0"/>
          <w:bCs w:val="0"/>
          <w:szCs w:val="26"/>
        </w:rPr>
      </w:pPr>
      <w:r w:rsidRPr="000A6031">
        <w:rPr>
          <w:rStyle w:val="Strong"/>
          <w:rFonts w:cs="Times New Roman"/>
          <w:szCs w:val="26"/>
          <w:shd w:val="clear" w:color="auto" w:fill="FEFEFE"/>
        </w:rPr>
        <w:t xml:space="preserve">Application: </w:t>
      </w:r>
      <w:r w:rsidRPr="000A6031">
        <w:rPr>
          <w:rFonts w:cs="Times New Roman"/>
          <w:szCs w:val="26"/>
          <w:shd w:val="clear" w:color="auto" w:fill="FEFEFE"/>
        </w:rPr>
        <w:t>Mỗi một Android Project khi biên dịch thành công thì sẽ được đóng gói thành tập tin</w:t>
      </w:r>
      <w:r w:rsidRPr="000A6031">
        <w:rPr>
          <w:rStyle w:val="apple-converted-space"/>
          <w:rFonts w:cs="Times New Roman"/>
          <w:szCs w:val="26"/>
          <w:shd w:val="clear" w:color="auto" w:fill="FEFEFE"/>
        </w:rPr>
        <w:t> </w:t>
      </w:r>
      <w:r w:rsidRPr="000A6031">
        <w:rPr>
          <w:rStyle w:val="Strong"/>
          <w:rFonts w:cs="Times New Roman"/>
          <w:szCs w:val="26"/>
          <w:shd w:val="clear" w:color="auto" w:fill="FEFEFE"/>
        </w:rPr>
        <w:t>.apk</w:t>
      </w:r>
      <w:r w:rsidRPr="000A6031">
        <w:rPr>
          <w:rFonts w:cs="Times New Roman"/>
          <w:szCs w:val="26"/>
          <w:shd w:val="clear" w:color="auto" w:fill="FEFEFE"/>
        </w:rPr>
        <w:t>, tập tin</w:t>
      </w:r>
      <w:r w:rsidRPr="000A6031">
        <w:rPr>
          <w:rStyle w:val="apple-converted-space"/>
          <w:rFonts w:cs="Times New Roman"/>
          <w:b/>
          <w:bCs/>
          <w:szCs w:val="26"/>
          <w:shd w:val="clear" w:color="auto" w:fill="FEFEFE"/>
        </w:rPr>
        <w:t> </w:t>
      </w:r>
      <w:r w:rsidRPr="000A6031">
        <w:rPr>
          <w:rStyle w:val="Strong"/>
          <w:rFonts w:cs="Times New Roman"/>
          <w:szCs w:val="26"/>
          <w:shd w:val="clear" w:color="auto" w:fill="FEFEFE"/>
        </w:rPr>
        <w:t>.apk</w:t>
      </w:r>
      <w:r w:rsidRPr="000A6031">
        <w:rPr>
          <w:rStyle w:val="apple-converted-space"/>
          <w:rFonts w:cs="Times New Roman"/>
          <w:b/>
          <w:bCs/>
          <w:szCs w:val="26"/>
          <w:shd w:val="clear" w:color="auto" w:fill="FEFEFE"/>
        </w:rPr>
        <w:t> </w:t>
      </w:r>
      <w:r w:rsidRPr="000A6031">
        <w:rPr>
          <w:rFonts w:cs="Times New Roman"/>
          <w:szCs w:val="26"/>
          <w:shd w:val="clear" w:color="auto" w:fill="FEFEFE"/>
        </w:rPr>
        <w:t>được gọi là một Application.</w:t>
      </w:r>
    </w:p>
    <w:p w:rsidR="00E8598C" w:rsidRPr="000A6031" w:rsidRDefault="00E8598C" w:rsidP="00547EC1">
      <w:pPr>
        <w:spacing w:line="26" w:lineRule="atLeast"/>
        <w:ind w:firstLine="709"/>
        <w:rPr>
          <w:rStyle w:val="apple-converted-space"/>
          <w:rFonts w:cs="Times New Roman"/>
          <w:szCs w:val="26"/>
        </w:rPr>
      </w:pPr>
      <w:r w:rsidRPr="000A6031">
        <w:rPr>
          <w:rStyle w:val="Strong"/>
          <w:rFonts w:cs="Times New Roman"/>
          <w:szCs w:val="26"/>
          <w:shd w:val="clear" w:color="auto" w:fill="FEFEFE"/>
        </w:rPr>
        <w:t>Activities</w:t>
      </w:r>
      <w:r w:rsidRPr="000A6031">
        <w:rPr>
          <w:rStyle w:val="apple-converted-space"/>
          <w:rFonts w:cs="Times New Roman"/>
          <w:b/>
          <w:bCs/>
          <w:szCs w:val="26"/>
          <w:shd w:val="clear" w:color="auto" w:fill="FEFEFE"/>
        </w:rPr>
        <w:t xml:space="preserve">: </w:t>
      </w:r>
      <w:r w:rsidRPr="000A6031">
        <w:rPr>
          <w:rFonts w:cs="Times New Roman"/>
          <w:szCs w:val="26"/>
          <w:shd w:val="clear" w:color="auto" w:fill="FEFEFE"/>
        </w:rPr>
        <w:t xml:space="preserve">Thông thường trong một ứng dụng (Application) sẽ có một hoặc nhiều Activity. </w:t>
      </w:r>
      <w:r w:rsidRPr="000A6031">
        <w:rPr>
          <w:rStyle w:val="apple-converted-space"/>
          <w:rFonts w:cs="Times New Roman"/>
          <w:szCs w:val="26"/>
          <w:shd w:val="clear" w:color="auto" w:fill="FEFEFE"/>
        </w:rPr>
        <w:t> </w:t>
      </w:r>
      <w:r w:rsidRPr="000A6031">
        <w:rPr>
          <w:rFonts w:cs="Times New Roman"/>
          <w:szCs w:val="26"/>
          <w:shd w:val="clear" w:color="auto" w:fill="FEFEFE"/>
        </w:rPr>
        <w:t>Mỗi một Activity này sẽ có một vòng đời riêng độc lập hoàn toàn với các Activity khác và</w:t>
      </w:r>
      <w:r w:rsidRPr="000A6031">
        <w:rPr>
          <w:rStyle w:val="apple-converted-space"/>
          <w:rFonts w:cs="Times New Roman"/>
          <w:szCs w:val="26"/>
          <w:shd w:val="clear" w:color="auto" w:fill="FEFEFE"/>
        </w:rPr>
        <w:t> </w:t>
      </w:r>
      <w:r w:rsidRPr="000A6031">
        <w:rPr>
          <w:rFonts w:cs="Times New Roman"/>
          <w:szCs w:val="26"/>
          <w:shd w:val="clear" w:color="auto" w:fill="FEFEFE"/>
        </w:rPr>
        <w:t>bắt buộc nó phải được khai báo trong Manifest.</w:t>
      </w:r>
    </w:p>
    <w:p w:rsidR="00E8598C" w:rsidRPr="000A6031" w:rsidRDefault="00E8598C" w:rsidP="00547EC1">
      <w:pPr>
        <w:spacing w:line="26" w:lineRule="atLeast"/>
        <w:ind w:firstLine="709"/>
        <w:rPr>
          <w:rStyle w:val="Strong"/>
          <w:rFonts w:cs="Times New Roman"/>
          <w:b w:val="0"/>
          <w:bCs w:val="0"/>
          <w:szCs w:val="26"/>
        </w:rPr>
      </w:pPr>
      <w:r w:rsidRPr="000A6031">
        <w:rPr>
          <w:rStyle w:val="Strong"/>
          <w:rFonts w:cs="Times New Roman"/>
          <w:szCs w:val="26"/>
          <w:shd w:val="clear" w:color="auto" w:fill="FEFEFE"/>
        </w:rPr>
        <w:t xml:space="preserve">Activity Stack: </w:t>
      </w:r>
      <w:r w:rsidRPr="000A6031">
        <w:rPr>
          <w:rFonts w:cs="Times New Roman"/>
          <w:szCs w:val="26"/>
          <w:shd w:val="clear" w:color="auto" w:fill="FEFEFE"/>
        </w:rPr>
        <w:t xml:space="preserve">Activity Stack hoạt động theo cơ chế </w:t>
      </w:r>
      <w:r w:rsidR="00935095">
        <w:rPr>
          <w:rFonts w:cs="Times New Roman"/>
          <w:szCs w:val="26"/>
          <w:shd w:val="clear" w:color="auto" w:fill="FEFEFE"/>
        </w:rPr>
        <w:t>ngăn xếp</w:t>
      </w:r>
      <w:r w:rsidRPr="000A6031">
        <w:rPr>
          <w:rFonts w:cs="Times New Roman"/>
          <w:szCs w:val="26"/>
          <w:shd w:val="clear" w:color="auto" w:fill="FEFEFE"/>
        </w:rPr>
        <w:t>. Mỗi một Activity mới được mở lên nó sẽ ở bên trên Activity cũ, để trở về Activity thì chỉ cần nhấn nút “Back” để trở về hoặc viết lệnh.</w:t>
      </w:r>
    </w:p>
    <w:p w:rsidR="00E8598C" w:rsidRPr="000A6031" w:rsidRDefault="00E8598C" w:rsidP="00547EC1">
      <w:pPr>
        <w:spacing w:line="26" w:lineRule="atLeast"/>
        <w:ind w:firstLine="709"/>
        <w:rPr>
          <w:rFonts w:cs="Times New Roman"/>
          <w:szCs w:val="26"/>
        </w:rPr>
      </w:pPr>
      <w:r w:rsidRPr="000A6031">
        <w:rPr>
          <w:rStyle w:val="Strong"/>
          <w:rFonts w:cs="Times New Roman"/>
          <w:szCs w:val="26"/>
          <w:shd w:val="clear" w:color="auto" w:fill="FEFEFE"/>
        </w:rPr>
        <w:t>Tasks</w:t>
      </w:r>
      <w:r w:rsidRPr="000A6031">
        <w:rPr>
          <w:rStyle w:val="apple-converted-space"/>
          <w:rFonts w:cs="Times New Roman"/>
          <w:b/>
          <w:bCs/>
          <w:szCs w:val="26"/>
          <w:shd w:val="clear" w:color="auto" w:fill="FEFEFE"/>
        </w:rPr>
        <w:t xml:space="preserve">: </w:t>
      </w:r>
      <w:r w:rsidRPr="000A6031">
        <w:rPr>
          <w:rFonts w:cs="Times New Roman"/>
          <w:szCs w:val="26"/>
          <w:shd w:val="clear" w:color="auto" w:fill="FEFEFE"/>
        </w:rPr>
        <w:t xml:space="preserve">là khả năng thực hiện một công việc nào đó giữa các </w:t>
      </w:r>
      <w:r w:rsidR="00935095">
        <w:rPr>
          <w:rFonts w:cs="Times New Roman"/>
          <w:szCs w:val="26"/>
          <w:shd w:val="clear" w:color="auto" w:fill="FEFEFE"/>
        </w:rPr>
        <w:t>ứ</w:t>
      </w:r>
      <w:r w:rsidRPr="000A6031">
        <w:rPr>
          <w:rFonts w:cs="Times New Roman"/>
          <w:szCs w:val="26"/>
          <w:shd w:val="clear" w:color="auto" w:fill="FEFEFE"/>
        </w:rPr>
        <w:t>ng dụng với nhau, cụ thể là các Activity.</w:t>
      </w:r>
    </w:p>
    <w:p w:rsidR="00E8598C" w:rsidRPr="000A6031" w:rsidRDefault="00E8598C" w:rsidP="00547EC1">
      <w:pPr>
        <w:spacing w:line="26" w:lineRule="atLeast"/>
        <w:ind w:firstLine="709"/>
        <w:rPr>
          <w:rFonts w:cs="Times New Roman"/>
          <w:szCs w:val="26"/>
        </w:rPr>
      </w:pPr>
      <w:r w:rsidRPr="000A6031">
        <w:rPr>
          <w:rFonts w:cs="Times New Roman"/>
          <w:szCs w:val="26"/>
        </w:rPr>
        <w:t>Vòng đời của một Activity thường có 3 trạng thái sau:</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b/>
          <w:bCs/>
          <w:szCs w:val="26"/>
        </w:rPr>
        <w:t>Running</w:t>
      </w:r>
      <w:r w:rsidRPr="000A6031">
        <w:rPr>
          <w:rFonts w:eastAsia="Times New Roman" w:cs="Times New Roman"/>
          <w:szCs w:val="26"/>
        </w:rPr>
        <w:t xml:space="preserve"> (đang kích hoạt): </w:t>
      </w:r>
      <w:r w:rsidRPr="000A6031">
        <w:rPr>
          <w:rFonts w:cs="Times New Roman"/>
          <w:szCs w:val="26"/>
          <w:shd w:val="clear" w:color="auto" w:fill="FEFEFE"/>
        </w:rPr>
        <w:t>Khi màn hình là Foreground (Activity nằm trên cùng ứng dụng và cho phép người sử dụng tương tác).</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b/>
          <w:bCs/>
          <w:szCs w:val="26"/>
        </w:rPr>
        <w:lastRenderedPageBreak/>
        <w:t>Paused</w:t>
      </w:r>
      <w:r w:rsidRPr="000A6031">
        <w:rPr>
          <w:rFonts w:eastAsia="Times New Roman" w:cs="Times New Roman"/>
          <w:szCs w:val="26"/>
        </w:rPr>
        <w:t xml:space="preserve"> (tạm dừng): </w:t>
      </w:r>
      <w:r w:rsidRPr="000A6031">
        <w:rPr>
          <w:rFonts w:cs="Times New Roman"/>
          <w:szCs w:val="26"/>
          <w:shd w:val="clear" w:color="auto" w:fill="FEFEFE"/>
        </w:rPr>
        <w:t>Activity bị mất focus nhưng mà vẫn nhìn thấy được Activity này. Trường hợp này nó vẫn có khả năng bị hệ thống tự động “Kill” trong tình huống bộ nhớ quá ít.</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b/>
          <w:bCs/>
          <w:szCs w:val="26"/>
        </w:rPr>
        <w:t>Stopped</w:t>
      </w:r>
      <w:r w:rsidRPr="000A6031">
        <w:rPr>
          <w:rFonts w:eastAsia="Times New Roman" w:cs="Times New Roman"/>
          <w:szCs w:val="26"/>
        </w:rPr>
        <w:t xml:space="preserve"> (dừng – không phải Destroyed): </w:t>
      </w:r>
      <w:r w:rsidRPr="000A6031">
        <w:rPr>
          <w:rFonts w:cs="Times New Roman"/>
          <w:szCs w:val="26"/>
          <w:shd w:val="clear" w:color="auto" w:fill="FEFEFE"/>
        </w:rPr>
        <w:t>Activity mất focus và không nhìn thấy được (ví dụ mở một Activity mới lên mà Full màn hình chẳng hạn). Trong trường hợp này nó có thể bị hệ thống “Kill” trong bất kỳ tình huống nào.</w:t>
      </w:r>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Như vậy vòng đời của một ứng dụng Android là bao gồm nhiều vòng đời của một Activity.</w:t>
      </w:r>
    </w:p>
    <w:p w:rsidR="00E8598C" w:rsidRPr="000A6031" w:rsidRDefault="008F3934" w:rsidP="00935095">
      <w:pPr>
        <w:pStyle w:val="Heading3"/>
        <w:spacing w:before="120" w:after="120" w:line="26" w:lineRule="atLeast"/>
        <w:rPr>
          <w:rFonts w:cs="Times New Roman"/>
          <w:b w:val="0"/>
          <w:color w:val="auto"/>
          <w:szCs w:val="26"/>
        </w:rPr>
      </w:pPr>
      <w:bookmarkStart w:id="145" w:name="_Toc475801482"/>
      <w:bookmarkStart w:id="146" w:name="_Toc475999812"/>
      <w:bookmarkStart w:id="147" w:name="_Toc511914378"/>
      <w:bookmarkStart w:id="148" w:name="_Toc511914458"/>
      <w:bookmarkStart w:id="149" w:name="_Toc511919193"/>
      <w:r w:rsidRPr="000A6031">
        <w:rPr>
          <w:rFonts w:cs="Times New Roman"/>
          <w:color w:val="auto"/>
          <w:szCs w:val="26"/>
        </w:rPr>
        <w:t>1.</w:t>
      </w:r>
      <w:r w:rsidR="00A67684" w:rsidRPr="000A6031">
        <w:rPr>
          <w:rStyle w:val="Strong"/>
          <w:rFonts w:cs="Times New Roman"/>
          <w:b/>
          <w:color w:val="auto"/>
          <w:szCs w:val="26"/>
        </w:rPr>
        <w:t xml:space="preserve">5.4 </w:t>
      </w:r>
      <w:r w:rsidR="00E8598C" w:rsidRPr="000A6031">
        <w:rPr>
          <w:rStyle w:val="Strong"/>
          <w:rFonts w:cs="Times New Roman"/>
          <w:b/>
          <w:color w:val="auto"/>
          <w:szCs w:val="26"/>
        </w:rPr>
        <w:t>Tính năng của Android</w:t>
      </w:r>
      <w:bookmarkEnd w:id="145"/>
      <w:bookmarkEnd w:id="146"/>
      <w:bookmarkEnd w:id="147"/>
      <w:bookmarkEnd w:id="148"/>
      <w:bookmarkEnd w:id="149"/>
    </w:p>
    <w:p w:rsidR="00E8598C" w:rsidRPr="000A6031" w:rsidRDefault="00E8598C" w:rsidP="00547EC1">
      <w:pPr>
        <w:spacing w:line="26" w:lineRule="atLeast"/>
        <w:ind w:firstLine="709"/>
        <w:rPr>
          <w:rFonts w:cs="Times New Roman"/>
          <w:szCs w:val="26"/>
        </w:rPr>
      </w:pPr>
      <w:r w:rsidRPr="000A6031">
        <w:rPr>
          <w:rFonts w:cs="Times New Roman"/>
          <w:b/>
          <w:szCs w:val="26"/>
        </w:rPr>
        <w:t>Android</w:t>
      </w:r>
      <w:r w:rsidRPr="000A6031">
        <w:rPr>
          <w:rFonts w:cs="Times New Roman"/>
          <w:szCs w:val="26"/>
        </w:rPr>
        <w:t xml:space="preserve"> là một hệ điều hành mạnh mẽ cạnh tranh với Apple, với nhiều tính năng tuyệt vời. Một vài tính năng chính như sau:</w:t>
      </w:r>
    </w:p>
    <w:p w:rsidR="00E8598C" w:rsidRPr="000A6031" w:rsidRDefault="00E8598C" w:rsidP="00547EC1">
      <w:pPr>
        <w:spacing w:line="26" w:lineRule="atLeast"/>
        <w:ind w:firstLine="709"/>
        <w:rPr>
          <w:rFonts w:cs="Times New Roman"/>
          <w:szCs w:val="26"/>
        </w:rPr>
      </w:pPr>
      <w:r w:rsidRPr="000A6031">
        <w:rPr>
          <w:rFonts w:cs="Times New Roman"/>
          <w:szCs w:val="26"/>
        </w:rPr>
        <w:t>Giao diện đẹp: Android cung cấp một giao diện người dùng đẹp và trực quan.</w:t>
      </w:r>
    </w:p>
    <w:p w:rsidR="00E8598C" w:rsidRPr="000A6031" w:rsidRDefault="00E8598C" w:rsidP="00547EC1">
      <w:pPr>
        <w:spacing w:line="26" w:lineRule="atLeast"/>
        <w:ind w:firstLine="709"/>
        <w:rPr>
          <w:rFonts w:cs="Times New Roman"/>
          <w:szCs w:val="26"/>
        </w:rPr>
      </w:pPr>
      <w:r w:rsidRPr="000A6031">
        <w:rPr>
          <w:rFonts w:cs="Times New Roman"/>
          <w:szCs w:val="26"/>
        </w:rPr>
        <w:t>Kết nối: GSM/EDGE, IDEN, CDMA, EV-DO, UMTS, Bluetooth, Wi-Fi, LTE, NFC and WiMAX.</w:t>
      </w:r>
    </w:p>
    <w:p w:rsidR="00E8598C" w:rsidRPr="000A6031" w:rsidRDefault="00E8598C" w:rsidP="00547EC1">
      <w:pPr>
        <w:spacing w:line="26" w:lineRule="atLeast"/>
        <w:ind w:firstLine="709"/>
        <w:rPr>
          <w:rFonts w:cs="Times New Roman"/>
          <w:szCs w:val="26"/>
        </w:rPr>
      </w:pPr>
      <w:r w:rsidRPr="000A6031">
        <w:rPr>
          <w:rFonts w:cs="Times New Roman"/>
          <w:szCs w:val="26"/>
        </w:rPr>
        <w:t>Lưu trữ: SQLite: một cơ sở dữ liệu nhẹ, được sử dụng cho mục đích lưu trữ.</w:t>
      </w:r>
    </w:p>
    <w:p w:rsidR="00E8598C" w:rsidRPr="000A6031" w:rsidRDefault="00E8598C" w:rsidP="00547EC1">
      <w:pPr>
        <w:spacing w:line="26" w:lineRule="atLeast"/>
        <w:ind w:firstLine="709"/>
        <w:rPr>
          <w:rFonts w:cs="Times New Roman"/>
          <w:szCs w:val="26"/>
        </w:rPr>
      </w:pPr>
      <w:r w:rsidRPr="000A6031">
        <w:rPr>
          <w:rFonts w:cs="Times New Roman"/>
          <w:szCs w:val="26"/>
        </w:rPr>
        <w:t>Media: H.263, H.264, MPEG-4 SP, AMR, AMR-WB, AAC, HE-AAC, AAC 5.1, MP3, MIDI, Ogg Vorbis, WAV, JPEG, PNG, GIF, and BMP.</w:t>
      </w:r>
    </w:p>
    <w:p w:rsidR="00E8598C" w:rsidRPr="000A6031" w:rsidRDefault="00E8598C" w:rsidP="00547EC1">
      <w:pPr>
        <w:spacing w:line="26" w:lineRule="atLeast"/>
        <w:ind w:firstLine="709"/>
        <w:rPr>
          <w:rFonts w:cs="Times New Roman"/>
          <w:szCs w:val="26"/>
        </w:rPr>
      </w:pPr>
      <w:r w:rsidRPr="000A6031">
        <w:rPr>
          <w:rFonts w:cs="Times New Roman"/>
          <w:szCs w:val="26"/>
        </w:rPr>
        <w:t>Tin nhắn: SMS, MMS.</w:t>
      </w:r>
    </w:p>
    <w:p w:rsidR="00E8598C" w:rsidRPr="000A6031" w:rsidRDefault="00E8598C" w:rsidP="00547EC1">
      <w:pPr>
        <w:spacing w:line="26" w:lineRule="atLeast"/>
        <w:ind w:firstLine="709"/>
        <w:rPr>
          <w:rFonts w:cs="Times New Roman"/>
          <w:szCs w:val="26"/>
        </w:rPr>
      </w:pPr>
      <w:r w:rsidRPr="000A6031">
        <w:rPr>
          <w:rFonts w:cs="Times New Roman"/>
          <w:szCs w:val="26"/>
        </w:rPr>
        <w:t>Trình duyệt Web: Cơ bản dựa trên mã nguồn mở WebKit, cùng với Chrome’s V8 JavaScript, hỗ trợ HTML5 và CSS3.</w:t>
      </w:r>
    </w:p>
    <w:p w:rsidR="00E8598C" w:rsidRPr="000A6031" w:rsidRDefault="00E8598C" w:rsidP="00547EC1">
      <w:pPr>
        <w:spacing w:line="26" w:lineRule="atLeast"/>
        <w:ind w:firstLine="709"/>
        <w:rPr>
          <w:rFonts w:cs="Times New Roman"/>
          <w:szCs w:val="26"/>
        </w:rPr>
      </w:pPr>
      <w:r w:rsidRPr="000A6031">
        <w:rPr>
          <w:rFonts w:cs="Times New Roman"/>
          <w:szCs w:val="26"/>
        </w:rPr>
        <w:t>Cảm ứng đa điểm: Android có hỗ trợ cho cảm ứng đa điểm mà ban đầu đã được tạo sẵn trong các thiết bị cầm tay như HTC Hero.</w:t>
      </w:r>
    </w:p>
    <w:p w:rsidR="00E8598C" w:rsidRPr="000A6031" w:rsidRDefault="00E8598C" w:rsidP="00547EC1">
      <w:pPr>
        <w:spacing w:line="26" w:lineRule="atLeast"/>
        <w:ind w:firstLine="709"/>
        <w:rPr>
          <w:rFonts w:cs="Times New Roman"/>
          <w:szCs w:val="26"/>
        </w:rPr>
      </w:pPr>
      <w:r w:rsidRPr="000A6031">
        <w:rPr>
          <w:rFonts w:cs="Times New Roman"/>
          <w:szCs w:val="26"/>
        </w:rPr>
        <w:t>Đa tác vụ: Cùng thời điểm các ứng dụng khác nhau có thể chạy đồng thời.</w:t>
      </w:r>
    </w:p>
    <w:p w:rsidR="00E8598C" w:rsidRPr="000A6031" w:rsidRDefault="00E8598C" w:rsidP="00547EC1">
      <w:pPr>
        <w:spacing w:line="26" w:lineRule="atLeast"/>
        <w:ind w:firstLine="709"/>
        <w:rPr>
          <w:rFonts w:cs="Times New Roman"/>
          <w:szCs w:val="26"/>
        </w:rPr>
      </w:pPr>
      <w:r w:rsidRPr="000A6031">
        <w:rPr>
          <w:rFonts w:cs="Times New Roman"/>
          <w:szCs w:val="26"/>
        </w:rPr>
        <w:t>Thay đổi kích thước widgets: widgets có thể thay đổi kích thước vì vậy người dùng có thể mở rộng để hiển thị nhiều nội dung, hoặc thu nhỏ để tiết kiệm không gian.</w:t>
      </w:r>
    </w:p>
    <w:p w:rsidR="00E8598C" w:rsidRPr="000A6031" w:rsidRDefault="00E8598C" w:rsidP="00547EC1">
      <w:pPr>
        <w:spacing w:line="26" w:lineRule="atLeast"/>
        <w:ind w:firstLine="709"/>
        <w:rPr>
          <w:rFonts w:cs="Times New Roman"/>
          <w:szCs w:val="26"/>
        </w:rPr>
      </w:pPr>
      <w:r w:rsidRPr="000A6031">
        <w:rPr>
          <w:rFonts w:cs="Times New Roman"/>
          <w:szCs w:val="26"/>
        </w:rPr>
        <w:t>Đa ngôn ngữ.</w:t>
      </w:r>
    </w:p>
    <w:p w:rsidR="00E8598C" w:rsidRPr="000A6031" w:rsidRDefault="00D4100B" w:rsidP="00547EC1">
      <w:pPr>
        <w:spacing w:line="26" w:lineRule="atLeast"/>
        <w:ind w:firstLine="709"/>
        <w:rPr>
          <w:rFonts w:cs="Times New Roman"/>
          <w:szCs w:val="26"/>
        </w:rPr>
      </w:pPr>
      <w:r>
        <w:rPr>
          <w:rFonts w:cs="Times New Roman"/>
          <w:szCs w:val="26"/>
        </w:rPr>
        <w:t>FCM (Firebase Cloud Messaging</w:t>
      </w:r>
      <w:r w:rsidR="00E8598C" w:rsidRPr="000A6031">
        <w:rPr>
          <w:rFonts w:cs="Times New Roman"/>
          <w:szCs w:val="26"/>
        </w:rPr>
        <w:t>) là một dịch vụ cho phép nhà phát triển gửi các thông điệp ngắn đến người dùng của họ trên thiết bị Android, mà không cần giải pháp đồng bộ độc quyền. </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Wi-Fi: Công nghệ cho phép phát hiện và kết nối </w:t>
      </w:r>
      <w:r w:rsidR="00746A63">
        <w:rPr>
          <w:rFonts w:cs="Times New Roman"/>
          <w:szCs w:val="26"/>
        </w:rPr>
        <w:t>w</w:t>
      </w:r>
      <w:r w:rsidRPr="000A6031">
        <w:rPr>
          <w:rFonts w:cs="Times New Roman"/>
          <w:szCs w:val="26"/>
        </w:rPr>
        <w:t>ifi nhanh, trên một băng thông cao thông qua kết nối Peer-to-Peer.</w:t>
      </w:r>
    </w:p>
    <w:p w:rsidR="00E8598C" w:rsidRPr="000A6031" w:rsidRDefault="00E8598C" w:rsidP="00547EC1">
      <w:pPr>
        <w:spacing w:line="26" w:lineRule="atLeast"/>
        <w:ind w:firstLine="709"/>
        <w:rPr>
          <w:rFonts w:cs="Times New Roman"/>
          <w:szCs w:val="26"/>
        </w:rPr>
      </w:pPr>
      <w:r w:rsidRPr="000A6031">
        <w:rPr>
          <w:rFonts w:cs="Times New Roman"/>
          <w:szCs w:val="26"/>
        </w:rPr>
        <w:t>Android Beam: Phổ phiến là NFC, một công nghệ cho phép chia sẻ ngay lập tức, chỉ cần chạm hai điện thoại cùng hỗ trợ NFC.</w:t>
      </w:r>
    </w:p>
    <w:p w:rsidR="00E8598C" w:rsidRPr="000A6031" w:rsidRDefault="008F3934" w:rsidP="00935095">
      <w:pPr>
        <w:pStyle w:val="Heading3"/>
        <w:spacing w:before="120" w:after="120" w:line="26" w:lineRule="atLeast"/>
        <w:rPr>
          <w:rFonts w:cs="Times New Roman"/>
          <w:color w:val="auto"/>
          <w:szCs w:val="26"/>
        </w:rPr>
      </w:pPr>
      <w:bookmarkStart w:id="150" w:name="_Toc475801483"/>
      <w:bookmarkStart w:id="151" w:name="_Toc475999813"/>
      <w:bookmarkStart w:id="152" w:name="_Toc511914379"/>
      <w:bookmarkStart w:id="153" w:name="_Toc511914459"/>
      <w:bookmarkStart w:id="154" w:name="_Toc511919194"/>
      <w:r w:rsidRPr="00935095">
        <w:rPr>
          <w:rFonts w:cs="Times New Roman"/>
          <w:color w:val="auto"/>
          <w:szCs w:val="26"/>
        </w:rPr>
        <w:lastRenderedPageBreak/>
        <w:t>1</w:t>
      </w:r>
      <w:r w:rsidRPr="000A6031">
        <w:rPr>
          <w:rFonts w:cs="Times New Roman"/>
          <w:b w:val="0"/>
          <w:color w:val="auto"/>
          <w:szCs w:val="26"/>
        </w:rPr>
        <w:t>.</w:t>
      </w:r>
      <w:r w:rsidR="00A67684" w:rsidRPr="000A6031">
        <w:rPr>
          <w:rStyle w:val="Strong"/>
          <w:rFonts w:cs="Times New Roman"/>
          <w:b/>
          <w:color w:val="auto"/>
          <w:szCs w:val="26"/>
        </w:rPr>
        <w:t>5.5</w:t>
      </w:r>
      <w:r w:rsidR="00A67684" w:rsidRPr="000A6031">
        <w:rPr>
          <w:rStyle w:val="Strong"/>
          <w:rFonts w:cs="Times New Roman"/>
          <w:color w:val="auto"/>
          <w:szCs w:val="26"/>
        </w:rPr>
        <w:t xml:space="preserve"> </w:t>
      </w:r>
      <w:r w:rsidR="00E8598C" w:rsidRPr="000A6031">
        <w:rPr>
          <w:rStyle w:val="Strong"/>
          <w:rFonts w:cs="Times New Roman"/>
          <w:b/>
          <w:color w:val="auto"/>
          <w:szCs w:val="26"/>
        </w:rPr>
        <w:t>Các ứng dụng Android</w:t>
      </w:r>
      <w:bookmarkEnd w:id="150"/>
      <w:bookmarkEnd w:id="151"/>
      <w:bookmarkEnd w:id="152"/>
      <w:bookmarkEnd w:id="153"/>
      <w:bookmarkEnd w:id="154"/>
    </w:p>
    <w:p w:rsidR="00E8598C" w:rsidRPr="000A6031" w:rsidRDefault="00E8598C" w:rsidP="00935095">
      <w:pPr>
        <w:spacing w:line="26" w:lineRule="atLeast"/>
        <w:ind w:firstLine="720"/>
        <w:rPr>
          <w:rFonts w:cs="Times New Roman"/>
          <w:szCs w:val="26"/>
        </w:rPr>
      </w:pPr>
      <w:r w:rsidRPr="000A6031">
        <w:rPr>
          <w:rFonts w:cs="Times New Roman"/>
          <w:szCs w:val="26"/>
        </w:rPr>
        <w:t>Ứng dụng Android thông thường được phát triển bằng ngôn ngữ Java, sử dụng Android Software Development Kit.</w:t>
      </w:r>
    </w:p>
    <w:p w:rsidR="00E8598C" w:rsidRPr="000A6031" w:rsidRDefault="00E8598C" w:rsidP="00935095">
      <w:pPr>
        <w:spacing w:line="26" w:lineRule="atLeast"/>
        <w:ind w:firstLine="709"/>
        <w:rPr>
          <w:rFonts w:cs="Times New Roman"/>
          <w:szCs w:val="26"/>
        </w:rPr>
      </w:pPr>
      <w:r w:rsidRPr="000A6031">
        <w:rPr>
          <w:rFonts w:cs="Times New Roman"/>
          <w:szCs w:val="26"/>
        </w:rPr>
        <w:t>Mỗi lần phát triển, ứng dụng Anrdroid có thể đóng gói dễ dàng và bán ra thông qua Google Play hoặc Amazon Appstore.</w:t>
      </w:r>
    </w:p>
    <w:p w:rsidR="00E8598C" w:rsidRPr="000A6031" w:rsidRDefault="00E8598C" w:rsidP="00547EC1">
      <w:pPr>
        <w:spacing w:line="26" w:lineRule="atLeast"/>
        <w:ind w:firstLine="709"/>
        <w:rPr>
          <w:rFonts w:cs="Times New Roman"/>
          <w:szCs w:val="26"/>
        </w:rPr>
      </w:pPr>
      <w:r w:rsidRPr="000A6031">
        <w:rPr>
          <w:rFonts w:cs="Times New Roman"/>
          <w:szCs w:val="26"/>
        </w:rPr>
        <w:t>Android được dùng cho hàng trăm triệu thiết bị di động tại hơn 190 quốc gia trên toàn thế giới. Mỗi ngày có hơn 1 triệu thiết bị Android mới được kích hoạt.</w:t>
      </w:r>
    </w:p>
    <w:p w:rsidR="00E8598C" w:rsidRPr="00101651" w:rsidRDefault="00730DE8" w:rsidP="009D1BE1">
      <w:pPr>
        <w:pStyle w:val="Heading3"/>
        <w:rPr>
          <w:rFonts w:cs="Times New Roman"/>
          <w:b w:val="0"/>
          <w:color w:val="auto"/>
          <w:szCs w:val="26"/>
        </w:rPr>
      </w:pPr>
      <w:bookmarkStart w:id="155" w:name="_Toc444810687"/>
      <w:bookmarkStart w:id="156" w:name="_Toc475801484"/>
      <w:bookmarkStart w:id="157" w:name="_Toc475999814"/>
      <w:bookmarkStart w:id="158" w:name="_Toc511914380"/>
      <w:bookmarkStart w:id="159" w:name="_Toc511914460"/>
      <w:bookmarkStart w:id="160" w:name="_Toc511919195"/>
      <w:r w:rsidRPr="00101651">
        <w:rPr>
          <w:rFonts w:cs="Times New Roman"/>
          <w:color w:val="auto"/>
          <w:szCs w:val="26"/>
        </w:rPr>
        <w:t>1.</w:t>
      </w:r>
      <w:r w:rsidRPr="00101651">
        <w:rPr>
          <w:rStyle w:val="Strong"/>
          <w:rFonts w:cs="Times New Roman"/>
          <w:color w:val="auto"/>
          <w:szCs w:val="26"/>
        </w:rPr>
        <w:t xml:space="preserve">5.6 </w:t>
      </w:r>
      <w:r w:rsidR="00E8598C" w:rsidRPr="00101651">
        <w:rPr>
          <w:rFonts w:cs="Times New Roman"/>
          <w:color w:val="auto"/>
          <w:szCs w:val="26"/>
        </w:rPr>
        <w:t>Kiến trúc của hệ điều hành Android</w:t>
      </w:r>
      <w:bookmarkEnd w:id="155"/>
      <w:bookmarkEnd w:id="156"/>
      <w:bookmarkEnd w:id="157"/>
      <w:bookmarkEnd w:id="158"/>
      <w:bookmarkEnd w:id="159"/>
      <w:bookmarkEnd w:id="160"/>
    </w:p>
    <w:p w:rsidR="00E8598C" w:rsidRPr="00101651" w:rsidRDefault="00E8598C" w:rsidP="00547EC1">
      <w:pPr>
        <w:spacing w:line="26" w:lineRule="atLeast"/>
        <w:ind w:firstLine="709"/>
        <w:rPr>
          <w:rFonts w:cs="Times New Roman"/>
          <w:szCs w:val="26"/>
        </w:rPr>
      </w:pPr>
      <w:r w:rsidRPr="00101651">
        <w:rPr>
          <w:rFonts w:cs="Times New Roman"/>
          <w:szCs w:val="26"/>
        </w:rPr>
        <w:t>Hệ điều hành Android là một tập hợp của các thành phần phần mềm được chia thành 5 phần và 4 lớp chính:</w:t>
      </w:r>
    </w:p>
    <w:p w:rsidR="00E8598C" w:rsidRPr="00101651" w:rsidRDefault="00E8598C" w:rsidP="00547EC1">
      <w:pPr>
        <w:spacing w:line="26" w:lineRule="atLeast"/>
        <w:ind w:firstLine="709"/>
        <w:rPr>
          <w:rFonts w:cs="Times New Roman"/>
          <w:szCs w:val="26"/>
        </w:rPr>
      </w:pPr>
      <w:r w:rsidRPr="00101651">
        <w:rPr>
          <w:rFonts w:cs="Times New Roman"/>
          <w:noProof/>
          <w:szCs w:val="26"/>
          <w:lang w:eastAsia="en-US"/>
        </w:rPr>
        <w:drawing>
          <wp:inline distT="0" distB="0" distL="0" distR="0" wp14:anchorId="2176277B" wp14:editId="4CD5661C">
            <wp:extent cx="5122504" cy="3305810"/>
            <wp:effectExtent l="0" t="0" r="2540" b="8890"/>
            <wp:docPr id="26" name="Picture 26" descr="https://i0.wp.com/www.mediafire.com/convkey/36db/umsolk8pg6ukt9d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0.wp.com/www.mediafire.com/convkey/36db/umsolk8pg6ukt9dfg.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28576" cy="3309728"/>
                    </a:xfrm>
                    <a:prstGeom prst="rect">
                      <a:avLst/>
                    </a:prstGeom>
                    <a:noFill/>
                    <a:ln>
                      <a:noFill/>
                    </a:ln>
                  </pic:spPr>
                </pic:pic>
              </a:graphicData>
            </a:graphic>
          </wp:inline>
        </w:drawing>
      </w:r>
    </w:p>
    <w:p w:rsidR="008F3934" w:rsidRPr="00101651" w:rsidRDefault="00730DE8" w:rsidP="00547EC1">
      <w:pPr>
        <w:spacing w:line="26" w:lineRule="atLeast"/>
        <w:ind w:firstLine="709"/>
        <w:jc w:val="center"/>
        <w:rPr>
          <w:rStyle w:val="Strong"/>
          <w:rFonts w:cs="Times New Roman"/>
          <w:b w:val="0"/>
          <w:szCs w:val="26"/>
        </w:rPr>
      </w:pPr>
      <w:r w:rsidRPr="00101651">
        <w:rPr>
          <w:rStyle w:val="Strong"/>
          <w:rFonts w:cs="Times New Roman"/>
          <w:b w:val="0"/>
          <w:szCs w:val="26"/>
        </w:rPr>
        <w:t>Hình 1.1: Mô tả kiến</w:t>
      </w:r>
      <w:r w:rsidR="008F3934" w:rsidRPr="00101651">
        <w:rPr>
          <w:rStyle w:val="Strong"/>
          <w:rFonts w:cs="Times New Roman"/>
          <w:b w:val="0"/>
          <w:szCs w:val="26"/>
        </w:rPr>
        <w:t xml:space="preserve"> trúc của hệ điều hành Android</w:t>
      </w:r>
    </w:p>
    <w:p w:rsidR="00E8598C" w:rsidRPr="00101651" w:rsidRDefault="00E8598C" w:rsidP="00F142FA">
      <w:pPr>
        <w:pStyle w:val="ListParagraph"/>
        <w:numPr>
          <w:ilvl w:val="0"/>
          <w:numId w:val="12"/>
        </w:numPr>
        <w:spacing w:line="26" w:lineRule="atLeast"/>
        <w:rPr>
          <w:rFonts w:cs="Times New Roman"/>
          <w:szCs w:val="26"/>
        </w:rPr>
      </w:pPr>
      <w:r w:rsidRPr="00101651">
        <w:rPr>
          <w:rStyle w:val="Strong"/>
          <w:rFonts w:cs="Times New Roman"/>
          <w:szCs w:val="26"/>
        </w:rPr>
        <w:t>Linux Kernel</w:t>
      </w:r>
    </w:p>
    <w:p w:rsidR="00E8598C" w:rsidRPr="00101651" w:rsidRDefault="00E8598C" w:rsidP="00547EC1">
      <w:pPr>
        <w:spacing w:line="26" w:lineRule="atLeast"/>
        <w:ind w:firstLine="709"/>
        <w:rPr>
          <w:rFonts w:cs="Times New Roman"/>
          <w:szCs w:val="26"/>
        </w:rPr>
      </w:pPr>
      <w:r w:rsidRPr="00101651">
        <w:rPr>
          <w:rFonts w:cs="Times New Roman"/>
          <w:szCs w:val="26"/>
        </w:rPr>
        <w:t>Linux Kernel là lớp thấp nhất. Nó cung cấp các chức năng cơ bản như quản lý tiến trình, quản lý bộ nhớ, quản lý thiết bị như: Camera, bàn phím, màn hình,… Ngoài ra, nó còn quản lý mạng, driver của các thiết bị, điều này gỡ bỏ sự khó khăn về giao tiếp với các thiết bị ngoại vi.</w:t>
      </w:r>
    </w:p>
    <w:p w:rsidR="00E8598C" w:rsidRPr="00101651" w:rsidRDefault="00E8598C" w:rsidP="00F142FA">
      <w:pPr>
        <w:pStyle w:val="ListParagraph"/>
        <w:numPr>
          <w:ilvl w:val="0"/>
          <w:numId w:val="12"/>
        </w:numPr>
        <w:spacing w:line="26" w:lineRule="atLeast"/>
        <w:rPr>
          <w:rFonts w:cs="Times New Roman"/>
          <w:szCs w:val="26"/>
        </w:rPr>
      </w:pPr>
      <w:r w:rsidRPr="00101651">
        <w:rPr>
          <w:rStyle w:val="Strong"/>
          <w:rFonts w:cs="Times New Roman"/>
          <w:szCs w:val="26"/>
        </w:rPr>
        <w:t>Libraries</w:t>
      </w:r>
    </w:p>
    <w:p w:rsidR="00E8598C" w:rsidRPr="00101651" w:rsidRDefault="00E8598C" w:rsidP="00547EC1">
      <w:pPr>
        <w:spacing w:line="26" w:lineRule="atLeast"/>
        <w:ind w:firstLine="709"/>
        <w:rPr>
          <w:rFonts w:cs="Times New Roman"/>
          <w:szCs w:val="26"/>
        </w:rPr>
      </w:pPr>
      <w:r w:rsidRPr="00101651">
        <w:rPr>
          <w:rFonts w:cs="Times New Roman"/>
          <w:szCs w:val="26"/>
        </w:rPr>
        <w:t xml:space="preserve">Phía trên Linux Kernel là tập hợp các bộ thư viện mã nguồn mở WebKit, bộ thư viện nổi tiến libc, cơ sở dữ liệu SQLite hữu ích cho việc lưu trữ và chia sẻ dữ liệu, </w:t>
      </w:r>
      <w:r w:rsidRPr="00101651">
        <w:rPr>
          <w:rFonts w:cs="Times New Roman"/>
          <w:szCs w:val="26"/>
        </w:rPr>
        <w:lastRenderedPageBreak/>
        <w:t>bộ thư viện thể phát, ghi âm về âm thanh, hoặc video. Thư viện SSL chịu trách nhiệm cho bảo mật Internet.</w:t>
      </w:r>
    </w:p>
    <w:p w:rsidR="00E8598C" w:rsidRPr="00101651" w:rsidRDefault="00E8598C" w:rsidP="00F142FA">
      <w:pPr>
        <w:pStyle w:val="ListParagraph"/>
        <w:numPr>
          <w:ilvl w:val="0"/>
          <w:numId w:val="12"/>
        </w:numPr>
        <w:spacing w:line="26" w:lineRule="atLeast"/>
        <w:rPr>
          <w:rFonts w:cs="Times New Roman"/>
          <w:szCs w:val="26"/>
        </w:rPr>
      </w:pPr>
      <w:r w:rsidRPr="00101651">
        <w:rPr>
          <w:rStyle w:val="Strong"/>
          <w:rFonts w:cs="Times New Roman"/>
          <w:szCs w:val="26"/>
        </w:rPr>
        <w:t>Android Runtime</w:t>
      </w:r>
    </w:p>
    <w:p w:rsidR="00E8598C" w:rsidRPr="00101651" w:rsidRDefault="00E8598C" w:rsidP="00547EC1">
      <w:pPr>
        <w:spacing w:line="26" w:lineRule="atLeast"/>
        <w:ind w:firstLine="709"/>
        <w:rPr>
          <w:rFonts w:cs="Times New Roman"/>
          <w:szCs w:val="26"/>
        </w:rPr>
      </w:pPr>
      <w:r w:rsidRPr="00101651">
        <w:rPr>
          <w:rFonts w:cs="Times New Roman"/>
          <w:szCs w:val="26"/>
        </w:rPr>
        <w:t>Đây là thành phần thứ 3 trong cấu trúc, thuộc về lớp 2 tính từ dưới lên. Phần này cung cấp một thành phần quan trọng gọi là Dalvik Virtual Machine là một máy ảo Java đặt biệt, được thiết kế tối ưu cho Android.</w:t>
      </w:r>
    </w:p>
    <w:p w:rsidR="00E8598C" w:rsidRPr="00101651" w:rsidRDefault="00E8598C" w:rsidP="00547EC1">
      <w:pPr>
        <w:spacing w:line="26" w:lineRule="atLeast"/>
        <w:ind w:firstLine="709"/>
        <w:rPr>
          <w:rFonts w:cs="Times New Roman"/>
          <w:szCs w:val="26"/>
        </w:rPr>
      </w:pPr>
      <w:r w:rsidRPr="00101651">
        <w:rPr>
          <w:rFonts w:cs="Times New Roman"/>
          <w:szCs w:val="26"/>
        </w:rPr>
        <w:t>Máy ảo Dalvik sử dụng các tính năng cốt lõi của Linux như quản lý bộ nhớ, đa luồng, mà thực chất là bên trong ngôn ngữ Java. Máy ảo Dalvik cho phép tất cả các ứng dụng Android chạy trong tiến trình riêng của nó.</w:t>
      </w:r>
    </w:p>
    <w:p w:rsidR="00E8598C" w:rsidRPr="00101651" w:rsidRDefault="00E8598C" w:rsidP="00547EC1">
      <w:pPr>
        <w:spacing w:line="26" w:lineRule="atLeast"/>
        <w:ind w:firstLine="709"/>
        <w:rPr>
          <w:rFonts w:cs="Times New Roman"/>
          <w:szCs w:val="26"/>
        </w:rPr>
      </w:pPr>
      <w:r w:rsidRPr="00101651">
        <w:rPr>
          <w:rFonts w:cs="Times New Roman"/>
          <w:szCs w:val="26"/>
        </w:rPr>
        <w:t>Android Runtime cũng cung cấp bộ thư viện cốt lõi, cho phép các lập trình viên Android sử dụng để viết các ứng dụng Android.</w:t>
      </w:r>
    </w:p>
    <w:p w:rsidR="00E8598C" w:rsidRPr="00101651" w:rsidRDefault="00E8598C" w:rsidP="00F142FA">
      <w:pPr>
        <w:pStyle w:val="ListParagraph"/>
        <w:numPr>
          <w:ilvl w:val="0"/>
          <w:numId w:val="12"/>
        </w:numPr>
        <w:spacing w:line="26" w:lineRule="atLeast"/>
        <w:rPr>
          <w:rFonts w:cs="Times New Roman"/>
          <w:szCs w:val="26"/>
        </w:rPr>
      </w:pPr>
      <w:r w:rsidRPr="00101651">
        <w:rPr>
          <w:rStyle w:val="Strong"/>
          <w:rFonts w:cs="Times New Roman"/>
          <w:szCs w:val="26"/>
        </w:rPr>
        <w:t>Application Framework</w:t>
      </w:r>
    </w:p>
    <w:p w:rsidR="00E8598C" w:rsidRPr="00101651" w:rsidRDefault="00E8598C" w:rsidP="00547EC1">
      <w:pPr>
        <w:spacing w:line="26" w:lineRule="atLeast"/>
        <w:ind w:firstLine="709"/>
        <w:rPr>
          <w:rFonts w:cs="Times New Roman"/>
          <w:szCs w:val="26"/>
        </w:rPr>
      </w:pPr>
      <w:r w:rsidRPr="00101651">
        <w:rPr>
          <w:rFonts w:cs="Times New Roman"/>
          <w:szCs w:val="26"/>
        </w:rPr>
        <w:t>Lớp Application Framework cung cấp nhiều dịch vụ cấp cao hơn cho các ứng dụng trong các class Java. Các lập trình viên cũng được phép sử dụng các dịch vụ này trong các ứng dụng của họ.</w:t>
      </w:r>
    </w:p>
    <w:p w:rsidR="00E8598C" w:rsidRPr="00101651" w:rsidRDefault="00E8598C" w:rsidP="00F142FA">
      <w:pPr>
        <w:pStyle w:val="ListParagraph"/>
        <w:numPr>
          <w:ilvl w:val="0"/>
          <w:numId w:val="12"/>
        </w:numPr>
        <w:spacing w:line="26" w:lineRule="atLeast"/>
        <w:rPr>
          <w:rFonts w:cs="Times New Roman"/>
          <w:szCs w:val="26"/>
        </w:rPr>
      </w:pPr>
      <w:r w:rsidRPr="00101651">
        <w:rPr>
          <w:rStyle w:val="Strong"/>
          <w:rFonts w:cs="Times New Roman"/>
          <w:szCs w:val="26"/>
        </w:rPr>
        <w:t>Applications</w:t>
      </w:r>
    </w:p>
    <w:p w:rsidR="00730DE8" w:rsidRPr="00101651" w:rsidRDefault="00730DE8" w:rsidP="00730DE8">
      <w:pPr>
        <w:spacing w:line="26" w:lineRule="atLeast"/>
        <w:ind w:firstLine="709"/>
        <w:rPr>
          <w:rFonts w:cs="Times New Roman"/>
          <w:szCs w:val="26"/>
        </w:rPr>
      </w:pPr>
      <w:r w:rsidRPr="00101651">
        <w:rPr>
          <w:rFonts w:cs="Times New Roman"/>
          <w:szCs w:val="26"/>
        </w:rPr>
        <w:t xml:space="preserve">Ở đây </w:t>
      </w:r>
      <w:r w:rsidR="00E8598C" w:rsidRPr="00101651">
        <w:rPr>
          <w:rFonts w:cs="Times New Roman"/>
          <w:szCs w:val="26"/>
        </w:rPr>
        <w:t xml:space="preserve">sẽ thấy tất cả các ứng dụng Android ở lớp trên cùng. Ứng dụng </w:t>
      </w:r>
      <w:r w:rsidRPr="00101651">
        <w:rPr>
          <w:rFonts w:cs="Times New Roman"/>
          <w:szCs w:val="26"/>
        </w:rPr>
        <w:t>được</w:t>
      </w:r>
      <w:r w:rsidR="00E8598C" w:rsidRPr="00101651">
        <w:rPr>
          <w:rFonts w:cs="Times New Roman"/>
          <w:szCs w:val="26"/>
        </w:rPr>
        <w:t xml:space="preserve"> </w:t>
      </w:r>
      <w:r w:rsidRPr="00101651">
        <w:rPr>
          <w:rFonts w:cs="Times New Roman"/>
          <w:szCs w:val="26"/>
        </w:rPr>
        <w:t>lập trình</w:t>
      </w:r>
      <w:r w:rsidR="00E8598C" w:rsidRPr="00101651">
        <w:rPr>
          <w:rFonts w:cs="Times New Roman"/>
          <w:szCs w:val="26"/>
        </w:rPr>
        <w:t xml:space="preserve"> sẽ được cài đặt vào lớp này.</w:t>
      </w:r>
    </w:p>
    <w:p w:rsidR="009D1BE1" w:rsidRPr="00101651" w:rsidRDefault="009D1BE1" w:rsidP="009D1BE1">
      <w:pPr>
        <w:rPr>
          <w:rFonts w:cs="Times New Roman"/>
          <w:szCs w:val="26"/>
        </w:rPr>
      </w:pPr>
      <w:bookmarkStart w:id="161" w:name="_Toc444810688"/>
      <w:bookmarkStart w:id="162" w:name="_Toc475801485"/>
      <w:bookmarkStart w:id="163" w:name="_Toc475999815"/>
    </w:p>
    <w:p w:rsidR="00F46D1D" w:rsidRPr="009D1BE1" w:rsidRDefault="00E8598C" w:rsidP="009D1BE1">
      <w:pPr>
        <w:pStyle w:val="ListParagraph"/>
        <w:numPr>
          <w:ilvl w:val="2"/>
          <w:numId w:val="44"/>
        </w:numPr>
        <w:spacing w:line="26" w:lineRule="atLeast"/>
        <w:outlineLvl w:val="2"/>
        <w:rPr>
          <w:rFonts w:cs="Times New Roman"/>
          <w:b/>
          <w:szCs w:val="26"/>
        </w:rPr>
      </w:pPr>
      <w:bookmarkStart w:id="164" w:name="_Toc511914381"/>
      <w:bookmarkStart w:id="165" w:name="_Toc511914461"/>
      <w:bookmarkStart w:id="166" w:name="_Toc511919196"/>
      <w:r w:rsidRPr="009D1BE1">
        <w:rPr>
          <w:rFonts w:cs="Times New Roman"/>
          <w:b/>
          <w:szCs w:val="26"/>
        </w:rPr>
        <w:t>Các thành phần cơ bản của một ứng dụng android</w:t>
      </w:r>
      <w:bookmarkEnd w:id="161"/>
      <w:bookmarkEnd w:id="162"/>
      <w:bookmarkEnd w:id="163"/>
      <w:bookmarkEnd w:id="164"/>
      <w:bookmarkEnd w:id="165"/>
      <w:bookmarkEnd w:id="166"/>
    </w:p>
    <w:p w:rsidR="00F46D1D" w:rsidRDefault="00E8598C" w:rsidP="00F46D1D">
      <w:pPr>
        <w:ind w:firstLine="720"/>
      </w:pPr>
      <w:r w:rsidRPr="00F46D1D">
        <w:t>Thành phần ứng dụng là khối kiến trúc cơ bản của ứng dụng Android. Các thành phần này được liên kết lỏng lẻo bởi các tập tin kê khai ứng dụng:</w:t>
      </w:r>
    </w:p>
    <w:p w:rsidR="00F46D1D" w:rsidRPr="00F46D1D" w:rsidRDefault="00E8598C" w:rsidP="00F46D1D">
      <w:pPr>
        <w:ind w:firstLine="720"/>
      </w:pPr>
      <w:r w:rsidRPr="00F46D1D">
        <w:t> AndroidManifest.xml, mô tả mỗi thành phần của ứng dụng và cách chúng tương tác.</w:t>
      </w:r>
    </w:p>
    <w:p w:rsidR="00E8598C" w:rsidRPr="00F46D1D" w:rsidRDefault="00730DE8" w:rsidP="00F46D1D">
      <w:pPr>
        <w:ind w:firstLine="720"/>
      </w:pPr>
      <w:r w:rsidRPr="00F46D1D">
        <w:t>Bốn</w:t>
      </w:r>
      <w:r w:rsidR="00E8598C" w:rsidRPr="00F46D1D">
        <w:t xml:space="preserve"> thành phần chính được sử dụng trong ứng dụng Android:</w:t>
      </w:r>
    </w:p>
    <w:p w:rsidR="00E8598C" w:rsidRPr="00730DE8" w:rsidRDefault="00E8598C" w:rsidP="00F142FA">
      <w:pPr>
        <w:pStyle w:val="ListParagraph"/>
        <w:numPr>
          <w:ilvl w:val="0"/>
          <w:numId w:val="13"/>
        </w:numPr>
      </w:pPr>
      <w:r w:rsidRPr="00730DE8">
        <w:rPr>
          <w:b/>
        </w:rPr>
        <w:t>Activities</w:t>
      </w:r>
      <w:r w:rsidRPr="00730DE8">
        <w:t>: Ra lệnh cho giao diện và xử lý tương tác của người dùng với màn hình smartPhone.</w:t>
      </w:r>
    </w:p>
    <w:p w:rsidR="00E8598C" w:rsidRPr="00730DE8" w:rsidRDefault="00E8598C" w:rsidP="00F142FA">
      <w:pPr>
        <w:pStyle w:val="ListParagraph"/>
        <w:numPr>
          <w:ilvl w:val="0"/>
          <w:numId w:val="13"/>
        </w:numPr>
      </w:pPr>
      <w:r w:rsidRPr="00730DE8">
        <w:rPr>
          <w:b/>
        </w:rPr>
        <w:t>Services</w:t>
      </w:r>
      <w:r w:rsidRPr="00730DE8">
        <w:t>: Là thành phần chạy phía sau, chạy bên trong của mỗi ứng dụng.</w:t>
      </w:r>
    </w:p>
    <w:p w:rsidR="00E8598C" w:rsidRPr="00730DE8" w:rsidRDefault="00E8598C" w:rsidP="00F142FA">
      <w:pPr>
        <w:pStyle w:val="ListParagraph"/>
        <w:numPr>
          <w:ilvl w:val="0"/>
          <w:numId w:val="13"/>
        </w:numPr>
      </w:pPr>
      <w:r w:rsidRPr="00730DE8">
        <w:rPr>
          <w:b/>
        </w:rPr>
        <w:t>Broadcast</w:t>
      </w:r>
      <w:r w:rsidRPr="00730DE8">
        <w:t xml:space="preserve"> Receivers: Xử lý việc giao tiếp giữa HĐH Android và ứng dụng.</w:t>
      </w:r>
    </w:p>
    <w:p w:rsidR="00730DE8" w:rsidRPr="00730DE8" w:rsidRDefault="00E8598C" w:rsidP="00F142FA">
      <w:pPr>
        <w:pStyle w:val="ListParagraph"/>
        <w:numPr>
          <w:ilvl w:val="0"/>
          <w:numId w:val="13"/>
        </w:numPr>
      </w:pPr>
      <w:r w:rsidRPr="00730DE8">
        <w:rPr>
          <w:b/>
        </w:rPr>
        <w:t>Content Providers</w:t>
      </w:r>
      <w:r w:rsidRPr="00730DE8">
        <w:t>: Xử lý dữ liệu và  các vấn đề về quản lý cơ sở dữ liệu.</w:t>
      </w:r>
    </w:p>
    <w:p w:rsidR="00E8598C" w:rsidRPr="00730DE8" w:rsidRDefault="00E8598C" w:rsidP="00F142FA">
      <w:pPr>
        <w:pStyle w:val="ListParagraph"/>
        <w:numPr>
          <w:ilvl w:val="0"/>
          <w:numId w:val="14"/>
        </w:numPr>
        <w:spacing w:line="26" w:lineRule="atLeast"/>
        <w:rPr>
          <w:rFonts w:eastAsia="Times New Roman" w:cs="Times New Roman"/>
          <w:b/>
          <w:szCs w:val="26"/>
        </w:rPr>
      </w:pPr>
      <w:bookmarkStart w:id="167" w:name="_Toc444810689"/>
      <w:bookmarkStart w:id="168" w:name="_Toc475801486"/>
      <w:bookmarkStart w:id="169" w:name="_Toc475999816"/>
      <w:r w:rsidRPr="00730DE8">
        <w:rPr>
          <w:rFonts w:eastAsia="Times New Roman" w:cs="Times New Roman"/>
          <w:b/>
          <w:szCs w:val="26"/>
        </w:rPr>
        <w:t>Activity</w:t>
      </w:r>
      <w:bookmarkEnd w:id="167"/>
      <w:bookmarkEnd w:id="168"/>
      <w:bookmarkEnd w:id="169"/>
    </w:p>
    <w:p w:rsidR="00730DE8" w:rsidRDefault="00E8598C" w:rsidP="00547EC1">
      <w:pPr>
        <w:spacing w:line="26" w:lineRule="atLeast"/>
        <w:ind w:firstLine="709"/>
        <w:rPr>
          <w:rFonts w:eastAsia="Times New Roman" w:cs="Times New Roman"/>
          <w:szCs w:val="26"/>
        </w:rPr>
      </w:pPr>
      <w:r w:rsidRPr="00730DE8">
        <w:rPr>
          <w:rFonts w:eastAsia="Times New Roman" w:cs="Times New Roman"/>
          <w:szCs w:val="26"/>
        </w:rPr>
        <w:t>Một </w:t>
      </w:r>
      <w:r w:rsidRPr="00730DE8">
        <w:rPr>
          <w:rFonts w:eastAsia="Times New Roman" w:cs="Times New Roman"/>
          <w:bCs/>
          <w:szCs w:val="26"/>
        </w:rPr>
        <w:t>Activity</w:t>
      </w:r>
      <w:r w:rsidRPr="00730DE8">
        <w:rPr>
          <w:rFonts w:eastAsia="Times New Roman" w:cs="Times New Roman"/>
          <w:szCs w:val="26"/>
        </w:rPr>
        <w:t> đại diện cho một màn hình với một giao diện người dùng.</w:t>
      </w:r>
    </w:p>
    <w:p w:rsidR="00E8598C" w:rsidRPr="00730DE8" w:rsidRDefault="00E8598C" w:rsidP="00547EC1">
      <w:pPr>
        <w:spacing w:line="26" w:lineRule="atLeast"/>
        <w:ind w:firstLine="709"/>
        <w:rPr>
          <w:rFonts w:eastAsia="Times New Roman" w:cs="Times New Roman"/>
          <w:szCs w:val="26"/>
        </w:rPr>
      </w:pPr>
      <w:r w:rsidRPr="00730DE8">
        <w:rPr>
          <w:rFonts w:eastAsia="Times New Roman" w:cs="Times New Roman"/>
          <w:szCs w:val="26"/>
        </w:rPr>
        <w:lastRenderedPageBreak/>
        <w:t>V</w:t>
      </w:r>
      <w:r w:rsidR="00730DE8">
        <w:rPr>
          <w:rFonts w:eastAsia="Times New Roman" w:cs="Times New Roman"/>
          <w:szCs w:val="26"/>
        </w:rPr>
        <w:t xml:space="preserve">í </w:t>
      </w:r>
      <w:r w:rsidRPr="00730DE8">
        <w:rPr>
          <w:rFonts w:eastAsia="Times New Roman" w:cs="Times New Roman"/>
          <w:szCs w:val="26"/>
        </w:rPr>
        <w:t>D</w:t>
      </w:r>
      <w:r w:rsidR="00730DE8">
        <w:rPr>
          <w:rFonts w:eastAsia="Times New Roman" w:cs="Times New Roman"/>
          <w:szCs w:val="26"/>
        </w:rPr>
        <w:t>ụ</w:t>
      </w:r>
      <w:r w:rsidRPr="00730DE8">
        <w:rPr>
          <w:rFonts w:eastAsia="Times New Roman" w:cs="Times New Roman"/>
          <w:szCs w:val="26"/>
        </w:rPr>
        <w:t xml:space="preserve">: Một ứng dụng </w:t>
      </w:r>
      <w:r w:rsidR="00F46D1D">
        <w:rPr>
          <w:rFonts w:eastAsia="Times New Roman" w:cs="Times New Roman"/>
          <w:szCs w:val="26"/>
        </w:rPr>
        <w:t>e</w:t>
      </w:r>
      <w:r w:rsidRPr="00730DE8">
        <w:rPr>
          <w:rFonts w:eastAsia="Times New Roman" w:cs="Times New Roman"/>
          <w:szCs w:val="26"/>
        </w:rPr>
        <w:t>mail sẽ có một </w:t>
      </w:r>
      <w:r w:rsidRPr="00730DE8">
        <w:rPr>
          <w:rFonts w:eastAsia="Times New Roman" w:cs="Times New Roman"/>
          <w:bCs/>
          <w:szCs w:val="26"/>
        </w:rPr>
        <w:t>Activity</w:t>
      </w:r>
      <w:r w:rsidRPr="00730DE8">
        <w:rPr>
          <w:rFonts w:eastAsia="Times New Roman" w:cs="Times New Roman"/>
          <w:szCs w:val="26"/>
        </w:rPr>
        <w:t xml:space="preserve"> để hiển thị tất cả các </w:t>
      </w:r>
      <w:r w:rsidR="00F46D1D">
        <w:rPr>
          <w:rFonts w:eastAsia="Times New Roman" w:cs="Times New Roman"/>
          <w:szCs w:val="26"/>
        </w:rPr>
        <w:t>e</w:t>
      </w:r>
      <w:r w:rsidRPr="00730DE8">
        <w:rPr>
          <w:rFonts w:eastAsia="Times New Roman" w:cs="Times New Roman"/>
          <w:szCs w:val="26"/>
        </w:rPr>
        <w:t>mail, một </w:t>
      </w:r>
      <w:r w:rsidRPr="00730DE8">
        <w:rPr>
          <w:rFonts w:eastAsia="Times New Roman" w:cs="Times New Roman"/>
          <w:bCs/>
          <w:szCs w:val="26"/>
        </w:rPr>
        <w:t>Activity</w:t>
      </w:r>
      <w:r w:rsidRPr="00730DE8">
        <w:rPr>
          <w:rFonts w:eastAsia="Times New Roman" w:cs="Times New Roman"/>
          <w:szCs w:val="26"/>
        </w:rPr>
        <w:t xml:space="preserve"> khác để để soạn </w:t>
      </w:r>
      <w:r w:rsidR="00F46D1D">
        <w:rPr>
          <w:rFonts w:eastAsia="Times New Roman" w:cs="Times New Roman"/>
          <w:szCs w:val="26"/>
        </w:rPr>
        <w:t>e</w:t>
      </w:r>
      <w:r w:rsidRPr="00730DE8">
        <w:rPr>
          <w:rFonts w:eastAsia="Times New Roman" w:cs="Times New Roman"/>
          <w:szCs w:val="26"/>
        </w:rPr>
        <w:t>mail, một</w:t>
      </w:r>
      <w:r w:rsidRPr="00730DE8">
        <w:rPr>
          <w:rFonts w:eastAsia="Times New Roman" w:cs="Times New Roman"/>
          <w:bCs/>
          <w:szCs w:val="26"/>
        </w:rPr>
        <w:t>Activity</w:t>
      </w:r>
      <w:r w:rsidRPr="00730DE8">
        <w:rPr>
          <w:rFonts w:eastAsia="Times New Roman" w:cs="Times New Roman"/>
          <w:szCs w:val="26"/>
        </w:rPr>
        <w:t xml:space="preserve"> khác để đọc </w:t>
      </w:r>
      <w:r w:rsidR="00F46D1D">
        <w:rPr>
          <w:rFonts w:eastAsia="Times New Roman" w:cs="Times New Roman"/>
          <w:szCs w:val="26"/>
        </w:rPr>
        <w:t>e</w:t>
      </w:r>
      <w:r w:rsidRPr="00730DE8">
        <w:rPr>
          <w:rFonts w:eastAsia="Times New Roman" w:cs="Times New Roman"/>
          <w:szCs w:val="26"/>
        </w:rPr>
        <w:t>mail. Nếu một ứng dụng có nhiều hơn 1 Activity thì một trong số chúng sẽ được đánh dấu là </w:t>
      </w:r>
      <w:r w:rsidRPr="00730DE8">
        <w:rPr>
          <w:rFonts w:eastAsia="Times New Roman" w:cs="Times New Roman"/>
          <w:bCs/>
          <w:szCs w:val="26"/>
        </w:rPr>
        <w:t>Activity</w:t>
      </w:r>
      <w:r w:rsidRPr="00730DE8">
        <w:rPr>
          <w:rFonts w:eastAsia="Times New Roman" w:cs="Times New Roman"/>
          <w:szCs w:val="26"/>
        </w:rPr>
        <w:t> hiển thị đầu tiên khi ứng dụng khởi chạy.</w:t>
      </w:r>
    </w:p>
    <w:p w:rsidR="00E8598C" w:rsidRPr="00F46D1D" w:rsidRDefault="00E8598C" w:rsidP="00547EC1">
      <w:pPr>
        <w:spacing w:line="26" w:lineRule="atLeast"/>
        <w:ind w:firstLine="709"/>
        <w:rPr>
          <w:rFonts w:eastAsia="Times New Roman" w:cs="Times New Roman"/>
          <w:szCs w:val="26"/>
        </w:rPr>
      </w:pPr>
      <w:r w:rsidRPr="00F46D1D">
        <w:rPr>
          <w:rFonts w:eastAsia="Times New Roman" w:cs="Times New Roman"/>
          <w:bCs/>
          <w:szCs w:val="26"/>
        </w:rPr>
        <w:t>Android</w:t>
      </w:r>
      <w:r w:rsidRPr="00F46D1D">
        <w:rPr>
          <w:rFonts w:eastAsia="Times New Roman" w:cs="Times New Roman"/>
          <w:szCs w:val="26"/>
        </w:rPr>
        <w:t xml:space="preserve">  khởi đầu bởi </w:t>
      </w:r>
      <w:r w:rsidR="00F46D1D">
        <w:rPr>
          <w:rFonts w:eastAsia="Times New Roman" w:cs="Times New Roman"/>
          <w:szCs w:val="26"/>
        </w:rPr>
        <w:t>một</w:t>
      </w:r>
      <w:r w:rsidRPr="00F46D1D">
        <w:rPr>
          <w:rFonts w:eastAsia="Times New Roman" w:cs="Times New Roman"/>
          <w:szCs w:val="26"/>
        </w:rPr>
        <w:t> </w:t>
      </w:r>
      <w:r w:rsidRPr="00F46D1D">
        <w:rPr>
          <w:rFonts w:eastAsia="Times New Roman" w:cs="Times New Roman"/>
          <w:bCs/>
          <w:szCs w:val="26"/>
        </w:rPr>
        <w:t>activity</w:t>
      </w:r>
      <w:r w:rsidRPr="00F46D1D">
        <w:rPr>
          <w:rFonts w:eastAsia="Times New Roman" w:cs="Times New Roman"/>
          <w:szCs w:val="26"/>
        </w:rPr>
        <w:t> được đánh dấu là khởi đầu bằng cách gọi phương thức </w:t>
      </w:r>
      <w:r w:rsidRPr="00F46D1D">
        <w:rPr>
          <w:rFonts w:ascii="Consolas" w:eastAsia="Times New Roman" w:hAnsi="Consolas" w:cs="Times New Roman"/>
          <w:bCs/>
          <w:szCs w:val="26"/>
        </w:rPr>
        <w:t>onCreate</w:t>
      </w:r>
      <w:r w:rsidR="007B4EAB">
        <w:rPr>
          <w:rFonts w:ascii="Consolas" w:eastAsia="Times New Roman" w:hAnsi="Consolas" w:cs="Times New Roman"/>
          <w:bCs/>
          <w:szCs w:val="26"/>
        </w:rPr>
        <w:t xml:space="preserve">(): </w:t>
      </w:r>
      <w:r w:rsidRPr="00F46D1D">
        <w:rPr>
          <w:rFonts w:ascii="Consolas" w:eastAsia="Times New Roman" w:hAnsi="Consolas" w:cs="Times New Roman"/>
          <w:szCs w:val="26"/>
        </w:rPr>
        <w:t>.</w:t>
      </w:r>
      <w:r w:rsidRPr="00F46D1D">
        <w:rPr>
          <w:rFonts w:eastAsia="Times New Roman" w:cs="Times New Roman"/>
          <w:szCs w:val="26"/>
        </w:rPr>
        <w:t xml:space="preserve"> Có một chuỗi các phương thức được gọi để bắt đầu một </w:t>
      </w:r>
      <w:r w:rsidRPr="00F46D1D">
        <w:rPr>
          <w:rFonts w:eastAsia="Times New Roman" w:cs="Times New Roman"/>
          <w:bCs/>
          <w:szCs w:val="26"/>
        </w:rPr>
        <w:t>activity</w:t>
      </w:r>
      <w:r w:rsidRPr="00F46D1D">
        <w:rPr>
          <w:rFonts w:eastAsia="Times New Roman" w:cs="Times New Roman"/>
          <w:szCs w:val="26"/>
        </w:rPr>
        <w:t xml:space="preserve"> và một chuỗi các phương thức khác để hủy </w:t>
      </w:r>
      <w:r w:rsidR="00F46D1D">
        <w:rPr>
          <w:rFonts w:eastAsia="Times New Roman" w:cs="Times New Roman"/>
          <w:szCs w:val="26"/>
        </w:rPr>
        <w:t>một</w:t>
      </w:r>
      <w:r w:rsidRPr="00F46D1D">
        <w:rPr>
          <w:rFonts w:eastAsia="Times New Roman" w:cs="Times New Roman"/>
          <w:szCs w:val="26"/>
        </w:rPr>
        <w:t> </w:t>
      </w:r>
      <w:r w:rsidRPr="00F46D1D">
        <w:rPr>
          <w:rFonts w:eastAsia="Times New Roman" w:cs="Times New Roman"/>
          <w:bCs/>
          <w:szCs w:val="26"/>
        </w:rPr>
        <w:t>activity</w:t>
      </w:r>
      <w:r w:rsidRPr="00F46D1D">
        <w:rPr>
          <w:rFonts w:eastAsia="Times New Roman" w:cs="Times New Roman"/>
          <w:szCs w:val="26"/>
        </w:rPr>
        <w:t>, như hình bên dưới:</w:t>
      </w:r>
    </w:p>
    <w:p w:rsidR="00E8598C" w:rsidRPr="000A6031" w:rsidRDefault="00E8598C" w:rsidP="00547EC1">
      <w:pPr>
        <w:spacing w:line="26" w:lineRule="atLeast"/>
        <w:ind w:firstLine="709"/>
        <w:jc w:val="center"/>
        <w:rPr>
          <w:rFonts w:eastAsia="Times New Roman" w:cs="Times New Roman"/>
          <w:szCs w:val="26"/>
        </w:rPr>
      </w:pPr>
      <w:r w:rsidRPr="000A6031">
        <w:rPr>
          <w:rFonts w:eastAsia="Times New Roman" w:cs="Times New Roman"/>
          <w:noProof/>
          <w:szCs w:val="26"/>
          <w:lang w:eastAsia="en-US"/>
        </w:rPr>
        <w:lastRenderedPageBreak/>
        <w:drawing>
          <wp:inline distT="0" distB="0" distL="0" distR="0" wp14:anchorId="31BB2481" wp14:editId="737424A7">
            <wp:extent cx="5028958" cy="6507678"/>
            <wp:effectExtent l="0" t="0" r="635" b="0"/>
            <wp:docPr id="36" name="Picture 36" descr="https://i0.wp.com/www.mediafire.com/convkey/f0a8/jo4vile4mbe5u6z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0.wp.com/www.mediafire.com/convkey/f0a8/jo4vile4mbe5u6zfg.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6887" cy="6517938"/>
                    </a:xfrm>
                    <a:prstGeom prst="rect">
                      <a:avLst/>
                    </a:prstGeom>
                    <a:noFill/>
                    <a:ln>
                      <a:noFill/>
                    </a:ln>
                  </pic:spPr>
                </pic:pic>
              </a:graphicData>
            </a:graphic>
          </wp:inline>
        </w:drawing>
      </w:r>
    </w:p>
    <w:p w:rsidR="008F3934" w:rsidRPr="000A6031" w:rsidRDefault="008F3934" w:rsidP="00547EC1">
      <w:pPr>
        <w:spacing w:line="26" w:lineRule="atLeast"/>
        <w:ind w:firstLine="709"/>
        <w:jc w:val="center"/>
        <w:rPr>
          <w:rFonts w:eastAsia="Times New Roman" w:cs="Times New Roman"/>
          <w:szCs w:val="26"/>
        </w:rPr>
      </w:pPr>
      <w:r w:rsidRPr="000A6031">
        <w:rPr>
          <w:rFonts w:eastAsia="Times New Roman" w:cs="Times New Roman"/>
          <w:szCs w:val="26"/>
        </w:rPr>
        <w:t>Hình 1.2: Vòng đời của một Activity</w:t>
      </w:r>
    </w:p>
    <w:p w:rsidR="00E8598C" w:rsidRPr="00F46D1D" w:rsidRDefault="00E8598C" w:rsidP="00780F64">
      <w:pPr>
        <w:ind w:firstLine="709"/>
      </w:pPr>
      <w:r w:rsidRPr="00F46D1D">
        <w:t>Class Activity định nghĩa nhiều phương thức cho các sự kiện, không cần phải thực thi tất cả các phương thức này, tuy nhiên việc hiểu rõ và áp dụng chúng vào ứng dụng khá quan trọng, giúp cho ứng dụng có các hành vi như mong đợi của người dùng.</w:t>
      </w:r>
    </w:p>
    <w:p w:rsidR="00E8598C" w:rsidRPr="00F46D1D" w:rsidRDefault="00E8598C" w:rsidP="00F142FA">
      <w:pPr>
        <w:pStyle w:val="ListParagraph"/>
        <w:numPr>
          <w:ilvl w:val="0"/>
          <w:numId w:val="16"/>
        </w:numPr>
      </w:pPr>
      <w:r w:rsidRPr="00780F64">
        <w:rPr>
          <w:rFonts w:ascii="Consolas" w:hAnsi="Consolas"/>
        </w:rPr>
        <w:t>onCreate</w:t>
      </w:r>
      <w:r w:rsidR="007B4EAB">
        <w:rPr>
          <w:rFonts w:ascii="Consolas" w:hAnsi="Consolas"/>
        </w:rPr>
        <w:t xml:space="preserve">(): </w:t>
      </w:r>
      <w:r w:rsidR="00F46D1D" w:rsidRPr="00780F64">
        <w:rPr>
          <w:rFonts w:ascii="Consolas" w:hAnsi="Consolas"/>
        </w:rPr>
        <w:t xml:space="preserve">: </w:t>
      </w:r>
      <w:r w:rsidR="00F46D1D">
        <w:t>P</w:t>
      </w:r>
      <w:r w:rsidRPr="00F46D1D">
        <w:t>hương thức đầu tiên được gọi dùng để tạo một activity vào lần đầu tiên </w:t>
      </w:r>
      <w:r w:rsidR="00F46D1D">
        <w:t>A</w:t>
      </w:r>
      <w:r w:rsidRPr="00F46D1D">
        <w:t>ctivity được gọi.</w:t>
      </w:r>
    </w:p>
    <w:p w:rsidR="00E8598C" w:rsidRPr="00780F64" w:rsidRDefault="00E8598C" w:rsidP="00F142FA">
      <w:pPr>
        <w:pStyle w:val="ListParagraph"/>
        <w:numPr>
          <w:ilvl w:val="0"/>
          <w:numId w:val="16"/>
        </w:numPr>
      </w:pPr>
      <w:r w:rsidRPr="00780F64">
        <w:rPr>
          <w:rFonts w:ascii="Consolas" w:hAnsi="Consolas"/>
        </w:rPr>
        <w:lastRenderedPageBreak/>
        <w:t>onStart</w:t>
      </w:r>
      <w:r w:rsidR="007B4EAB">
        <w:rPr>
          <w:rFonts w:ascii="Consolas" w:hAnsi="Consolas"/>
        </w:rPr>
        <w:t xml:space="preserve">(): </w:t>
      </w:r>
      <w:r w:rsidR="00F46D1D" w:rsidRPr="00780F64">
        <w:rPr>
          <w:rFonts w:ascii="Consolas" w:hAnsi="Consolas"/>
        </w:rPr>
        <w:t>:</w:t>
      </w:r>
      <w:r w:rsidR="00F46D1D" w:rsidRPr="00780F64">
        <w:t xml:space="preserve"> </w:t>
      </w:r>
      <w:r w:rsidR="00780F64">
        <w:t xml:space="preserve"> Thực hiện</w:t>
      </w:r>
      <w:r w:rsidRPr="00780F64">
        <w:t xml:space="preserve"> khi nó hiện hữu với người dùng.</w:t>
      </w:r>
    </w:p>
    <w:p w:rsidR="00E8598C" w:rsidRPr="00780F64" w:rsidRDefault="00E8598C" w:rsidP="00F142FA">
      <w:pPr>
        <w:pStyle w:val="ListParagraph"/>
        <w:numPr>
          <w:ilvl w:val="0"/>
          <w:numId w:val="16"/>
        </w:numPr>
      </w:pPr>
      <w:r w:rsidRPr="00780F64">
        <w:rPr>
          <w:rFonts w:ascii="Consolas" w:hAnsi="Consolas"/>
        </w:rPr>
        <w:t>onResume</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khi người dùng tương tác với các ứng dụng.</w:t>
      </w:r>
    </w:p>
    <w:p w:rsidR="00E8598C" w:rsidRPr="00780F64" w:rsidRDefault="00E8598C" w:rsidP="00F142FA">
      <w:pPr>
        <w:pStyle w:val="ListParagraph"/>
        <w:numPr>
          <w:ilvl w:val="0"/>
          <w:numId w:val="16"/>
        </w:numPr>
      </w:pPr>
      <w:r w:rsidRPr="00780F64">
        <w:rPr>
          <w:rFonts w:ascii="Consolas" w:hAnsi="Consolas"/>
        </w:rPr>
        <w:t>onPause</w:t>
      </w:r>
      <w:r w:rsidR="007B4EAB">
        <w:rPr>
          <w:rFonts w:ascii="Consolas" w:hAnsi="Consolas"/>
        </w:rPr>
        <w:t xml:space="preserve">(): </w:t>
      </w:r>
      <w:r w:rsidRPr="00780F64">
        <w:rPr>
          <w:rFonts w:ascii="Consolas" w:hAnsi="Consolas"/>
        </w:rPr>
        <w:t>:</w:t>
      </w:r>
      <w:r w:rsidRPr="00780F64">
        <w:t xml:space="preserve"> </w:t>
      </w:r>
      <w:r w:rsidR="00780F64">
        <w:t xml:space="preserve"> </w:t>
      </w:r>
      <w:r w:rsidRPr="00780F64">
        <w:t>Tạm dừng một </w:t>
      </w:r>
      <w:r w:rsidR="00780F64">
        <w:t>A</w:t>
      </w:r>
      <w:r w:rsidRPr="00780F64">
        <w:t>ctivity, không nhận dữ liệu do người dùng nhập vào và không thế thực thi lệnh nào. Phương thức này được gọi khi activity hiện tại đang được tạm dừng, và activity trước đó đang được tiếp tục.</w:t>
      </w:r>
    </w:p>
    <w:p w:rsidR="00E8598C" w:rsidRPr="00780F64" w:rsidRDefault="00E8598C" w:rsidP="00F142FA">
      <w:pPr>
        <w:pStyle w:val="ListParagraph"/>
        <w:numPr>
          <w:ilvl w:val="0"/>
          <w:numId w:val="16"/>
        </w:numPr>
      </w:pPr>
      <w:r w:rsidRPr="00780F64">
        <w:rPr>
          <w:rFonts w:ascii="Consolas" w:hAnsi="Consolas"/>
        </w:rPr>
        <w:t>onStop</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một activity đã không được nhìn thấy trong thời gian dài.</w:t>
      </w:r>
    </w:p>
    <w:p w:rsidR="00E8598C" w:rsidRPr="00780F64" w:rsidRDefault="00E8598C" w:rsidP="00F142FA">
      <w:pPr>
        <w:pStyle w:val="ListParagraph"/>
        <w:numPr>
          <w:ilvl w:val="0"/>
          <w:numId w:val="16"/>
        </w:numPr>
      </w:pPr>
      <w:r w:rsidRPr="00780F64">
        <w:rPr>
          <w:rFonts w:ascii="Consolas" w:hAnsi="Consolas"/>
        </w:rPr>
        <w:t>onDestroy</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Thực hiện</w:t>
      </w:r>
      <w:r w:rsidR="00780F64" w:rsidRPr="00780F64">
        <w:t xml:space="preserve"> </w:t>
      </w:r>
      <w:r w:rsidRPr="00780F64">
        <w:t>trước khi hệ thống hủy activity.</w:t>
      </w:r>
    </w:p>
    <w:p w:rsidR="00E8598C" w:rsidRPr="00780F64" w:rsidRDefault="00E8598C" w:rsidP="00F142FA">
      <w:pPr>
        <w:pStyle w:val="ListParagraph"/>
        <w:numPr>
          <w:ilvl w:val="0"/>
          <w:numId w:val="16"/>
        </w:numPr>
      </w:pPr>
      <w:r w:rsidRPr="00780F64">
        <w:rPr>
          <w:rFonts w:ascii="Consolas" w:hAnsi="Consolas"/>
        </w:rPr>
        <w:t>onRestart</w:t>
      </w:r>
      <w:r w:rsidR="007B4EAB">
        <w:rPr>
          <w:rFonts w:ascii="Consolas" w:hAnsi="Consolas"/>
        </w:rPr>
        <w:t xml:space="preserve">(): </w:t>
      </w:r>
      <w:r w:rsidRPr="00780F64">
        <w:rPr>
          <w:rFonts w:ascii="Consolas" w:hAnsi="Consolas"/>
        </w:rPr>
        <w:t>:</w:t>
      </w:r>
      <w:r w:rsidR="00780F64">
        <w:rPr>
          <w:rFonts w:ascii="Consolas" w:hAnsi="Consolas"/>
        </w:rPr>
        <w:t xml:space="preserve"> </w:t>
      </w:r>
      <w:r w:rsidR="00780F64">
        <w:t xml:space="preserve">Thực hiện </w:t>
      </w:r>
      <w:r w:rsidRPr="00780F64">
        <w:t>khi activity cần được dùng trở lại sau khi bị</w:t>
      </w:r>
      <w:r w:rsidR="00780F64">
        <w:t xml:space="preserve"> </w:t>
      </w:r>
      <w:r w:rsidRPr="00780F64">
        <w:t>gọi </w:t>
      </w:r>
      <w:r w:rsidRPr="00780F64">
        <w:rPr>
          <w:rFonts w:ascii="Consolas" w:hAnsi="Consolas"/>
        </w:rPr>
        <w:t>onStop</w:t>
      </w:r>
      <w:r w:rsidR="007B4EAB">
        <w:rPr>
          <w:rFonts w:ascii="Consolas" w:hAnsi="Consolas"/>
        </w:rPr>
        <w:t xml:space="preserve">(): </w:t>
      </w:r>
      <w:r w:rsidR="00780F64">
        <w:rPr>
          <w:rFonts w:ascii="Consolas" w:hAnsi="Consolas"/>
        </w:rPr>
        <w:t>.</w:t>
      </w:r>
    </w:p>
    <w:p w:rsidR="00E8598C" w:rsidRPr="00780F64" w:rsidRDefault="00E8598C" w:rsidP="00F142FA">
      <w:pPr>
        <w:pStyle w:val="ListParagraph"/>
        <w:numPr>
          <w:ilvl w:val="0"/>
          <w:numId w:val="14"/>
        </w:numPr>
        <w:spacing w:line="26" w:lineRule="atLeast"/>
        <w:rPr>
          <w:rFonts w:eastAsia="Times New Roman" w:cs="Times New Roman"/>
          <w:b/>
          <w:szCs w:val="26"/>
        </w:rPr>
      </w:pPr>
      <w:bookmarkStart w:id="170" w:name="_Toc444810690"/>
      <w:bookmarkStart w:id="171" w:name="_Toc475801487"/>
      <w:bookmarkStart w:id="172" w:name="_Toc475999817"/>
      <w:r w:rsidRPr="00780F64">
        <w:rPr>
          <w:rFonts w:eastAsia="Times New Roman" w:cs="Times New Roman"/>
          <w:b/>
          <w:szCs w:val="26"/>
        </w:rPr>
        <w:t>Services</w:t>
      </w:r>
      <w:bookmarkEnd w:id="170"/>
      <w:bookmarkEnd w:id="171"/>
      <w:bookmarkEnd w:id="172"/>
    </w:p>
    <w:p w:rsidR="00E8598C"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 xml:space="preserve">Một Service là một thành phần được chạy bên trong nền để xử lý các công việc trong thời gian dài. Một ứng dụng nghe nhạc có thể phát nhạc, trong khi đó người dùng đang ở giao diện của ứng dụng khác. Hoặc ứng dụng </w:t>
      </w:r>
      <w:r w:rsidR="0033494C">
        <w:rPr>
          <w:rFonts w:eastAsia="Times New Roman" w:cs="Times New Roman"/>
          <w:szCs w:val="26"/>
        </w:rPr>
        <w:t>tải tập tin</w:t>
      </w:r>
      <w:r w:rsidRPr="000A6031">
        <w:rPr>
          <w:rFonts w:eastAsia="Times New Roman" w:cs="Times New Roman"/>
          <w:szCs w:val="26"/>
        </w:rPr>
        <w:t xml:space="preserve"> có thể tải dữ liệu trên mạng về máy mà không ngăn chặn người dùng tương tác với các ứng dụng khác.</w:t>
      </w:r>
    </w:p>
    <w:p w:rsidR="00E8598C" w:rsidRPr="00780F64" w:rsidRDefault="00E8598C" w:rsidP="00F142FA">
      <w:pPr>
        <w:pStyle w:val="ListParagraph"/>
        <w:numPr>
          <w:ilvl w:val="0"/>
          <w:numId w:val="14"/>
        </w:numPr>
        <w:spacing w:line="26" w:lineRule="atLeast"/>
        <w:rPr>
          <w:rFonts w:eastAsia="Times New Roman" w:cs="Times New Roman"/>
          <w:b/>
          <w:szCs w:val="26"/>
        </w:rPr>
      </w:pPr>
      <w:bookmarkStart w:id="173" w:name="_Toc444810691"/>
      <w:bookmarkStart w:id="174" w:name="_Toc475801488"/>
      <w:bookmarkStart w:id="175" w:name="_Toc475999818"/>
      <w:r w:rsidRPr="00780F64">
        <w:rPr>
          <w:rFonts w:eastAsia="Times New Roman" w:cs="Times New Roman"/>
          <w:b/>
          <w:szCs w:val="26"/>
        </w:rPr>
        <w:t>Broadcast Receivers</w:t>
      </w:r>
      <w:bookmarkEnd w:id="173"/>
      <w:bookmarkEnd w:id="174"/>
      <w:bookmarkEnd w:id="175"/>
    </w:p>
    <w:p w:rsidR="00331814" w:rsidRPr="000A6031" w:rsidRDefault="00E8598C" w:rsidP="00547EC1">
      <w:pPr>
        <w:spacing w:line="26" w:lineRule="atLeast"/>
        <w:ind w:firstLine="709"/>
        <w:rPr>
          <w:rFonts w:eastAsia="Times New Roman" w:cs="Times New Roman"/>
          <w:szCs w:val="26"/>
        </w:rPr>
      </w:pPr>
      <w:r w:rsidRPr="000A6031">
        <w:rPr>
          <w:rFonts w:eastAsia="Times New Roman" w:cs="Times New Roman"/>
          <w:szCs w:val="26"/>
        </w:rPr>
        <w:t>Broadcast Receivers chỉ đơn giản là xử lý và phát các thông điệp từ các ứng dụng khác hoặc từ hệ thống. Ví dụ: các ứng dụng có thể bắt đầu phát thông điệp đến các ứng dụng khác để cho biết rằng một số dữ liệu đã được tải thành công xuống thiết bị và sẵn sàng cho việc sử dụng, Broadcast Receivers sẽ đảm nhận việc thông báo vào đưa ra những hành động thích hợp.</w:t>
      </w:r>
    </w:p>
    <w:p w:rsidR="00331814" w:rsidRPr="000A6031" w:rsidRDefault="00331814" w:rsidP="00547EC1">
      <w:pPr>
        <w:spacing w:line="26" w:lineRule="atLeast"/>
        <w:ind w:firstLine="709"/>
        <w:rPr>
          <w:rFonts w:eastAsia="Times New Roman" w:cs="Times New Roman"/>
          <w:szCs w:val="26"/>
        </w:rPr>
      </w:pPr>
      <w:r w:rsidRPr="00780F64">
        <w:t xml:space="preserve">Một Broadcast </w:t>
      </w:r>
      <w:r w:rsidR="00E8598C" w:rsidRPr="00780F64">
        <w:t>Receiver được th</w:t>
      </w:r>
      <w:r w:rsidRPr="00780F64">
        <w:t xml:space="preserve">ực thi như là một class con của </w:t>
      </w:r>
      <w:r w:rsidR="00E8598C" w:rsidRPr="00780F64">
        <w:t>class Broadcast</w:t>
      </w:r>
      <w:r w:rsidRPr="00780F64">
        <w:t xml:space="preserve"> </w:t>
      </w:r>
      <w:r w:rsidR="00E8598C" w:rsidRPr="00780F64">
        <w:t>Receiver</w:t>
      </w:r>
      <w:r w:rsidR="00E8598C" w:rsidRPr="000A6031">
        <w:rPr>
          <w:rFonts w:eastAsia="Times New Roman" w:cs="Times New Roman"/>
          <w:szCs w:val="26"/>
        </w:rPr>
        <w:t> và mỗi thông điệp là một Intent.</w:t>
      </w:r>
      <w:bookmarkStart w:id="176" w:name="_Toc444810692"/>
    </w:p>
    <w:p w:rsidR="00E8598C" w:rsidRPr="00780F64" w:rsidRDefault="00E8598C" w:rsidP="00F142FA">
      <w:pPr>
        <w:pStyle w:val="ListParagraph"/>
        <w:numPr>
          <w:ilvl w:val="0"/>
          <w:numId w:val="14"/>
        </w:numPr>
        <w:spacing w:line="26" w:lineRule="atLeast"/>
        <w:rPr>
          <w:rFonts w:eastAsia="Times New Roman" w:cs="Times New Roman"/>
          <w:b/>
          <w:szCs w:val="26"/>
        </w:rPr>
      </w:pPr>
      <w:r w:rsidRPr="00780F64">
        <w:rPr>
          <w:rFonts w:eastAsia="Times New Roman" w:cs="Times New Roman"/>
          <w:b/>
          <w:szCs w:val="26"/>
        </w:rPr>
        <w:t>Content Providers</w:t>
      </w:r>
      <w:bookmarkEnd w:id="176"/>
    </w:p>
    <w:p w:rsidR="0033494C" w:rsidRDefault="00E8598C" w:rsidP="0033494C">
      <w:pPr>
        <w:spacing w:line="26" w:lineRule="atLeast"/>
        <w:ind w:firstLine="709"/>
        <w:rPr>
          <w:rFonts w:eastAsia="Times New Roman" w:cs="Times New Roman"/>
          <w:szCs w:val="26"/>
        </w:rPr>
      </w:pPr>
      <w:r w:rsidRPr="000A6031">
        <w:rPr>
          <w:rFonts w:eastAsia="Times New Roman" w:cs="Times New Roman"/>
          <w:szCs w:val="26"/>
        </w:rPr>
        <w:t>Một Content Providers chứa các thành phần cung cấp dữ liệu từ một ứng dụng đến một ứng dụng khác theo yêu cầu. Yêu cầu đó được sử lý bằng các phương thức của class ContentResolver. Dữ liệu được lưu trữ trong file hệ thống, trong cơ sở d</w:t>
      </w:r>
      <w:r w:rsidR="0033494C">
        <w:rPr>
          <w:rFonts w:eastAsia="Times New Roman" w:cs="Times New Roman"/>
          <w:szCs w:val="26"/>
        </w:rPr>
        <w:t>ữ liệu hoặc ở một nơi nào khác.</w:t>
      </w:r>
    </w:p>
    <w:p w:rsidR="00E8598C" w:rsidRPr="000A6031" w:rsidRDefault="0033494C" w:rsidP="00D43C73">
      <w:pPr>
        <w:ind w:firstLine="709"/>
      </w:pPr>
      <w:r>
        <w:t>Một Content</w:t>
      </w:r>
      <w:r w:rsidR="00E8598C" w:rsidRPr="000A6031">
        <w:t>Providers đượ</w:t>
      </w:r>
      <w:r w:rsidR="00D43C73">
        <w:t xml:space="preserve">c thực thi như là class con của </w:t>
      </w:r>
      <w:r w:rsidR="00E8598C" w:rsidRPr="000A6031">
        <w:t>class </w:t>
      </w:r>
      <w:r w:rsidR="00E8598C" w:rsidRPr="00780F64">
        <w:rPr>
          <w:bCs/>
        </w:rPr>
        <w:t>ContentProvider</w:t>
      </w:r>
      <w:r w:rsidR="00E8598C" w:rsidRPr="000A6031">
        <w:t> và phải thực thi theo tiêu chuẩn trong bộ các API để cho các ứng dụng khác có thể giao tiếp.</w:t>
      </w:r>
    </w:p>
    <w:p w:rsidR="00E8598C" w:rsidRPr="000A6031" w:rsidRDefault="00331814" w:rsidP="006B4A05">
      <w:pPr>
        <w:pStyle w:val="Heading3"/>
        <w:spacing w:before="120" w:after="120" w:line="26" w:lineRule="atLeast"/>
        <w:rPr>
          <w:rFonts w:cs="Times New Roman"/>
          <w:b w:val="0"/>
          <w:color w:val="auto"/>
          <w:szCs w:val="26"/>
        </w:rPr>
      </w:pPr>
      <w:bookmarkStart w:id="177" w:name="_Toc475801490"/>
      <w:bookmarkStart w:id="178" w:name="_Toc475999820"/>
      <w:bookmarkStart w:id="179" w:name="_Toc511914382"/>
      <w:bookmarkStart w:id="180" w:name="_Toc511914462"/>
      <w:bookmarkStart w:id="181" w:name="_Toc511919197"/>
      <w:r w:rsidRPr="000A6031">
        <w:rPr>
          <w:rFonts w:cs="Times New Roman"/>
          <w:color w:val="auto"/>
          <w:szCs w:val="26"/>
        </w:rPr>
        <w:t>1.</w:t>
      </w:r>
      <w:r w:rsidR="00A67684" w:rsidRPr="000A6031">
        <w:rPr>
          <w:rFonts w:cs="Times New Roman"/>
          <w:color w:val="auto"/>
          <w:szCs w:val="26"/>
        </w:rPr>
        <w:t>5.</w:t>
      </w:r>
      <w:r w:rsidR="006B4A05">
        <w:rPr>
          <w:rFonts w:cs="Times New Roman"/>
          <w:color w:val="auto"/>
          <w:szCs w:val="26"/>
        </w:rPr>
        <w:t>8</w:t>
      </w:r>
      <w:r w:rsidR="00A67684" w:rsidRPr="000A6031">
        <w:rPr>
          <w:rFonts w:cs="Times New Roman"/>
          <w:color w:val="auto"/>
          <w:szCs w:val="26"/>
        </w:rPr>
        <w:t xml:space="preserve"> </w:t>
      </w:r>
      <w:r w:rsidR="00E8598C" w:rsidRPr="000A6031">
        <w:rPr>
          <w:rFonts w:cs="Times New Roman"/>
          <w:color w:val="auto"/>
          <w:szCs w:val="26"/>
        </w:rPr>
        <w:t xml:space="preserve">Các </w:t>
      </w:r>
      <w:r w:rsidR="006B4A05">
        <w:rPr>
          <w:rFonts w:cs="Times New Roman"/>
          <w:color w:val="auto"/>
          <w:szCs w:val="26"/>
        </w:rPr>
        <w:t>tệp tin</w:t>
      </w:r>
      <w:r w:rsidR="00E8598C" w:rsidRPr="000A6031">
        <w:rPr>
          <w:rFonts w:cs="Times New Roman"/>
          <w:color w:val="auto"/>
          <w:szCs w:val="26"/>
        </w:rPr>
        <w:t xml:space="preserve"> quan trọng trong Android</w:t>
      </w:r>
      <w:bookmarkEnd w:id="177"/>
      <w:bookmarkEnd w:id="178"/>
      <w:bookmarkEnd w:id="179"/>
      <w:bookmarkEnd w:id="180"/>
      <w:bookmarkEnd w:id="181"/>
    </w:p>
    <w:p w:rsidR="00E8598C" w:rsidRPr="00D43C73" w:rsidRDefault="006B4A05" w:rsidP="00F142FA">
      <w:pPr>
        <w:pStyle w:val="ListParagraph"/>
        <w:numPr>
          <w:ilvl w:val="0"/>
          <w:numId w:val="17"/>
        </w:numPr>
        <w:rPr>
          <w:b/>
        </w:rPr>
      </w:pPr>
      <w:bookmarkStart w:id="182" w:name="_Toc444810700"/>
      <w:bookmarkStart w:id="183" w:name="_Toc475801491"/>
      <w:bookmarkStart w:id="184" w:name="_Toc475999821"/>
      <w:r w:rsidRPr="00D43C73">
        <w:rPr>
          <w:b/>
        </w:rPr>
        <w:t xml:space="preserve">Tệp tin </w:t>
      </w:r>
      <w:r w:rsidR="00E8598C" w:rsidRPr="00D43C73">
        <w:rPr>
          <w:b/>
        </w:rPr>
        <w:t>MainActivity.java</w:t>
      </w:r>
      <w:bookmarkEnd w:id="182"/>
      <w:bookmarkEnd w:id="183"/>
      <w:bookmarkEnd w:id="184"/>
    </w:p>
    <w:tbl>
      <w:tblPr>
        <w:tblW w:w="9810" w:type="dxa"/>
        <w:tblCellMar>
          <w:left w:w="0" w:type="dxa"/>
          <w:right w:w="0" w:type="dxa"/>
        </w:tblCellMar>
        <w:tblLook w:val="04A0" w:firstRow="1" w:lastRow="0" w:firstColumn="1" w:lastColumn="0" w:noHBand="0" w:noVBand="1"/>
      </w:tblPr>
      <w:tblGrid>
        <w:gridCol w:w="20"/>
        <w:gridCol w:w="9790"/>
      </w:tblGrid>
      <w:tr w:rsidR="00490E61" w:rsidRPr="000A6031" w:rsidTr="00E8598C">
        <w:tc>
          <w:tcPr>
            <w:tcW w:w="20" w:type="dxa"/>
            <w:vAlign w:val="center"/>
            <w:hideMark/>
          </w:tcPr>
          <w:p w:rsidR="00E8598C" w:rsidRPr="000A6031" w:rsidRDefault="00E8598C" w:rsidP="00547EC1">
            <w:pPr>
              <w:spacing w:line="26" w:lineRule="atLeast"/>
              <w:ind w:firstLine="709"/>
              <w:rPr>
                <w:rFonts w:cs="Times New Roman"/>
                <w:szCs w:val="26"/>
              </w:rPr>
            </w:pPr>
          </w:p>
        </w:tc>
        <w:tc>
          <w:tcPr>
            <w:tcW w:w="9790" w:type="dxa"/>
            <w:vAlign w:val="center"/>
            <w:hideMark/>
          </w:tcPr>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package</w:t>
            </w:r>
            <w:r w:rsidRPr="00D43C73">
              <w:rPr>
                <w:rFonts w:ascii="Courier New" w:hAnsi="Courier New" w:cs="Courier New"/>
                <w:sz w:val="24"/>
                <w:szCs w:val="24"/>
              </w:rPr>
              <w:t xml:space="preserve"> </w:t>
            </w:r>
            <w:r w:rsidRPr="00D43C73">
              <w:rPr>
                <w:rStyle w:val="HTMLCode"/>
                <w:rFonts w:eastAsia="Calibri"/>
                <w:sz w:val="24"/>
                <w:szCs w:val="24"/>
              </w:rPr>
              <w:t>com.example.helloword;</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android.os.Bundle;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android.app.Activity;</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import</w:t>
            </w:r>
            <w:r w:rsidRPr="00D43C73">
              <w:rPr>
                <w:rFonts w:ascii="Courier New" w:hAnsi="Courier New" w:cs="Courier New"/>
                <w:sz w:val="24"/>
                <w:szCs w:val="24"/>
              </w:rPr>
              <w:t xml:space="preserve"> </w:t>
            </w:r>
            <w:r w:rsidRPr="00D43C73">
              <w:rPr>
                <w:rStyle w:val="HTMLCode"/>
                <w:rFonts w:eastAsia="Calibri"/>
                <w:sz w:val="24"/>
                <w:szCs w:val="24"/>
              </w:rPr>
              <w:t>android.view.Menu;</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public</w:t>
            </w:r>
            <w:r w:rsidRPr="00D43C73">
              <w:rPr>
                <w:rFonts w:ascii="Courier New" w:hAnsi="Courier New" w:cs="Courier New"/>
                <w:sz w:val="24"/>
                <w:szCs w:val="24"/>
              </w:rPr>
              <w:t xml:space="preserve"> </w:t>
            </w:r>
            <w:r w:rsidRPr="00D43C73">
              <w:rPr>
                <w:rStyle w:val="HTMLCode"/>
                <w:rFonts w:eastAsia="Calibri"/>
                <w:sz w:val="24"/>
                <w:szCs w:val="24"/>
              </w:rPr>
              <w:t>class</w:t>
            </w:r>
            <w:r w:rsidRPr="00D43C73">
              <w:rPr>
                <w:rFonts w:ascii="Courier New" w:hAnsi="Courier New" w:cs="Courier New"/>
                <w:sz w:val="24"/>
                <w:szCs w:val="24"/>
              </w:rPr>
              <w:t xml:space="preserve"> </w:t>
            </w:r>
            <w:r w:rsidRPr="00D43C73">
              <w:rPr>
                <w:rStyle w:val="HTMLCode"/>
                <w:rFonts w:eastAsia="Calibri"/>
                <w:sz w:val="24"/>
                <w:szCs w:val="24"/>
              </w:rPr>
              <w:t>MainActivity extends</w:t>
            </w:r>
            <w:r w:rsidRPr="00D43C73">
              <w:rPr>
                <w:rFonts w:ascii="Courier New" w:hAnsi="Courier New" w:cs="Courier New"/>
                <w:sz w:val="24"/>
                <w:szCs w:val="24"/>
              </w:rPr>
              <w:t xml:space="preserve"> </w:t>
            </w:r>
            <w:r w:rsidRPr="00D43C73">
              <w:rPr>
                <w:rStyle w:val="HTMLCode"/>
                <w:rFonts w:eastAsia="Calibri"/>
                <w:sz w:val="24"/>
                <w:szCs w:val="24"/>
              </w:rPr>
              <w:t>Activity {</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@Override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protected</w:t>
            </w:r>
            <w:r w:rsidRPr="00D43C73">
              <w:rPr>
                <w:rFonts w:ascii="Courier New" w:hAnsi="Courier New" w:cs="Courier New"/>
                <w:sz w:val="24"/>
                <w:szCs w:val="24"/>
              </w:rPr>
              <w:t xml:space="preserve"> </w:t>
            </w:r>
            <w:r w:rsidRPr="00D43C73">
              <w:rPr>
                <w:rStyle w:val="HTMLCode"/>
                <w:rFonts w:eastAsia="Calibri"/>
                <w:sz w:val="24"/>
                <w:szCs w:val="24"/>
              </w:rPr>
              <w:t>void</w:t>
            </w:r>
            <w:r w:rsidRPr="00D43C73">
              <w:rPr>
                <w:rFonts w:ascii="Courier New" w:hAnsi="Courier New" w:cs="Courier New"/>
                <w:sz w:val="24"/>
                <w:szCs w:val="24"/>
              </w:rPr>
              <w:t xml:space="preserve"> </w:t>
            </w:r>
            <w:r w:rsidRPr="00D43C73">
              <w:rPr>
                <w:rStyle w:val="HTMLCode"/>
                <w:rFonts w:eastAsia="Calibri"/>
                <w:sz w:val="24"/>
                <w:szCs w:val="24"/>
              </w:rPr>
              <w:t>onCreate(Bundle savedInstanceState) {</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super.onCreate(savedInstanceState);</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setContentView(R.layout.activity_main);</w:t>
            </w:r>
          </w:p>
          <w:p w:rsidR="00E8598C" w:rsidRPr="00D43C73" w:rsidRDefault="00E8598C" w:rsidP="00547EC1">
            <w:pPr>
              <w:spacing w:line="26" w:lineRule="atLeast"/>
              <w:ind w:firstLine="709"/>
              <w:rPr>
                <w:rFonts w:ascii="Courier New" w:hAnsi="Courier New" w:cs="Courier New"/>
                <w:sz w:val="24"/>
                <w:szCs w:val="24"/>
              </w:rPr>
            </w:pPr>
            <w:r w:rsidRPr="00D43C73">
              <w:rPr>
                <w:rStyle w:val="HTMLCode"/>
                <w:rFonts w:eastAsia="Calibri"/>
                <w:sz w:val="24"/>
                <w:szCs w:val="24"/>
              </w:rPr>
              <w:t>    }</w:t>
            </w:r>
          </w:p>
          <w:p w:rsidR="00D43C73" w:rsidRPr="005B16C5" w:rsidRDefault="00E8598C" w:rsidP="005B16C5">
            <w:pPr>
              <w:spacing w:line="26" w:lineRule="atLeast"/>
              <w:ind w:firstLine="709"/>
              <w:rPr>
                <w:rStyle w:val="HTMLCode"/>
                <w:rFonts w:eastAsiaTheme="minorEastAsia"/>
                <w:sz w:val="24"/>
                <w:szCs w:val="24"/>
              </w:rPr>
            </w:pPr>
            <w:r w:rsidRPr="00D43C73">
              <w:rPr>
                <w:rFonts w:ascii="Courier New" w:hAnsi="Courier New" w:cs="Courier New"/>
                <w:sz w:val="24"/>
                <w:szCs w:val="24"/>
              </w:rPr>
              <w:t>}</w:t>
            </w:r>
          </w:p>
          <w:p w:rsidR="00D4100B" w:rsidRPr="00D4100B" w:rsidRDefault="00E8598C" w:rsidP="00D43C73">
            <w:r w:rsidRPr="00D43C73">
              <w:t>R.layout.activity_main: trỏ đến file activity_main.xml được đặt trong thư mục res/layout.</w:t>
            </w:r>
          </w:p>
          <w:p w:rsidR="00E8598C" w:rsidRPr="00D4100B" w:rsidRDefault="00E8598C" w:rsidP="00F142FA">
            <w:pPr>
              <w:pStyle w:val="ListParagraph"/>
              <w:numPr>
                <w:ilvl w:val="0"/>
                <w:numId w:val="17"/>
              </w:numPr>
              <w:spacing w:line="26" w:lineRule="atLeast"/>
              <w:rPr>
                <w:rFonts w:cs="Times New Roman"/>
                <w:b/>
                <w:szCs w:val="26"/>
              </w:rPr>
            </w:pPr>
            <w:bookmarkStart w:id="185" w:name="_Toc444810701"/>
            <w:bookmarkStart w:id="186" w:name="_Toc475801492"/>
            <w:bookmarkStart w:id="187" w:name="_Toc475999822"/>
            <w:r w:rsidRPr="00D4100B">
              <w:rPr>
                <w:rStyle w:val="Strong"/>
                <w:rFonts w:cs="Times New Roman"/>
                <w:szCs w:val="26"/>
              </w:rPr>
              <w:t>AndroidManifest.xml</w:t>
            </w:r>
            <w:bookmarkEnd w:id="185"/>
            <w:bookmarkEnd w:id="186"/>
            <w:bookmarkEnd w:id="187"/>
          </w:p>
          <w:p w:rsidR="00667E0D" w:rsidRPr="005B16C5" w:rsidRDefault="00667E0D" w:rsidP="00667E0D">
            <w:pPr>
              <w:jc w:val="left"/>
            </w:pPr>
            <w:r w:rsidRPr="003A63EA">
              <w:t>Bất cứ thành phần nào được triển khai như một phần trong ứng dụng, phải được khai báo trong tập tin này. File này giống như một interface giữa HĐH Android và ứng dụ</w:t>
            </w:r>
            <w:r>
              <w:t>ng</w:t>
            </w:r>
            <w:r w:rsidRPr="003A63EA">
              <w:t>.Vì vậy nếu thành phần nào dùng mà không khai báo trong file này, thì HĐH sẽ không xem xét đến chúng.</w:t>
            </w:r>
          </w:p>
          <w:p w:rsidR="00667E0D" w:rsidRDefault="00667E0D" w:rsidP="00667E0D">
            <w:pPr>
              <w:spacing w:line="26" w:lineRule="atLeast"/>
              <w:jc w:val="left"/>
              <w:rPr>
                <w:rFonts w:cs="Times New Roman"/>
                <w:szCs w:val="26"/>
              </w:rPr>
            </w:pPr>
            <w:r w:rsidRPr="003A63EA">
              <w:rPr>
                <w:rFonts w:cs="Times New Roman"/>
                <w:szCs w:val="26"/>
              </w:rPr>
              <w:t>Đây là code mặc định củ</w:t>
            </w:r>
            <w:r>
              <w:rPr>
                <w:rFonts w:cs="Times New Roman"/>
                <w:szCs w:val="26"/>
              </w:rPr>
              <w:t>a AndroidManifest.xml:</w:t>
            </w:r>
          </w:p>
          <w:p w:rsidR="00D4100B" w:rsidRPr="003A63EA" w:rsidRDefault="00D4100B" w:rsidP="003A63EA">
            <w:pPr>
              <w:spacing w:line="26" w:lineRule="atLeast"/>
              <w:rPr>
                <w:rFonts w:cs="Times New Roman"/>
                <w:szCs w:val="26"/>
              </w:rPr>
            </w:pPr>
          </w:p>
          <w:p w:rsidR="003A63EA" w:rsidRPr="005B16C5" w:rsidRDefault="003A63EA" w:rsidP="00994C01">
            <w:pPr>
              <w:pStyle w:val="phongcode"/>
            </w:pPr>
            <w:r w:rsidRPr="005B16C5">
              <w:t>&lt;?xml version="1.0" encoding="utf-8"?&gt;</w:t>
            </w:r>
          </w:p>
          <w:p w:rsidR="003A63EA" w:rsidRPr="005B16C5" w:rsidRDefault="003A63EA" w:rsidP="00994C01">
            <w:pPr>
              <w:pStyle w:val="phongcode"/>
            </w:pPr>
            <w:r w:rsidRPr="005B16C5">
              <w:t>&lt;manifest xmlns:android="http://schemas.android.com/apk/res/android"</w:t>
            </w:r>
          </w:p>
          <w:p w:rsidR="003A63EA" w:rsidRPr="005B16C5" w:rsidRDefault="00667E0D" w:rsidP="00994C01">
            <w:pPr>
              <w:pStyle w:val="phongcode"/>
            </w:pPr>
            <w:r>
              <w:t xml:space="preserve"> </w:t>
            </w:r>
            <w:r w:rsidR="003A63EA" w:rsidRPr="005B16C5">
              <w:t>package="com.example.helloword"&gt;</w:t>
            </w:r>
          </w:p>
          <w:p w:rsidR="003A63EA" w:rsidRPr="005B16C5" w:rsidRDefault="003A63EA" w:rsidP="00994C01">
            <w:pPr>
              <w:pStyle w:val="phongcode"/>
            </w:pPr>
            <w:r w:rsidRPr="005B16C5">
              <w:t>&lt;application</w:t>
            </w:r>
          </w:p>
          <w:p w:rsidR="003A63EA" w:rsidRPr="005B16C5" w:rsidRDefault="00667E0D" w:rsidP="00994C01">
            <w:pPr>
              <w:pStyle w:val="phongcode"/>
            </w:pPr>
            <w:r>
              <w:t xml:space="preserve">       </w:t>
            </w:r>
            <w:r w:rsidR="003A63EA" w:rsidRPr="005B16C5">
              <w:t>android:allowBackup="true"</w:t>
            </w:r>
          </w:p>
          <w:p w:rsidR="003A63EA" w:rsidRPr="005B16C5" w:rsidRDefault="00667E0D" w:rsidP="00994C01">
            <w:pPr>
              <w:pStyle w:val="phongcode"/>
            </w:pPr>
            <w:r>
              <w:t xml:space="preserve">       </w:t>
            </w:r>
            <w:r w:rsidR="003A63EA" w:rsidRPr="005B16C5">
              <w:t>android:icon="@drawable/ic_launcher"</w:t>
            </w:r>
          </w:p>
          <w:p w:rsidR="003A63EA" w:rsidRPr="005B16C5" w:rsidRDefault="00667E0D" w:rsidP="00994C01">
            <w:pPr>
              <w:pStyle w:val="phongcode"/>
            </w:pPr>
            <w:r>
              <w:t xml:space="preserve">       </w:t>
            </w:r>
            <w:r w:rsidR="003A63EA" w:rsidRPr="005B16C5">
              <w:t>android:label="@string/app_name"</w:t>
            </w:r>
          </w:p>
          <w:p w:rsidR="003A63EA" w:rsidRPr="005B16C5" w:rsidRDefault="00667E0D" w:rsidP="00994C01">
            <w:pPr>
              <w:pStyle w:val="phongcode"/>
            </w:pPr>
            <w:r>
              <w:t xml:space="preserve">       </w:t>
            </w:r>
            <w:r w:rsidR="003A63EA" w:rsidRPr="005B16C5">
              <w:t>android:theme="@style/AppTheme" &gt;</w:t>
            </w:r>
          </w:p>
          <w:p w:rsidR="003A63EA" w:rsidRPr="005B16C5" w:rsidRDefault="00667E0D" w:rsidP="00994C01">
            <w:pPr>
              <w:pStyle w:val="phongcode"/>
            </w:pPr>
            <w:r>
              <w:t xml:space="preserve">       </w:t>
            </w:r>
            <w:r w:rsidR="003A63EA" w:rsidRPr="005B16C5">
              <w:t>&lt;activity</w:t>
            </w:r>
          </w:p>
          <w:p w:rsidR="003A63EA" w:rsidRPr="005B16C5" w:rsidRDefault="003A63EA" w:rsidP="00994C01">
            <w:pPr>
              <w:pStyle w:val="phongcode"/>
            </w:pPr>
            <w:r w:rsidRPr="005B16C5">
              <w:t xml:space="preserve">            android:name="com.example.helloword.MainActivity"</w:t>
            </w:r>
          </w:p>
          <w:p w:rsidR="003A63EA" w:rsidRPr="005B16C5" w:rsidRDefault="003A63EA" w:rsidP="00994C01">
            <w:pPr>
              <w:pStyle w:val="phongcode"/>
            </w:pPr>
            <w:r w:rsidRPr="005B16C5">
              <w:t xml:space="preserve">            android:label="@string/app_name" &gt;</w:t>
            </w:r>
          </w:p>
          <w:p w:rsidR="003A63EA" w:rsidRPr="005B16C5" w:rsidRDefault="003A63EA" w:rsidP="00994C01">
            <w:pPr>
              <w:pStyle w:val="phongcode"/>
            </w:pPr>
            <w:r w:rsidRPr="005B16C5">
              <w:t xml:space="preserve">            &lt;intent-filter&gt;</w:t>
            </w:r>
          </w:p>
          <w:p w:rsidR="003A63EA" w:rsidRPr="005B16C5" w:rsidRDefault="00667E0D" w:rsidP="00994C01">
            <w:pPr>
              <w:pStyle w:val="phongcode"/>
            </w:pPr>
            <w:r>
              <w:lastRenderedPageBreak/>
              <w:t xml:space="preserve"> </w:t>
            </w:r>
            <w:r w:rsidR="003A63EA" w:rsidRPr="005B16C5">
              <w:t>&lt;action android:name="android.intent.action.MAIN" /&gt;</w:t>
            </w:r>
          </w:p>
          <w:p w:rsidR="003A63EA" w:rsidRPr="005B16C5" w:rsidRDefault="003A63EA" w:rsidP="00994C01">
            <w:pPr>
              <w:pStyle w:val="phongcode"/>
            </w:pPr>
            <w:r w:rsidRPr="005B16C5">
              <w:t>&lt;category android:name="android.intent.category.LAUNCHER" /&gt;</w:t>
            </w:r>
          </w:p>
          <w:p w:rsidR="003A63EA" w:rsidRPr="005B16C5" w:rsidRDefault="00667E0D" w:rsidP="00994C01">
            <w:pPr>
              <w:pStyle w:val="phongcode"/>
            </w:pPr>
            <w:r>
              <w:t xml:space="preserve">      </w:t>
            </w:r>
            <w:r w:rsidR="003A63EA" w:rsidRPr="005B16C5">
              <w:t>&lt;/intent-filter&gt;</w:t>
            </w:r>
          </w:p>
          <w:p w:rsidR="003A63EA" w:rsidRPr="005B16C5" w:rsidRDefault="00667E0D" w:rsidP="00994C01">
            <w:pPr>
              <w:pStyle w:val="phongcode"/>
            </w:pPr>
            <w:r>
              <w:t xml:space="preserve">    </w:t>
            </w:r>
            <w:r w:rsidR="003A63EA" w:rsidRPr="005B16C5">
              <w:t>&lt;/activity&gt;</w:t>
            </w:r>
          </w:p>
          <w:p w:rsidR="00667E0D" w:rsidRDefault="003A63EA" w:rsidP="00994C01">
            <w:pPr>
              <w:pStyle w:val="phongcode"/>
            </w:pPr>
            <w:r w:rsidRPr="005B16C5">
              <w:t>&lt;/application&gt;</w:t>
            </w:r>
          </w:p>
          <w:p w:rsidR="00E8598C" w:rsidRPr="00D4100B" w:rsidRDefault="00D4100B" w:rsidP="00994C01">
            <w:pPr>
              <w:pStyle w:val="phongcode"/>
            </w:pPr>
            <w:r>
              <w:t>&lt;/manifest&gt;</w:t>
            </w:r>
          </w:p>
        </w:tc>
      </w:tr>
      <w:tr w:rsidR="00D43C73" w:rsidRPr="000A6031" w:rsidTr="00E8598C">
        <w:tc>
          <w:tcPr>
            <w:tcW w:w="20" w:type="dxa"/>
            <w:vAlign w:val="center"/>
          </w:tcPr>
          <w:p w:rsidR="00D43C73" w:rsidRPr="000A6031" w:rsidRDefault="00D43C73" w:rsidP="00547EC1">
            <w:pPr>
              <w:spacing w:line="26" w:lineRule="atLeast"/>
              <w:ind w:firstLine="709"/>
              <w:rPr>
                <w:rFonts w:cs="Times New Roman"/>
                <w:szCs w:val="26"/>
              </w:rPr>
            </w:pPr>
          </w:p>
        </w:tc>
        <w:tc>
          <w:tcPr>
            <w:tcW w:w="9790" w:type="dxa"/>
            <w:vAlign w:val="center"/>
          </w:tcPr>
          <w:p w:rsidR="00D43C73" w:rsidRPr="00D4100B" w:rsidRDefault="00D43C73" w:rsidP="00D4100B"/>
        </w:tc>
      </w:tr>
    </w:tbl>
    <w:p w:rsidR="00E8598C" w:rsidRPr="00F13E8D" w:rsidRDefault="00E8598C" w:rsidP="00F13E8D">
      <w:r w:rsidRPr="00F13E8D">
        <w:rPr>
          <w:rFonts w:ascii="Courier New" w:hAnsi="Courier New" w:cs="Courier New"/>
        </w:rPr>
        <w:t>&lt;application&gt;…&lt;/application&gt;:</w:t>
      </w:r>
      <w:r w:rsidRPr="00F13E8D">
        <w:t xml:space="preserve"> Thẻ bao quanh các thành phần có liên quan trong ứng dụng. Thuộc tính Android:icon: Sẽ trỏ đến các icon có sẵn trong thư mụcres/drawable-hdpi. Ứng dụng này sẽ sử dụng hình ic_launcher là icon.</w:t>
      </w:r>
    </w:p>
    <w:p w:rsidR="00E8598C" w:rsidRPr="00F13E8D" w:rsidRDefault="00E8598C" w:rsidP="00F13E8D">
      <w:r w:rsidRPr="00F13E8D">
        <w:rPr>
          <w:rFonts w:ascii="Courier New" w:hAnsi="Courier New" w:cs="Courier New"/>
        </w:rPr>
        <w:t>&lt;activity&gt;…&lt;/activity&gt;:</w:t>
      </w:r>
      <w:r w:rsidRPr="00F13E8D">
        <w:t xml:space="preserve"> Thẻ này được sử dụng để nêu chi tiết về một activity. Thuộc tính android:name được sử dụng để mô tả chi tiết về tên class của một activity.  Thuộc tính android:label xác định một chuỗi ký tự được sử dụng là nhãn cho activity đó. Nếu trong ứng dụ</w:t>
      </w:r>
      <w:r w:rsidR="004C08DC" w:rsidRPr="00F13E8D">
        <w:t>ng</w:t>
      </w:r>
      <w:r w:rsidRPr="00F13E8D">
        <w:t xml:space="preserve"> có nhiều Activities thì phải tạo nhiều thẻ &lt;activity&gt;.</w:t>
      </w:r>
    </w:p>
    <w:p w:rsidR="00E8598C" w:rsidRPr="00F13E8D" w:rsidRDefault="003C18AB" w:rsidP="00F13E8D">
      <w:r w:rsidRPr="00F13E8D">
        <w:rPr>
          <w:rFonts w:ascii="Courier New" w:hAnsi="Courier New" w:cs="Courier New"/>
        </w:rPr>
        <w:t>&lt;action</w:t>
      </w:r>
      <w:r w:rsidR="00E8598C" w:rsidRPr="00F13E8D">
        <w:rPr>
          <w:rFonts w:ascii="Courier New" w:hAnsi="Courier New" w:cs="Courier New"/>
        </w:rPr>
        <w:t>/&gt;:</w:t>
      </w:r>
      <w:r w:rsidR="00E8598C" w:rsidRPr="00F13E8D">
        <w:t xml:space="preserve"> với name android.intent.action.MAIN để cho Android biết rằng activity này sẽ được load lên đầu tiên khi chạy ứng dụng.</w:t>
      </w:r>
    </w:p>
    <w:p w:rsidR="00E8598C" w:rsidRPr="00F13E8D" w:rsidRDefault="003C18AB" w:rsidP="009D1BE1">
      <w:r w:rsidRPr="00F13E8D">
        <w:rPr>
          <w:rFonts w:ascii="Courier New" w:hAnsi="Courier New" w:cs="Courier New"/>
        </w:rPr>
        <w:t>&lt;category</w:t>
      </w:r>
      <w:r w:rsidR="00E8598C" w:rsidRPr="00F13E8D">
        <w:rPr>
          <w:rFonts w:ascii="Courier New" w:hAnsi="Courier New" w:cs="Courier New"/>
        </w:rPr>
        <w:t>/&gt;:</w:t>
      </w:r>
      <w:r w:rsidR="00E8598C" w:rsidRPr="00F13E8D">
        <w:t xml:space="preserve"> với name android.intent.category.LAUNCHER để cho Android biết ứng dụng có thể được chạy từ một Icon trên thiết bị.</w:t>
      </w:r>
    </w:p>
    <w:p w:rsidR="00E8598C" w:rsidRPr="00F13E8D" w:rsidRDefault="00E8598C" w:rsidP="009D1BE1">
      <w:r w:rsidRPr="00F13E8D">
        <w:t>@string: sẽ được chỉ định đến file strings.xml, @string/app_name sẽ được dẫn đến chuỗi app_name nó là HelloWord.</w:t>
      </w:r>
    </w:p>
    <w:p w:rsidR="00E8598C" w:rsidRPr="00F13E8D" w:rsidRDefault="00E8598C" w:rsidP="009D1BE1">
      <w:r w:rsidRPr="00F13E8D">
        <w:t>Sau đây là một số thẻ khác thể sử dụ</w:t>
      </w:r>
      <w:r w:rsidR="00331814" w:rsidRPr="00F13E8D">
        <w:t xml:space="preserve">ng trong </w:t>
      </w:r>
      <w:r w:rsidRPr="00F13E8D">
        <w:t>file AndroidManifest.xml.</w:t>
      </w:r>
    </w:p>
    <w:p w:rsidR="00E8598C" w:rsidRPr="00F13E8D" w:rsidRDefault="00E8598C" w:rsidP="009D1BE1">
      <w:r w:rsidRPr="00F13E8D">
        <w:rPr>
          <w:rFonts w:ascii="Courier New" w:hAnsi="Courier New" w:cs="Courier New"/>
        </w:rPr>
        <w:t>&lt;activity&gt;</w:t>
      </w:r>
      <w:r w:rsidRPr="00F13E8D">
        <w:t> là thẻ dành cho các activities.</w:t>
      </w:r>
    </w:p>
    <w:p w:rsidR="00E8598C" w:rsidRPr="00F13E8D" w:rsidRDefault="00E8598C" w:rsidP="009D1BE1">
      <w:r w:rsidRPr="00F13E8D">
        <w:rPr>
          <w:rFonts w:ascii="Courier New" w:hAnsi="Courier New" w:cs="Courier New"/>
        </w:rPr>
        <w:t>&lt;service&gt;</w:t>
      </w:r>
      <w:r w:rsidRPr="00F13E8D">
        <w:t> là thẻ dành cho các services.</w:t>
      </w:r>
    </w:p>
    <w:p w:rsidR="00E8598C" w:rsidRPr="00F13E8D" w:rsidRDefault="00E8598C" w:rsidP="009D1BE1">
      <w:r w:rsidRPr="00F13E8D">
        <w:rPr>
          <w:rFonts w:ascii="Courier New" w:hAnsi="Courier New" w:cs="Courier New"/>
        </w:rPr>
        <w:t>&lt;receiver&gt;</w:t>
      </w:r>
      <w:r w:rsidRPr="00F13E8D">
        <w:t> là thẻ dành cho các broadcast receivers.</w:t>
      </w:r>
    </w:p>
    <w:p w:rsidR="00E8598C" w:rsidRPr="00F13E8D" w:rsidRDefault="00E8598C" w:rsidP="009D1BE1">
      <w:r w:rsidRPr="00F13E8D">
        <w:rPr>
          <w:rFonts w:ascii="Courier New" w:hAnsi="Courier New" w:cs="Courier New"/>
        </w:rPr>
        <w:t>&lt;provider&gt;</w:t>
      </w:r>
      <w:r w:rsidRPr="00F13E8D">
        <w:t> là thẻ dành cho các content providers.</w:t>
      </w:r>
    </w:p>
    <w:p w:rsidR="00E8598C" w:rsidRPr="00667E0D" w:rsidRDefault="00F13E8D" w:rsidP="009D1BE1">
      <w:pPr>
        <w:rPr>
          <w:rFonts w:cs="Times New Roman"/>
          <w:szCs w:val="26"/>
        </w:rPr>
      </w:pPr>
      <w:bookmarkStart w:id="188" w:name="_Toc444810703"/>
      <w:bookmarkStart w:id="189" w:name="_Toc475801493"/>
      <w:bookmarkStart w:id="190" w:name="_Toc475999823"/>
      <w:r w:rsidRPr="00667E0D">
        <w:rPr>
          <w:rStyle w:val="Strong"/>
          <w:rFonts w:cs="Times New Roman"/>
          <w:szCs w:val="26"/>
        </w:rPr>
        <w:t xml:space="preserve">c. </w:t>
      </w:r>
      <w:r w:rsidR="00E8598C" w:rsidRPr="00667E0D">
        <w:rPr>
          <w:rStyle w:val="Strong"/>
          <w:rFonts w:cs="Times New Roman"/>
          <w:szCs w:val="26"/>
        </w:rPr>
        <w:t>R.java</w:t>
      </w:r>
      <w:bookmarkEnd w:id="188"/>
      <w:bookmarkEnd w:id="189"/>
      <w:bookmarkEnd w:id="190"/>
    </w:p>
    <w:p w:rsidR="00E8598C" w:rsidRPr="00F13E8D" w:rsidRDefault="00E8598C" w:rsidP="009D1BE1">
      <w:r w:rsidRPr="00F13E8D">
        <w:lastRenderedPageBreak/>
        <w:t>R.java tạo ra mối liên kết giữa các file activity và các file resource (VD: như giữa file MainActivity.java và file activity_main.xml). File này được tạo ra tự động và không nên thay đổi nội dung trong file này.</w:t>
      </w:r>
    </w:p>
    <w:p w:rsidR="00E8598C" w:rsidRPr="00667E0D" w:rsidRDefault="00F13E8D" w:rsidP="009D1BE1">
      <w:pPr>
        <w:rPr>
          <w:rFonts w:cs="Times New Roman"/>
          <w:szCs w:val="26"/>
        </w:rPr>
      </w:pPr>
      <w:bookmarkStart w:id="191" w:name="_Toc444810704"/>
      <w:bookmarkStart w:id="192" w:name="_Toc475801494"/>
      <w:bookmarkStart w:id="193" w:name="_Toc475999824"/>
      <w:r w:rsidRPr="00667E0D">
        <w:rPr>
          <w:rStyle w:val="Strong"/>
          <w:rFonts w:cs="Times New Roman"/>
          <w:szCs w:val="26"/>
        </w:rPr>
        <w:t xml:space="preserve">d. </w:t>
      </w:r>
      <w:r w:rsidR="00E8598C" w:rsidRPr="00667E0D">
        <w:rPr>
          <w:rStyle w:val="Strong"/>
          <w:rFonts w:cs="Times New Roman"/>
          <w:szCs w:val="26"/>
        </w:rPr>
        <w:t>activity_main.xml</w:t>
      </w:r>
      <w:bookmarkEnd w:id="191"/>
      <w:bookmarkEnd w:id="192"/>
      <w:bookmarkEnd w:id="193"/>
    </w:p>
    <w:p w:rsidR="00E8598C" w:rsidRPr="00F13E8D" w:rsidRDefault="00E8598C" w:rsidP="009D1BE1">
      <w:r w:rsidRPr="00F13E8D">
        <w:t>activity_main.xml là một file layout nằm trong thư mục res/layout. File này sẽ được tham chiếu bởi ứng dụng khi tạo ra giao diệ</w:t>
      </w:r>
      <w:r w:rsidR="00F13E8D">
        <w:t>n trên màn hình. S</w:t>
      </w:r>
      <w:r w:rsidRPr="00F13E8D">
        <w:t>ẽ phải thay đổi nội dung file này rất nhiều trong khi tạo giao diện cho ứng dụng.</w:t>
      </w:r>
    </w:p>
    <w:p w:rsidR="00E8598C" w:rsidRPr="000A6031" w:rsidRDefault="00E8598C" w:rsidP="009D1BE1">
      <w:pPr>
        <w:rPr>
          <w:rFonts w:cs="Times New Roman"/>
          <w:szCs w:val="26"/>
        </w:rPr>
      </w:pPr>
      <w:r w:rsidRPr="000A6031">
        <w:rPr>
          <w:rFonts w:cs="Times New Roman"/>
          <w:szCs w:val="26"/>
        </w:rPr>
        <w:t>Đây code mặc định của file</w:t>
      </w:r>
      <w:r w:rsidRPr="000A6031">
        <w:rPr>
          <w:rStyle w:val="apple-converted-space"/>
          <w:rFonts w:cs="Times New Roman"/>
          <w:szCs w:val="26"/>
        </w:rPr>
        <w:t> </w:t>
      </w:r>
      <w:r w:rsidRPr="000A6031">
        <w:rPr>
          <w:rFonts w:cs="Times New Roman"/>
          <w:szCs w:val="26"/>
        </w:rPr>
        <w:t>activity_main.xml</w:t>
      </w:r>
      <w:r w:rsidR="00F13E8D">
        <w:rPr>
          <w:rFonts w:cs="Times New Roman"/>
          <w:szCs w:val="26"/>
        </w:rPr>
        <w:t>.</w:t>
      </w:r>
    </w:p>
    <w:tbl>
      <w:tblPr>
        <w:tblW w:w="9155" w:type="dxa"/>
        <w:tblCellMar>
          <w:left w:w="0" w:type="dxa"/>
          <w:right w:w="0" w:type="dxa"/>
        </w:tblCellMar>
        <w:tblLook w:val="04A0" w:firstRow="1" w:lastRow="0" w:firstColumn="1" w:lastColumn="0" w:noHBand="0" w:noVBand="1"/>
      </w:tblPr>
      <w:tblGrid>
        <w:gridCol w:w="20"/>
        <w:gridCol w:w="9135"/>
      </w:tblGrid>
      <w:tr w:rsidR="00490E61" w:rsidRPr="000A6031" w:rsidTr="00E8598C">
        <w:tc>
          <w:tcPr>
            <w:tcW w:w="20" w:type="dxa"/>
            <w:vAlign w:val="center"/>
          </w:tcPr>
          <w:p w:rsidR="00E8598C" w:rsidRPr="000A6031" w:rsidRDefault="00E8598C" w:rsidP="009D1BE1">
            <w:pPr>
              <w:rPr>
                <w:rFonts w:cs="Times New Roman"/>
                <w:szCs w:val="26"/>
              </w:rPr>
            </w:pPr>
          </w:p>
        </w:tc>
        <w:tc>
          <w:tcPr>
            <w:tcW w:w="9135" w:type="dxa"/>
            <w:vAlign w:val="center"/>
            <w:hideMark/>
          </w:tcPr>
          <w:p w:rsidR="00E8598C" w:rsidRPr="00667E0D" w:rsidRDefault="00E8598C" w:rsidP="009D1BE1">
            <w:r w:rsidRPr="00667E0D">
              <w:rPr>
                <w:rStyle w:val="HTMLCode"/>
                <w:rFonts w:ascii="Consolas" w:eastAsia="Calibri" w:hAnsi="Consolas" w:cs="Times New Roman"/>
                <w:sz w:val="24"/>
                <w:szCs w:val="26"/>
              </w:rPr>
              <w:t>&lt;RelativeLayout</w:t>
            </w:r>
            <w:r w:rsidRPr="00667E0D">
              <w:t xml:space="preserve"> </w:t>
            </w:r>
            <w:r w:rsidRPr="00667E0D">
              <w:rPr>
                <w:rStyle w:val="HTMLCode"/>
                <w:rFonts w:ascii="Consolas" w:eastAsia="Calibri" w:hAnsi="Consolas" w:cs="Times New Roman"/>
                <w:sz w:val="24"/>
                <w:szCs w:val="26"/>
              </w:rPr>
              <w:t>xmlns:android="</w:t>
            </w:r>
            <w:hyperlink r:id="rId84" w:history="1">
              <w:r w:rsidRPr="00667E0D">
                <w:rPr>
                  <w:rStyle w:val="Hyperlink"/>
                  <w:color w:val="auto"/>
                  <w:u w:val="none"/>
                </w:rPr>
                <w:t>http://schemas.android.com/apk/res/android</w:t>
              </w:r>
            </w:hyperlink>
            <w:r w:rsidRPr="00667E0D">
              <w:rPr>
                <w:rStyle w:val="HTMLCode"/>
                <w:rFonts w:ascii="Consolas" w:eastAsia="Calibri" w:hAnsi="Consolas" w:cs="Times New Roman"/>
                <w:sz w:val="24"/>
                <w:szCs w:val="26"/>
              </w:rPr>
              <w:t>"</w:t>
            </w:r>
          </w:p>
          <w:p w:rsidR="00E8598C" w:rsidRPr="00667E0D" w:rsidRDefault="00E8598C" w:rsidP="009D1BE1">
            <w:r w:rsidRPr="00667E0D">
              <w:rPr>
                <w:rStyle w:val="HTMLCode"/>
                <w:rFonts w:ascii="Consolas" w:eastAsia="Calibri" w:hAnsi="Consolas" w:cs="Times New Roman"/>
                <w:sz w:val="24"/>
                <w:szCs w:val="26"/>
              </w:rPr>
              <w:t>    xmlns:tools="</w:t>
            </w:r>
            <w:hyperlink r:id="rId85" w:history="1">
              <w:r w:rsidRPr="00667E0D">
                <w:rPr>
                  <w:rStyle w:val="Hyperlink"/>
                  <w:color w:val="auto"/>
                  <w:u w:val="none"/>
                </w:rPr>
                <w:t>http://schemas.android.com/tools</w:t>
              </w:r>
            </w:hyperlink>
            <w:r w:rsidRPr="00667E0D">
              <w:rPr>
                <w:rStyle w:val="HTMLCode"/>
                <w:rFonts w:ascii="Consolas" w:eastAsia="Calibri" w:hAnsi="Consolas" w:cs="Times New Roman"/>
                <w:sz w:val="24"/>
                <w:szCs w:val="26"/>
              </w:rPr>
              <w:t>"</w:t>
            </w:r>
          </w:p>
          <w:p w:rsidR="00E8598C" w:rsidRPr="00667E0D" w:rsidRDefault="00E8598C" w:rsidP="009D1BE1">
            <w:r w:rsidRPr="00667E0D">
              <w:rPr>
                <w:rStyle w:val="HTMLCode"/>
                <w:rFonts w:ascii="Consolas" w:eastAsia="Calibri" w:hAnsi="Consolas" w:cs="Times New Roman"/>
                <w:sz w:val="24"/>
                <w:szCs w:val="26"/>
              </w:rPr>
              <w:t>    android:layout_width="match_parent"</w:t>
            </w:r>
          </w:p>
          <w:p w:rsidR="00E8598C" w:rsidRPr="00667E0D" w:rsidRDefault="00E8598C" w:rsidP="009D1BE1">
            <w:r w:rsidRPr="00667E0D">
              <w:rPr>
                <w:rStyle w:val="HTMLCode"/>
                <w:rFonts w:ascii="Consolas" w:eastAsia="Calibri" w:hAnsi="Consolas" w:cs="Times New Roman"/>
                <w:sz w:val="24"/>
                <w:szCs w:val="26"/>
              </w:rPr>
              <w:t>    android:layout_height="match_parent"</w:t>
            </w:r>
          </w:p>
          <w:p w:rsidR="00E8598C" w:rsidRPr="00667E0D" w:rsidRDefault="00E8598C" w:rsidP="009D1BE1">
            <w:r w:rsidRPr="00667E0D">
              <w:rPr>
                <w:rStyle w:val="HTMLCode"/>
                <w:rFonts w:ascii="Consolas" w:eastAsia="Calibri" w:hAnsi="Consolas" w:cs="Times New Roman"/>
                <w:sz w:val="24"/>
                <w:szCs w:val="26"/>
              </w:rPr>
              <w:t>    android:paddingBottom="@dimen/activity_vertical_margin"</w:t>
            </w:r>
          </w:p>
          <w:p w:rsidR="00E8598C" w:rsidRPr="00667E0D" w:rsidRDefault="00E8598C" w:rsidP="009D1BE1">
            <w:r w:rsidRPr="00667E0D">
              <w:rPr>
                <w:rStyle w:val="HTMLCode"/>
                <w:rFonts w:ascii="Consolas" w:eastAsia="Calibri" w:hAnsi="Consolas" w:cs="Times New Roman"/>
                <w:sz w:val="24"/>
                <w:szCs w:val="26"/>
              </w:rPr>
              <w:t>    android:paddingLeft="@dimen/activity_horizontal_margin"</w:t>
            </w:r>
          </w:p>
          <w:p w:rsidR="00E8598C" w:rsidRPr="00667E0D" w:rsidRDefault="00E8598C" w:rsidP="009D1BE1">
            <w:r w:rsidRPr="00667E0D">
              <w:rPr>
                <w:rStyle w:val="HTMLCode"/>
                <w:rFonts w:ascii="Consolas" w:eastAsia="Calibri" w:hAnsi="Consolas" w:cs="Times New Roman"/>
                <w:sz w:val="24"/>
                <w:szCs w:val="26"/>
              </w:rPr>
              <w:t>    android:paddingRight="@dimen/activity_horizontal_margin"</w:t>
            </w:r>
          </w:p>
          <w:p w:rsidR="00E8598C" w:rsidRPr="00667E0D" w:rsidRDefault="00E8598C" w:rsidP="009D1BE1">
            <w:r w:rsidRPr="00667E0D">
              <w:rPr>
                <w:rStyle w:val="HTMLCode"/>
                <w:rFonts w:ascii="Consolas" w:eastAsia="Calibri" w:hAnsi="Consolas" w:cs="Times New Roman"/>
                <w:sz w:val="24"/>
                <w:szCs w:val="26"/>
              </w:rPr>
              <w:t>    android:paddingTop="@dimen/activity_vertical_margin"</w:t>
            </w:r>
          </w:p>
          <w:p w:rsidR="00E8598C" w:rsidRPr="00667E0D" w:rsidRDefault="00E8598C" w:rsidP="009D1BE1">
            <w:r w:rsidRPr="00667E0D">
              <w:rPr>
                <w:rStyle w:val="HTMLCode"/>
                <w:rFonts w:ascii="Consolas" w:eastAsia="Calibri" w:hAnsi="Consolas" w:cs="Times New Roman"/>
                <w:sz w:val="24"/>
                <w:szCs w:val="26"/>
              </w:rPr>
              <w:t>    tools:context=".MainActivity"</w:t>
            </w:r>
            <w:r w:rsidRPr="00667E0D">
              <w:t xml:space="preserve"> </w:t>
            </w:r>
            <w:r w:rsidRPr="00667E0D">
              <w:rPr>
                <w:rStyle w:val="HTMLCode"/>
                <w:rFonts w:ascii="Consolas" w:eastAsia="Calibri" w:hAnsi="Consolas" w:cs="Times New Roman"/>
                <w:sz w:val="24"/>
                <w:szCs w:val="26"/>
              </w:rPr>
              <w:t>&gt;</w:t>
            </w:r>
          </w:p>
          <w:p w:rsidR="00E8598C" w:rsidRPr="00667E0D" w:rsidRDefault="00E8598C" w:rsidP="009D1BE1">
            <w:r w:rsidRPr="00667E0D">
              <w:rPr>
                <w:rStyle w:val="HTMLCode"/>
                <w:rFonts w:ascii="Consolas" w:eastAsia="Calibri" w:hAnsi="Consolas" w:cs="Times New Roman"/>
                <w:sz w:val="24"/>
                <w:szCs w:val="26"/>
              </w:rPr>
              <w:t>    &lt;TextView</w:t>
            </w:r>
          </w:p>
          <w:p w:rsidR="00E8598C" w:rsidRPr="00667E0D" w:rsidRDefault="00E8598C" w:rsidP="009D1BE1">
            <w:r w:rsidRPr="00667E0D">
              <w:rPr>
                <w:rStyle w:val="HTMLCode"/>
                <w:rFonts w:ascii="Consolas" w:eastAsia="Calibri" w:hAnsi="Consolas" w:cs="Times New Roman"/>
                <w:sz w:val="24"/>
                <w:szCs w:val="26"/>
              </w:rPr>
              <w:t>        android:layout_width="wrap_content"</w:t>
            </w:r>
          </w:p>
          <w:p w:rsidR="00E8598C" w:rsidRPr="00667E0D" w:rsidRDefault="00E8598C" w:rsidP="009D1BE1">
            <w:r w:rsidRPr="00667E0D">
              <w:rPr>
                <w:rStyle w:val="HTMLCode"/>
                <w:rFonts w:ascii="Consolas" w:eastAsia="Calibri" w:hAnsi="Consolas" w:cs="Times New Roman"/>
                <w:sz w:val="24"/>
                <w:szCs w:val="26"/>
              </w:rPr>
              <w:t>        android:layout_height="wrap_content"</w:t>
            </w:r>
          </w:p>
          <w:p w:rsidR="00E8598C" w:rsidRPr="00667E0D" w:rsidRDefault="00E8598C" w:rsidP="009D1BE1">
            <w:r w:rsidRPr="00667E0D">
              <w:rPr>
                <w:rStyle w:val="HTMLCode"/>
                <w:rFonts w:ascii="Consolas" w:eastAsia="Calibri" w:hAnsi="Consolas" w:cs="Times New Roman"/>
                <w:sz w:val="24"/>
                <w:szCs w:val="26"/>
              </w:rPr>
              <w:t>        android:text="@string/hello_world"</w:t>
            </w:r>
            <w:r w:rsidRPr="00667E0D">
              <w:t xml:space="preserve"> </w:t>
            </w:r>
            <w:r w:rsidRPr="00667E0D">
              <w:rPr>
                <w:rStyle w:val="HTMLCode"/>
                <w:rFonts w:ascii="Consolas" w:eastAsia="Calibri" w:hAnsi="Consolas" w:cs="Times New Roman"/>
                <w:sz w:val="24"/>
                <w:szCs w:val="26"/>
              </w:rPr>
              <w:t>/&gt;</w:t>
            </w:r>
          </w:p>
          <w:p w:rsidR="00E8598C" w:rsidRPr="000A6031" w:rsidRDefault="00E8598C" w:rsidP="009D1BE1">
            <w:r w:rsidRPr="00667E0D">
              <w:rPr>
                <w:rStyle w:val="HTMLCode"/>
                <w:rFonts w:ascii="Consolas" w:eastAsia="Calibri" w:hAnsi="Consolas" w:cs="Times New Roman"/>
                <w:sz w:val="24"/>
                <w:szCs w:val="26"/>
              </w:rPr>
              <w:t>&lt;/RelativeLayout&gt;</w:t>
            </w:r>
          </w:p>
        </w:tc>
      </w:tr>
    </w:tbl>
    <w:p w:rsidR="00E8598C" w:rsidRPr="000A6031" w:rsidRDefault="00E8598C" w:rsidP="009D1BE1">
      <w:pPr>
        <w:rPr>
          <w:rFonts w:cs="Times New Roman"/>
          <w:szCs w:val="26"/>
        </w:rPr>
      </w:pPr>
      <w:r w:rsidRPr="000A6031">
        <w:rPr>
          <w:rStyle w:val="Strong"/>
          <w:rFonts w:cs="Times New Roman"/>
          <w:szCs w:val="26"/>
        </w:rPr>
        <w:t>RelativeLayout</w:t>
      </w:r>
      <w:r w:rsidRPr="000A6031">
        <w:rPr>
          <w:rFonts w:cs="Times New Roman"/>
          <w:szCs w:val="26"/>
        </w:rPr>
        <w:t>: là một trong số nhiều layout của Android.</w:t>
      </w:r>
    </w:p>
    <w:p w:rsidR="00E8598C" w:rsidRPr="000A6031" w:rsidRDefault="00BD300F" w:rsidP="00667E0D">
      <w:pPr>
        <w:pStyle w:val="Heading3"/>
        <w:spacing w:before="120" w:after="120" w:line="26" w:lineRule="atLeast"/>
        <w:rPr>
          <w:rFonts w:cs="Times New Roman"/>
          <w:b w:val="0"/>
          <w:color w:val="auto"/>
          <w:szCs w:val="26"/>
        </w:rPr>
      </w:pPr>
      <w:bookmarkStart w:id="194" w:name="_Toc475801495"/>
      <w:bookmarkStart w:id="195" w:name="_Toc475999825"/>
      <w:bookmarkStart w:id="196" w:name="_Toc511914383"/>
      <w:bookmarkStart w:id="197" w:name="_Toc511914463"/>
      <w:bookmarkStart w:id="198" w:name="_Toc511919198"/>
      <w:r w:rsidRPr="000A6031">
        <w:rPr>
          <w:rFonts w:cs="Times New Roman"/>
          <w:color w:val="auto"/>
          <w:szCs w:val="26"/>
        </w:rPr>
        <w:t>1.</w:t>
      </w:r>
      <w:r w:rsidR="00A67684" w:rsidRPr="000A6031">
        <w:rPr>
          <w:rFonts w:cs="Times New Roman"/>
          <w:color w:val="auto"/>
          <w:szCs w:val="26"/>
        </w:rPr>
        <w:t>5.</w:t>
      </w:r>
      <w:r w:rsidR="00667E0D">
        <w:rPr>
          <w:rFonts w:cs="Times New Roman"/>
          <w:color w:val="auto"/>
          <w:szCs w:val="26"/>
        </w:rPr>
        <w:t>9</w:t>
      </w:r>
      <w:r w:rsidR="00A67684" w:rsidRPr="000A6031">
        <w:rPr>
          <w:rFonts w:cs="Times New Roman"/>
          <w:color w:val="auto"/>
          <w:szCs w:val="26"/>
        </w:rPr>
        <w:t xml:space="preserve"> </w:t>
      </w:r>
      <w:r w:rsidR="00E8598C" w:rsidRPr="000A6031">
        <w:rPr>
          <w:rFonts w:cs="Times New Roman"/>
          <w:color w:val="auto"/>
          <w:szCs w:val="26"/>
        </w:rPr>
        <w:t>Các giao diện cơ bản trong Android</w:t>
      </w:r>
      <w:bookmarkEnd w:id="194"/>
      <w:bookmarkEnd w:id="195"/>
      <w:bookmarkEnd w:id="196"/>
      <w:bookmarkEnd w:id="197"/>
      <w:bookmarkEnd w:id="198"/>
    </w:p>
    <w:p w:rsidR="00E8598C" w:rsidRPr="000A6031" w:rsidRDefault="00E8598C" w:rsidP="00547EC1">
      <w:pPr>
        <w:spacing w:line="26" w:lineRule="atLeast"/>
        <w:ind w:firstLine="709"/>
        <w:rPr>
          <w:rFonts w:cs="Times New Roman"/>
          <w:szCs w:val="26"/>
        </w:rPr>
      </w:pPr>
      <w:bookmarkStart w:id="199" w:name="_Toc444810706"/>
      <w:bookmarkStart w:id="200" w:name="_Toc475801496"/>
      <w:bookmarkStart w:id="201" w:name="_Toc475999826"/>
      <w:r w:rsidRPr="000A6031">
        <w:rPr>
          <w:rFonts w:cs="Times New Roman"/>
          <w:szCs w:val="26"/>
        </w:rPr>
        <w:t>Giới thiệu các layout cơ bản trong android</w:t>
      </w:r>
      <w:bookmarkEnd w:id="199"/>
      <w:bookmarkEnd w:id="200"/>
      <w:bookmarkEnd w:id="201"/>
    </w:p>
    <w:p w:rsidR="00E8598C" w:rsidRPr="00667E0D" w:rsidRDefault="00E8598C" w:rsidP="00F142FA">
      <w:pPr>
        <w:pStyle w:val="ListParagraph"/>
        <w:numPr>
          <w:ilvl w:val="0"/>
          <w:numId w:val="18"/>
        </w:numPr>
        <w:spacing w:line="26" w:lineRule="atLeast"/>
        <w:rPr>
          <w:rFonts w:cs="Times New Roman"/>
          <w:b/>
          <w:szCs w:val="26"/>
        </w:rPr>
      </w:pPr>
      <w:bookmarkStart w:id="202" w:name="_Toc444810707"/>
      <w:bookmarkStart w:id="203" w:name="_Toc475801497"/>
      <w:bookmarkStart w:id="204" w:name="_Toc475999827"/>
      <w:r w:rsidRPr="00667E0D">
        <w:rPr>
          <w:rStyle w:val="Strong"/>
          <w:rFonts w:cs="Times New Roman"/>
          <w:szCs w:val="26"/>
        </w:rPr>
        <w:t>FrameLayout:</w:t>
      </w:r>
      <w:bookmarkEnd w:id="202"/>
      <w:bookmarkEnd w:id="203"/>
      <w:bookmarkEnd w:id="204"/>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Là loại Layout cơ bản nhất, đặc điểm của nó là khi gắn các control lên giao diện thì các control này sẽ luôn được “Neo” ở góc trái trên cùng màn hình, nó không cho phép chúng ta thay đổi vị trí của các control theo một Location nào đó.</w:t>
      </w:r>
    </w:p>
    <w:p w:rsidR="00E8598C" w:rsidRPr="000A6031" w:rsidRDefault="00E8598C" w:rsidP="00547EC1">
      <w:pPr>
        <w:spacing w:line="26" w:lineRule="atLeast"/>
        <w:ind w:firstLine="709"/>
        <w:rPr>
          <w:rFonts w:cs="Times New Roman"/>
          <w:szCs w:val="26"/>
        </w:rPr>
      </w:pPr>
      <w:r w:rsidRPr="000A6031">
        <w:rPr>
          <w:rFonts w:cs="Times New Roman"/>
          <w:szCs w:val="26"/>
        </w:rPr>
        <w:t>- Các control đưa vào sau nó sẽ đè lên trên và che khuất control trước đó (trừ khi ta thiết lập transparent cho control sau):</w:t>
      </w:r>
    </w:p>
    <w:p w:rsidR="00E8598C" w:rsidRPr="000A6031" w:rsidRDefault="00E8598C" w:rsidP="00547EC1">
      <w:pPr>
        <w:spacing w:line="26" w:lineRule="atLeast"/>
        <w:ind w:firstLine="709"/>
        <w:rPr>
          <w:rFonts w:cs="Times New Roman"/>
          <w:szCs w:val="26"/>
        </w:rPr>
      </w:pPr>
      <w:r w:rsidRPr="000A6031">
        <w:rPr>
          <w:rFonts w:cs="Times New Roman"/>
          <w:szCs w:val="26"/>
        </w:rPr>
        <w:t>- Theo dõi đoạn cấu trúc XML dưới này:</w:t>
      </w:r>
    </w:p>
    <w:p w:rsidR="00E8598C" w:rsidRPr="000A6031" w:rsidRDefault="00E8598C" w:rsidP="00994C01">
      <w:pPr>
        <w:pStyle w:val="phongcode"/>
      </w:pPr>
      <w:r w:rsidRPr="000A6031">
        <w:t>&lt;?xml version=”1.0″ encoding=”utf-8″?&gt;</w:t>
      </w:r>
    </w:p>
    <w:p w:rsidR="00667E0D" w:rsidRDefault="00E8598C" w:rsidP="00994C01">
      <w:pPr>
        <w:pStyle w:val="phongcode"/>
        <w:rPr>
          <w:rStyle w:val="Strong"/>
        </w:rPr>
      </w:pPr>
      <w:r w:rsidRPr="000A6031">
        <w:t>&lt;</w:t>
      </w:r>
      <w:r w:rsidRPr="000A6031">
        <w:rPr>
          <w:rStyle w:val="Strong"/>
        </w:rPr>
        <w:t>FrameLayout</w:t>
      </w:r>
    </w:p>
    <w:p w:rsidR="00667E0D" w:rsidRDefault="00667E0D" w:rsidP="00994C01">
      <w:pPr>
        <w:pStyle w:val="phongcode"/>
      </w:pPr>
      <w:r>
        <w:t>android:id=”@+id/mainlayout”</w:t>
      </w:r>
    </w:p>
    <w:p w:rsidR="00BD300F" w:rsidRPr="000A6031" w:rsidRDefault="00E8598C" w:rsidP="00994C01">
      <w:pPr>
        <w:pStyle w:val="phongcode"/>
      </w:pPr>
      <w:r w:rsidRPr="000A6031">
        <w:t xml:space="preserve">android:layout_height=”fill_parent” </w:t>
      </w:r>
    </w:p>
    <w:p w:rsidR="00667E0D" w:rsidRDefault="00E8598C" w:rsidP="00994C01">
      <w:pPr>
        <w:pStyle w:val="phongcode"/>
      </w:pPr>
      <w:r w:rsidRPr="000A6031">
        <w:t>and</w:t>
      </w:r>
      <w:r w:rsidR="00667E0D">
        <w:t>roid:layout_width=”fill_parent”</w:t>
      </w:r>
    </w:p>
    <w:p w:rsidR="00667E0D" w:rsidRDefault="00667E0D" w:rsidP="00994C01">
      <w:pPr>
        <w:pStyle w:val="phongcode"/>
      </w:pPr>
      <w:r>
        <w:t>android:orientation=”vertical”</w:t>
      </w:r>
    </w:p>
    <w:p w:rsidR="00E8598C" w:rsidRPr="000A6031" w:rsidRDefault="00E8598C" w:rsidP="00994C01">
      <w:pPr>
        <w:pStyle w:val="phongcode"/>
      </w:pPr>
      <w:r w:rsidRPr="000A6031">
        <w:t>xmlns:android=”</w:t>
      </w:r>
      <w:hyperlink r:id="rId86" w:history="1">
        <w:r w:rsidRPr="000A6031">
          <w:rPr>
            <w:rStyle w:val="Hyperlink"/>
            <w:color w:val="auto"/>
            <w:u w:val="none"/>
          </w:rPr>
          <w:t>http://schemas.android.com/apk/res/android”</w:t>
        </w:r>
      </w:hyperlink>
      <w:r w:rsidRPr="000A6031">
        <w:t>;</w:t>
      </w:r>
    </w:p>
    <w:p w:rsidR="00667E0D" w:rsidRDefault="00E8598C" w:rsidP="00994C01">
      <w:pPr>
        <w:pStyle w:val="phongcode"/>
        <w:rPr>
          <w:rStyle w:val="apple-converted-space"/>
        </w:rPr>
      </w:pPr>
      <w:r w:rsidRPr="000A6031">
        <w:t>&lt;</w:t>
      </w:r>
      <w:r w:rsidRPr="000A6031">
        <w:rPr>
          <w:rStyle w:val="Strong"/>
        </w:rPr>
        <w:t>ImageView</w:t>
      </w:r>
      <w:r w:rsidRPr="000A6031">
        <w:rPr>
          <w:rStyle w:val="apple-converted-space"/>
        </w:rPr>
        <w:t> </w:t>
      </w:r>
    </w:p>
    <w:p w:rsidR="00667E0D" w:rsidRDefault="00E8598C" w:rsidP="00994C01">
      <w:pPr>
        <w:pStyle w:val="phongcode"/>
      </w:pPr>
      <w:r w:rsidRPr="000A6031">
        <w:t>andro</w:t>
      </w:r>
      <w:r w:rsidR="00667E0D">
        <w:t>id:layout_height=”wrap_content”</w:t>
      </w:r>
    </w:p>
    <w:p w:rsidR="00667E0D" w:rsidRDefault="00E8598C" w:rsidP="00994C01">
      <w:pPr>
        <w:pStyle w:val="phongcode"/>
      </w:pPr>
      <w:r w:rsidRPr="000A6031">
        <w:t xml:space="preserve">android:layout_width=”wrap_content” </w:t>
      </w:r>
    </w:p>
    <w:p w:rsidR="00667E0D" w:rsidRDefault="00E8598C" w:rsidP="00994C01">
      <w:pPr>
        <w:pStyle w:val="phongcode"/>
      </w:pPr>
      <w:r w:rsidRPr="000A6031">
        <w:t xml:space="preserve">android:padding=”5px” </w:t>
      </w:r>
    </w:p>
    <w:p w:rsidR="00E8598C" w:rsidRPr="000A6031" w:rsidRDefault="00E8598C" w:rsidP="00994C01">
      <w:pPr>
        <w:pStyle w:val="phongcode"/>
      </w:pPr>
      <w:r w:rsidRPr="000A6031">
        <w:t>android:src=”@drawable/</w:t>
      </w:r>
      <w:r w:rsidRPr="000A6031">
        <w:rPr>
          <w:rStyle w:val="Strong"/>
        </w:rPr>
        <w:t>blue</w:t>
      </w:r>
      <w:r w:rsidRPr="000A6031">
        <w:t>“/&gt;</w:t>
      </w:r>
    </w:p>
    <w:p w:rsidR="00667E0D" w:rsidRDefault="00E8598C" w:rsidP="00994C01">
      <w:pPr>
        <w:pStyle w:val="phongcode"/>
        <w:rPr>
          <w:rStyle w:val="apple-converted-space"/>
        </w:rPr>
      </w:pPr>
      <w:r w:rsidRPr="000A6031">
        <w:t>&lt;</w:t>
      </w:r>
      <w:r w:rsidRPr="000A6031">
        <w:rPr>
          <w:rStyle w:val="Strong"/>
        </w:rPr>
        <w:t>ImageView</w:t>
      </w:r>
      <w:r w:rsidRPr="000A6031">
        <w:rPr>
          <w:rStyle w:val="apple-converted-space"/>
        </w:rPr>
        <w:t> </w:t>
      </w:r>
    </w:p>
    <w:p w:rsidR="00667E0D" w:rsidRDefault="00E8598C" w:rsidP="00994C01">
      <w:pPr>
        <w:pStyle w:val="phongcode"/>
      </w:pPr>
      <w:r w:rsidRPr="000A6031">
        <w:t>andro</w:t>
      </w:r>
      <w:r w:rsidR="00667E0D">
        <w:t>id:layout_height=”wrap_content”</w:t>
      </w:r>
    </w:p>
    <w:p w:rsidR="00667E0D" w:rsidRDefault="00E8598C" w:rsidP="00994C01">
      <w:pPr>
        <w:pStyle w:val="phongcode"/>
      </w:pPr>
      <w:r w:rsidRPr="000A6031">
        <w:t xml:space="preserve">android:layout_width=”wrap_content” </w:t>
      </w:r>
    </w:p>
    <w:p w:rsidR="00667E0D" w:rsidRDefault="00E8598C" w:rsidP="00994C01">
      <w:pPr>
        <w:pStyle w:val="phongcode"/>
      </w:pPr>
      <w:r w:rsidRPr="000A6031">
        <w:t xml:space="preserve">android:padding=”5px” </w:t>
      </w:r>
    </w:p>
    <w:p w:rsidR="00E8598C" w:rsidRPr="000A6031" w:rsidRDefault="00E8598C" w:rsidP="00994C01">
      <w:pPr>
        <w:pStyle w:val="phongcode"/>
      </w:pPr>
      <w:r w:rsidRPr="000A6031">
        <w:t>and</w:t>
      </w:r>
      <w:r w:rsidR="00667E0D">
        <w:t>roid:src=”@drawable/red“/</w:t>
      </w:r>
      <w:r w:rsidRPr="000A6031">
        <w:t>&gt;</w:t>
      </w:r>
    </w:p>
    <w:p w:rsidR="00E8598C" w:rsidRPr="000A6031" w:rsidRDefault="00E8598C" w:rsidP="00994C01">
      <w:pPr>
        <w:pStyle w:val="phongcode"/>
      </w:pPr>
      <w:r w:rsidRPr="000A6031">
        <w:t>&lt;/</w:t>
      </w:r>
      <w:r w:rsidRPr="000A6031">
        <w:rPr>
          <w:rStyle w:val="Strong"/>
        </w:rPr>
        <w:t>FrameLayout</w:t>
      </w:r>
      <w:r w:rsidRPr="000A6031">
        <w:t>&gt;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49AF18EC" wp14:editId="5D5BF21F">
            <wp:extent cx="2636322" cy="2489970"/>
            <wp:effectExtent l="0" t="0" r="0" b="5715"/>
            <wp:docPr id="60" name="Picture 60" descr="7_Layout_10">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7_Layout_10">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45676" cy="2498804"/>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1.3: Minh họa </w:t>
      </w:r>
      <w:r w:rsidRPr="000A6031">
        <w:rPr>
          <w:rStyle w:val="Strong"/>
          <w:rFonts w:cs="Times New Roman"/>
          <w:b w:val="0"/>
          <w:szCs w:val="26"/>
        </w:rPr>
        <w:t>FrameLayout</w:t>
      </w:r>
    </w:p>
    <w:p w:rsidR="00E8598C" w:rsidRPr="000A6031" w:rsidRDefault="00F13E8D" w:rsidP="00547EC1">
      <w:pPr>
        <w:spacing w:line="26" w:lineRule="atLeast"/>
        <w:ind w:firstLine="709"/>
        <w:rPr>
          <w:rFonts w:cs="Times New Roman"/>
          <w:szCs w:val="26"/>
        </w:rPr>
      </w:pPr>
      <w:r>
        <w:rPr>
          <w:rFonts w:cs="Times New Roman"/>
          <w:szCs w:val="26"/>
        </w:rPr>
        <w:t>H</w:t>
      </w:r>
      <w:r w:rsidR="00E8598C" w:rsidRPr="000A6031">
        <w:rPr>
          <w:rFonts w:cs="Times New Roman"/>
          <w:szCs w:val="26"/>
        </w:rPr>
        <w:t>ình màu đỏ và màu xanh luôn được “neo” ở góc trái màn hình. Hình màu đỏ đưa vào sau sẽ đè lên trên hình màu xanh.</w:t>
      </w:r>
    </w:p>
    <w:p w:rsidR="00E8598C" w:rsidRPr="000A6031" w:rsidRDefault="00E8598C" w:rsidP="00547EC1">
      <w:pPr>
        <w:spacing w:line="26" w:lineRule="atLeast"/>
        <w:ind w:firstLine="709"/>
        <w:rPr>
          <w:rFonts w:cs="Times New Roman"/>
          <w:szCs w:val="26"/>
        </w:rPr>
      </w:pPr>
      <w:r w:rsidRPr="000A6031">
        <w:rPr>
          <w:rFonts w:cs="Times New Roman"/>
          <w:szCs w:val="26"/>
        </w:rPr>
        <w:t>Chú ý 2 dòng lệnh bên dưới:</w:t>
      </w:r>
    </w:p>
    <w:p w:rsidR="00E8598C" w:rsidRPr="000A6031" w:rsidRDefault="00E8598C" w:rsidP="00994C01">
      <w:pPr>
        <w:pStyle w:val="phongcode"/>
      </w:pPr>
      <w:r w:rsidRPr="000A6031">
        <w:t>android:src=”@drawable/</w:t>
      </w:r>
      <w:r w:rsidRPr="000A6031">
        <w:rPr>
          <w:rStyle w:val="Strong"/>
        </w:rPr>
        <w:t>blue</w:t>
      </w:r>
      <w:r w:rsidRPr="000A6031">
        <w:t>”</w:t>
      </w:r>
    </w:p>
    <w:p w:rsidR="00E8598C" w:rsidRPr="000A6031" w:rsidRDefault="00E8598C" w:rsidP="00994C01">
      <w:pPr>
        <w:pStyle w:val="phongcode"/>
      </w:pPr>
      <w:r w:rsidRPr="000A6031">
        <w:t>android:src=”@drawable/</w:t>
      </w:r>
      <w:r w:rsidRPr="000A6031">
        <w:rPr>
          <w:rStyle w:val="Strong"/>
        </w:rPr>
        <w:t>red</w:t>
      </w:r>
      <w:r w:rsidRPr="000A6031">
        <w:t>”</w:t>
      </w:r>
    </w:p>
    <w:p w:rsidR="00E8598C" w:rsidRPr="000A6031" w:rsidRDefault="00E8598C" w:rsidP="00547EC1">
      <w:pPr>
        <w:spacing w:line="26" w:lineRule="atLeast"/>
        <w:ind w:firstLine="709"/>
        <w:rPr>
          <w:rFonts w:cs="Times New Roman"/>
          <w:szCs w:val="26"/>
        </w:rPr>
      </w:pPr>
      <w:r w:rsidRPr="000A6031">
        <w:rPr>
          <w:rFonts w:cs="Times New Roman"/>
          <w:szCs w:val="26"/>
        </w:rPr>
        <w:t>Là do ta kéo 2 cái hình tên là</w:t>
      </w:r>
      <w:r w:rsidRPr="000A6031">
        <w:rPr>
          <w:rStyle w:val="apple-converted-space"/>
          <w:rFonts w:cs="Times New Roman"/>
          <w:szCs w:val="26"/>
        </w:rPr>
        <w:t> </w:t>
      </w:r>
      <w:r w:rsidRPr="000A6031">
        <w:rPr>
          <w:rStyle w:val="Strong"/>
          <w:rFonts w:cs="Times New Roman"/>
          <w:szCs w:val="26"/>
        </w:rPr>
        <w:t>blue</w:t>
      </w:r>
      <w:r w:rsidRPr="000A6031">
        <w:rPr>
          <w:rStyle w:val="apple-converted-space"/>
          <w:rFonts w:cs="Times New Roman"/>
          <w:szCs w:val="26"/>
        </w:rPr>
        <w:t> </w:t>
      </w:r>
      <w:r w:rsidRPr="000A6031">
        <w:rPr>
          <w:rFonts w:cs="Times New Roman"/>
          <w:szCs w:val="26"/>
        </w:rPr>
        <w:t>và</w:t>
      </w:r>
      <w:r w:rsidRPr="000A6031">
        <w:rPr>
          <w:rStyle w:val="apple-converted-space"/>
          <w:rFonts w:cs="Times New Roman"/>
          <w:szCs w:val="26"/>
        </w:rPr>
        <w:t> </w:t>
      </w:r>
      <w:r w:rsidRPr="000A6031">
        <w:rPr>
          <w:rStyle w:val="Strong"/>
          <w:rFonts w:cs="Times New Roman"/>
          <w:szCs w:val="26"/>
        </w:rPr>
        <w:t>red</w:t>
      </w:r>
      <w:r w:rsidRPr="000A6031">
        <w:rPr>
          <w:rStyle w:val="apple-converted-space"/>
          <w:rFonts w:cs="Times New Roman"/>
          <w:szCs w:val="26"/>
        </w:rPr>
        <w:t> </w:t>
      </w:r>
      <w:r w:rsidRPr="000A6031">
        <w:rPr>
          <w:rFonts w:cs="Times New Roman"/>
          <w:szCs w:val="26"/>
        </w:rPr>
        <w:t>vào thư mục drawable của ứng dụng</w:t>
      </w:r>
    </w:p>
    <w:p w:rsidR="00E8598C" w:rsidRPr="00203ACA" w:rsidRDefault="00E8598C" w:rsidP="00F142FA">
      <w:pPr>
        <w:pStyle w:val="ListParagraph"/>
        <w:numPr>
          <w:ilvl w:val="0"/>
          <w:numId w:val="18"/>
        </w:numPr>
        <w:spacing w:line="26" w:lineRule="atLeast"/>
        <w:rPr>
          <w:rStyle w:val="Strong"/>
          <w:rFonts w:cs="Times New Roman"/>
          <w:bCs w:val="0"/>
          <w:szCs w:val="26"/>
        </w:rPr>
      </w:pPr>
      <w:bookmarkStart w:id="205" w:name="_Toc444810708"/>
      <w:bookmarkStart w:id="206" w:name="_Toc475801498"/>
      <w:bookmarkStart w:id="207" w:name="_Toc475999828"/>
      <w:r w:rsidRPr="00203ACA">
        <w:rPr>
          <w:rStyle w:val="Strong"/>
          <w:rFonts w:cs="Times New Roman"/>
          <w:szCs w:val="26"/>
        </w:rPr>
        <w:t>LinearLayout</w:t>
      </w:r>
      <w:bookmarkEnd w:id="205"/>
      <w:bookmarkEnd w:id="206"/>
      <w:bookmarkEnd w:id="207"/>
    </w:p>
    <w:p w:rsidR="00203ACA" w:rsidRPr="00203ACA" w:rsidRDefault="00203ACA" w:rsidP="00203ACA">
      <w:pPr>
        <w:spacing w:line="26" w:lineRule="atLeast"/>
        <w:rPr>
          <w:rFonts w:cs="Times New Roman"/>
          <w:b/>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Layout này cho phép sắp xếp các control theo </w:t>
      </w:r>
      <w:r w:rsidR="00667E0D">
        <w:rPr>
          <w:rFonts w:cs="Times New Roman"/>
          <w:szCs w:val="26"/>
        </w:rPr>
        <w:t>hai</w:t>
      </w:r>
      <w:r w:rsidRPr="000A6031">
        <w:rPr>
          <w:rFonts w:cs="Times New Roman"/>
          <w:szCs w:val="26"/>
        </w:rPr>
        <w:t xml:space="preserve"> hướng trên giao diện: Hướng từ trái qua phải và hướng từ trên xuống dưới.</w:t>
      </w:r>
    </w:p>
    <w:p w:rsidR="00E8598C" w:rsidRPr="000A6031" w:rsidRDefault="00E8598C" w:rsidP="00547EC1">
      <w:pPr>
        <w:spacing w:line="26" w:lineRule="atLeast"/>
        <w:ind w:firstLine="709"/>
        <w:rPr>
          <w:rFonts w:cs="Times New Roman"/>
          <w:szCs w:val="26"/>
        </w:rPr>
      </w:pPr>
    </w:p>
    <w:p w:rsidR="00BD300F" w:rsidRPr="000A6031" w:rsidRDefault="00BD300F" w:rsidP="00547EC1">
      <w:pPr>
        <w:spacing w:line="26" w:lineRule="atLeast"/>
        <w:ind w:firstLine="709"/>
        <w:jc w:val="center"/>
        <w:rPr>
          <w:rFonts w:cs="Times New Roman"/>
          <w:szCs w:val="26"/>
        </w:rPr>
      </w:pPr>
    </w:p>
    <w:p w:rsidR="00BD300F" w:rsidRPr="000A6031" w:rsidRDefault="002D374F" w:rsidP="00667E0D">
      <w:pPr>
        <w:spacing w:line="26" w:lineRule="atLeast"/>
        <w:rPr>
          <w:rFonts w:cs="Times New Roman"/>
          <w:szCs w:val="26"/>
        </w:rPr>
      </w:pPr>
      <w:r w:rsidRPr="000A6031">
        <w:rPr>
          <w:rFonts w:cs="Times New Roman"/>
          <w:noProof/>
          <w:szCs w:val="26"/>
          <w:lang w:eastAsia="en-US"/>
        </w:rPr>
        <w:lastRenderedPageBreak/>
        <w:drawing>
          <wp:anchor distT="0" distB="0" distL="114300" distR="114300" simplePos="0" relativeHeight="251666432" behindDoc="0" locked="0" layoutInCell="1" allowOverlap="1" wp14:anchorId="2B6467AE" wp14:editId="45EA3E93">
            <wp:simplePos x="0" y="0"/>
            <wp:positionH relativeFrom="margin">
              <wp:align>right</wp:align>
            </wp:positionH>
            <wp:positionV relativeFrom="paragraph">
              <wp:posOffset>271634</wp:posOffset>
            </wp:positionV>
            <wp:extent cx="5157470" cy="3106420"/>
            <wp:effectExtent l="0" t="0" r="5080" b="0"/>
            <wp:wrapSquare wrapText="bothSides"/>
            <wp:docPr id="59" name="Picture 59" descr="7_Layout_11">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7_Layout_11">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57470" cy="31064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3ACA" w:rsidRDefault="00203ACA" w:rsidP="00203ACA">
      <w:pPr>
        <w:spacing w:line="26" w:lineRule="atLeast"/>
        <w:ind w:firstLine="709"/>
        <w:jc w:val="center"/>
        <w:rPr>
          <w:rFonts w:cs="Times New Roman"/>
          <w:szCs w:val="26"/>
        </w:rPr>
      </w:pPr>
    </w:p>
    <w:p w:rsidR="00203ACA" w:rsidRPr="00203ACA" w:rsidRDefault="00203ACA" w:rsidP="00203ACA">
      <w:pPr>
        <w:spacing w:line="26" w:lineRule="atLeast"/>
        <w:ind w:firstLine="709"/>
        <w:jc w:val="center"/>
        <w:rPr>
          <w:rFonts w:cs="Times New Roman"/>
          <w:b/>
          <w:szCs w:val="26"/>
        </w:rPr>
      </w:pPr>
      <w:r w:rsidRPr="000A6031">
        <w:rPr>
          <w:rFonts w:cs="Times New Roman"/>
          <w:szCs w:val="26"/>
        </w:rPr>
        <w:t xml:space="preserve">Hình 1.4: Minh họa </w:t>
      </w:r>
      <w:r w:rsidRPr="00667E0D">
        <w:rPr>
          <w:rStyle w:val="Strong"/>
          <w:rFonts w:cs="Times New Roman"/>
          <w:b w:val="0"/>
          <w:szCs w:val="26"/>
        </w:rPr>
        <w:t>LinearLayout</w:t>
      </w:r>
    </w:p>
    <w:p w:rsidR="00203ACA"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00F13E8D">
        <w:rPr>
          <w:rFonts w:cs="Times New Roman"/>
          <w:szCs w:val="26"/>
        </w:rPr>
        <w:t>C</w:t>
      </w:r>
      <w:r w:rsidRPr="000A6031">
        <w:rPr>
          <w:rFonts w:cs="Times New Roman"/>
          <w:szCs w:val="26"/>
        </w:rPr>
        <w:t>ó thể dùng margin, gravity, weight để hỗ trợ cho việc thiết kế.</w:t>
      </w:r>
    </w:p>
    <w:p w:rsidR="00E8598C" w:rsidRPr="000A6031" w:rsidRDefault="00E8598C" w:rsidP="00547EC1">
      <w:pPr>
        <w:spacing w:line="26" w:lineRule="atLeast"/>
        <w:ind w:firstLine="709"/>
        <w:rPr>
          <w:rFonts w:cs="Times New Roman"/>
          <w:szCs w:val="26"/>
        </w:rPr>
      </w:pPr>
      <w:r w:rsidRPr="000A6031">
        <w:rPr>
          <w:rFonts w:cs="Times New Roman"/>
          <w:szCs w:val="26"/>
        </w:rPr>
        <w:t>- Ta có thể dùng Properties hỗ trợ sẵn trong Eclipse để thiết lập các thuộc tính cho control:</w:t>
      </w:r>
    </w:p>
    <w:p w:rsidR="00E8598C" w:rsidRPr="000A6031" w:rsidRDefault="00E8598C" w:rsidP="00547EC1">
      <w:pPr>
        <w:spacing w:line="26" w:lineRule="atLeast"/>
        <w:ind w:firstLine="709"/>
        <w:rPr>
          <w:rFonts w:cs="Times New Roman"/>
          <w:szCs w:val="26"/>
        </w:rPr>
      </w:pPr>
      <w:r w:rsidRPr="000A6031">
        <w:rPr>
          <w:rFonts w:cs="Times New Roman"/>
          <w:szCs w:val="26"/>
        </w:rPr>
        <w:t>- Ví dụ như để căn lề các control trên giao diện ta dùng</w:t>
      </w:r>
      <w:r w:rsidRPr="000A6031">
        <w:rPr>
          <w:rStyle w:val="apple-converted-space"/>
          <w:rFonts w:cs="Times New Roman"/>
          <w:szCs w:val="26"/>
        </w:rPr>
        <w:t> </w:t>
      </w:r>
      <w:r w:rsidRPr="00667E0D">
        <w:rPr>
          <w:rStyle w:val="Strong"/>
          <w:rFonts w:cs="Times New Roman"/>
          <w:b w:val="0"/>
          <w:szCs w:val="26"/>
        </w:rPr>
        <w:t>layout_gravity</w:t>
      </w:r>
      <w:r w:rsidRPr="000A6031">
        <w:rPr>
          <w:rFonts w:cs="Times New Roman"/>
          <w:szCs w:val="26"/>
        </w:rPr>
        <w: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466F685D" wp14:editId="3B03A542">
            <wp:extent cx="3645877" cy="3928064"/>
            <wp:effectExtent l="0" t="0" r="0" b="0"/>
            <wp:docPr id="58" name="Picture 58" descr="7_Layout_12">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7_Layout_12">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72193" cy="3956417"/>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1.5: Minh họa </w:t>
      </w:r>
      <w:r w:rsidRPr="000A6031">
        <w:rPr>
          <w:rStyle w:val="Strong"/>
          <w:rFonts w:cs="Times New Roman"/>
          <w:b w:val="0"/>
          <w:szCs w:val="26"/>
        </w:rPr>
        <w:t>sử dụng layout_gravity</w:t>
      </w:r>
    </w:p>
    <w:p w:rsidR="00BD300F" w:rsidRPr="000A6031" w:rsidRDefault="00BD300F" w:rsidP="00547EC1">
      <w:pPr>
        <w:spacing w:line="26" w:lineRule="atLeast"/>
        <w:ind w:firstLine="709"/>
        <w:jc w:val="center"/>
        <w:rPr>
          <w:rFonts w:cs="Times New Roman"/>
          <w:szCs w:val="26"/>
        </w:rPr>
      </w:pPr>
    </w:p>
    <w:p w:rsidR="00E8598C" w:rsidRDefault="00E8598C" w:rsidP="00547EC1">
      <w:pPr>
        <w:spacing w:line="26" w:lineRule="atLeast"/>
        <w:ind w:firstLine="709"/>
        <w:rPr>
          <w:rFonts w:cs="Times New Roman"/>
          <w:szCs w:val="26"/>
        </w:rPr>
      </w:pPr>
      <w:r w:rsidRPr="000A6031">
        <w:rPr>
          <w:rFonts w:cs="Times New Roman"/>
          <w:szCs w:val="26"/>
        </w:rPr>
        <w:t xml:space="preserve">- </w:t>
      </w:r>
      <w:r w:rsidR="00BD300F" w:rsidRPr="000A6031">
        <w:rPr>
          <w:rFonts w:cs="Times New Roman"/>
          <w:szCs w:val="26"/>
        </w:rPr>
        <w:t>H</w:t>
      </w:r>
      <w:r w:rsidRPr="000A6031">
        <w:rPr>
          <w:rFonts w:cs="Times New Roman"/>
          <w:szCs w:val="26"/>
        </w:rPr>
        <w:t>ay để căn lề nội dung bên trong của control dùng</w:t>
      </w:r>
      <w:r w:rsidRPr="000A6031">
        <w:rPr>
          <w:rStyle w:val="apple-converted-space"/>
          <w:rFonts w:cs="Times New Roman"/>
          <w:szCs w:val="26"/>
        </w:rPr>
        <w:t> </w:t>
      </w:r>
      <w:r w:rsidRPr="000A6031">
        <w:rPr>
          <w:rStyle w:val="Strong"/>
          <w:rFonts w:cs="Times New Roman"/>
          <w:szCs w:val="26"/>
        </w:rPr>
        <w:t>gravity</w:t>
      </w:r>
      <w:r w:rsidRPr="000A6031">
        <w:rPr>
          <w:rFonts w:cs="Times New Roman"/>
          <w:szCs w:val="26"/>
        </w:rPr>
        <w:t>:</w:t>
      </w:r>
    </w:p>
    <w:p w:rsidR="00203ACA" w:rsidRPr="000A6031"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15E796EB" wp14:editId="709562DA">
            <wp:extent cx="4739053" cy="2760785"/>
            <wp:effectExtent l="0" t="0" r="4445" b="1905"/>
            <wp:docPr id="57" name="Picture 57" descr="7_Layout_13">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_Layout_13">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52975" cy="276889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1.6: Minh họa </w:t>
      </w:r>
      <w:r w:rsidRPr="000A6031">
        <w:rPr>
          <w:rStyle w:val="Strong"/>
          <w:rFonts w:cs="Times New Roman"/>
          <w:b w:val="0"/>
          <w:szCs w:val="26"/>
        </w:rPr>
        <w:t>sử dụng gravity</w:t>
      </w:r>
    </w:p>
    <w:p w:rsidR="00BD300F" w:rsidRPr="000A6031" w:rsidRDefault="00BD300F"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00F13E8D">
        <w:rPr>
          <w:rFonts w:cs="Times New Roman"/>
          <w:szCs w:val="26"/>
        </w:rPr>
        <w:t>So</w:t>
      </w:r>
      <w:r w:rsidRPr="000A6031">
        <w:rPr>
          <w:rFonts w:cs="Times New Roman"/>
          <w:szCs w:val="26"/>
        </w:rPr>
        <w:t xml:space="preserve"> sánh sự khác biệt giữa</w:t>
      </w:r>
      <w:r w:rsidRPr="000A6031">
        <w:rPr>
          <w:rStyle w:val="apple-converted-space"/>
          <w:rFonts w:cs="Times New Roman"/>
          <w:szCs w:val="26"/>
        </w:rPr>
        <w:t> </w:t>
      </w:r>
      <w:r w:rsidRPr="00203ACA">
        <w:rPr>
          <w:rStyle w:val="Strong"/>
          <w:rFonts w:cs="Times New Roman"/>
          <w:b w:val="0"/>
          <w:szCs w:val="26"/>
        </w:rPr>
        <w:t>Padding</w:t>
      </w:r>
      <w:r w:rsidRPr="000A6031">
        <w:rPr>
          <w:rStyle w:val="apple-converted-space"/>
          <w:rFonts w:cs="Times New Roman"/>
          <w:szCs w:val="26"/>
        </w:rPr>
        <w:t> </w:t>
      </w:r>
      <w:r w:rsidRPr="000A6031">
        <w:rPr>
          <w:rFonts w:cs="Times New Roman"/>
          <w:szCs w:val="26"/>
        </w:rPr>
        <w:t>và</w:t>
      </w:r>
      <w:r w:rsidRPr="000A6031">
        <w:rPr>
          <w:rStyle w:val="apple-converted-space"/>
          <w:rFonts w:cs="Times New Roman"/>
          <w:szCs w:val="26"/>
        </w:rPr>
        <w:t> </w:t>
      </w:r>
      <w:r w:rsidRPr="00203ACA">
        <w:rPr>
          <w:rStyle w:val="Strong"/>
          <w:rFonts w:cs="Times New Roman"/>
          <w:b w:val="0"/>
          <w:szCs w:val="26"/>
        </w:rPr>
        <w:t>Margin</w:t>
      </w:r>
      <w:r w:rsidRPr="000A6031">
        <w:rPr>
          <w:rFonts w:cs="Times New Roman"/>
          <w:szCs w:val="26"/>
        </w:rPr>
        <w:t>:</w:t>
      </w:r>
    </w:p>
    <w:p w:rsidR="00BD300F"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2DFE28DA" wp14:editId="0A71FD27">
            <wp:extent cx="5096489" cy="3571875"/>
            <wp:effectExtent l="0" t="0" r="9525" b="0"/>
            <wp:docPr id="56" name="Picture 56" descr="7_Layout_14">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7_Layout_14">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02441" cy="3576046"/>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1.7: Minh họa </w:t>
      </w:r>
      <w:r w:rsidRPr="000A6031">
        <w:rPr>
          <w:rStyle w:val="Strong"/>
          <w:rFonts w:cs="Times New Roman"/>
          <w:b w:val="0"/>
          <w:szCs w:val="26"/>
        </w:rPr>
        <w:t xml:space="preserve">chức năng của </w:t>
      </w:r>
      <w:r w:rsidRPr="000A6031">
        <w:rPr>
          <w:rFonts w:cs="Times New Roman"/>
          <w:szCs w:val="26"/>
        </w:rPr>
        <w:t xml:space="preserve">Padding và </w:t>
      </w:r>
      <w:r w:rsidRPr="000A6031">
        <w:rPr>
          <w:rStyle w:val="Strong"/>
          <w:rFonts w:cs="Times New Roman"/>
          <w:b w:val="0"/>
          <w:szCs w:val="26"/>
        </w:rPr>
        <w:t>Margin</w:t>
      </w:r>
    </w:p>
    <w:p w:rsidR="00BD300F" w:rsidRPr="000A6031" w:rsidRDefault="00BD300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Ví dụ thay đổi Padding (internal spacing – khoảng cách giữa nội dung bên trong so với đường viền của control):</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52097F5C" wp14:editId="5167BD1E">
            <wp:extent cx="5152330" cy="2274277"/>
            <wp:effectExtent l="0" t="0" r="0" b="0"/>
            <wp:docPr id="55" name="Picture 55" descr="7_Layout_15">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7_Layout_15">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69068" cy="228166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1.8: Minh họa </w:t>
      </w:r>
      <w:r w:rsidRPr="000A6031">
        <w:rPr>
          <w:rStyle w:val="Strong"/>
          <w:rFonts w:cs="Times New Roman"/>
          <w:b w:val="0"/>
          <w:szCs w:val="26"/>
        </w:rPr>
        <w:t xml:space="preserve">sử dụng </w:t>
      </w:r>
      <w:r w:rsidRPr="000A6031">
        <w:rPr>
          <w:rFonts w:cs="Times New Roman"/>
          <w:szCs w:val="26"/>
        </w:rPr>
        <w:t xml:space="preserve">Padding </w:t>
      </w:r>
    </w:p>
    <w:p w:rsidR="00BD300F" w:rsidRPr="000A6031" w:rsidRDefault="00BD300F"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Ví dụ về đổi Margin (external spacing – khoảng cách giữa control này với control khác):</w:t>
      </w:r>
    </w:p>
    <w:p w:rsidR="00E8598C" w:rsidRPr="000A6031" w:rsidRDefault="00E8598C" w:rsidP="00547EC1">
      <w:pPr>
        <w:spacing w:line="26" w:lineRule="atLeast"/>
        <w:ind w:firstLine="709"/>
        <w:jc w:val="center"/>
        <w:rPr>
          <w:rStyle w:val="Heading3Char"/>
          <w:rFonts w:cs="Times New Roman"/>
          <w:color w:val="auto"/>
          <w:szCs w:val="26"/>
        </w:rPr>
      </w:pPr>
      <w:r w:rsidRPr="000A6031">
        <w:rPr>
          <w:rFonts w:cs="Times New Roman"/>
          <w:noProof/>
          <w:szCs w:val="26"/>
          <w:lang w:eastAsia="en-US"/>
        </w:rPr>
        <w:drawing>
          <wp:inline distT="0" distB="0" distL="0" distR="0" wp14:anchorId="13CF19CB" wp14:editId="0B1D37D2">
            <wp:extent cx="5105400" cy="2190115"/>
            <wp:effectExtent l="0" t="0" r="0" b="635"/>
            <wp:docPr id="54" name="Picture 54" descr="7_Layout_16">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7_Layout_16">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05400" cy="2190115"/>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1.9 Minh họa </w:t>
      </w:r>
      <w:r w:rsidRPr="000A6031">
        <w:rPr>
          <w:rStyle w:val="Strong"/>
          <w:rFonts w:cs="Times New Roman"/>
          <w:b w:val="0"/>
          <w:szCs w:val="26"/>
        </w:rPr>
        <w:t>sử dụng Margin</w:t>
      </w:r>
    </w:p>
    <w:p w:rsidR="00BD300F" w:rsidRPr="000A6031" w:rsidRDefault="00BD300F" w:rsidP="00547EC1">
      <w:pPr>
        <w:spacing w:line="26" w:lineRule="atLeast"/>
        <w:ind w:firstLine="709"/>
        <w:jc w:val="center"/>
        <w:rPr>
          <w:rStyle w:val="Heading3Char"/>
          <w:rFonts w:cs="Times New Roman"/>
          <w:b w:val="0"/>
          <w:color w:val="auto"/>
          <w:szCs w:val="26"/>
        </w:rPr>
      </w:pPr>
    </w:p>
    <w:p w:rsidR="00E8598C" w:rsidRPr="00203ACA" w:rsidRDefault="00E8598C" w:rsidP="00F142FA">
      <w:pPr>
        <w:pStyle w:val="ListParagraph"/>
        <w:numPr>
          <w:ilvl w:val="0"/>
          <w:numId w:val="17"/>
        </w:numPr>
        <w:spacing w:line="26" w:lineRule="atLeast"/>
        <w:rPr>
          <w:rFonts w:cs="Times New Roman"/>
          <w:szCs w:val="26"/>
        </w:rPr>
      </w:pPr>
      <w:bookmarkStart w:id="208" w:name="_Toc444810709"/>
      <w:bookmarkStart w:id="209" w:name="_Toc475801499"/>
      <w:bookmarkStart w:id="210" w:name="_Toc475999829"/>
      <w:bookmarkStart w:id="211" w:name="_Toc507842840"/>
      <w:bookmarkStart w:id="212" w:name="_Toc511914384"/>
      <w:bookmarkStart w:id="213" w:name="_Toc511914464"/>
      <w:bookmarkStart w:id="214" w:name="_Toc511919199"/>
      <w:r w:rsidRPr="00203ACA">
        <w:rPr>
          <w:rStyle w:val="Heading3Char"/>
          <w:rFonts w:cs="Times New Roman"/>
          <w:color w:val="auto"/>
          <w:szCs w:val="26"/>
        </w:rPr>
        <w:t>TableLayout</w:t>
      </w:r>
      <w:bookmarkEnd w:id="208"/>
      <w:bookmarkEnd w:id="209"/>
      <w:bookmarkEnd w:id="210"/>
      <w:bookmarkEnd w:id="211"/>
      <w:bookmarkEnd w:id="212"/>
      <w:bookmarkEnd w:id="213"/>
      <w:bookmarkEnd w:id="214"/>
    </w:p>
    <w:p w:rsidR="00E8598C" w:rsidRPr="000A6031" w:rsidRDefault="00E8598C" w:rsidP="00547EC1">
      <w:pPr>
        <w:spacing w:line="26" w:lineRule="atLeast"/>
        <w:ind w:firstLine="709"/>
        <w:rPr>
          <w:rFonts w:cs="Times New Roman"/>
          <w:szCs w:val="26"/>
        </w:rPr>
      </w:pPr>
      <w:r w:rsidRPr="000A6031">
        <w:rPr>
          <w:rFonts w:cs="Times New Roman"/>
          <w:szCs w:val="26"/>
        </w:rPr>
        <w:t>- Cho phép sắp các control theo dạng lưới (dòng và cột)</w:t>
      </w:r>
    </w:p>
    <w:p w:rsidR="00E8598C" w:rsidRPr="000A6031" w:rsidRDefault="00E8598C" w:rsidP="00547EC1">
      <w:pPr>
        <w:spacing w:line="26" w:lineRule="atLeast"/>
        <w:ind w:firstLine="709"/>
        <w:rPr>
          <w:rFonts w:cs="Times New Roman"/>
          <w:szCs w:val="26"/>
        </w:rPr>
      </w:pPr>
      <w:r w:rsidRPr="000A6031">
        <w:rPr>
          <w:rFonts w:cs="Times New Roman"/>
          <w:szCs w:val="26"/>
        </w:rPr>
        <w:t>- TableLayout sẽ xem dòng nào có số lượng control nhiều nhất để xác định rằng nó có bao nhiêu cột (lấy dòng có số lượng control nhiều nhất làm số cột chuẩn).</w:t>
      </w:r>
    </w:p>
    <w:p w:rsidR="00BD300F" w:rsidRPr="000A6031" w:rsidRDefault="00E8598C" w:rsidP="00547EC1">
      <w:pPr>
        <w:spacing w:line="26" w:lineRule="atLeast"/>
        <w:ind w:firstLine="709"/>
        <w:jc w:val="right"/>
        <w:rPr>
          <w:rFonts w:cs="Times New Roman"/>
          <w:szCs w:val="26"/>
        </w:rPr>
      </w:pPr>
      <w:r w:rsidRPr="000A6031">
        <w:rPr>
          <w:rFonts w:cs="Times New Roman"/>
          <w:noProof/>
          <w:szCs w:val="26"/>
          <w:lang w:eastAsia="en-US"/>
        </w:rPr>
        <w:drawing>
          <wp:inline distT="0" distB="0" distL="0" distR="0" wp14:anchorId="7AF33A2B" wp14:editId="600B7D61">
            <wp:extent cx="5099539" cy="976670"/>
            <wp:effectExtent l="0" t="0" r="6350" b="0"/>
            <wp:docPr id="53" name="Picture 53" descr="7_Layout_17">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7_Layout_17">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41463" cy="984699"/>
                    </a:xfrm>
                    <a:prstGeom prst="rect">
                      <a:avLst/>
                    </a:prstGeom>
                    <a:noFill/>
                    <a:ln>
                      <a:noFill/>
                    </a:ln>
                  </pic:spPr>
                </pic:pic>
              </a:graphicData>
            </a:graphic>
          </wp:inline>
        </w:drawing>
      </w:r>
    </w:p>
    <w:p w:rsidR="00BD300F" w:rsidRPr="000A6031" w:rsidRDefault="00BD300F" w:rsidP="00547EC1">
      <w:pPr>
        <w:spacing w:line="26" w:lineRule="atLeast"/>
        <w:ind w:firstLine="709"/>
        <w:jc w:val="center"/>
        <w:rPr>
          <w:rFonts w:cs="Times New Roman"/>
          <w:szCs w:val="26"/>
        </w:rPr>
      </w:pPr>
      <w:r w:rsidRPr="000A6031">
        <w:rPr>
          <w:rFonts w:cs="Times New Roman"/>
          <w:szCs w:val="26"/>
        </w:rPr>
        <w:t xml:space="preserve">Hình 1.10: Minh họa </w:t>
      </w:r>
      <w:r w:rsidR="00553076" w:rsidRPr="000A6031">
        <w:rPr>
          <w:rFonts w:cs="Times New Roman"/>
          <w:szCs w:val="26"/>
        </w:rPr>
        <w:t xml:space="preserve">khi </w:t>
      </w:r>
      <w:r w:rsidRPr="000A6031">
        <w:rPr>
          <w:rStyle w:val="Strong"/>
          <w:rFonts w:cs="Times New Roman"/>
          <w:b w:val="0"/>
          <w:szCs w:val="26"/>
        </w:rPr>
        <w:t xml:space="preserve">sử dụng </w:t>
      </w:r>
      <w:r w:rsidRPr="000A6031">
        <w:rPr>
          <w:rFonts w:cs="Times New Roman"/>
          <w:szCs w:val="26"/>
        </w:rPr>
        <w:t>TableLayout</w:t>
      </w:r>
    </w:p>
    <w:p w:rsidR="00E8598C" w:rsidRPr="000A6031" w:rsidRDefault="00E8598C" w:rsidP="00547EC1">
      <w:pPr>
        <w:spacing w:line="26" w:lineRule="atLeast"/>
        <w:ind w:firstLine="709"/>
        <w:rPr>
          <w:rFonts w:cs="Times New Roman"/>
          <w:szCs w:val="26"/>
        </w:rPr>
      </w:pPr>
      <w:r w:rsidRPr="000A6031">
        <w:rPr>
          <w:rFonts w:cs="Times New Roman"/>
          <w:szCs w:val="26"/>
        </w:rPr>
        <w:t>- Như vậy theo hình trên thì phải nói là TableLayout này có 4 cột, 3 dòng.</w:t>
      </w:r>
    </w:p>
    <w:p w:rsidR="00E8598C" w:rsidRPr="000A6031" w:rsidRDefault="00E8598C" w:rsidP="00547EC1">
      <w:pPr>
        <w:spacing w:line="26" w:lineRule="atLeast"/>
        <w:ind w:firstLine="709"/>
        <w:rPr>
          <w:rFonts w:cs="Times New Roman"/>
          <w:szCs w:val="26"/>
        </w:rPr>
      </w:pPr>
      <w:r w:rsidRPr="000A6031">
        <w:rPr>
          <w:rFonts w:cs="Times New Roman"/>
          <w:szCs w:val="26"/>
        </w:rPr>
        <w:t>- Dùng</w:t>
      </w:r>
      <w:r w:rsidRPr="000A6031">
        <w:rPr>
          <w:rStyle w:val="apple-converted-space"/>
          <w:rFonts w:cs="Times New Roman"/>
          <w:szCs w:val="26"/>
        </w:rPr>
        <w:t> </w:t>
      </w:r>
      <w:r w:rsidRPr="000A6031">
        <w:rPr>
          <w:rStyle w:val="Strong"/>
          <w:rFonts w:cs="Times New Roman"/>
          <w:szCs w:val="26"/>
        </w:rPr>
        <w:t>layout_span</w:t>
      </w:r>
      <w:r w:rsidRPr="000A6031">
        <w:rPr>
          <w:rStyle w:val="apple-converted-space"/>
          <w:rFonts w:cs="Times New Roman"/>
          <w:szCs w:val="26"/>
        </w:rPr>
        <w:t> </w:t>
      </w:r>
      <w:r w:rsidRPr="000A6031">
        <w:rPr>
          <w:rFonts w:cs="Times New Roman"/>
          <w:szCs w:val="26"/>
        </w:rPr>
        <w:t>để trộn các cột: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33D5D286" wp14:editId="2CFA21D1">
            <wp:extent cx="4905375" cy="1624556"/>
            <wp:effectExtent l="0" t="0" r="0" b="0"/>
            <wp:docPr id="52" name="Picture 52" descr="7_Layout_19">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7_Layout_19">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34333" cy="1634146"/>
                    </a:xfrm>
                    <a:prstGeom prst="rect">
                      <a:avLst/>
                    </a:prstGeom>
                    <a:noFill/>
                    <a:ln>
                      <a:noFill/>
                    </a:ln>
                  </pic:spPr>
                </pic:pic>
              </a:graphicData>
            </a:graphic>
          </wp:inline>
        </w:drawing>
      </w:r>
    </w:p>
    <w:p w:rsidR="00E8598C" w:rsidRPr="000A6031" w:rsidRDefault="00E8598C" w:rsidP="00987798">
      <w:pPr>
        <w:spacing w:line="26" w:lineRule="atLeast"/>
        <w:ind w:firstLine="709"/>
        <w:rPr>
          <w:rFonts w:cs="Times New Roman"/>
          <w:szCs w:val="26"/>
        </w:rPr>
      </w:pPr>
      <w:r w:rsidRPr="000A6031">
        <w:rPr>
          <w:rFonts w:cs="Times New Roman"/>
          <w:szCs w:val="26"/>
        </w:rPr>
        <w:lastRenderedPageBreak/>
        <w:t>- Dùng </w:t>
      </w:r>
      <w:r w:rsidRPr="000A6031">
        <w:rPr>
          <w:rStyle w:val="Strong"/>
          <w:rFonts w:cs="Times New Roman"/>
          <w:szCs w:val="26"/>
        </w:rPr>
        <w:t>layout_column</w:t>
      </w:r>
      <w:r w:rsidRPr="000A6031">
        <w:rPr>
          <w:rFonts w:cs="Times New Roman"/>
          <w:szCs w:val="26"/>
        </w:rPr>
        <w:t> để di chuyển vị trí của control đến một cột nào đó trên 1 dòng:</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12F01F2D" wp14:editId="20E8C96E">
            <wp:extent cx="5000011" cy="1828800"/>
            <wp:effectExtent l="0" t="0" r="0" b="0"/>
            <wp:docPr id="51" name="Picture 51" descr="7_Layout_20">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7_Layout_20">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19518" cy="1835935"/>
                    </a:xfrm>
                    <a:prstGeom prst="rect">
                      <a:avLst/>
                    </a:prstGeom>
                    <a:noFill/>
                    <a:ln>
                      <a:noFill/>
                    </a:ln>
                  </pic:spPr>
                </pic:pic>
              </a:graphicData>
            </a:graphic>
          </wp:inline>
        </w:drawing>
      </w:r>
    </w:p>
    <w:p w:rsidR="00987798" w:rsidRDefault="00A5442C" w:rsidP="00987798">
      <w:pPr>
        <w:spacing w:line="26" w:lineRule="atLeast"/>
        <w:ind w:firstLine="709"/>
        <w:jc w:val="center"/>
        <w:rPr>
          <w:rFonts w:cs="Times New Roman"/>
          <w:szCs w:val="26"/>
        </w:rPr>
      </w:pPr>
      <w:r w:rsidRPr="000A6031">
        <w:rPr>
          <w:rFonts w:cs="Times New Roman"/>
          <w:szCs w:val="26"/>
        </w:rPr>
        <w:t xml:space="preserve">Hình 1.10: Minh họa </w:t>
      </w:r>
      <w:r w:rsidRPr="000A6031">
        <w:rPr>
          <w:rStyle w:val="Strong"/>
          <w:rFonts w:cs="Times New Roman"/>
          <w:b w:val="0"/>
          <w:szCs w:val="26"/>
        </w:rPr>
        <w:t>sử dụng layout_column</w:t>
      </w:r>
      <w:r w:rsidRPr="000A6031">
        <w:rPr>
          <w:rFonts w:cs="Times New Roman"/>
          <w:szCs w:val="26"/>
        </w:rPr>
        <w:t> </w:t>
      </w:r>
    </w:p>
    <w:p w:rsidR="00987798" w:rsidRDefault="00987798" w:rsidP="00987798">
      <w:pPr>
        <w:spacing w:line="26" w:lineRule="atLeast"/>
        <w:ind w:firstLine="709"/>
        <w:jc w:val="center"/>
        <w:rPr>
          <w:rFonts w:cs="Times New Roman"/>
          <w:szCs w:val="26"/>
        </w:rPr>
      </w:pPr>
    </w:p>
    <w:p w:rsidR="00E8598C" w:rsidRPr="000A6031" w:rsidRDefault="00E8598C" w:rsidP="00987798">
      <w:pPr>
        <w:spacing w:line="26" w:lineRule="atLeast"/>
        <w:ind w:firstLine="709"/>
        <w:jc w:val="center"/>
        <w:rPr>
          <w:rFonts w:cs="Times New Roman"/>
          <w:szCs w:val="26"/>
        </w:rPr>
      </w:pPr>
      <w:r w:rsidRPr="000A6031">
        <w:rPr>
          <w:rFonts w:cs="Times New Roman"/>
          <w:szCs w:val="26"/>
        </w:rPr>
        <w:t>- Dùng </w:t>
      </w:r>
      <w:r w:rsidRPr="000A6031">
        <w:rPr>
          <w:rStyle w:val="Strong"/>
          <w:rFonts w:cs="Times New Roman"/>
          <w:szCs w:val="26"/>
        </w:rPr>
        <w:t>stretchColumns</w:t>
      </w:r>
      <w:r w:rsidRPr="000A6031">
        <w:rPr>
          <w:rStyle w:val="apple-converted-space"/>
          <w:rFonts w:cs="Times New Roman"/>
          <w:szCs w:val="26"/>
        </w:rPr>
        <w:t> </w:t>
      </w:r>
      <w:r w:rsidRPr="000A6031">
        <w:rPr>
          <w:rFonts w:cs="Times New Roman"/>
          <w:szCs w:val="26"/>
        </w:rPr>
        <w:t>để dãn đều các control, các cell (ta thường dùng dấu “*”):</w:t>
      </w:r>
    </w:p>
    <w:p w:rsidR="00E8598C" w:rsidRDefault="00E8598C" w:rsidP="00547EC1">
      <w:pPr>
        <w:spacing w:line="26" w:lineRule="atLeast"/>
        <w:ind w:firstLine="709"/>
        <w:rPr>
          <w:rStyle w:val="Strong"/>
          <w:rFonts w:cs="Times New Roman"/>
          <w:szCs w:val="26"/>
        </w:rPr>
      </w:pPr>
      <w:r w:rsidRPr="000A6031">
        <w:rPr>
          <w:rFonts w:cs="Times New Roman"/>
          <w:noProof/>
          <w:szCs w:val="26"/>
          <w:lang w:eastAsia="en-US"/>
        </w:rPr>
        <w:drawing>
          <wp:inline distT="0" distB="0" distL="0" distR="0" wp14:anchorId="1D8450C3" wp14:editId="781B0D79">
            <wp:extent cx="5126579" cy="1343025"/>
            <wp:effectExtent l="0" t="0" r="0" b="0"/>
            <wp:docPr id="50" name="Picture 50" descr="7_Layout_21">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7_Layout_21">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70090" cy="1354424"/>
                    </a:xfrm>
                    <a:prstGeom prst="rect">
                      <a:avLst/>
                    </a:prstGeom>
                    <a:noFill/>
                    <a:ln>
                      <a:noFill/>
                    </a:ln>
                  </pic:spPr>
                </pic:pic>
              </a:graphicData>
            </a:graphic>
          </wp:inline>
        </w:drawing>
      </w:r>
    </w:p>
    <w:p w:rsidR="00987798" w:rsidRDefault="00987798" w:rsidP="00547EC1">
      <w:pPr>
        <w:spacing w:line="26" w:lineRule="atLeast"/>
        <w:ind w:firstLine="709"/>
        <w:rPr>
          <w:rStyle w:val="Strong"/>
          <w:rFonts w:cs="Times New Roman"/>
          <w:szCs w:val="26"/>
        </w:rPr>
      </w:pPr>
    </w:p>
    <w:p w:rsidR="00987798" w:rsidRPr="000A6031" w:rsidRDefault="00987798" w:rsidP="00547EC1">
      <w:pPr>
        <w:spacing w:line="26" w:lineRule="atLeast"/>
        <w:ind w:firstLine="709"/>
        <w:rPr>
          <w:rStyle w:val="Strong"/>
          <w:rFonts w:cs="Times New Roman"/>
          <w:szCs w:val="26"/>
        </w:rPr>
      </w:pPr>
    </w:p>
    <w:p w:rsidR="00E8598C" w:rsidRPr="00987798" w:rsidRDefault="00E8598C" w:rsidP="00F142FA">
      <w:pPr>
        <w:pStyle w:val="ListParagraph"/>
        <w:numPr>
          <w:ilvl w:val="0"/>
          <w:numId w:val="17"/>
        </w:numPr>
        <w:spacing w:line="26" w:lineRule="atLeast"/>
        <w:rPr>
          <w:rFonts w:cs="Times New Roman"/>
          <w:b/>
          <w:szCs w:val="26"/>
        </w:rPr>
      </w:pPr>
      <w:bookmarkStart w:id="215" w:name="_Toc444810710"/>
      <w:bookmarkStart w:id="216" w:name="_Toc475801500"/>
      <w:bookmarkStart w:id="217" w:name="_Toc475999830"/>
      <w:r w:rsidRPr="00987798">
        <w:rPr>
          <w:rStyle w:val="Strong"/>
          <w:rFonts w:cs="Times New Roman"/>
          <w:szCs w:val="26"/>
        </w:rPr>
        <w:t>RelativeLayout:</w:t>
      </w:r>
      <w:bookmarkEnd w:id="215"/>
      <w:bookmarkEnd w:id="216"/>
      <w:bookmarkEnd w:id="217"/>
    </w:p>
    <w:p w:rsidR="00E8598C" w:rsidRPr="000A6031" w:rsidRDefault="00E8598C" w:rsidP="00547EC1">
      <w:pPr>
        <w:spacing w:line="26" w:lineRule="atLeast"/>
        <w:ind w:firstLine="709"/>
        <w:rPr>
          <w:rFonts w:cs="Times New Roman"/>
          <w:szCs w:val="26"/>
        </w:rPr>
      </w:pPr>
      <w:r w:rsidRPr="000A6031">
        <w:rPr>
          <w:rFonts w:cs="Times New Roman"/>
          <w:szCs w:val="26"/>
        </w:rPr>
        <w:t>- RelativeLayout cho phép sắp xếp các control theo vị trí tương đối giữa các control khác trên giao diện (kể cả control chứa nó). Thường nó dựa vào Id của các control khác để sắp xếp theo vị trí tương đối. Do đó khi làm RelativeLayout phải chú ý là đặt Id control cho chuẩn xác, nếu sau khi Layo</w:t>
      </w:r>
      <w:r w:rsidR="00F13E8D">
        <w:rPr>
          <w:rFonts w:cs="Times New Roman"/>
          <w:szCs w:val="26"/>
        </w:rPr>
        <w:t xml:space="preserve">ut xong mà </w:t>
      </w:r>
      <w:r w:rsidRPr="000A6031">
        <w:rPr>
          <w:rFonts w:cs="Times New Roman"/>
          <w:szCs w:val="26"/>
        </w:rPr>
        <w:t>lại đổi Id của các control thì giao diện sẽ bị xáo trộn (do đó nếu đổi ID thì phải đổi luôn các tham chiếu khác sao cho khớp với Id mới đổi).</w:t>
      </w:r>
    </w:p>
    <w:p w:rsidR="00E8598C" w:rsidRPr="000A6031" w:rsidRDefault="00E8598C" w:rsidP="00547EC1">
      <w:pPr>
        <w:spacing w:line="26" w:lineRule="atLeast"/>
        <w:ind w:firstLine="709"/>
        <w:rPr>
          <w:rFonts w:cs="Times New Roman"/>
          <w:szCs w:val="26"/>
        </w:rPr>
      </w:pPr>
      <w:r w:rsidRPr="000A6031">
        <w:rPr>
          <w:rFonts w:cs="Times New Roman"/>
          <w:szCs w:val="26"/>
        </w:rPr>
        <w:t>- Dưới đây là ví dụ về cách sử dụ</w:t>
      </w:r>
      <w:r w:rsidR="00F13E8D">
        <w:rPr>
          <w:rFonts w:cs="Times New Roman"/>
          <w:szCs w:val="26"/>
        </w:rPr>
        <w:t>ng RelativeLayout:</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40E0C37B" wp14:editId="09B82E83">
            <wp:extent cx="5134739" cy="3333750"/>
            <wp:effectExtent l="0" t="0" r="8890" b="0"/>
            <wp:docPr id="49" name="Picture 49" descr="7_Layout_22">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7_Layout_22">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154976" cy="3346889"/>
                    </a:xfrm>
                    <a:prstGeom prst="rect">
                      <a:avLst/>
                    </a:prstGeom>
                    <a:noFill/>
                    <a:ln>
                      <a:noFill/>
                    </a:ln>
                  </pic:spPr>
                </pic:pic>
              </a:graphicData>
            </a:graphic>
          </wp:inline>
        </w:drawing>
      </w:r>
    </w:p>
    <w:p w:rsidR="00A5442C" w:rsidRPr="000A6031" w:rsidRDefault="00A5442C" w:rsidP="00547EC1">
      <w:pPr>
        <w:spacing w:line="26" w:lineRule="atLeast"/>
        <w:ind w:firstLine="709"/>
        <w:jc w:val="center"/>
        <w:rPr>
          <w:rFonts w:cs="Times New Roman"/>
          <w:szCs w:val="26"/>
        </w:rPr>
      </w:pPr>
      <w:r w:rsidRPr="000A6031">
        <w:rPr>
          <w:rFonts w:cs="Times New Roman"/>
          <w:szCs w:val="26"/>
        </w:rPr>
        <w:t xml:space="preserve">Hình 1.11: Minh họa </w:t>
      </w:r>
      <w:r w:rsidRPr="000A6031">
        <w:rPr>
          <w:rStyle w:val="Strong"/>
          <w:rFonts w:cs="Times New Roman"/>
          <w:b w:val="0"/>
          <w:szCs w:val="26"/>
        </w:rPr>
        <w:t>sử dụng RelativeLayout</w:t>
      </w:r>
    </w:p>
    <w:p w:rsidR="00A5442C" w:rsidRPr="000A6031" w:rsidRDefault="00A5442C" w:rsidP="00547EC1">
      <w:pPr>
        <w:spacing w:line="26" w:lineRule="atLeast"/>
        <w:ind w:firstLine="709"/>
        <w:rPr>
          <w:rFonts w:cs="Times New Roman"/>
          <w:szCs w:val="26"/>
        </w:rPr>
      </w:pPr>
    </w:p>
    <w:p w:rsidR="00E8598C" w:rsidRDefault="00E8598C" w:rsidP="00547EC1">
      <w:pPr>
        <w:spacing w:line="26" w:lineRule="atLeast"/>
        <w:ind w:firstLine="709"/>
        <w:rPr>
          <w:rFonts w:cs="Times New Roman"/>
          <w:szCs w:val="26"/>
        </w:rPr>
      </w:pPr>
      <w:r w:rsidRPr="000A6031">
        <w:rPr>
          <w:rFonts w:cs="Times New Roman"/>
          <w:szCs w:val="26"/>
        </w:rPr>
        <w:t>- Ta có thể sử dụng công cụ trong Eclipse để thiết kế :</w:t>
      </w:r>
    </w:p>
    <w:p w:rsidR="00203ACA" w:rsidRPr="000A6031" w:rsidRDefault="00203ACA" w:rsidP="00547EC1">
      <w:pPr>
        <w:spacing w:line="26" w:lineRule="atLeast"/>
        <w:ind w:firstLine="709"/>
        <w:rPr>
          <w:rFonts w:cs="Times New Roman"/>
          <w:szCs w:val="26"/>
        </w:rPr>
      </w:pPr>
    </w:p>
    <w:p w:rsidR="00E8598C" w:rsidRPr="000A6031" w:rsidRDefault="00E8598C" w:rsidP="00547EC1">
      <w:pPr>
        <w:spacing w:line="26" w:lineRule="atLeast"/>
        <w:ind w:firstLine="709"/>
        <w:jc w:val="center"/>
        <w:rPr>
          <w:rStyle w:val="Strong"/>
          <w:rFonts w:cs="Times New Roman"/>
          <w:szCs w:val="26"/>
        </w:rPr>
      </w:pPr>
      <w:r w:rsidRPr="000A6031">
        <w:rPr>
          <w:rFonts w:cs="Times New Roman"/>
          <w:noProof/>
          <w:szCs w:val="26"/>
          <w:lang w:eastAsia="en-US"/>
        </w:rPr>
        <w:drawing>
          <wp:inline distT="0" distB="0" distL="0" distR="0" wp14:anchorId="79DD0F7C" wp14:editId="30A7F538">
            <wp:extent cx="5114925" cy="3059708"/>
            <wp:effectExtent l="0" t="0" r="0" b="7620"/>
            <wp:docPr id="48" name="Picture 48" descr="7_Layout_23">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7_Layout_23">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32871" cy="3070443"/>
                    </a:xfrm>
                    <a:prstGeom prst="rect">
                      <a:avLst/>
                    </a:prstGeom>
                    <a:noFill/>
                    <a:ln>
                      <a:noFill/>
                    </a:ln>
                  </pic:spPr>
                </pic:pic>
              </a:graphicData>
            </a:graphic>
          </wp:inline>
        </w:drawing>
      </w:r>
    </w:p>
    <w:p w:rsidR="005A38AA" w:rsidRPr="000A6031" w:rsidRDefault="005A38AA" w:rsidP="00547EC1">
      <w:pPr>
        <w:spacing w:line="26" w:lineRule="atLeast"/>
        <w:ind w:firstLine="709"/>
        <w:jc w:val="center"/>
        <w:rPr>
          <w:rFonts w:cs="Times New Roman"/>
          <w:szCs w:val="26"/>
        </w:rPr>
      </w:pPr>
      <w:r w:rsidRPr="000A6031">
        <w:rPr>
          <w:rFonts w:cs="Times New Roman"/>
          <w:szCs w:val="26"/>
        </w:rPr>
        <w:t xml:space="preserve">Hình 1.12: Minh họa </w:t>
      </w:r>
      <w:r w:rsidRPr="000A6031">
        <w:rPr>
          <w:rStyle w:val="Strong"/>
          <w:rFonts w:cs="Times New Roman"/>
          <w:b w:val="0"/>
          <w:szCs w:val="26"/>
        </w:rPr>
        <w:t xml:space="preserve">sử dụng </w:t>
      </w:r>
      <w:r w:rsidRPr="002C42E6">
        <w:rPr>
          <w:rStyle w:val="Strong"/>
          <w:rFonts w:cs="Times New Roman"/>
          <w:b w:val="0"/>
          <w:szCs w:val="26"/>
        </w:rPr>
        <w:t>RelativeLayout</w:t>
      </w:r>
    </w:p>
    <w:p w:rsidR="005A38AA" w:rsidRPr="000A6031" w:rsidRDefault="005A38AA" w:rsidP="00547EC1">
      <w:pPr>
        <w:spacing w:line="26" w:lineRule="atLeast"/>
        <w:ind w:firstLine="709"/>
        <w:jc w:val="center"/>
        <w:rPr>
          <w:rStyle w:val="Strong"/>
          <w:rFonts w:cs="Times New Roman"/>
          <w:szCs w:val="26"/>
        </w:rPr>
      </w:pPr>
    </w:p>
    <w:p w:rsidR="00E8598C" w:rsidRPr="002C42E6" w:rsidRDefault="00E8598C" w:rsidP="00F142FA">
      <w:pPr>
        <w:pStyle w:val="ListParagraph"/>
        <w:numPr>
          <w:ilvl w:val="0"/>
          <w:numId w:val="17"/>
        </w:numPr>
        <w:spacing w:line="26" w:lineRule="atLeast"/>
        <w:rPr>
          <w:rFonts w:cs="Times New Roman"/>
          <w:b/>
          <w:szCs w:val="26"/>
        </w:rPr>
      </w:pPr>
      <w:bookmarkStart w:id="218" w:name="_Toc444810711"/>
      <w:bookmarkStart w:id="219" w:name="_Toc475801501"/>
      <w:bookmarkStart w:id="220" w:name="_Toc475999831"/>
      <w:r w:rsidRPr="002C42E6">
        <w:rPr>
          <w:rStyle w:val="Strong"/>
          <w:rFonts w:cs="Times New Roman"/>
          <w:szCs w:val="26"/>
        </w:rPr>
        <w:lastRenderedPageBreak/>
        <w:t>AbsoluteLayout:</w:t>
      </w:r>
      <w:bookmarkEnd w:id="218"/>
      <w:bookmarkEnd w:id="219"/>
      <w:bookmarkEnd w:id="220"/>
    </w:p>
    <w:p w:rsidR="00E8598C" w:rsidRPr="000A6031" w:rsidRDefault="00E8598C" w:rsidP="00547EC1">
      <w:pPr>
        <w:spacing w:line="26" w:lineRule="atLeast"/>
        <w:ind w:firstLine="709"/>
        <w:rPr>
          <w:rFonts w:cs="Times New Roman"/>
          <w:szCs w:val="26"/>
        </w:rPr>
      </w:pPr>
      <w:r w:rsidRPr="000A6031">
        <w:rPr>
          <w:rFonts w:cs="Times New Roman"/>
          <w:szCs w:val="26"/>
        </w:rPr>
        <w:t>- Cho phép thiết lập các control giao diện theo vị trí tùy thích:</w:t>
      </w:r>
    </w:p>
    <w:p w:rsidR="00E8598C" w:rsidRPr="000A6031" w:rsidRDefault="00E8598C" w:rsidP="00547EC1">
      <w:pPr>
        <w:spacing w:line="26" w:lineRule="atLeast"/>
        <w:ind w:firstLine="709"/>
        <w:jc w:val="center"/>
        <w:rPr>
          <w:rFonts w:cs="Times New Roman"/>
          <w:szCs w:val="26"/>
        </w:rPr>
      </w:pPr>
      <w:r w:rsidRPr="000A6031">
        <w:rPr>
          <w:rFonts w:cs="Times New Roman"/>
          <w:b/>
          <w:bCs/>
          <w:noProof/>
          <w:szCs w:val="26"/>
          <w:lang w:eastAsia="en-US"/>
        </w:rPr>
        <w:drawing>
          <wp:inline distT="0" distB="0" distL="0" distR="0" wp14:anchorId="367731D9" wp14:editId="15C016C5">
            <wp:extent cx="5105400" cy="2028349"/>
            <wp:effectExtent l="0" t="0" r="0" b="0"/>
            <wp:docPr id="47" name="Picture 47" descr="7_Layout_24">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7_Layout_24">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15149" cy="2032222"/>
                    </a:xfrm>
                    <a:prstGeom prst="rect">
                      <a:avLst/>
                    </a:prstGeom>
                    <a:noFill/>
                    <a:ln>
                      <a:noFill/>
                    </a:ln>
                  </pic:spPr>
                </pic:pic>
              </a:graphicData>
            </a:graphic>
          </wp:inline>
        </w:drawing>
      </w:r>
    </w:p>
    <w:p w:rsidR="005A38AA" w:rsidRPr="000A6031" w:rsidRDefault="005A38AA" w:rsidP="00547EC1">
      <w:pPr>
        <w:spacing w:line="26" w:lineRule="atLeast"/>
        <w:ind w:firstLine="709"/>
        <w:jc w:val="center"/>
        <w:rPr>
          <w:rFonts w:cs="Times New Roman"/>
          <w:szCs w:val="26"/>
        </w:rPr>
      </w:pPr>
      <w:r w:rsidRPr="000A6031">
        <w:rPr>
          <w:rFonts w:cs="Times New Roman"/>
          <w:szCs w:val="26"/>
        </w:rPr>
        <w:t xml:space="preserve">Hình 1.13: Minh họa </w:t>
      </w:r>
      <w:r w:rsidRPr="000A6031">
        <w:rPr>
          <w:rStyle w:val="Strong"/>
          <w:rFonts w:cs="Times New Roman"/>
          <w:b w:val="0"/>
          <w:szCs w:val="26"/>
        </w:rPr>
        <w:t xml:space="preserve">sử dụng </w:t>
      </w:r>
      <w:r w:rsidRPr="002C42E6">
        <w:rPr>
          <w:rStyle w:val="Strong"/>
          <w:rFonts w:cs="Times New Roman"/>
          <w:b w:val="0"/>
          <w:szCs w:val="26"/>
        </w:rPr>
        <w:t>AbsoluteLayout</w:t>
      </w:r>
    </w:p>
    <w:p w:rsidR="005A38AA" w:rsidRPr="000A6031" w:rsidRDefault="005A38AA" w:rsidP="00547EC1">
      <w:pPr>
        <w:spacing w:line="26" w:lineRule="atLeast"/>
        <w:ind w:firstLine="709"/>
        <w:jc w:val="center"/>
        <w:rPr>
          <w:rFonts w:cs="Times New Roman"/>
          <w:szCs w:val="26"/>
        </w:rPr>
      </w:pPr>
    </w:p>
    <w:p w:rsidR="00E8598C" w:rsidRPr="002C42E6" w:rsidRDefault="002C42E6" w:rsidP="002C42E6">
      <w:pPr>
        <w:spacing w:line="26" w:lineRule="atLeast"/>
        <w:rPr>
          <w:rFonts w:cs="Times New Roman"/>
          <w:b/>
          <w:szCs w:val="26"/>
        </w:rPr>
      </w:pPr>
      <w:bookmarkStart w:id="221" w:name="_Toc444810712"/>
      <w:bookmarkStart w:id="222" w:name="_Toc475801502"/>
      <w:bookmarkStart w:id="223" w:name="_Toc475999832"/>
      <w:r w:rsidRPr="002C42E6">
        <w:rPr>
          <w:rFonts w:cs="Times New Roman"/>
          <w:b/>
          <w:szCs w:val="26"/>
        </w:rPr>
        <w:t>1.5.1</w:t>
      </w:r>
      <w:r>
        <w:rPr>
          <w:rFonts w:cs="Times New Roman"/>
          <w:b/>
          <w:szCs w:val="26"/>
        </w:rPr>
        <w:t>0</w:t>
      </w:r>
      <w:r w:rsidRPr="002C42E6">
        <w:rPr>
          <w:rFonts w:cs="Times New Roman"/>
          <w:b/>
          <w:szCs w:val="26"/>
        </w:rPr>
        <w:tab/>
      </w:r>
      <w:r w:rsidR="00E8598C" w:rsidRPr="002C42E6">
        <w:rPr>
          <w:rFonts w:cs="Times New Roman"/>
          <w:b/>
          <w:szCs w:val="26"/>
        </w:rPr>
        <w:t>Giới thiệu một số widget cơ bản trong lập trình android</w:t>
      </w:r>
      <w:bookmarkEnd w:id="221"/>
      <w:bookmarkEnd w:id="222"/>
      <w:bookmarkEnd w:id="223"/>
    </w:p>
    <w:p w:rsidR="00E8598C" w:rsidRPr="002C42E6" w:rsidRDefault="00E8598C" w:rsidP="00F142FA">
      <w:pPr>
        <w:pStyle w:val="ListParagraph"/>
        <w:numPr>
          <w:ilvl w:val="0"/>
          <w:numId w:val="19"/>
        </w:numPr>
        <w:spacing w:line="26" w:lineRule="atLeast"/>
        <w:rPr>
          <w:rFonts w:cs="Times New Roman"/>
          <w:b/>
          <w:szCs w:val="26"/>
        </w:rPr>
      </w:pPr>
      <w:bookmarkStart w:id="224" w:name="_Toc444810713"/>
      <w:bookmarkStart w:id="225" w:name="_Toc475801503"/>
      <w:bookmarkStart w:id="226" w:name="_Toc475999833"/>
      <w:r w:rsidRPr="002C42E6">
        <w:rPr>
          <w:rFonts w:cs="Times New Roman"/>
          <w:b/>
          <w:szCs w:val="26"/>
        </w:rPr>
        <w:t>TextView</w:t>
      </w:r>
      <w:bookmarkEnd w:id="224"/>
      <w:bookmarkEnd w:id="225"/>
      <w:bookmarkEnd w:id="226"/>
    </w:p>
    <w:p w:rsidR="00E8598C" w:rsidRPr="000A6031" w:rsidRDefault="00F13E8D" w:rsidP="00547EC1">
      <w:pPr>
        <w:spacing w:line="26" w:lineRule="atLeast"/>
        <w:ind w:firstLine="709"/>
        <w:rPr>
          <w:rFonts w:cs="Times New Roman"/>
          <w:szCs w:val="26"/>
        </w:rPr>
      </w:pPr>
      <w:r>
        <w:rPr>
          <w:rFonts w:cs="Times New Roman"/>
          <w:szCs w:val="26"/>
        </w:rPr>
        <w:t>Nếu</w:t>
      </w:r>
      <w:r w:rsidR="00E8598C" w:rsidRPr="000A6031">
        <w:rPr>
          <w:rFonts w:cs="Times New Roman"/>
          <w:szCs w:val="26"/>
        </w:rPr>
        <w:t xml:space="preserve"> chỉ muốn hiển thị thông tin mà không cho phép người dùng chỉnh sửa thì nên sử dụng control này.</w:t>
      </w:r>
    </w:p>
    <w:p w:rsidR="00E8598C" w:rsidRPr="000A6031" w:rsidRDefault="00E8598C" w:rsidP="00547EC1">
      <w:pPr>
        <w:spacing w:line="26" w:lineRule="atLeast"/>
        <w:ind w:firstLine="709"/>
        <w:rPr>
          <w:rFonts w:cs="Times New Roman"/>
          <w:szCs w:val="26"/>
        </w:rPr>
      </w:pPr>
      <w:r w:rsidRPr="000A6031">
        <w:rPr>
          <w:rFonts w:cs="Times New Roman"/>
          <w:szCs w:val="26"/>
        </w:rPr>
        <w:t>- TextView tương tự như  JLabel bên Java, và như Label bên C#</w:t>
      </w:r>
    </w:p>
    <w:p w:rsidR="002C42E6" w:rsidRDefault="00E8598C" w:rsidP="002C42E6">
      <w:pPr>
        <w:spacing w:line="26" w:lineRule="atLeast"/>
        <w:ind w:firstLine="709"/>
        <w:rPr>
          <w:rFonts w:cs="Times New Roman"/>
          <w:szCs w:val="26"/>
        </w:rPr>
      </w:pPr>
      <w:r w:rsidRPr="000A6031">
        <w:rPr>
          <w:rFonts w:cs="Times New Roman"/>
          <w:szCs w:val="26"/>
        </w:rPr>
        <w:t>- Dưới đây là  một số thuộc tính của TextView mà chúng ta thường xuyên sử dụng nhấ</w:t>
      </w:r>
      <w:r w:rsidR="002C42E6">
        <w:rPr>
          <w:rFonts w:cs="Times New Roman"/>
          <w:szCs w:val="26"/>
        </w:rPr>
        <w:t>t:</w:t>
      </w:r>
    </w:p>
    <w:p w:rsidR="002C42E6" w:rsidRDefault="002C42E6" w:rsidP="00547EC1">
      <w:pPr>
        <w:spacing w:line="26" w:lineRule="atLeast"/>
        <w:ind w:firstLine="709"/>
        <w:jc w:val="center"/>
        <w:rPr>
          <w:rFonts w:cs="Times New Roman"/>
          <w:noProof/>
          <w:szCs w:val="26"/>
          <w:lang w:eastAsia="en-US"/>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05363B3E" wp14:editId="0C8B6B6E">
            <wp:extent cx="4564380" cy="1962150"/>
            <wp:effectExtent l="0" t="0" r="7620" b="0"/>
            <wp:docPr id="38" name="Picture 38" descr="10_common_control_0">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0_common_control_0">
                      <a:hlinkClick r:id="rId115"/>
                    </pic:cNvPr>
                    <pic:cNvPicPr>
                      <a:picLocks noChangeAspect="1" noChangeArrowheads="1"/>
                    </pic:cNvPicPr>
                  </pic:nvPicPr>
                  <pic:blipFill rotWithShape="1">
                    <a:blip r:embed="rId116">
                      <a:extLst>
                        <a:ext uri="{28A0092B-C50C-407E-A947-70E740481C1C}">
                          <a14:useLocalDpi xmlns:a14="http://schemas.microsoft.com/office/drawing/2010/main" val="0"/>
                        </a:ext>
                      </a:extLst>
                    </a:blip>
                    <a:srcRect l="946" t="2826" r="946" b="2260"/>
                    <a:stretch/>
                  </pic:blipFill>
                  <pic:spPr bwMode="auto">
                    <a:xfrm>
                      <a:off x="0" y="0"/>
                      <a:ext cx="4582848" cy="1970089"/>
                    </a:xfrm>
                    <a:prstGeom prst="rect">
                      <a:avLst/>
                    </a:prstGeom>
                    <a:noFill/>
                    <a:ln>
                      <a:noFill/>
                    </a:ln>
                    <a:extLst>
                      <a:ext uri="{53640926-AAD7-44D8-BBD7-CCE9431645EC}">
                        <a14:shadowObscured xmlns:a14="http://schemas.microsoft.com/office/drawing/2010/main"/>
                      </a:ext>
                    </a:extLst>
                  </pic:spPr>
                </pic:pic>
              </a:graphicData>
            </a:graphic>
          </wp:inline>
        </w:drawing>
      </w:r>
    </w:p>
    <w:p w:rsidR="002C42E6" w:rsidRPr="000A6031" w:rsidRDefault="002C42E6"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 Ta nên thiết lập</w:t>
      </w:r>
      <w:r w:rsidRPr="000A6031">
        <w:rPr>
          <w:rStyle w:val="apple-converted-space"/>
          <w:rFonts w:cs="Times New Roman"/>
          <w:szCs w:val="26"/>
        </w:rPr>
        <w:t> </w:t>
      </w:r>
      <w:r w:rsidRPr="000A6031">
        <w:rPr>
          <w:rStyle w:val="Strong"/>
          <w:rFonts w:cs="Times New Roman"/>
          <w:szCs w:val="26"/>
        </w:rPr>
        <w:t>id</w:t>
      </w:r>
      <w:r w:rsidRPr="000A6031">
        <w:rPr>
          <w:rStyle w:val="apple-converted-space"/>
          <w:rFonts w:cs="Times New Roman"/>
          <w:szCs w:val="26"/>
        </w:rPr>
        <w:t> </w:t>
      </w:r>
      <w:r w:rsidRPr="000A6031">
        <w:rPr>
          <w:rFonts w:cs="Times New Roman"/>
          <w:szCs w:val="26"/>
        </w:rPr>
        <w:t>cho control để tiện bề xử lý.</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layout_width, layout_height nên thiết lập cho </w:t>
      </w:r>
      <w:r w:rsidR="002C42E6">
        <w:rPr>
          <w:rFonts w:cs="Times New Roman"/>
          <w:szCs w:val="26"/>
        </w:rPr>
        <w:t>điều khiển</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Để thay đổi màu nền dùng background, thay đổi màu chữ dùng textColor…</w:t>
      </w:r>
    </w:p>
    <w:p w:rsidR="00E8598C" w:rsidRPr="000A6031" w:rsidRDefault="00E8598C" w:rsidP="00547EC1">
      <w:pPr>
        <w:spacing w:line="26" w:lineRule="atLeast"/>
        <w:ind w:firstLine="709"/>
        <w:rPr>
          <w:rFonts w:cs="Times New Roman"/>
          <w:szCs w:val="26"/>
        </w:rPr>
      </w:pPr>
      <w:r w:rsidRPr="000A6031">
        <w:rPr>
          <w:rFonts w:cs="Times New Roman"/>
          <w:szCs w:val="26"/>
        </w:rPr>
        <w:t>- Dựa vào Id ta sẽ lấy được control theo đúng Id này, xem code bên dưới để biết cách lấy control theo Id:</w:t>
      </w:r>
    </w:p>
    <w:p w:rsidR="00E8598C" w:rsidRPr="000A6031" w:rsidRDefault="00E8598C" w:rsidP="00994C01">
      <w:pPr>
        <w:pStyle w:val="phongcode"/>
        <w:rPr>
          <w:b/>
        </w:rPr>
      </w:pPr>
      <w:r w:rsidRPr="000A6031">
        <w:rPr>
          <w:rStyle w:val="Strong"/>
          <w:b w:val="0"/>
        </w:rPr>
        <w:t>TextView</w:t>
      </w:r>
      <w:r w:rsidRPr="000A6031">
        <w:rPr>
          <w:rStyle w:val="apple-converted-space"/>
          <w:b/>
        </w:rPr>
        <w:t> </w:t>
      </w:r>
      <w:r w:rsidRPr="000A6031">
        <w:rPr>
          <w:rStyle w:val="Strong"/>
          <w:b w:val="0"/>
        </w:rPr>
        <w:t>txt1= (TextView) findViewById(R.id.textView1);</w:t>
      </w:r>
    </w:p>
    <w:p w:rsidR="00E8598C" w:rsidRPr="000A6031" w:rsidRDefault="00E8598C" w:rsidP="00547EC1">
      <w:pPr>
        <w:spacing w:line="26" w:lineRule="atLeast"/>
        <w:ind w:firstLine="709"/>
        <w:rPr>
          <w:rFonts w:cs="Times New Roman"/>
          <w:szCs w:val="26"/>
        </w:rPr>
      </w:pPr>
      <w:r w:rsidRPr="000A6031">
        <w:rPr>
          <w:rFonts w:cs="Times New Roman"/>
          <w:szCs w:val="26"/>
        </w:rPr>
        <w:t>- Mọi control đều kế thừa từ View, và hàm </w:t>
      </w:r>
      <w:r w:rsidRPr="002C42E6">
        <w:rPr>
          <w:rStyle w:val="Strong"/>
          <w:rFonts w:ascii="Courier New" w:hAnsi="Courier New" w:cs="Courier New"/>
          <w:sz w:val="24"/>
          <w:szCs w:val="24"/>
        </w:rPr>
        <w:t>findViewById</w:t>
      </w:r>
      <w:r w:rsidRPr="000A6031">
        <w:rPr>
          <w:rStyle w:val="Strong"/>
          <w:rFonts w:cs="Times New Roman"/>
          <w:szCs w:val="26"/>
        </w:rPr>
        <w:t> </w:t>
      </w:r>
      <w:r w:rsidRPr="000A6031">
        <w:rPr>
          <w:rFonts w:cs="Times New Roman"/>
          <w:szCs w:val="26"/>
        </w:rPr>
        <w:t>cũng trả về 1 View theo đúng Id truyền vào, đó là lý do ta ép kiểu về cho đúng với TextView (cách làm nhanh: ngay dòng lệnh này nhấn tổ hợp phím </w:t>
      </w:r>
      <w:r w:rsidRPr="000A6031">
        <w:rPr>
          <w:rStyle w:val="Strong"/>
          <w:rFonts w:cs="Times New Roman"/>
          <w:szCs w:val="26"/>
        </w:rPr>
        <w:t>Ctrl +</w:t>
      </w:r>
      <w:r w:rsidR="002C42E6">
        <w:rPr>
          <w:rStyle w:val="Strong"/>
          <w:rFonts w:cs="Times New Roman"/>
          <w:szCs w:val="26"/>
        </w:rPr>
        <w:t xml:space="preserve"> </w:t>
      </w:r>
      <w:r w:rsidRPr="000A6031">
        <w:rPr>
          <w:rStyle w:val="Strong"/>
          <w:rFonts w:cs="Times New Roman"/>
          <w:szCs w:val="26"/>
        </w:rPr>
        <w:t>1</w:t>
      </w:r>
      <w:r w:rsidRPr="000A6031">
        <w:rPr>
          <w:rStyle w:val="apple-converted-space"/>
          <w:rFonts w:cs="Times New Roman"/>
          <w:szCs w:val="26"/>
        </w:rPr>
        <w:t> </w:t>
      </w:r>
      <w:r w:rsidRPr="000A6031">
        <w:rPr>
          <w:rFonts w:cs="Times New Roman"/>
          <w:szCs w:val="26"/>
        </w:rPr>
        <w:t xml:space="preserve"> tự ép kiểu nhanh.</w:t>
      </w:r>
    </w:p>
    <w:p w:rsidR="00E8598C" w:rsidRPr="000A6031" w:rsidRDefault="00E8598C" w:rsidP="00547EC1">
      <w:pPr>
        <w:spacing w:line="26" w:lineRule="atLeast"/>
        <w:ind w:firstLine="709"/>
        <w:rPr>
          <w:rFonts w:cs="Times New Roman"/>
          <w:szCs w:val="26"/>
        </w:rPr>
      </w:pPr>
      <w:r w:rsidRPr="000A6031">
        <w:rPr>
          <w:rFonts w:cs="Times New Roman"/>
          <w:szCs w:val="26"/>
        </w:rPr>
        <w:t>- Để hiển thị thông tin lên control TextView ta dùng lệnh dưới đây:</w:t>
      </w:r>
    </w:p>
    <w:p w:rsidR="00E8598C" w:rsidRPr="000A6031" w:rsidRDefault="00E8598C" w:rsidP="00994C01">
      <w:pPr>
        <w:pStyle w:val="phongcode"/>
        <w:rPr>
          <w:b/>
        </w:rPr>
      </w:pPr>
      <w:r w:rsidRPr="000A6031">
        <w:rPr>
          <w:rStyle w:val="Strong"/>
          <w:b w:val="0"/>
        </w:rPr>
        <w:t xml:space="preserve">txt1.setText(“Hello </w:t>
      </w:r>
      <w:r w:rsidR="004F7BB2">
        <w:rPr>
          <w:rStyle w:val="Strong"/>
          <w:b w:val="0"/>
        </w:rPr>
        <w:t>world</w:t>
      </w:r>
      <w:r w:rsidRPr="000A6031">
        <w:rPr>
          <w:rStyle w:val="Strong"/>
          <w:b w:val="0"/>
        </w:rPr>
        <w:t>”);</w:t>
      </w:r>
    </w:p>
    <w:p w:rsidR="00E8598C" w:rsidRPr="000A6031" w:rsidRDefault="00E8598C" w:rsidP="00547EC1">
      <w:pPr>
        <w:spacing w:line="26" w:lineRule="atLeast"/>
        <w:ind w:firstLine="709"/>
        <w:rPr>
          <w:rFonts w:cs="Times New Roman"/>
          <w:szCs w:val="26"/>
        </w:rPr>
      </w:pPr>
      <w:r w:rsidRPr="000A6031">
        <w:rPr>
          <w:rFonts w:cs="Times New Roman"/>
          <w:szCs w:val="26"/>
        </w:rPr>
        <w:t>- Đẩy lấy thông tin bên trong control TextView ta dùng lệnh dưới đây:</w:t>
      </w:r>
    </w:p>
    <w:p w:rsidR="00E8598C" w:rsidRPr="000A6031" w:rsidRDefault="00E8598C" w:rsidP="00994C01">
      <w:pPr>
        <w:pStyle w:val="phongcode"/>
      </w:pPr>
      <w:r w:rsidRPr="000A6031">
        <w:t xml:space="preserve">String msg = </w:t>
      </w:r>
      <w:r w:rsidRPr="00994C01">
        <w:rPr>
          <w:rStyle w:val="Strong"/>
          <w:b w:val="0"/>
        </w:rPr>
        <w:t>txt1</w:t>
      </w:r>
      <w:r w:rsidRPr="000A6031">
        <w:t>.getText</w:t>
      </w:r>
      <w:r w:rsidR="007B4EAB">
        <w:t xml:space="preserve">(): </w:t>
      </w:r>
      <w:r w:rsidRPr="000A6031">
        <w:t>.toString</w:t>
      </w:r>
      <w:r w:rsidR="007B4EAB">
        <w:t xml:space="preserve">(): </w:t>
      </w:r>
      <w:r w:rsidRPr="000A6031">
        <w:t>;</w:t>
      </w:r>
    </w:p>
    <w:p w:rsidR="00E8598C" w:rsidRPr="00994C01" w:rsidRDefault="00E8598C" w:rsidP="00F142FA">
      <w:pPr>
        <w:pStyle w:val="ListParagraph"/>
        <w:numPr>
          <w:ilvl w:val="0"/>
          <w:numId w:val="19"/>
        </w:numPr>
        <w:spacing w:line="26" w:lineRule="atLeast"/>
        <w:rPr>
          <w:rFonts w:cs="Times New Roman"/>
          <w:b/>
          <w:szCs w:val="26"/>
        </w:rPr>
      </w:pPr>
      <w:bookmarkStart w:id="227" w:name="_Toc444810714"/>
      <w:bookmarkStart w:id="228" w:name="_Toc475801504"/>
      <w:bookmarkStart w:id="229" w:name="_Toc475999834"/>
      <w:r w:rsidRPr="00994C01">
        <w:rPr>
          <w:rFonts w:cs="Times New Roman"/>
          <w:b/>
          <w:szCs w:val="26"/>
        </w:rPr>
        <w:t>EditText</w:t>
      </w:r>
      <w:bookmarkEnd w:id="227"/>
      <w:bookmarkEnd w:id="228"/>
      <w:bookmarkEnd w:id="229"/>
    </w:p>
    <w:p w:rsidR="00E8598C" w:rsidRPr="000A6031" w:rsidRDefault="00E8598C" w:rsidP="00547EC1">
      <w:pPr>
        <w:spacing w:line="26" w:lineRule="atLeast"/>
        <w:ind w:firstLine="709"/>
        <w:rPr>
          <w:rFonts w:cs="Times New Roman"/>
          <w:szCs w:val="26"/>
        </w:rPr>
      </w:pPr>
      <w:r w:rsidRPr="000A6031">
        <w:rPr>
          <w:rFonts w:cs="Times New Roman"/>
          <w:szCs w:val="26"/>
        </w:rPr>
        <w:t>- Control này kế thừa từ TextView và cho phép chỉnh sửa dữ liệu</w:t>
      </w:r>
      <w:r w:rsidR="00F13E8D">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 Để sử dụng EditText rất đơn giản, chỉ việc kéo thả control này vào giao diện và tiến hành thiết lập một số thuộc tính:</w:t>
      </w:r>
    </w:p>
    <w:p w:rsidR="00E8598C" w:rsidRPr="000A6031" w:rsidRDefault="00E8598C" w:rsidP="00994C0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5BA50D63" wp14:editId="65FF722B">
            <wp:extent cx="5105182" cy="1504950"/>
            <wp:effectExtent l="0" t="0" r="635" b="0"/>
            <wp:docPr id="40" name="Picture 40" descr="10_common_control_4">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_common_control_4">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14141" cy="1507591"/>
                    </a:xfrm>
                    <a:prstGeom prst="rect">
                      <a:avLst/>
                    </a:prstGeom>
                    <a:noFill/>
                    <a:ln>
                      <a:noFill/>
                    </a:ln>
                  </pic:spPr>
                </pic:pic>
              </a:graphicData>
            </a:graphic>
          </wp:inline>
        </w:drawing>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TextView cần thiết lập</w:t>
      </w:r>
      <w:r w:rsidRPr="000A6031">
        <w:rPr>
          <w:rStyle w:val="apple-converted-space"/>
          <w:rFonts w:cs="Times New Roman"/>
          <w:szCs w:val="26"/>
        </w:rPr>
        <w:t> </w:t>
      </w:r>
      <w:r w:rsidRPr="00994C01">
        <w:rPr>
          <w:rStyle w:val="Strong"/>
          <w:rFonts w:cs="Times New Roman"/>
          <w:b w:val="0"/>
          <w:szCs w:val="26"/>
        </w:rPr>
        <w:t>Id</w:t>
      </w:r>
      <w:r w:rsidRPr="000A6031">
        <w:rPr>
          <w:rFonts w:cs="Times New Roman"/>
          <w:szCs w:val="26"/>
        </w:rPr>
        <w:t>, các layout_width, layout_height</w:t>
      </w:r>
    </w:p>
    <w:p w:rsidR="00E8598C" w:rsidRPr="000A6031" w:rsidRDefault="00E8598C" w:rsidP="00547EC1">
      <w:pPr>
        <w:spacing w:line="26" w:lineRule="atLeast"/>
        <w:ind w:firstLine="709"/>
        <w:rPr>
          <w:rFonts w:cs="Times New Roman"/>
          <w:szCs w:val="26"/>
        </w:rPr>
      </w:pPr>
      <w:r w:rsidRPr="000A6031">
        <w:rPr>
          <w:rFonts w:cs="Times New Roman"/>
          <w:szCs w:val="26"/>
        </w:rPr>
        <w:t>- Thuộc tính</w:t>
      </w:r>
      <w:r w:rsidRPr="000A6031">
        <w:rPr>
          <w:rStyle w:val="apple-converted-space"/>
          <w:rFonts w:cs="Times New Roman"/>
          <w:szCs w:val="26"/>
        </w:rPr>
        <w:t> </w:t>
      </w:r>
      <w:r w:rsidRPr="00994C01">
        <w:rPr>
          <w:rStyle w:val="Strong"/>
          <w:rFonts w:cs="Times New Roman"/>
          <w:b w:val="0"/>
          <w:szCs w:val="26"/>
        </w:rPr>
        <w:t>hint</w:t>
      </w:r>
      <w:r w:rsidRPr="000A6031">
        <w:rPr>
          <w:rStyle w:val="apple-converted-space"/>
          <w:rFonts w:cs="Times New Roman"/>
          <w:szCs w:val="26"/>
        </w:rPr>
        <w:t> </w:t>
      </w:r>
      <w:r w:rsidRPr="000A6031">
        <w:rPr>
          <w:rFonts w:cs="Times New Roman"/>
          <w:szCs w:val="26"/>
        </w:rPr>
        <w:t>: để hiển thị thông tin gợi ý trong vùng nhập dữ liệu khi chưa nhập bất kỳ dữ liệu nào vào, chỉ cần có dữ liệu là phần</w:t>
      </w:r>
      <w:r w:rsidRPr="000A6031">
        <w:rPr>
          <w:rStyle w:val="apple-converted-space"/>
          <w:rFonts w:cs="Times New Roman"/>
          <w:szCs w:val="26"/>
        </w:rPr>
        <w:t> </w:t>
      </w:r>
      <w:r w:rsidRPr="00994C01">
        <w:rPr>
          <w:rStyle w:val="Strong"/>
          <w:rFonts w:cs="Times New Roman"/>
          <w:b w:val="0"/>
          <w:szCs w:val="26"/>
        </w:rPr>
        <w:t>hint</w:t>
      </w:r>
      <w:r w:rsidRPr="000A6031">
        <w:rPr>
          <w:rStyle w:val="apple-converted-space"/>
          <w:rFonts w:cs="Times New Roman"/>
          <w:szCs w:val="26"/>
        </w:rPr>
        <w:t> </w:t>
      </w:r>
      <w:r w:rsidRPr="000A6031">
        <w:rPr>
          <w:rFonts w:cs="Times New Roman"/>
          <w:szCs w:val="26"/>
        </w:rPr>
        <w:t>sẽ tự động mất đi.</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Pr="00994C01">
        <w:rPr>
          <w:rStyle w:val="Strong"/>
          <w:rFonts w:ascii="Courier New" w:hAnsi="Courier New" w:cs="Courier New"/>
          <w:b w:val="0"/>
          <w:szCs w:val="26"/>
        </w:rPr>
        <w:t>textSize</w:t>
      </w:r>
      <w:r w:rsidRPr="000A6031">
        <w:rPr>
          <w:rStyle w:val="apple-converted-space"/>
          <w:rFonts w:cs="Times New Roman"/>
          <w:szCs w:val="26"/>
        </w:rPr>
        <w:t> </w:t>
      </w:r>
      <w:r w:rsidRPr="000A6031">
        <w:rPr>
          <w:rFonts w:cs="Times New Roman"/>
          <w:szCs w:val="26"/>
        </w:rPr>
        <w:t>để thiết lập kích cỡ font chữ cho EditText</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 </w:t>
      </w:r>
      <w:r w:rsidRPr="00994C01">
        <w:rPr>
          <w:rFonts w:ascii="Courier New" w:hAnsi="Courier New" w:cs="Courier New"/>
          <w:szCs w:val="26"/>
        </w:rPr>
        <w:t>textAutoCorrect</w:t>
      </w:r>
      <w:r w:rsidRPr="000A6031">
        <w:rPr>
          <w:rFonts w:cs="Times New Roman"/>
          <w:szCs w:val="26"/>
        </w:rPr>
        <w:t xml:space="preserve"> : Tự động sửa đúng chính tả, giả sử nhập “</w:t>
      </w:r>
      <w:r w:rsidRPr="00994C01">
        <w:rPr>
          <w:rStyle w:val="Strong"/>
          <w:rFonts w:cs="Times New Roman"/>
          <w:b w:val="0"/>
          <w:szCs w:val="26"/>
        </w:rPr>
        <w:t>teh</w:t>
      </w:r>
      <w:r w:rsidRPr="000A6031">
        <w:rPr>
          <w:rFonts w:cs="Times New Roman"/>
          <w:szCs w:val="26"/>
        </w:rPr>
        <w:t>” thì nó sẽ tự động sửa thành “</w:t>
      </w:r>
      <w:r w:rsidRPr="00994C01">
        <w:rPr>
          <w:rStyle w:val="Strong"/>
          <w:rFonts w:cs="Times New Roman"/>
          <w:b w:val="0"/>
          <w:szCs w:val="26"/>
        </w:rPr>
        <w:t>the</w:t>
      </w:r>
      <w:r w:rsidRPr="000A6031">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TextView, ta cũng phải lấy được control thông qua Id, thao tác với dữ liệu bên trong EditText:</w:t>
      </w:r>
    </w:p>
    <w:p w:rsidR="00E8598C" w:rsidRPr="000A6031" w:rsidRDefault="00E8598C" w:rsidP="00547EC1">
      <w:pPr>
        <w:spacing w:line="26" w:lineRule="atLeast"/>
        <w:ind w:firstLine="709"/>
        <w:rPr>
          <w:rFonts w:cs="Times New Roman"/>
          <w:szCs w:val="26"/>
        </w:rPr>
      </w:pPr>
      <w:r w:rsidRPr="000A6031">
        <w:rPr>
          <w:rFonts w:cs="Times New Roman"/>
          <w:szCs w:val="26"/>
        </w:rPr>
        <w:t>- Lấy control theo Id:</w:t>
      </w:r>
    </w:p>
    <w:p w:rsidR="00E8598C" w:rsidRPr="00994C01" w:rsidRDefault="00E8598C" w:rsidP="00F9427A">
      <w:pPr>
        <w:pStyle w:val="phongcode"/>
        <w:rPr>
          <w:b/>
        </w:rPr>
      </w:pPr>
      <w:r w:rsidRPr="00994C01">
        <w:rPr>
          <w:rStyle w:val="Strong"/>
          <w:b w:val="0"/>
        </w:rPr>
        <w:t>EditText</w:t>
      </w:r>
      <w:r w:rsidRPr="00994C01">
        <w:rPr>
          <w:rStyle w:val="apple-converted-space"/>
          <w:b/>
        </w:rPr>
        <w:t> </w:t>
      </w:r>
      <w:r w:rsidRPr="00994C01">
        <w:rPr>
          <w:rStyle w:val="Strong"/>
          <w:b w:val="0"/>
        </w:rPr>
        <w:t>txtbox = (EditText) findViewById(R.id.editText1);</w:t>
      </w:r>
    </w:p>
    <w:p w:rsidR="00E8598C" w:rsidRPr="000A6031" w:rsidRDefault="00E8598C" w:rsidP="00547EC1">
      <w:pPr>
        <w:spacing w:line="26" w:lineRule="atLeast"/>
        <w:ind w:firstLine="709"/>
        <w:rPr>
          <w:rFonts w:cs="Times New Roman"/>
          <w:szCs w:val="26"/>
        </w:rPr>
      </w:pPr>
      <w:r w:rsidRPr="000A6031">
        <w:rPr>
          <w:rFonts w:cs="Times New Roman"/>
          <w:szCs w:val="26"/>
        </w:rPr>
        <w:t>- Thiết lập giá trị cho EditText</w:t>
      </w:r>
    </w:p>
    <w:p w:rsidR="00E8598C" w:rsidRPr="00994C01" w:rsidRDefault="00E8598C" w:rsidP="00F9427A">
      <w:pPr>
        <w:pStyle w:val="phongcode"/>
        <w:rPr>
          <w:b/>
        </w:rPr>
      </w:pPr>
      <w:r w:rsidRPr="00994C01">
        <w:rPr>
          <w:rStyle w:val="Strong"/>
          <w:b w:val="0"/>
        </w:rPr>
        <w:t xml:space="preserve">txtBox.setText(“nhập </w:t>
      </w:r>
      <w:r w:rsidR="00F9427A">
        <w:rPr>
          <w:rStyle w:val="Strong"/>
          <w:b w:val="0"/>
        </w:rPr>
        <w:t>chữ</w:t>
      </w:r>
      <w:r w:rsidRPr="00994C01">
        <w:rPr>
          <w:rStyle w:val="Strong"/>
          <w:b w:val="0"/>
        </w:rPr>
        <w:t>”)</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Lấy dữ liệu bên trong EditText:</w:t>
      </w:r>
    </w:p>
    <w:p w:rsidR="00E8598C" w:rsidRPr="000A6031" w:rsidRDefault="00E8598C" w:rsidP="00F9427A">
      <w:pPr>
        <w:pStyle w:val="phongcode"/>
      </w:pPr>
      <w:r w:rsidRPr="000A6031">
        <w:t>String msg = txtBox.getText</w:t>
      </w:r>
      <w:r w:rsidR="007B4EAB">
        <w:t xml:space="preserve">(): </w:t>
      </w:r>
      <w:r w:rsidRPr="000A6031">
        <w:t>.toString</w:t>
      </w:r>
      <w:r w:rsidR="007B4EAB">
        <w:t xml:space="preserve">(): </w:t>
      </w:r>
    </w:p>
    <w:p w:rsidR="00E8598C" w:rsidRPr="00F9427A" w:rsidRDefault="00E8598C" w:rsidP="00F142FA">
      <w:pPr>
        <w:pStyle w:val="ListParagraph"/>
        <w:numPr>
          <w:ilvl w:val="0"/>
          <w:numId w:val="19"/>
        </w:numPr>
        <w:spacing w:line="26" w:lineRule="atLeast"/>
        <w:rPr>
          <w:rFonts w:cs="Times New Roman"/>
          <w:b/>
          <w:szCs w:val="26"/>
        </w:rPr>
      </w:pPr>
      <w:bookmarkStart w:id="230" w:name="_Toc444810715"/>
      <w:bookmarkStart w:id="231" w:name="_Toc475801505"/>
      <w:bookmarkStart w:id="232" w:name="_Toc475999835"/>
      <w:r w:rsidRPr="00F9427A">
        <w:rPr>
          <w:rFonts w:cs="Times New Roman"/>
          <w:b/>
          <w:szCs w:val="26"/>
        </w:rPr>
        <w:t>Button</w:t>
      </w:r>
      <w:bookmarkEnd w:id="230"/>
      <w:bookmarkEnd w:id="231"/>
      <w:bookmarkEnd w:id="232"/>
    </w:p>
    <w:p w:rsidR="00E8598C" w:rsidRPr="000A6031" w:rsidRDefault="00E8598C" w:rsidP="00547EC1">
      <w:pPr>
        <w:spacing w:line="26" w:lineRule="atLeast"/>
        <w:ind w:firstLine="709"/>
        <w:rPr>
          <w:rFonts w:cs="Times New Roman"/>
          <w:szCs w:val="26"/>
        </w:rPr>
      </w:pPr>
      <w:r w:rsidRPr="000A6031">
        <w:rPr>
          <w:rFonts w:cs="Times New Roman"/>
          <w:szCs w:val="26"/>
        </w:rPr>
        <w:t>- Dùng để thiết lập sự kiện khi người dùng chọn lựa.</w:t>
      </w:r>
    </w:p>
    <w:p w:rsidR="00E8598C" w:rsidRPr="000A6031" w:rsidRDefault="00E8598C" w:rsidP="00547EC1">
      <w:pPr>
        <w:spacing w:line="26" w:lineRule="atLeast"/>
        <w:ind w:firstLine="709"/>
        <w:rPr>
          <w:rFonts w:cs="Times New Roman"/>
          <w:szCs w:val="26"/>
        </w:rPr>
      </w:pPr>
      <w:r w:rsidRPr="000A6031">
        <w:rPr>
          <w:rFonts w:cs="Times New Roman"/>
          <w:szCs w:val="26"/>
        </w:rPr>
        <w:t>- Cũng kế thừa từ TextView</w:t>
      </w:r>
    </w:p>
    <w:p w:rsidR="00E8598C" w:rsidRPr="000A6031" w:rsidRDefault="00E8598C" w:rsidP="00547EC1">
      <w:pPr>
        <w:spacing w:line="26" w:lineRule="atLeast"/>
        <w:ind w:firstLine="709"/>
        <w:rPr>
          <w:rFonts w:cs="Times New Roman"/>
          <w:szCs w:val="26"/>
        </w:rPr>
      </w:pPr>
      <w:r w:rsidRPr="000A6031">
        <w:rPr>
          <w:rFonts w:cs="Times New Roman"/>
          <w:szCs w:val="26"/>
        </w:rPr>
        <w:t>- Có 2 sự kiện mà người sử dụng thường xuyên thao tác:</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13CBC858" wp14:editId="0BD1A0F4">
            <wp:extent cx="4903402" cy="2009775"/>
            <wp:effectExtent l="0" t="0" r="0" b="0"/>
            <wp:docPr id="43" name="Picture 43" descr="10_common_control_6">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0_common_control_6">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905283" cy="2010546"/>
                    </a:xfrm>
                    <a:prstGeom prst="rect">
                      <a:avLst/>
                    </a:prstGeom>
                    <a:noFill/>
                    <a:ln>
                      <a:noFill/>
                    </a:ln>
                  </pic:spPr>
                </pic:pic>
              </a:graphicData>
            </a:graphic>
          </wp:inline>
        </w:drawing>
      </w:r>
    </w:p>
    <w:p w:rsidR="00E8598C" w:rsidRPr="00F9427A" w:rsidRDefault="00E8598C" w:rsidP="00F142FA">
      <w:pPr>
        <w:pStyle w:val="ListParagraph"/>
        <w:numPr>
          <w:ilvl w:val="0"/>
          <w:numId w:val="19"/>
        </w:numPr>
        <w:spacing w:line="26" w:lineRule="atLeast"/>
        <w:rPr>
          <w:rFonts w:cs="Times New Roman"/>
          <w:b/>
          <w:szCs w:val="26"/>
        </w:rPr>
      </w:pPr>
      <w:bookmarkStart w:id="233" w:name="_Toc444810716"/>
      <w:bookmarkStart w:id="234" w:name="_Toc475801506"/>
      <w:bookmarkStart w:id="235" w:name="_Toc475999836"/>
      <w:r w:rsidRPr="00F9427A">
        <w:rPr>
          <w:rFonts w:cs="Times New Roman"/>
          <w:b/>
          <w:szCs w:val="26"/>
        </w:rPr>
        <w:t xml:space="preserve">Checkbox, Radio </w:t>
      </w:r>
      <w:r w:rsidR="00A5442C" w:rsidRPr="00F9427A">
        <w:rPr>
          <w:rFonts w:cs="Times New Roman"/>
          <w:b/>
          <w:szCs w:val="26"/>
        </w:rPr>
        <w:t>B</w:t>
      </w:r>
      <w:r w:rsidRPr="00F9427A">
        <w:rPr>
          <w:rFonts w:cs="Times New Roman"/>
          <w:b/>
          <w:szCs w:val="26"/>
        </w:rPr>
        <w:t>utton</w:t>
      </w:r>
      <w:bookmarkEnd w:id="233"/>
      <w:bookmarkEnd w:id="234"/>
      <w:bookmarkEnd w:id="235"/>
    </w:p>
    <w:p w:rsidR="00E8598C" w:rsidRPr="000A6031" w:rsidRDefault="00E8598C" w:rsidP="00547EC1">
      <w:pPr>
        <w:spacing w:line="26" w:lineRule="atLeast"/>
        <w:ind w:firstLine="709"/>
        <w:rPr>
          <w:rFonts w:cs="Times New Roman"/>
          <w:szCs w:val="26"/>
        </w:rPr>
      </w:pPr>
      <w:r w:rsidRPr="000A6031">
        <w:rPr>
          <w:rFonts w:cs="Times New Roman"/>
          <w:szCs w:val="26"/>
        </w:rPr>
        <w:t>- CheckBox và RadioButton đều sử dụng chung 2 phương thức :</w:t>
      </w:r>
    </w:p>
    <w:p w:rsidR="00E8598C" w:rsidRPr="000A6031" w:rsidRDefault="00A5442C" w:rsidP="00547EC1">
      <w:pPr>
        <w:spacing w:line="26" w:lineRule="atLeast"/>
        <w:ind w:firstLine="709"/>
        <w:rPr>
          <w:rFonts w:cs="Times New Roman"/>
          <w:szCs w:val="26"/>
        </w:rPr>
      </w:pPr>
      <w:r w:rsidRPr="000A6031">
        <w:rPr>
          <w:rFonts w:cs="Times New Roman"/>
          <w:szCs w:val="26"/>
        </w:rPr>
        <w:t>1) P</w:t>
      </w:r>
      <w:r w:rsidR="00E8598C" w:rsidRPr="000A6031">
        <w:rPr>
          <w:rFonts w:cs="Times New Roman"/>
          <w:szCs w:val="26"/>
        </w:rPr>
        <w:t>hương thức </w:t>
      </w:r>
      <w:r w:rsidR="00E8598C" w:rsidRPr="000A6031">
        <w:rPr>
          <w:rFonts w:ascii="Consolas" w:hAnsi="Consolas" w:cs="Times New Roman"/>
          <w:szCs w:val="26"/>
        </w:rPr>
        <w:t>setChecked</w:t>
      </w:r>
      <w:r w:rsidR="007B4EAB">
        <w:rPr>
          <w:rFonts w:cs="Times New Roman"/>
          <w:szCs w:val="26"/>
        </w:rPr>
        <w:t xml:space="preserve">(): </w:t>
      </w:r>
      <w:r w:rsidR="00E8598C" w:rsidRPr="000A6031">
        <w:rPr>
          <w:rFonts w:cs="Times New Roman"/>
          <w:szCs w:val="26"/>
        </w:rPr>
        <w:t>, dùng để thiết lập checked. Nếu ta gọi </w:t>
      </w:r>
      <w:r w:rsidR="00E8598C" w:rsidRPr="000A6031">
        <w:rPr>
          <w:rFonts w:ascii="Consolas" w:hAnsi="Consolas" w:cs="Times New Roman"/>
          <w:szCs w:val="26"/>
        </w:rPr>
        <w:t>setChecked(true)</w:t>
      </w:r>
      <w:r w:rsidR="00E8598C" w:rsidRPr="000A6031">
        <w:rPr>
          <w:rFonts w:cs="Times New Roman"/>
          <w:szCs w:val="26"/>
        </w:rPr>
        <w:t>  tức là cho phép control được checked, còn gọi </w:t>
      </w:r>
      <w:r w:rsidR="00E8598C" w:rsidRPr="000A6031">
        <w:rPr>
          <w:rFonts w:ascii="Consolas" w:hAnsi="Consolas" w:cs="Times New Roman"/>
          <w:szCs w:val="26"/>
        </w:rPr>
        <w:t>setChecked(false)</w:t>
      </w:r>
      <w:r w:rsidR="00E8598C" w:rsidRPr="000A6031">
        <w:rPr>
          <w:rFonts w:cs="Times New Roman"/>
          <w:szCs w:val="26"/>
        </w:rPr>
        <w:t xml:space="preserve"> thì control sẽ bị unchecked.</w:t>
      </w:r>
    </w:p>
    <w:p w:rsidR="00E8598C" w:rsidRPr="000A6031" w:rsidRDefault="00A5442C" w:rsidP="00547EC1">
      <w:pPr>
        <w:spacing w:line="26" w:lineRule="atLeast"/>
        <w:ind w:firstLine="709"/>
        <w:rPr>
          <w:rFonts w:cs="Times New Roman"/>
          <w:szCs w:val="26"/>
        </w:rPr>
      </w:pPr>
      <w:r w:rsidRPr="000A6031">
        <w:rPr>
          <w:rFonts w:cs="Times New Roman"/>
          <w:szCs w:val="26"/>
        </w:rPr>
        <w:t>2) P</w:t>
      </w:r>
      <w:r w:rsidR="00E8598C" w:rsidRPr="000A6031">
        <w:rPr>
          <w:rFonts w:cs="Times New Roman"/>
          <w:szCs w:val="26"/>
        </w:rPr>
        <w:t>hương thức </w:t>
      </w:r>
      <w:r w:rsidR="00E8598C" w:rsidRPr="000A6031">
        <w:rPr>
          <w:rFonts w:ascii="Consolas" w:hAnsi="Consolas" w:cs="Times New Roman"/>
          <w:szCs w:val="26"/>
        </w:rPr>
        <w:t>isChecked</w:t>
      </w:r>
      <w:r w:rsidR="00E8598C" w:rsidRPr="000A6031">
        <w:rPr>
          <w:rFonts w:cs="Times New Roman"/>
          <w:szCs w:val="26"/>
        </w:rPr>
        <w:t>, kiểm tra xem control có được checked hay không. Nếu có checked thì trả về</w:t>
      </w:r>
      <w:r w:rsidR="00E8598C" w:rsidRPr="000A6031">
        <w:rPr>
          <w:rStyle w:val="apple-converted-space"/>
          <w:rFonts w:cs="Times New Roman"/>
          <w:szCs w:val="26"/>
        </w:rPr>
        <w:t> </w:t>
      </w:r>
      <w:r w:rsidR="00E8598C" w:rsidRPr="00F9427A">
        <w:rPr>
          <w:rStyle w:val="Strong"/>
          <w:rFonts w:cs="Times New Roman"/>
          <w:b w:val="0"/>
          <w:szCs w:val="26"/>
        </w:rPr>
        <w:t>true</w:t>
      </w:r>
      <w:r w:rsidR="00E8598C" w:rsidRPr="000A6031">
        <w:rPr>
          <w:rStyle w:val="apple-converted-space"/>
          <w:rFonts w:cs="Times New Roman"/>
          <w:szCs w:val="26"/>
        </w:rPr>
        <w:t> </w:t>
      </w:r>
      <w:r w:rsidR="00E8598C" w:rsidRPr="000A6031">
        <w:rPr>
          <w:rFonts w:cs="Times New Roman"/>
          <w:szCs w:val="26"/>
        </w:rPr>
        <w:t>ngược lại trả về</w:t>
      </w:r>
      <w:r w:rsidR="00E8598C" w:rsidRPr="000A6031">
        <w:rPr>
          <w:rStyle w:val="apple-converted-space"/>
          <w:rFonts w:cs="Times New Roman"/>
          <w:szCs w:val="26"/>
        </w:rPr>
        <w:t> </w:t>
      </w:r>
      <w:r w:rsidR="00E8598C" w:rsidRPr="00F9427A">
        <w:rPr>
          <w:rStyle w:val="Strong"/>
          <w:rFonts w:cs="Times New Roman"/>
          <w:b w:val="0"/>
          <w:szCs w:val="26"/>
        </w:rPr>
        <w:t>false</w:t>
      </w:r>
    </w:p>
    <w:p w:rsidR="00E8598C" w:rsidRPr="000A6031" w:rsidRDefault="00E8598C" w:rsidP="00547EC1">
      <w:pPr>
        <w:spacing w:line="26" w:lineRule="atLeast"/>
        <w:ind w:firstLine="709"/>
        <w:rPr>
          <w:rFonts w:cs="Times New Roman"/>
          <w:szCs w:val="26"/>
        </w:rPr>
      </w:pPr>
      <w:r w:rsidRPr="000A6031">
        <w:rPr>
          <w:rFonts w:cs="Times New Roman"/>
          <w:szCs w:val="26"/>
        </w:rPr>
        <w:t>- Checkbox cho phép ta checked nhiều đối tượng,  còn RadioButton thì tại một thời điểm nó chỉ cho ta checked 1 đối tượng trong cùng một group mà thôi.</w:t>
      </w:r>
    </w:p>
    <w:p w:rsidR="00E8598C" w:rsidRPr="000A6031" w:rsidRDefault="00E8598C" w:rsidP="00547EC1">
      <w:pPr>
        <w:spacing w:line="26" w:lineRule="atLeast"/>
        <w:ind w:firstLine="709"/>
        <w:rPr>
          <w:rFonts w:cs="Times New Roman"/>
          <w:szCs w:val="26"/>
        </w:rPr>
      </w:pPr>
      <w:r w:rsidRPr="000A6031">
        <w:rPr>
          <w:rFonts w:cs="Times New Roman"/>
          <w:szCs w:val="26"/>
        </w:rPr>
        <w:t>- Tương tự như Checkbox, ta cũng có thể thiết lập checked cho RadioButton bất kỳ trong XML:</w:t>
      </w: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lastRenderedPageBreak/>
        <w:drawing>
          <wp:inline distT="0" distB="0" distL="0" distR="0" wp14:anchorId="041860F9" wp14:editId="364CEA01">
            <wp:extent cx="4191197" cy="3486150"/>
            <wp:effectExtent l="0" t="0" r="0" b="0"/>
            <wp:docPr id="46" name="Picture 46" descr="11_chk_rad_3">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1_chk_rad_3">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99412" cy="3492983"/>
                    </a:xfrm>
                    <a:prstGeom prst="rect">
                      <a:avLst/>
                    </a:prstGeom>
                    <a:noFill/>
                    <a:ln>
                      <a:noFill/>
                    </a:ln>
                  </pic:spPr>
                </pic:pic>
              </a:graphicData>
            </a:graphic>
          </wp:inline>
        </w:drawing>
      </w:r>
    </w:p>
    <w:p w:rsidR="00C47AB2" w:rsidRPr="000A6031" w:rsidRDefault="00C47AB2" w:rsidP="00547EC1">
      <w:pPr>
        <w:spacing w:line="26" w:lineRule="atLeast"/>
        <w:ind w:firstLine="709"/>
        <w:jc w:val="center"/>
        <w:rPr>
          <w:rFonts w:cs="Times New Roman"/>
          <w:szCs w:val="26"/>
        </w:rPr>
      </w:pPr>
    </w:p>
    <w:p w:rsidR="00E8598C" w:rsidRPr="000A6031" w:rsidRDefault="00F13E8D" w:rsidP="00547EC1">
      <w:pPr>
        <w:spacing w:line="26" w:lineRule="atLeast"/>
        <w:ind w:firstLine="709"/>
        <w:rPr>
          <w:rFonts w:cs="Times New Roman"/>
          <w:szCs w:val="26"/>
        </w:rPr>
      </w:pPr>
      <w:r>
        <w:rPr>
          <w:rFonts w:cs="Times New Roman"/>
          <w:szCs w:val="26"/>
        </w:rPr>
        <w:t xml:space="preserve">- Nhìn vào hình trên </w:t>
      </w:r>
      <w:r w:rsidR="00E8598C" w:rsidRPr="000A6031">
        <w:rPr>
          <w:rFonts w:cs="Times New Roman"/>
          <w:szCs w:val="26"/>
        </w:rPr>
        <w:t>thấy là ta phải sử dụng RadioGroup để gom nhóm các RadioButton lại cùng một nhóm nào đó, những RadioButton mà cùng một nhóm thì tại 1 thời điểm chỉ có 1 RadioButton được checked mà thôi. Trong một màn hình ta có thể tạo nhiều nhóm RadioGroup khác nhau.</w:t>
      </w:r>
    </w:p>
    <w:p w:rsidR="00E8598C" w:rsidRPr="000A6031" w:rsidRDefault="00E8598C" w:rsidP="00547EC1">
      <w:pPr>
        <w:spacing w:line="26" w:lineRule="atLeast"/>
        <w:ind w:firstLine="709"/>
        <w:rPr>
          <w:rFonts w:cs="Times New Roman"/>
          <w:szCs w:val="26"/>
        </w:rPr>
      </w:pPr>
      <w:r w:rsidRPr="000A6031">
        <w:rPr>
          <w:rFonts w:cs="Times New Roman"/>
          <w:szCs w:val="26"/>
        </w:rPr>
        <w:t>- Có 2 cách xử lý RadionButton nào được checked như sau:</w:t>
      </w:r>
    </w:p>
    <w:p w:rsidR="00C47AB2" w:rsidRDefault="00E8598C" w:rsidP="00C47AB2">
      <w:pPr>
        <w:spacing w:line="26" w:lineRule="atLeast"/>
        <w:ind w:firstLine="709"/>
        <w:rPr>
          <w:rFonts w:cs="Times New Roman"/>
          <w:szCs w:val="26"/>
        </w:rPr>
      </w:pPr>
      <w:r w:rsidRPr="00C47AB2">
        <w:rPr>
          <w:rStyle w:val="Strong"/>
          <w:rFonts w:cs="Times New Roman"/>
          <w:b w:val="0"/>
          <w:szCs w:val="26"/>
        </w:rPr>
        <w:t>Cách 1</w:t>
      </w:r>
      <w:r w:rsidRPr="000A6031">
        <w:rPr>
          <w:rStyle w:val="Strong"/>
          <w:rFonts w:cs="Times New Roman"/>
          <w:szCs w:val="26"/>
        </w:rPr>
        <w:t>:</w:t>
      </w:r>
      <w:r w:rsidRPr="000A6031">
        <w:rPr>
          <w:rStyle w:val="apple-converted-space"/>
          <w:rFonts w:cs="Times New Roman"/>
          <w:szCs w:val="26"/>
        </w:rPr>
        <w:t> </w:t>
      </w:r>
      <w:r w:rsidRPr="000A6031">
        <w:rPr>
          <w:rFonts w:cs="Times New Roman"/>
          <w:szCs w:val="26"/>
        </w:rPr>
        <w:t>Dựa vào RadioGroup để biết chính xác Id của RadioButton nào được checked. Dựa vào Id này ta sẽ xử lý đúng nghiệp vụ:</w:t>
      </w:r>
    </w:p>
    <w:p w:rsidR="00C47AB2" w:rsidRDefault="00C47AB2" w:rsidP="00C47AB2">
      <w:pPr>
        <w:spacing w:line="26" w:lineRule="atLeast"/>
        <w:ind w:firstLine="709"/>
        <w:rPr>
          <w:rFonts w:cs="Times New Roman"/>
          <w:szCs w:val="26"/>
        </w:rPr>
      </w:pP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3FB9EF05" wp14:editId="5B1377AB">
            <wp:extent cx="4919427" cy="2057400"/>
            <wp:effectExtent l="0" t="0" r="0" b="0"/>
            <wp:docPr id="45" name="Picture 45" descr="11_chk_rad_5">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1_chk_rad_5">
                      <a:hlinkClick r:id="rId123"/>
                    </pic:cNvPr>
                    <pic:cNvPicPr>
                      <a:picLocks noChangeAspect="1" noChangeArrowheads="1"/>
                    </pic:cNvPicPr>
                  </pic:nvPicPr>
                  <pic:blipFill rotWithShape="1">
                    <a:blip r:embed="rId124">
                      <a:extLst>
                        <a:ext uri="{28A0092B-C50C-407E-A947-70E740481C1C}">
                          <a14:useLocalDpi xmlns:a14="http://schemas.microsoft.com/office/drawing/2010/main" val="0"/>
                        </a:ext>
                      </a:extLst>
                    </a:blip>
                    <a:srcRect l="814" t="1877" r="990" b="3262"/>
                    <a:stretch/>
                  </pic:blipFill>
                  <pic:spPr bwMode="auto">
                    <a:xfrm>
                      <a:off x="0" y="0"/>
                      <a:ext cx="4922391" cy="2058640"/>
                    </a:xfrm>
                    <a:prstGeom prst="rect">
                      <a:avLst/>
                    </a:prstGeom>
                    <a:noFill/>
                    <a:ln>
                      <a:noFill/>
                    </a:ln>
                    <a:extLst>
                      <a:ext uri="{53640926-AAD7-44D8-BBD7-CCE9431645EC}">
                        <a14:shadowObscured xmlns:a14="http://schemas.microsoft.com/office/drawing/2010/main"/>
                      </a:ext>
                    </a:extLst>
                  </pic:spPr>
                </pic:pic>
              </a:graphicData>
            </a:graphic>
          </wp:inline>
        </w:drawing>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 Như hình trên, hàm</w:t>
      </w:r>
      <w:r w:rsidRPr="000A6031">
        <w:rPr>
          <w:rStyle w:val="apple-converted-space"/>
          <w:rFonts w:cs="Times New Roman"/>
          <w:szCs w:val="26"/>
        </w:rPr>
        <w:t> </w:t>
      </w:r>
      <w:r w:rsidRPr="00C47AB2">
        <w:rPr>
          <w:rStyle w:val="Strong"/>
          <w:rFonts w:ascii="Courier New" w:hAnsi="Courier New" w:cs="Courier New"/>
          <w:b w:val="0"/>
          <w:szCs w:val="26"/>
        </w:rPr>
        <w:t>getCheckedRadioButtonId</w:t>
      </w:r>
      <w:r w:rsidR="007B4EAB">
        <w:rPr>
          <w:rFonts w:cs="Times New Roman"/>
          <w:szCs w:val="26"/>
        </w:rPr>
        <w:t xml:space="preserve">(): </w:t>
      </w:r>
      <w:r w:rsidRPr="000A6031">
        <w:rPr>
          <w:rFonts w:cs="Times New Roman"/>
          <w:szCs w:val="26"/>
        </w:rPr>
        <w:t xml:space="preserve"> : hàm này trả về Id của RadioButton nằm trong RadioGroup 1 được checked. Dựa vào Id này so sánh để biết được trên giao diện người sử dụng đang checked lựa chọn nào.</w:t>
      </w:r>
    </w:p>
    <w:p w:rsidR="00E8598C" w:rsidRDefault="00E8598C" w:rsidP="00547EC1">
      <w:pPr>
        <w:spacing w:line="26" w:lineRule="atLeast"/>
        <w:ind w:firstLine="709"/>
        <w:rPr>
          <w:rFonts w:cs="Times New Roman"/>
          <w:szCs w:val="26"/>
        </w:rPr>
      </w:pPr>
      <w:r w:rsidRPr="00C47AB2">
        <w:rPr>
          <w:rStyle w:val="Strong"/>
          <w:rFonts w:cs="Times New Roman"/>
          <w:b w:val="0"/>
          <w:szCs w:val="26"/>
        </w:rPr>
        <w:t>Cách 2:</w:t>
      </w:r>
      <w:r w:rsidRPr="000A6031">
        <w:rPr>
          <w:rStyle w:val="apple-converted-space"/>
          <w:rFonts w:cs="Times New Roman"/>
          <w:szCs w:val="26"/>
        </w:rPr>
        <w:t> </w:t>
      </w:r>
      <w:r w:rsidRPr="000A6031">
        <w:rPr>
          <w:rFonts w:cs="Times New Roman"/>
          <w:szCs w:val="26"/>
        </w:rPr>
        <w:t>Kiểm tra trực tiếp RadioButton đó có được checked hay không?</w:t>
      </w:r>
    </w:p>
    <w:p w:rsidR="00C47AB2" w:rsidRPr="000A6031" w:rsidRDefault="00C47AB2" w:rsidP="00547EC1">
      <w:pPr>
        <w:spacing w:line="26" w:lineRule="atLeast"/>
        <w:ind w:firstLine="709"/>
        <w:rPr>
          <w:rFonts w:cs="Times New Roman"/>
          <w:szCs w:val="26"/>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14E2C7B2" wp14:editId="5B13B2B5">
            <wp:extent cx="5233232" cy="1162050"/>
            <wp:effectExtent l="0" t="0" r="5715" b="0"/>
            <wp:docPr id="44" name="Picture 44" descr="11_chk_rad_6">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1_chk_rad_6">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34194" cy="1162264"/>
                    </a:xfrm>
                    <a:prstGeom prst="rect">
                      <a:avLst/>
                    </a:prstGeom>
                    <a:noFill/>
                    <a:ln>
                      <a:noFill/>
                    </a:ln>
                  </pic:spPr>
                </pic:pic>
              </a:graphicData>
            </a:graphic>
          </wp:inline>
        </w:drawing>
      </w:r>
    </w:p>
    <w:p w:rsidR="00C47AB2" w:rsidRPr="000A6031" w:rsidRDefault="00C47AB2" w:rsidP="00547EC1">
      <w:pPr>
        <w:spacing w:line="26" w:lineRule="atLeast"/>
        <w:ind w:firstLine="709"/>
        <w:jc w:val="center"/>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Cả 2 cách trên đều có cùng chung một mục đích chỉ là kỹ thuật xử lý khác nhau, tương tự để xóa bỏ checked trong group, ta dùng lệnh:</w:t>
      </w:r>
    </w:p>
    <w:p w:rsidR="00E8598C" w:rsidRPr="00C47AB2" w:rsidRDefault="00E8598C" w:rsidP="00547EC1">
      <w:pPr>
        <w:spacing w:line="26" w:lineRule="atLeast"/>
        <w:ind w:firstLine="709"/>
        <w:rPr>
          <w:rFonts w:ascii="Courier New" w:hAnsi="Courier New" w:cs="Courier New"/>
          <w:b/>
          <w:szCs w:val="26"/>
        </w:rPr>
      </w:pPr>
      <w:r w:rsidRPr="00C47AB2">
        <w:rPr>
          <w:rStyle w:val="Strong"/>
          <w:rFonts w:ascii="Courier New" w:hAnsi="Courier New" w:cs="Courier New"/>
          <w:b w:val="0"/>
          <w:szCs w:val="26"/>
        </w:rPr>
        <w:t>group</w:t>
      </w:r>
      <w:r w:rsidRPr="00C47AB2">
        <w:rPr>
          <w:rFonts w:ascii="Courier New" w:hAnsi="Courier New" w:cs="Courier New"/>
          <w:b/>
          <w:szCs w:val="26"/>
        </w:rPr>
        <w:t>.</w:t>
      </w:r>
      <w:r w:rsidRPr="00C47AB2">
        <w:rPr>
          <w:rFonts w:ascii="Courier New" w:hAnsi="Courier New" w:cs="Courier New"/>
          <w:szCs w:val="26"/>
        </w:rPr>
        <w:t>clearChecked</w:t>
      </w:r>
      <w:r w:rsidR="007B4EAB">
        <w:rPr>
          <w:rFonts w:ascii="Courier New" w:hAnsi="Courier New" w:cs="Courier New"/>
          <w:szCs w:val="26"/>
        </w:rPr>
        <w:t xml:space="preserve">(): </w:t>
      </w:r>
      <w:r w:rsidRPr="00C47AB2">
        <w:rPr>
          <w:rFonts w:ascii="Courier New" w:hAnsi="Courier New" w:cs="Courier New"/>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với</w:t>
      </w:r>
      <w:r w:rsidRPr="000A6031">
        <w:rPr>
          <w:rStyle w:val="apple-converted-space"/>
          <w:rFonts w:cs="Times New Roman"/>
          <w:szCs w:val="26"/>
        </w:rPr>
        <w:t> </w:t>
      </w:r>
      <w:r w:rsidRPr="00C47AB2">
        <w:rPr>
          <w:rStyle w:val="Strong"/>
          <w:rFonts w:cs="Times New Roman"/>
          <w:b w:val="0"/>
          <w:szCs w:val="26"/>
        </w:rPr>
        <w:t>group</w:t>
      </w:r>
      <w:r w:rsidRPr="000A6031">
        <w:rPr>
          <w:rStyle w:val="apple-converted-space"/>
          <w:rFonts w:cs="Times New Roman"/>
          <w:szCs w:val="26"/>
        </w:rPr>
        <w:t> </w:t>
      </w:r>
      <w:r w:rsidRPr="000A6031">
        <w:rPr>
          <w:rFonts w:cs="Times New Roman"/>
          <w:szCs w:val="26"/>
        </w:rPr>
        <w:t>là đối tượng RadioGroup.</w:t>
      </w:r>
    </w:p>
    <w:p w:rsidR="00E8598C" w:rsidRPr="000A6031" w:rsidRDefault="00E8598C" w:rsidP="00547EC1">
      <w:pPr>
        <w:spacing w:line="26" w:lineRule="atLeast"/>
        <w:ind w:firstLine="709"/>
        <w:rPr>
          <w:rFonts w:cs="Times New Roman"/>
          <w:szCs w:val="26"/>
        </w:rPr>
      </w:pPr>
      <w:bookmarkStart w:id="236" w:name="_Toc444810717"/>
      <w:bookmarkStart w:id="237" w:name="_Toc475801507"/>
      <w:bookmarkStart w:id="238" w:name="_Toc475999837"/>
      <w:r w:rsidRPr="000A6031">
        <w:rPr>
          <w:rFonts w:cs="Times New Roman"/>
          <w:szCs w:val="26"/>
        </w:rPr>
        <w:t>Vẽ giao diện nâng cao và lập trình sự kiện trong android</w:t>
      </w:r>
      <w:bookmarkEnd w:id="236"/>
      <w:bookmarkEnd w:id="237"/>
      <w:bookmarkEnd w:id="238"/>
    </w:p>
    <w:p w:rsidR="00E8598C" w:rsidRDefault="00E8598C" w:rsidP="00547EC1">
      <w:pPr>
        <w:spacing w:line="26" w:lineRule="atLeast"/>
        <w:ind w:firstLine="709"/>
        <w:rPr>
          <w:rFonts w:cs="Times New Roman"/>
          <w:szCs w:val="26"/>
        </w:rPr>
      </w:pPr>
      <w:bookmarkStart w:id="239" w:name="_Toc444810718"/>
      <w:bookmarkStart w:id="240" w:name="_Toc475801508"/>
      <w:bookmarkStart w:id="241" w:name="_Toc475999838"/>
      <w:r w:rsidRPr="000A6031">
        <w:rPr>
          <w:rFonts w:cs="Times New Roman"/>
          <w:szCs w:val="26"/>
        </w:rPr>
        <w:t>Listview, Gridview và lập trình sự kiện</w:t>
      </w:r>
      <w:bookmarkEnd w:id="239"/>
      <w:bookmarkEnd w:id="240"/>
      <w:bookmarkEnd w:id="241"/>
    </w:p>
    <w:p w:rsidR="00C47AB2" w:rsidRPr="000A6031" w:rsidRDefault="00C47AB2" w:rsidP="00547EC1">
      <w:pPr>
        <w:spacing w:line="26" w:lineRule="atLeast"/>
        <w:ind w:firstLine="709"/>
        <w:rPr>
          <w:rFonts w:cs="Times New Roman"/>
          <w:szCs w:val="26"/>
        </w:rPr>
      </w:pPr>
    </w:p>
    <w:p w:rsidR="00E8598C" w:rsidRDefault="00E8598C" w:rsidP="00F142FA">
      <w:pPr>
        <w:pStyle w:val="ListParagraph"/>
        <w:numPr>
          <w:ilvl w:val="0"/>
          <w:numId w:val="19"/>
        </w:numPr>
        <w:spacing w:line="26" w:lineRule="atLeast"/>
        <w:rPr>
          <w:rFonts w:cs="Times New Roman"/>
          <w:b/>
          <w:szCs w:val="26"/>
        </w:rPr>
      </w:pPr>
      <w:r w:rsidRPr="00C47AB2">
        <w:rPr>
          <w:rFonts w:cs="Times New Roman"/>
          <w:b/>
          <w:szCs w:val="26"/>
        </w:rPr>
        <w:t>Xây dựng Listview</w:t>
      </w:r>
    </w:p>
    <w:p w:rsidR="00E8598C" w:rsidRPr="00C47AB2" w:rsidRDefault="00E8598C" w:rsidP="00F142FA">
      <w:pPr>
        <w:pStyle w:val="ListParagraph"/>
        <w:numPr>
          <w:ilvl w:val="0"/>
          <w:numId w:val="21"/>
        </w:numPr>
        <w:spacing w:line="26" w:lineRule="atLeast"/>
        <w:rPr>
          <w:rFonts w:cs="Times New Roman"/>
          <w:szCs w:val="26"/>
        </w:rPr>
      </w:pPr>
      <w:r w:rsidRPr="00C47AB2">
        <w:rPr>
          <w:rFonts w:cs="Times New Roman"/>
          <w:szCs w:val="26"/>
        </w:rPr>
        <w:t>Dùng hiển thị một danh sách dữ liệu</w:t>
      </w:r>
      <w:r w:rsidR="00C47AB2">
        <w:rPr>
          <w:rFonts w:cs="Times New Roman"/>
          <w:szCs w:val="26"/>
        </w:rPr>
        <w:t>.</w:t>
      </w:r>
    </w:p>
    <w:p w:rsidR="00E8598C" w:rsidRPr="00C47AB2" w:rsidRDefault="00E8598C" w:rsidP="00F142FA">
      <w:pPr>
        <w:pStyle w:val="ListParagraph"/>
        <w:numPr>
          <w:ilvl w:val="0"/>
          <w:numId w:val="21"/>
        </w:numPr>
        <w:spacing w:line="26" w:lineRule="atLeast"/>
        <w:rPr>
          <w:rFonts w:cs="Times New Roman"/>
          <w:szCs w:val="26"/>
        </w:rPr>
      </w:pPr>
      <w:r w:rsidRPr="00C47AB2">
        <w:rPr>
          <w:rFonts w:cs="Times New Roman"/>
          <w:szCs w:val="26"/>
        </w:rPr>
        <w:t>Thường là các view có cùng dạng layout đặt liền nhau</w:t>
      </w:r>
      <w:r w:rsidR="00C47AB2">
        <w:rPr>
          <w:rFonts w:cs="Times New Roman"/>
          <w:szCs w:val="26"/>
        </w:rPr>
        <w:t>.</w:t>
      </w:r>
    </w:p>
    <w:p w:rsidR="00E8598C" w:rsidRPr="00C47AB2" w:rsidRDefault="00E8598C" w:rsidP="00F142FA">
      <w:pPr>
        <w:pStyle w:val="ListParagraph"/>
        <w:numPr>
          <w:ilvl w:val="0"/>
          <w:numId w:val="21"/>
        </w:numPr>
        <w:spacing w:line="26" w:lineRule="atLeast"/>
        <w:rPr>
          <w:rFonts w:cs="Times New Roman"/>
          <w:szCs w:val="26"/>
        </w:rPr>
      </w:pPr>
      <w:r w:rsidRPr="00C47AB2">
        <w:rPr>
          <w:rFonts w:cs="Times New Roman"/>
          <w:szCs w:val="26"/>
        </w:rPr>
        <w:t>Dùng để hiển thị nhiều dữ liệu có cùng kiểu</w:t>
      </w:r>
      <w:r w:rsidR="00C47AB2">
        <w:rPr>
          <w:rFonts w:cs="Times New Roman"/>
          <w:szCs w:val="26"/>
        </w:rPr>
        <w:t>.</w:t>
      </w:r>
    </w:p>
    <w:p w:rsidR="00E8598C" w:rsidRPr="00C47AB2" w:rsidRDefault="00E8598C" w:rsidP="00F142FA">
      <w:pPr>
        <w:pStyle w:val="ListParagraph"/>
        <w:numPr>
          <w:ilvl w:val="0"/>
          <w:numId w:val="21"/>
        </w:numPr>
        <w:spacing w:line="26" w:lineRule="atLeast"/>
        <w:rPr>
          <w:rFonts w:cs="Times New Roman"/>
          <w:szCs w:val="26"/>
        </w:rPr>
      </w:pPr>
      <w:r w:rsidRPr="00C47AB2">
        <w:rPr>
          <w:rFonts w:cs="Times New Roman"/>
          <w:szCs w:val="26"/>
        </w:rPr>
        <w:t>Số lượng các row trong list được cố đinh bởi dữ liệu được truyền vào và loại thông tin thể hiện</w:t>
      </w:r>
      <w:r w:rsidR="00C47AB2">
        <w:rPr>
          <w:rFonts w:cs="Times New Roman"/>
          <w:szCs w:val="26"/>
        </w:rPr>
        <w:t>.</w:t>
      </w:r>
    </w:p>
    <w:p w:rsidR="00C47AB2" w:rsidRPr="00C47AB2" w:rsidRDefault="00E8598C" w:rsidP="00F142FA">
      <w:pPr>
        <w:pStyle w:val="ListParagraph"/>
        <w:numPr>
          <w:ilvl w:val="0"/>
          <w:numId w:val="21"/>
        </w:numPr>
        <w:spacing w:line="26" w:lineRule="atLeast"/>
        <w:rPr>
          <w:rFonts w:cs="Times New Roman"/>
          <w:szCs w:val="26"/>
        </w:rPr>
      </w:pPr>
      <w:r w:rsidRPr="00C47AB2">
        <w:rPr>
          <w:rFonts w:cs="Times New Roman"/>
          <w:szCs w:val="26"/>
        </w:rPr>
        <w:t>Có các thuộc tính cơ bản của mộ</w:t>
      </w:r>
      <w:r w:rsidR="00C47AB2">
        <w:rPr>
          <w:rFonts w:cs="Times New Roman"/>
          <w:szCs w:val="26"/>
        </w:rPr>
        <w:t>t View.</w:t>
      </w:r>
    </w:p>
    <w:p w:rsidR="00E8598C" w:rsidRPr="00C47AB2" w:rsidRDefault="00E8598C" w:rsidP="00F142FA">
      <w:pPr>
        <w:pStyle w:val="ListParagraph"/>
        <w:numPr>
          <w:ilvl w:val="0"/>
          <w:numId w:val="20"/>
        </w:numPr>
        <w:spacing w:line="26" w:lineRule="atLeast"/>
        <w:rPr>
          <w:rFonts w:cs="Times New Roman"/>
          <w:szCs w:val="26"/>
        </w:rPr>
      </w:pPr>
      <w:r w:rsidRPr="00C47AB2">
        <w:rPr>
          <w:rFonts w:cs="Times New Roman"/>
          <w:bCs/>
          <w:szCs w:val="26"/>
        </w:rPr>
        <w:t>Một số thuộc tính cơ bản</w:t>
      </w:r>
      <w:r w:rsidR="00C47AB2">
        <w:rPr>
          <w:rFonts w:cs="Times New Roman"/>
          <w:bCs/>
          <w:szCs w:val="26"/>
        </w:rPr>
        <w:t>:</w:t>
      </w:r>
    </w:p>
    <w:p w:rsidR="00C47AB2" w:rsidRPr="00C47AB2" w:rsidRDefault="00E8598C" w:rsidP="00C47AB2">
      <w:pPr>
        <w:spacing w:line="26" w:lineRule="atLeast"/>
        <w:ind w:firstLine="720"/>
        <w:rPr>
          <w:rFonts w:cs="Times New Roman"/>
          <w:szCs w:val="26"/>
        </w:rPr>
      </w:pPr>
      <w:r w:rsidRPr="00C47AB2">
        <w:rPr>
          <w:rFonts w:cs="Times New Roman"/>
          <w:szCs w:val="26"/>
        </w:rPr>
        <w:t>Truyền dữ liệu vào listview với các view đã được khai báo</w:t>
      </w:r>
      <w:r w:rsidR="00C47AB2">
        <w:rPr>
          <w:rFonts w:cs="Times New Roman"/>
          <w:szCs w:val="26"/>
        </w:rPr>
        <w:t xml:space="preserve">: </w:t>
      </w:r>
      <w:r w:rsidRPr="00C47AB2">
        <w:t>setAdapter(adapter);</w:t>
      </w:r>
    </w:p>
    <w:p w:rsidR="00C47AB2" w:rsidRPr="00C47AB2" w:rsidRDefault="00E8598C" w:rsidP="00C47AB2">
      <w:pPr>
        <w:spacing w:line="26" w:lineRule="atLeast"/>
        <w:ind w:left="1069"/>
        <w:rPr>
          <w:rFonts w:cs="Times New Roman"/>
          <w:szCs w:val="26"/>
        </w:rPr>
      </w:pPr>
      <w:r w:rsidRPr="00C47AB2">
        <w:rPr>
          <w:szCs w:val="26"/>
        </w:rPr>
        <w:t>Tạo  adapter</w:t>
      </w:r>
      <w:r w:rsidR="00C47AB2">
        <w:rPr>
          <w:szCs w:val="26"/>
        </w:rPr>
        <w:t xml:space="preserve">: </w:t>
      </w:r>
      <w:r w:rsidRPr="00C47AB2">
        <w:t>New ArrayAdapter&lt;Object&gt;;</w:t>
      </w:r>
    </w:p>
    <w:p w:rsidR="00C47AB2" w:rsidRDefault="00E8598C" w:rsidP="00C47AB2">
      <w:pPr>
        <w:spacing w:line="26" w:lineRule="atLeast"/>
        <w:ind w:left="1069"/>
        <w:rPr>
          <w:rFonts w:cs="Times New Roman"/>
          <w:szCs w:val="26"/>
        </w:rPr>
      </w:pPr>
      <w:r w:rsidRPr="00C47AB2">
        <w:rPr>
          <w:rFonts w:cs="Times New Roman"/>
          <w:szCs w:val="26"/>
        </w:rPr>
        <w:t>Hiển thị hay không hiển thị</w:t>
      </w:r>
      <w:r w:rsidR="00C47AB2">
        <w:rPr>
          <w:rFonts w:cs="Times New Roman"/>
          <w:szCs w:val="26"/>
        </w:rPr>
        <w:t xml:space="preserve">: </w:t>
      </w:r>
      <w:r w:rsidRPr="00C47AB2">
        <w:t>setVisibility(View.</w:t>
      </w:r>
      <w:r w:rsidRPr="00C47AB2">
        <w:rPr>
          <w:i/>
          <w:iCs/>
        </w:rPr>
        <w:t>VISIBLE);</w:t>
      </w:r>
    </w:p>
    <w:p w:rsidR="00C47AB2" w:rsidRDefault="00C47AB2" w:rsidP="00C47AB2">
      <w:pPr>
        <w:spacing w:line="26" w:lineRule="atLeast"/>
        <w:ind w:left="1069"/>
        <w:rPr>
          <w:rFonts w:cs="Times New Roman"/>
          <w:szCs w:val="26"/>
        </w:rPr>
      </w:pPr>
    </w:p>
    <w:p w:rsidR="00E8598C" w:rsidRPr="00C47AB2" w:rsidRDefault="005A38AA" w:rsidP="00C47AB2">
      <w:pPr>
        <w:spacing w:line="26" w:lineRule="atLeast"/>
        <w:ind w:left="1069"/>
        <w:jc w:val="center"/>
        <w:rPr>
          <w:rFonts w:cs="Times New Roman"/>
          <w:szCs w:val="26"/>
        </w:rPr>
      </w:pPr>
      <w:r w:rsidRPr="000A6031">
        <w:rPr>
          <w:rFonts w:ascii="Consolas" w:hAnsi="Consolas" w:cs="Times New Roman"/>
          <w:i/>
          <w:iCs/>
          <w:noProof/>
          <w:szCs w:val="26"/>
          <w:lang w:eastAsia="en-US"/>
        </w:rPr>
        <w:lastRenderedPageBreak/>
        <w:drawing>
          <wp:anchor distT="0" distB="0" distL="114300" distR="114300" simplePos="0" relativeHeight="251667456" behindDoc="0" locked="0" layoutInCell="1" allowOverlap="1" wp14:anchorId="1DBBA8B1" wp14:editId="43434719">
            <wp:simplePos x="0" y="0"/>
            <wp:positionH relativeFrom="margin">
              <wp:posOffset>1672590</wp:posOffset>
            </wp:positionH>
            <wp:positionV relativeFrom="paragraph">
              <wp:posOffset>0</wp:posOffset>
            </wp:positionV>
            <wp:extent cx="2705100" cy="3762375"/>
            <wp:effectExtent l="0" t="0" r="0" b="9525"/>
            <wp:wrapTopAndBottom/>
            <wp:docPr id="4" name="Picture 6" descr="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device.png"/>
                    <pic:cNvPicPr>
                      <a:picLocks noChangeAspect="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705100" cy="3762375"/>
                    </a:xfrm>
                    <a:prstGeom prst="rect">
                      <a:avLst/>
                    </a:prstGeom>
                    <a:noFill/>
                    <a:ln>
                      <a:noFill/>
                    </a:ln>
                    <a:extLst/>
                  </pic:spPr>
                </pic:pic>
              </a:graphicData>
            </a:graphic>
          </wp:anchor>
        </w:drawing>
      </w:r>
    </w:p>
    <w:p w:rsidR="005A38AA" w:rsidRPr="00C47AB2" w:rsidRDefault="005A38AA" w:rsidP="00C47AB2">
      <w:pPr>
        <w:spacing w:line="26" w:lineRule="atLeast"/>
        <w:ind w:firstLine="709"/>
        <w:jc w:val="center"/>
        <w:rPr>
          <w:rFonts w:cs="Times New Roman"/>
          <w:szCs w:val="26"/>
        </w:rPr>
      </w:pPr>
      <w:r w:rsidRPr="000A6031">
        <w:rPr>
          <w:rFonts w:cs="Times New Roman"/>
          <w:szCs w:val="26"/>
        </w:rPr>
        <w:t xml:space="preserve">Hình 1.14: Minh họa khi </w:t>
      </w:r>
      <w:r w:rsidRPr="000A6031">
        <w:rPr>
          <w:rStyle w:val="Strong"/>
          <w:rFonts w:cs="Times New Roman"/>
          <w:b w:val="0"/>
          <w:szCs w:val="26"/>
        </w:rPr>
        <w:t xml:space="preserve">sử dụng </w:t>
      </w:r>
      <w:r w:rsidRPr="00562C29">
        <w:rPr>
          <w:rFonts w:cs="Times New Roman"/>
          <w:szCs w:val="26"/>
        </w:rPr>
        <w:t>Listview</w:t>
      </w:r>
    </w:p>
    <w:p w:rsidR="00E8598C" w:rsidRPr="000A6031" w:rsidRDefault="00E8598C" w:rsidP="00547EC1">
      <w:pPr>
        <w:spacing w:line="26" w:lineRule="atLeast"/>
        <w:ind w:firstLine="709"/>
        <w:rPr>
          <w:rFonts w:cs="Times New Roman"/>
          <w:szCs w:val="26"/>
        </w:rPr>
      </w:pPr>
    </w:p>
    <w:p w:rsidR="00E8598C" w:rsidRPr="00C47AB2" w:rsidRDefault="00E8598C" w:rsidP="00F142FA">
      <w:pPr>
        <w:pStyle w:val="ListParagraph"/>
        <w:numPr>
          <w:ilvl w:val="0"/>
          <w:numId w:val="19"/>
        </w:numPr>
        <w:spacing w:line="26" w:lineRule="atLeast"/>
        <w:rPr>
          <w:rFonts w:cs="Times New Roman"/>
          <w:b/>
          <w:szCs w:val="26"/>
        </w:rPr>
      </w:pPr>
      <w:bookmarkStart w:id="242" w:name="OLE_LINK1"/>
      <w:bookmarkStart w:id="243" w:name="OLE_LINK2"/>
      <w:r w:rsidRPr="00C47AB2">
        <w:rPr>
          <w:rFonts w:cs="Times New Roman"/>
          <w:b/>
          <w:szCs w:val="26"/>
        </w:rPr>
        <w:t>Xây dựng GridView</w:t>
      </w:r>
    </w:p>
    <w:bookmarkEnd w:id="242"/>
    <w:bookmarkEnd w:id="243"/>
    <w:p w:rsidR="00E8598C" w:rsidRPr="00562C29" w:rsidRDefault="00E8598C" w:rsidP="00562C29">
      <w:pPr>
        <w:spacing w:line="26" w:lineRule="atLeast"/>
        <w:ind w:left="1069" w:firstLine="11"/>
        <w:rPr>
          <w:rFonts w:cs="Times New Roman"/>
          <w:szCs w:val="26"/>
        </w:rPr>
      </w:pPr>
      <w:r w:rsidRPr="00562C29">
        <w:rPr>
          <w:rFonts w:cs="Times New Roman"/>
          <w:szCs w:val="26"/>
        </w:rPr>
        <w:t>Dùng hiển thị một danh sách dữ liệu theo dạng hình lưới</w:t>
      </w:r>
    </w:p>
    <w:p w:rsidR="00E8598C" w:rsidRPr="00562C29" w:rsidRDefault="00E8598C" w:rsidP="00562C29">
      <w:pPr>
        <w:spacing w:line="26" w:lineRule="atLeast"/>
        <w:ind w:left="720" w:firstLine="349"/>
        <w:rPr>
          <w:rFonts w:cs="Times New Roman"/>
          <w:szCs w:val="26"/>
        </w:rPr>
      </w:pPr>
      <w:r w:rsidRPr="00562C29">
        <w:rPr>
          <w:rFonts w:cs="Times New Roman"/>
          <w:szCs w:val="26"/>
        </w:rPr>
        <w:t>Thường là các view có cùng dạng layout đặt liền nhau theo chiều ngang và chiều dọc</w:t>
      </w:r>
    </w:p>
    <w:p w:rsidR="00E8598C" w:rsidRPr="00562C29" w:rsidRDefault="00E8598C" w:rsidP="00562C29">
      <w:pPr>
        <w:spacing w:line="26" w:lineRule="atLeast"/>
        <w:ind w:left="720" w:firstLine="349"/>
        <w:rPr>
          <w:rFonts w:cs="Times New Roman"/>
          <w:szCs w:val="26"/>
        </w:rPr>
      </w:pPr>
      <w:r w:rsidRPr="00562C29">
        <w:rPr>
          <w:rFonts w:cs="Times New Roman"/>
          <w:szCs w:val="26"/>
        </w:rPr>
        <w:t>Dùng để hiển thị nhiều dữ liệu có cùng kiểu (thường được sử dụng để làm phần hiển thị chính của ứng dụng - Main )</w:t>
      </w:r>
    </w:p>
    <w:p w:rsidR="00E8598C" w:rsidRPr="00562C29" w:rsidRDefault="00E8598C" w:rsidP="00562C29">
      <w:pPr>
        <w:spacing w:line="26" w:lineRule="atLeast"/>
        <w:ind w:left="720" w:firstLine="349"/>
        <w:rPr>
          <w:rFonts w:cs="Times New Roman"/>
          <w:szCs w:val="26"/>
        </w:rPr>
      </w:pPr>
      <w:r w:rsidRPr="00562C29">
        <w:rPr>
          <w:rFonts w:cs="Times New Roman"/>
          <w:szCs w:val="26"/>
        </w:rPr>
        <w:t>Số lượng các row trong Grid được cố đinh bởi dữ liệu được truyền vào và loại thông tin thể hiện</w:t>
      </w:r>
    </w:p>
    <w:p w:rsidR="00E8598C" w:rsidRPr="00562C29" w:rsidRDefault="00E8598C" w:rsidP="00562C29">
      <w:pPr>
        <w:spacing w:line="26" w:lineRule="atLeast"/>
        <w:ind w:left="1058" w:firstLine="11"/>
        <w:rPr>
          <w:rFonts w:cs="Times New Roman"/>
          <w:szCs w:val="26"/>
        </w:rPr>
      </w:pPr>
      <w:r w:rsidRPr="00562C29">
        <w:rPr>
          <w:rFonts w:cs="Times New Roman"/>
          <w:szCs w:val="26"/>
        </w:rPr>
        <w:t xml:space="preserve">Có đủ thuộc tính cơ bản của một View </w:t>
      </w:r>
    </w:p>
    <w:p w:rsidR="00E8598C" w:rsidRPr="00562C29" w:rsidRDefault="00E8598C" w:rsidP="00F142FA">
      <w:pPr>
        <w:pStyle w:val="ListParagraph"/>
        <w:numPr>
          <w:ilvl w:val="0"/>
          <w:numId w:val="20"/>
        </w:numPr>
        <w:spacing w:line="26" w:lineRule="atLeast"/>
        <w:rPr>
          <w:rFonts w:cs="Times New Roman"/>
          <w:szCs w:val="26"/>
        </w:rPr>
      </w:pPr>
      <w:r w:rsidRPr="00562C29">
        <w:rPr>
          <w:rFonts w:cs="Times New Roman"/>
          <w:bCs/>
          <w:szCs w:val="26"/>
        </w:rPr>
        <w:t>Một số thuộc tính cơ bản</w:t>
      </w:r>
      <w:r w:rsidR="00562C29">
        <w:rPr>
          <w:rFonts w:cs="Times New Roman"/>
          <w:bCs/>
          <w:szCs w:val="26"/>
        </w:rPr>
        <w:t>:</w:t>
      </w:r>
    </w:p>
    <w:p w:rsidR="00E8598C" w:rsidRPr="000A6031" w:rsidRDefault="00E8598C" w:rsidP="00562C29">
      <w:pPr>
        <w:spacing w:line="26" w:lineRule="atLeast"/>
        <w:ind w:left="349" w:firstLine="720"/>
        <w:rPr>
          <w:rFonts w:cs="Times New Roman"/>
          <w:szCs w:val="26"/>
        </w:rPr>
      </w:pPr>
      <w:r w:rsidRPr="000A6031">
        <w:rPr>
          <w:rFonts w:cs="Times New Roman"/>
          <w:szCs w:val="26"/>
        </w:rPr>
        <w:t>Truyền dữ liệu vào gridview với các view đã được khai báo</w:t>
      </w:r>
    </w:p>
    <w:p w:rsidR="00E8598C" w:rsidRPr="000A6031" w:rsidRDefault="00E8598C" w:rsidP="00B07DBF">
      <w:pPr>
        <w:spacing w:line="26" w:lineRule="atLeast"/>
        <w:ind w:left="349" w:firstLine="709"/>
        <w:rPr>
          <w:rFonts w:ascii="Consolas" w:hAnsi="Consolas" w:cs="Times New Roman"/>
          <w:szCs w:val="26"/>
        </w:rPr>
      </w:pPr>
      <w:r w:rsidRPr="000A6031">
        <w:rPr>
          <w:rFonts w:ascii="Consolas" w:hAnsi="Consolas" w:cs="Times New Roman"/>
          <w:szCs w:val="26"/>
        </w:rPr>
        <w:t>setAdapter(adapter);</w:t>
      </w:r>
    </w:p>
    <w:p w:rsidR="00E8598C" w:rsidRPr="000A6031" w:rsidRDefault="00E8598C" w:rsidP="00B07DBF">
      <w:pPr>
        <w:spacing w:line="26" w:lineRule="atLeast"/>
        <w:ind w:left="349" w:firstLine="709"/>
        <w:rPr>
          <w:szCs w:val="26"/>
        </w:rPr>
      </w:pPr>
      <w:r w:rsidRPr="000A6031">
        <w:rPr>
          <w:szCs w:val="26"/>
        </w:rPr>
        <w:t>Tạo  adapter</w:t>
      </w:r>
    </w:p>
    <w:p w:rsidR="00E8598C" w:rsidRPr="000A6031" w:rsidRDefault="00B07DBF" w:rsidP="00B07DBF">
      <w:pPr>
        <w:pStyle w:val="phongcode"/>
      </w:pPr>
      <w:r>
        <w:t>n</w:t>
      </w:r>
      <w:r w:rsidR="00E8598C" w:rsidRPr="000A6031">
        <w:t>ew ArrayAdapter&lt;Object&gt;;</w:t>
      </w:r>
    </w:p>
    <w:p w:rsidR="005A38AA" w:rsidRPr="000A6031" w:rsidRDefault="00E8598C" w:rsidP="00547EC1">
      <w:pPr>
        <w:spacing w:line="26" w:lineRule="atLeast"/>
        <w:ind w:firstLine="709"/>
        <w:rPr>
          <w:rFonts w:cs="Times New Roman"/>
          <w:szCs w:val="26"/>
        </w:rPr>
      </w:pPr>
      <w:r w:rsidRPr="000A6031">
        <w:rPr>
          <w:rFonts w:cs="Times New Roman"/>
          <w:szCs w:val="26"/>
        </w:rPr>
        <w:lastRenderedPageBreak/>
        <w:t>Hiển thị hay không hiển thị</w:t>
      </w:r>
    </w:p>
    <w:p w:rsidR="00E8598C" w:rsidRPr="000A6031" w:rsidRDefault="00E8598C" w:rsidP="00B07DBF">
      <w:pPr>
        <w:pStyle w:val="phongcode"/>
      </w:pPr>
      <w:r w:rsidRPr="000A6031">
        <w:t>setVisibility(View.</w:t>
      </w:r>
      <w:r w:rsidRPr="000A6031">
        <w:rPr>
          <w:i/>
          <w:iCs/>
        </w:rPr>
        <w:t>VISIBLE);</w:t>
      </w:r>
    </w:p>
    <w:p w:rsidR="00E8598C" w:rsidRPr="000A6031" w:rsidRDefault="00E8598C" w:rsidP="00547EC1">
      <w:pPr>
        <w:spacing w:line="26" w:lineRule="atLeast"/>
        <w:ind w:firstLine="709"/>
        <w:rPr>
          <w:rFonts w:cs="Times New Roman"/>
          <w:szCs w:val="26"/>
        </w:rPr>
      </w:pPr>
      <w:r w:rsidRPr="000A6031">
        <w:rPr>
          <w:rFonts w:cs="Times New Roman"/>
          <w:szCs w:val="26"/>
        </w:rPr>
        <w:t>….</w:t>
      </w:r>
    </w:p>
    <w:p w:rsidR="00E8598C" w:rsidRPr="00B07DBF" w:rsidRDefault="00E8598C" w:rsidP="00F142FA">
      <w:pPr>
        <w:pStyle w:val="ListParagraph"/>
        <w:numPr>
          <w:ilvl w:val="0"/>
          <w:numId w:val="19"/>
        </w:numPr>
        <w:spacing w:line="26" w:lineRule="atLeast"/>
        <w:rPr>
          <w:rFonts w:cs="Times New Roman"/>
          <w:b/>
          <w:szCs w:val="26"/>
        </w:rPr>
      </w:pPr>
      <w:r w:rsidRPr="00B07DBF">
        <w:rPr>
          <w:rFonts w:cs="Times New Roman"/>
          <w:b/>
          <w:szCs w:val="26"/>
        </w:rPr>
        <w:t>Custom Adapter cho Listview và Gridview</w:t>
      </w:r>
    </w:p>
    <w:p w:rsidR="00E8598C" w:rsidRPr="000A6031" w:rsidRDefault="00E8598C" w:rsidP="00547EC1">
      <w:pPr>
        <w:spacing w:line="26" w:lineRule="atLeast"/>
        <w:ind w:firstLine="709"/>
        <w:rPr>
          <w:rFonts w:cs="Times New Roman"/>
          <w:szCs w:val="26"/>
        </w:rPr>
      </w:pPr>
      <w:r w:rsidRPr="000A6031">
        <w:rPr>
          <w:rFonts w:cs="Times New Roman"/>
          <w:szCs w:val="26"/>
        </w:rPr>
        <w:t>Customize adapter cho phép chúng ta sắp xếp và tổ chức dữ liệu theo ý muốn.</w:t>
      </w:r>
    </w:p>
    <w:p w:rsidR="00E8598C" w:rsidRPr="000A6031" w:rsidRDefault="00E8598C" w:rsidP="00547EC1">
      <w:pPr>
        <w:spacing w:line="26" w:lineRule="atLeast"/>
        <w:ind w:firstLine="709"/>
        <w:rPr>
          <w:rFonts w:cs="Times New Roman"/>
          <w:szCs w:val="26"/>
        </w:rPr>
      </w:pPr>
      <w:r w:rsidRPr="000A6031">
        <w:rPr>
          <w:rFonts w:cs="Times New Roman"/>
          <w:szCs w:val="26"/>
        </w:rPr>
        <w:t>Cách thực hiện.</w:t>
      </w:r>
    </w:p>
    <w:p w:rsidR="00E8598C" w:rsidRPr="000A6031" w:rsidRDefault="00E8598C" w:rsidP="00547EC1">
      <w:pPr>
        <w:spacing w:line="26" w:lineRule="atLeast"/>
        <w:ind w:firstLine="709"/>
        <w:rPr>
          <w:rFonts w:cs="Times New Roman"/>
          <w:szCs w:val="26"/>
        </w:rPr>
      </w:pPr>
      <w:r w:rsidRPr="000A6031">
        <w:rPr>
          <w:rFonts w:cs="Times New Roman"/>
          <w:szCs w:val="26"/>
        </w:rPr>
        <w:t>Thừa kế lại lớp BaseAdapter</w:t>
      </w:r>
    </w:p>
    <w:p w:rsidR="00E8598C" w:rsidRPr="000A6031" w:rsidRDefault="00E8598C" w:rsidP="00547EC1">
      <w:pPr>
        <w:spacing w:line="26" w:lineRule="atLeast"/>
        <w:ind w:firstLine="709"/>
        <w:rPr>
          <w:rFonts w:cs="Times New Roman"/>
          <w:szCs w:val="26"/>
        </w:rPr>
      </w:pPr>
      <w:r w:rsidRPr="000A6031">
        <w:rPr>
          <w:rFonts w:cs="Times New Roman"/>
          <w:i/>
          <w:iCs/>
          <w:szCs w:val="26"/>
        </w:rPr>
        <w:t>public class AdapterCustom extends BaseAdapter</w:t>
      </w:r>
    </w:p>
    <w:p w:rsidR="00E8598C" w:rsidRPr="000A6031" w:rsidRDefault="00E8598C" w:rsidP="00547EC1">
      <w:pPr>
        <w:spacing w:line="26" w:lineRule="atLeast"/>
        <w:ind w:firstLine="709"/>
        <w:rPr>
          <w:rFonts w:cs="Times New Roman"/>
          <w:szCs w:val="26"/>
        </w:rPr>
      </w:pPr>
      <w:r w:rsidRPr="000A6031">
        <w:rPr>
          <w:rFonts w:cs="Times New Roman"/>
          <w:szCs w:val="26"/>
        </w:rPr>
        <w:t>Override  getView (hàm thực hiện customize)</w:t>
      </w:r>
    </w:p>
    <w:p w:rsidR="00E8598C" w:rsidRDefault="005A38AA" w:rsidP="00547EC1">
      <w:pPr>
        <w:spacing w:line="26" w:lineRule="atLeast"/>
        <w:ind w:firstLine="709"/>
        <w:rPr>
          <w:rFonts w:cs="Times New Roman"/>
          <w:szCs w:val="26"/>
        </w:rPr>
      </w:pPr>
      <w:r w:rsidRPr="000A6031">
        <w:rPr>
          <w:rFonts w:ascii="Consolas" w:hAnsi="Consolas" w:cs="Times New Roman"/>
          <w:noProof/>
          <w:szCs w:val="26"/>
          <w:lang w:eastAsia="en-US"/>
        </w:rPr>
        <w:drawing>
          <wp:anchor distT="0" distB="0" distL="114300" distR="114300" simplePos="0" relativeHeight="251660288" behindDoc="0" locked="0" layoutInCell="1" allowOverlap="1" wp14:anchorId="070B57C9" wp14:editId="59337B5B">
            <wp:simplePos x="0" y="0"/>
            <wp:positionH relativeFrom="margin">
              <wp:posOffset>1539875</wp:posOffset>
            </wp:positionH>
            <wp:positionV relativeFrom="paragraph">
              <wp:posOffset>364490</wp:posOffset>
            </wp:positionV>
            <wp:extent cx="2630805" cy="3829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630805" cy="38290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E8598C" w:rsidRPr="000A6031">
        <w:rPr>
          <w:rFonts w:cs="Times New Roman"/>
          <w:i/>
          <w:iCs/>
          <w:szCs w:val="26"/>
        </w:rPr>
        <w:t>public View getView(int arg0, View arg1, ViewGroup arg2</w:t>
      </w:r>
      <w:r w:rsidR="00E8598C" w:rsidRPr="000A6031">
        <w:rPr>
          <w:rFonts w:cs="Times New Roman"/>
          <w:szCs w:val="26"/>
        </w:rPr>
        <w:t>)</w:t>
      </w:r>
    </w:p>
    <w:p w:rsidR="00B07DBF" w:rsidRPr="000A6031" w:rsidRDefault="00B07DBF" w:rsidP="00547EC1">
      <w:pPr>
        <w:spacing w:line="26" w:lineRule="atLeast"/>
        <w:ind w:firstLine="709"/>
        <w:rPr>
          <w:rFonts w:cs="Times New Roman"/>
          <w:szCs w:val="26"/>
        </w:rPr>
      </w:pPr>
    </w:p>
    <w:p w:rsidR="005A38AA" w:rsidRPr="00B07DBF" w:rsidRDefault="005A38AA" w:rsidP="00B07DBF">
      <w:pPr>
        <w:spacing w:line="26" w:lineRule="atLeast"/>
        <w:ind w:firstLine="709"/>
        <w:jc w:val="center"/>
        <w:rPr>
          <w:rFonts w:cs="Times New Roman"/>
          <w:b/>
          <w:szCs w:val="26"/>
        </w:rPr>
      </w:pPr>
      <w:r w:rsidRPr="000A6031">
        <w:rPr>
          <w:rFonts w:cs="Times New Roman"/>
          <w:szCs w:val="26"/>
        </w:rPr>
        <w:t xml:space="preserve">Hình 1.15: Minh họa khi </w:t>
      </w:r>
      <w:r w:rsidRPr="000A6031">
        <w:rPr>
          <w:rStyle w:val="Strong"/>
          <w:rFonts w:cs="Times New Roman"/>
          <w:b w:val="0"/>
          <w:szCs w:val="26"/>
        </w:rPr>
        <w:t xml:space="preserve">sử dụng </w:t>
      </w:r>
      <w:r w:rsidRPr="00B07DBF">
        <w:rPr>
          <w:rFonts w:cs="Times New Roman"/>
          <w:szCs w:val="26"/>
        </w:rPr>
        <w:t>Listview và Gridview</w:t>
      </w:r>
    </w:p>
    <w:p w:rsidR="00E8598C" w:rsidRPr="00B07DBF" w:rsidRDefault="00E8598C" w:rsidP="00F142FA">
      <w:pPr>
        <w:pStyle w:val="ListParagraph"/>
        <w:numPr>
          <w:ilvl w:val="0"/>
          <w:numId w:val="20"/>
        </w:numPr>
        <w:spacing w:line="26" w:lineRule="atLeast"/>
        <w:rPr>
          <w:rFonts w:cs="Times New Roman"/>
          <w:szCs w:val="26"/>
        </w:rPr>
      </w:pPr>
      <w:r w:rsidRPr="00B07DBF">
        <w:rPr>
          <w:rFonts w:cs="Times New Roman"/>
          <w:szCs w:val="26"/>
        </w:rPr>
        <w:t>Xử lý sự kiên trong ListView và GridView</w:t>
      </w:r>
    </w:p>
    <w:p w:rsidR="00E8598C" w:rsidRPr="000A6031" w:rsidRDefault="00E8598C" w:rsidP="00B07DBF">
      <w:pPr>
        <w:spacing w:line="26" w:lineRule="atLeast"/>
        <w:ind w:left="720"/>
        <w:rPr>
          <w:rFonts w:cs="Times New Roman"/>
          <w:szCs w:val="26"/>
        </w:rPr>
      </w:pPr>
      <w:r w:rsidRPr="000A6031">
        <w:rPr>
          <w:rFonts w:cs="Times New Roman"/>
          <w:bCs/>
          <w:szCs w:val="26"/>
        </w:rPr>
        <w:t>Có 2 sự kiện cơ bản mà ta thường dùng:</w:t>
      </w:r>
    </w:p>
    <w:p w:rsidR="00E8598C" w:rsidRPr="000A6031" w:rsidRDefault="00E8598C" w:rsidP="00547EC1">
      <w:pPr>
        <w:spacing w:line="26" w:lineRule="atLeast"/>
        <w:ind w:left="720" w:firstLine="709"/>
        <w:rPr>
          <w:rFonts w:cs="Times New Roman"/>
          <w:szCs w:val="26"/>
        </w:rPr>
      </w:pPr>
      <w:r w:rsidRPr="000A6031">
        <w:rPr>
          <w:rFonts w:cs="Times New Roman"/>
          <w:i/>
          <w:iCs/>
          <w:szCs w:val="26"/>
        </w:rPr>
        <w:t>onListItemClick</w:t>
      </w:r>
    </w:p>
    <w:p w:rsidR="00E8598C" w:rsidRPr="000A6031" w:rsidRDefault="00E8598C" w:rsidP="00547EC1">
      <w:pPr>
        <w:spacing w:line="26" w:lineRule="atLeast"/>
        <w:ind w:left="720" w:firstLine="709"/>
        <w:rPr>
          <w:rFonts w:cs="Times New Roman"/>
          <w:szCs w:val="26"/>
        </w:rPr>
      </w:pPr>
      <w:r w:rsidRPr="000A6031">
        <w:rPr>
          <w:rFonts w:cs="Times New Roman"/>
          <w:i/>
          <w:iCs/>
          <w:szCs w:val="26"/>
        </w:rPr>
        <w:t>onListItemLongClick</w:t>
      </w:r>
    </w:p>
    <w:p w:rsidR="00E8598C" w:rsidRPr="000A6031" w:rsidRDefault="00E8598C" w:rsidP="00547EC1">
      <w:pPr>
        <w:spacing w:line="26" w:lineRule="atLeast"/>
        <w:ind w:firstLine="709"/>
        <w:rPr>
          <w:rFonts w:cs="Times New Roman"/>
          <w:szCs w:val="26"/>
        </w:rPr>
      </w:pPr>
    </w:p>
    <w:p w:rsidR="00E8598C" w:rsidRPr="003C0FFF" w:rsidRDefault="00E8598C" w:rsidP="00F142FA">
      <w:pPr>
        <w:pStyle w:val="ListParagraph"/>
        <w:numPr>
          <w:ilvl w:val="0"/>
          <w:numId w:val="19"/>
        </w:numPr>
        <w:spacing w:line="26" w:lineRule="atLeast"/>
        <w:rPr>
          <w:rFonts w:cs="Times New Roman"/>
          <w:b/>
          <w:szCs w:val="26"/>
        </w:rPr>
      </w:pPr>
      <w:bookmarkStart w:id="244" w:name="_Toc444810719"/>
      <w:bookmarkStart w:id="245" w:name="_Toc475801509"/>
      <w:bookmarkStart w:id="246" w:name="_Toc475999839"/>
      <w:r w:rsidRPr="003C0FFF">
        <w:rPr>
          <w:rFonts w:cs="Times New Roman"/>
          <w:b/>
          <w:szCs w:val="26"/>
        </w:rPr>
        <w:t>Fragments</w:t>
      </w:r>
      <w:bookmarkEnd w:id="244"/>
      <w:bookmarkEnd w:id="245"/>
      <w:bookmarkEnd w:id="246"/>
    </w:p>
    <w:p w:rsidR="00E8598C" w:rsidRPr="00B07DBF" w:rsidRDefault="00E8598C" w:rsidP="00F142FA">
      <w:pPr>
        <w:pStyle w:val="ListParagraph"/>
        <w:numPr>
          <w:ilvl w:val="0"/>
          <w:numId w:val="22"/>
        </w:numPr>
        <w:spacing w:line="26" w:lineRule="atLeast"/>
        <w:rPr>
          <w:rFonts w:cs="Times New Roman"/>
          <w:szCs w:val="26"/>
        </w:rPr>
      </w:pPr>
      <w:r w:rsidRPr="00B07DBF">
        <w:rPr>
          <w:rFonts w:cs="Times New Roman"/>
          <w:szCs w:val="26"/>
        </w:rPr>
        <w:t>Fragment là một control được nhúng trong một layout bất kỳ</w:t>
      </w:r>
    </w:p>
    <w:p w:rsidR="00E8598C" w:rsidRPr="00B07DBF" w:rsidRDefault="00E8598C" w:rsidP="00F142FA">
      <w:pPr>
        <w:pStyle w:val="ListParagraph"/>
        <w:numPr>
          <w:ilvl w:val="0"/>
          <w:numId w:val="22"/>
        </w:numPr>
        <w:spacing w:line="26" w:lineRule="atLeast"/>
        <w:rPr>
          <w:rFonts w:cs="Times New Roman"/>
          <w:szCs w:val="26"/>
        </w:rPr>
      </w:pPr>
      <w:r w:rsidRPr="00B07DBF">
        <w:rPr>
          <w:rFonts w:cs="Times New Roman"/>
          <w:szCs w:val="26"/>
        </w:rPr>
        <w:t>Fragment cũng có vòng đời sống như Activity</w:t>
      </w:r>
    </w:p>
    <w:p w:rsidR="00E8598C" w:rsidRPr="00B07DBF" w:rsidRDefault="00E8598C" w:rsidP="00F142FA">
      <w:pPr>
        <w:pStyle w:val="ListParagraph"/>
        <w:numPr>
          <w:ilvl w:val="0"/>
          <w:numId w:val="22"/>
        </w:numPr>
        <w:spacing w:line="26" w:lineRule="atLeast"/>
        <w:rPr>
          <w:rFonts w:cs="Times New Roman"/>
          <w:szCs w:val="26"/>
        </w:rPr>
      </w:pPr>
      <w:r w:rsidRPr="00B07DBF">
        <w:rPr>
          <w:rFonts w:cs="Times New Roman"/>
          <w:szCs w:val="26"/>
        </w:rPr>
        <w:t>Fragment dùng trong TH muốn thiết kế layout động</w:t>
      </w:r>
    </w:p>
    <w:p w:rsidR="00E8598C" w:rsidRPr="00B07DBF" w:rsidRDefault="00E8598C" w:rsidP="00F142FA">
      <w:pPr>
        <w:pStyle w:val="ListParagraph"/>
        <w:numPr>
          <w:ilvl w:val="0"/>
          <w:numId w:val="22"/>
        </w:numPr>
        <w:spacing w:line="26" w:lineRule="atLeast"/>
        <w:rPr>
          <w:rFonts w:cs="Times New Roman"/>
          <w:szCs w:val="26"/>
        </w:rPr>
      </w:pPr>
      <w:r w:rsidRPr="00B07DBF">
        <w:rPr>
          <w:rFonts w:cs="Times New Roman"/>
          <w:szCs w:val="26"/>
        </w:rPr>
        <w:t>Fragment Life cyrcle</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27103AE3" wp14:editId="34AFCE5D">
            <wp:extent cx="3546812" cy="6394700"/>
            <wp:effectExtent l="0" t="0" r="0" b="0"/>
            <wp:docPr id="6148" name="Picture 2" descr="C:\Users\Admin\Desktop\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2" descr="C:\Users\Admin\Desktop\fragment_lifecycl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582401" cy="6458866"/>
                    </a:xfrm>
                    <a:prstGeom prst="rect">
                      <a:avLst/>
                    </a:prstGeom>
                    <a:noFill/>
                    <a:ln>
                      <a:noFill/>
                    </a:ln>
                    <a:extLst/>
                  </pic:spPr>
                </pic:pic>
              </a:graphicData>
            </a:graphic>
          </wp:inline>
        </w:drawing>
      </w:r>
    </w:p>
    <w:p w:rsidR="00E8598C" w:rsidRPr="000A6031" w:rsidRDefault="008D1EEE" w:rsidP="00547EC1">
      <w:pPr>
        <w:spacing w:line="26" w:lineRule="atLeast"/>
        <w:ind w:firstLine="709"/>
        <w:jc w:val="center"/>
        <w:rPr>
          <w:rFonts w:cs="Times New Roman"/>
          <w:szCs w:val="26"/>
        </w:rPr>
      </w:pPr>
      <w:r w:rsidRPr="000A6031">
        <w:rPr>
          <w:rFonts w:cs="Times New Roman"/>
          <w:szCs w:val="26"/>
        </w:rPr>
        <w:t>Hình 1.16: Vòng đời của một Fragment</w:t>
      </w:r>
    </w:p>
    <w:p w:rsidR="00E8598C" w:rsidRPr="000A6031" w:rsidRDefault="00E8598C" w:rsidP="00547EC1">
      <w:pPr>
        <w:spacing w:line="26" w:lineRule="atLeast"/>
        <w:ind w:firstLine="709"/>
        <w:rPr>
          <w:rFonts w:cs="Times New Roman"/>
          <w:szCs w:val="26"/>
        </w:rPr>
      </w:pPr>
      <w:r w:rsidRPr="000A6031">
        <w:rPr>
          <w:rFonts w:cs="Times New Roman"/>
          <w:szCs w:val="26"/>
        </w:rPr>
        <w:lastRenderedPageBreak/>
        <w:t>Sử dụng Fragment như thế nào</w:t>
      </w:r>
    </w:p>
    <w:p w:rsidR="00E8598C" w:rsidRDefault="00E8598C" w:rsidP="00547EC1">
      <w:pPr>
        <w:spacing w:line="26" w:lineRule="atLeast"/>
        <w:ind w:firstLine="709"/>
        <w:rPr>
          <w:rFonts w:cs="Times New Roman"/>
          <w:szCs w:val="26"/>
        </w:rPr>
      </w:pPr>
      <w:r w:rsidRPr="000A6031">
        <w:rPr>
          <w:rFonts w:cs="Times New Roman"/>
          <w:szCs w:val="26"/>
        </w:rPr>
        <w:t>XML</w:t>
      </w:r>
      <w:r w:rsidR="008D1EEE" w:rsidRPr="000A6031">
        <w:rPr>
          <w:rFonts w:cs="Times New Roman"/>
          <w:szCs w:val="26"/>
        </w:rPr>
        <w:t>:</w:t>
      </w:r>
    </w:p>
    <w:p w:rsidR="003C0FFF" w:rsidRPr="000A6031" w:rsidRDefault="003C0FF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inline distT="0" distB="0" distL="0" distR="0" wp14:anchorId="578C8C97" wp14:editId="45FA6FA5">
            <wp:extent cx="5219700" cy="3111500"/>
            <wp:effectExtent l="0" t="0" r="0" b="0"/>
            <wp:docPr id="7173"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Picture 2" descr="C:\Users\Admin\Desktop\Captur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19700" cy="3111500"/>
                    </a:xfrm>
                    <a:prstGeom prst="rect">
                      <a:avLst/>
                    </a:prstGeom>
                    <a:noFill/>
                    <a:ln>
                      <a:noFill/>
                    </a:ln>
                    <a:extLst/>
                  </pic:spPr>
                </pic:pic>
              </a:graphicData>
            </a:graphic>
          </wp:inline>
        </w:drawing>
      </w:r>
    </w:p>
    <w:p w:rsidR="003C0FFF" w:rsidRPr="000A6031" w:rsidRDefault="00E8598C" w:rsidP="003C0FFF">
      <w:pPr>
        <w:spacing w:line="26" w:lineRule="atLeast"/>
        <w:ind w:firstLine="709"/>
        <w:rPr>
          <w:rFonts w:cs="Times New Roman"/>
          <w:szCs w:val="26"/>
        </w:rPr>
      </w:pPr>
      <w:r w:rsidRPr="000A6031">
        <w:rPr>
          <w:rFonts w:cs="Times New Roman"/>
          <w:szCs w:val="26"/>
        </w:rPr>
        <w:t>Code file .java</w:t>
      </w: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inline distT="0" distB="0" distL="0" distR="0" wp14:anchorId="3399F145" wp14:editId="33C9C639">
            <wp:extent cx="5181600" cy="1464310"/>
            <wp:effectExtent l="0" t="0" r="0" b="2540"/>
            <wp:docPr id="8197"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C:\Users\Admin\Desktop\Capture.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81600" cy="1464310"/>
                    </a:xfrm>
                    <a:prstGeom prst="rect">
                      <a:avLst/>
                    </a:prstGeom>
                    <a:noFill/>
                    <a:ln>
                      <a:noFill/>
                    </a:ln>
                    <a:extLst/>
                  </pic:spPr>
                </pic:pic>
              </a:graphicData>
            </a:graphic>
          </wp:inline>
        </w:drawing>
      </w:r>
    </w:p>
    <w:p w:rsidR="00E8598C" w:rsidRDefault="00E8598C" w:rsidP="00547EC1">
      <w:pPr>
        <w:spacing w:line="26" w:lineRule="atLeast"/>
        <w:ind w:firstLine="709"/>
        <w:rPr>
          <w:rFonts w:cs="Times New Roman"/>
          <w:szCs w:val="26"/>
        </w:rPr>
      </w:pPr>
      <w:r w:rsidRPr="000A6031">
        <w:rPr>
          <w:rFonts w:cs="Times New Roman"/>
          <w:szCs w:val="26"/>
        </w:rPr>
        <w:t xml:space="preserve">Thay giao diện mới cho </w:t>
      </w:r>
      <w:r w:rsidR="008D1EEE" w:rsidRPr="000A6031">
        <w:rPr>
          <w:rFonts w:cs="Times New Roman"/>
          <w:szCs w:val="26"/>
        </w:rPr>
        <w:t>F</w:t>
      </w:r>
      <w:r w:rsidRPr="000A6031">
        <w:rPr>
          <w:rFonts w:cs="Times New Roman"/>
          <w:szCs w:val="26"/>
        </w:rPr>
        <w:t>ragment</w:t>
      </w:r>
    </w:p>
    <w:p w:rsidR="003C0FFF" w:rsidRPr="000A6031" w:rsidRDefault="003C0FFF"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inline distT="0" distB="0" distL="0" distR="0" wp14:anchorId="5EC65099" wp14:editId="790ED9E4">
            <wp:extent cx="5139170" cy="1749669"/>
            <wp:effectExtent l="0" t="0" r="4445" b="3175"/>
            <wp:docPr id="9221" name="Picture 2"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 name="Picture 2" descr="C:\Users\Admin\Desktop\Capture.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43500" cy="1751143"/>
                    </a:xfrm>
                    <a:prstGeom prst="rect">
                      <a:avLst/>
                    </a:prstGeom>
                    <a:noFill/>
                    <a:ln>
                      <a:noFill/>
                    </a:ln>
                    <a:extLst/>
                  </pic:spPr>
                </pic:pic>
              </a:graphicData>
            </a:graphic>
          </wp:inline>
        </w:drawing>
      </w:r>
    </w:p>
    <w:p w:rsidR="00E8598C" w:rsidRPr="003C0FFF" w:rsidRDefault="00E8598C" w:rsidP="00F142FA">
      <w:pPr>
        <w:pStyle w:val="ListParagraph"/>
        <w:numPr>
          <w:ilvl w:val="0"/>
          <w:numId w:val="19"/>
        </w:numPr>
        <w:spacing w:line="26" w:lineRule="atLeast"/>
        <w:rPr>
          <w:rFonts w:cs="Times New Roman"/>
          <w:b/>
          <w:szCs w:val="26"/>
        </w:rPr>
      </w:pPr>
      <w:bookmarkStart w:id="247" w:name="_Toc444810720"/>
      <w:bookmarkStart w:id="248" w:name="_Toc475801510"/>
      <w:bookmarkStart w:id="249" w:name="_Toc475999840"/>
      <w:r w:rsidRPr="003C0FFF">
        <w:rPr>
          <w:rFonts w:cs="Times New Roman"/>
          <w:b/>
          <w:szCs w:val="26"/>
        </w:rPr>
        <w:lastRenderedPageBreak/>
        <w:t>Opition menu và Context menu</w:t>
      </w:r>
      <w:bookmarkEnd w:id="247"/>
      <w:bookmarkEnd w:id="248"/>
      <w:bookmarkEnd w:id="249"/>
    </w:p>
    <w:p w:rsidR="00E8598C" w:rsidRPr="000A6031" w:rsidRDefault="00E8598C" w:rsidP="00547EC1">
      <w:pPr>
        <w:spacing w:line="26" w:lineRule="atLeast"/>
        <w:ind w:firstLine="709"/>
        <w:jc w:val="center"/>
        <w:rPr>
          <w:rFonts w:cs="Times New Roman"/>
          <w:noProof/>
          <w:szCs w:val="26"/>
          <w14:ligatures w14:val="standard"/>
        </w:rPr>
      </w:pPr>
      <w:r w:rsidRPr="000A6031">
        <w:rPr>
          <w:rFonts w:cs="Times New Roman"/>
          <w:noProof/>
          <w:szCs w:val="26"/>
          <w:lang w:eastAsia="en-US"/>
        </w:rPr>
        <mc:AlternateContent>
          <mc:Choice Requires="wps">
            <w:drawing>
              <wp:anchor distT="0" distB="0" distL="114300" distR="114300" simplePos="0" relativeHeight="251661312" behindDoc="0" locked="0" layoutInCell="1" allowOverlap="1" wp14:anchorId="49C9F7A3" wp14:editId="642E1323">
                <wp:simplePos x="0" y="0"/>
                <wp:positionH relativeFrom="column">
                  <wp:posOffset>287020</wp:posOffset>
                </wp:positionH>
                <wp:positionV relativeFrom="paragraph">
                  <wp:posOffset>1699895</wp:posOffset>
                </wp:positionV>
                <wp:extent cx="1002323" cy="307730"/>
                <wp:effectExtent l="0" t="0" r="762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323" cy="307730"/>
                        </a:xfrm>
                        <a:prstGeom prst="rect">
                          <a:avLst/>
                        </a:pr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A4A32" w:rsidRPr="00354988" w:rsidRDefault="004A4A32" w:rsidP="00E8598C">
                            <w:pPr>
                              <w:pStyle w:val="NormalWeb"/>
                              <w:spacing w:before="0" w:beforeAutospacing="0" w:after="0" w:afterAutospacing="0"/>
                              <w:jc w:val="center"/>
                            </w:pPr>
                            <w:r w:rsidRPr="00354988">
                              <w:rPr>
                                <w:rFonts w:asciiTheme="minorHAnsi" w:hAnsi="Calibri" w:cstheme="minorBidi"/>
                                <w:b/>
                                <w:bCs/>
                                <w:color w:val="FFFFFF"/>
                                <w:kern w:val="24"/>
                              </w:rPr>
                              <w:t>Chạm và giữ</w:t>
                            </w:r>
                          </w:p>
                        </w:txbxContent>
                      </wps:txbx>
                      <wps:bodyPr wrap="square" lIns="82800" tIns="41400" rIns="82800" bIns="41400">
                        <a:noAutofit/>
                      </wps:bodyPr>
                    </wps:wsp>
                  </a:graphicData>
                </a:graphic>
                <wp14:sizeRelH relativeFrom="margin">
                  <wp14:pctWidth>0</wp14:pctWidth>
                </wp14:sizeRelH>
                <wp14:sizeRelV relativeFrom="margin">
                  <wp14:pctHeight>0</wp14:pctHeight>
                </wp14:sizeRelV>
              </wp:anchor>
            </w:drawing>
          </mc:Choice>
          <mc:Fallback>
            <w:pict>
              <v:shapetype w14:anchorId="49C9F7A3" id="_x0000_t202" coordsize="21600,21600" o:spt="202" path="m,l,21600r21600,l21600,xe">
                <v:stroke joinstyle="miter"/>
                <v:path gradientshapeok="t" o:connecttype="rect"/>
              </v:shapetype>
              <v:shape id="Text Box 4" o:spid="_x0000_s1026" type="#_x0000_t202" style="position:absolute;left:0;text-align:left;margin-left:22.6pt;margin-top:133.85pt;width:78.9pt;height:2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" fillcolor="#c0504d" stroked="f">
                <v:stroke joinstyle="round"/>
                <v:textbox inset="2.3mm,1.15mm,2.3mm,1.15mm">
                  <w:txbxContent>
                    <w:p w:rsidR="004A4A32" w:rsidRPr="00354988" w:rsidRDefault="004A4A32" w:rsidP="00E8598C">
                      <w:pPr>
                        <w:pStyle w:val="NormalWeb"/>
                        <w:spacing w:before="0" w:beforeAutospacing="0" w:after="0" w:afterAutospacing="0"/>
                        <w:jc w:val="center"/>
                      </w:pPr>
                      <w:r w:rsidRPr="00354988">
                        <w:rPr>
                          <w:rFonts w:asciiTheme="minorHAnsi" w:hAnsi="Calibri" w:cstheme="minorBidi"/>
                          <w:b/>
                          <w:bCs/>
                          <w:color w:val="FFFFFF"/>
                          <w:kern w:val="24"/>
                        </w:rPr>
                        <w:t>Chạm và giữ</w:t>
                      </w:r>
                    </w:p>
                  </w:txbxContent>
                </v:textbox>
              </v:shape>
            </w:pict>
          </mc:Fallback>
        </mc:AlternateContent>
      </w:r>
      <w:r w:rsidRPr="000A6031">
        <w:rPr>
          <w:rFonts w:cs="Times New Roman"/>
          <w:noProof/>
          <w:szCs w:val="26"/>
          <w:lang w:eastAsia="en-US"/>
        </w:rPr>
        <w:drawing>
          <wp:inline distT="0" distB="0" distL="0" distR="0" wp14:anchorId="56A10745" wp14:editId="7AA0CEEF">
            <wp:extent cx="5120530" cy="2314575"/>
            <wp:effectExtent l="0" t="0" r="444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132878" cy="2320157"/>
                    </a:xfrm>
                    <a:prstGeom prst="rect">
                      <a:avLst/>
                    </a:prstGeom>
                    <a:noFill/>
                    <a:ln>
                      <a:noFill/>
                    </a:ln>
                    <a:extLst/>
                  </pic:spPr>
                </pic:pic>
              </a:graphicData>
            </a:graphic>
          </wp:inline>
        </w:drawing>
      </w:r>
    </w:p>
    <w:p w:rsidR="008D1EEE" w:rsidRPr="000A6031" w:rsidRDefault="008D1EEE" w:rsidP="00547EC1">
      <w:pPr>
        <w:spacing w:line="26" w:lineRule="atLeast"/>
        <w:ind w:firstLine="709"/>
        <w:jc w:val="center"/>
        <w:rPr>
          <w:rFonts w:cs="Times New Roman"/>
          <w:szCs w:val="26"/>
        </w:rPr>
      </w:pPr>
      <w:r w:rsidRPr="000A6031">
        <w:rPr>
          <w:rFonts w:cs="Times New Roman"/>
          <w:szCs w:val="26"/>
        </w:rPr>
        <w:t>Hình 1.17: Minh họa khi sử dụng menu</w:t>
      </w:r>
    </w:p>
    <w:p w:rsidR="008D1EEE" w:rsidRPr="000A6031" w:rsidRDefault="008D1EEE" w:rsidP="003C0FFF">
      <w:pPr>
        <w:spacing w:line="26" w:lineRule="atLeast"/>
        <w:rPr>
          <w:rFonts w:cs="Times New Roman"/>
          <w:noProof/>
          <w:szCs w:val="26"/>
          <w14:ligatures w14:val="standard"/>
        </w:rPr>
      </w:pPr>
    </w:p>
    <w:p w:rsidR="00E8598C" w:rsidRPr="000A6031" w:rsidRDefault="00E8598C" w:rsidP="00547EC1">
      <w:pPr>
        <w:spacing w:line="26" w:lineRule="atLeast"/>
        <w:ind w:firstLine="709"/>
        <w:rPr>
          <w:rFonts w:cs="Times New Roman"/>
          <w:szCs w:val="26"/>
        </w:rPr>
      </w:pPr>
      <w:r w:rsidRPr="000A6031">
        <w:rPr>
          <w:rFonts w:cs="Times New Roman"/>
          <w:szCs w:val="26"/>
        </w:rPr>
        <w:t>Option và Context Menu có thể bao gồm :</w:t>
      </w:r>
    </w:p>
    <w:p w:rsidR="00E8598C" w:rsidRPr="003C0FFF" w:rsidRDefault="00E8598C" w:rsidP="00F142FA">
      <w:pPr>
        <w:pStyle w:val="ListParagraph"/>
        <w:numPr>
          <w:ilvl w:val="0"/>
          <w:numId w:val="23"/>
        </w:numPr>
        <w:spacing w:line="26" w:lineRule="atLeast"/>
        <w:rPr>
          <w:rFonts w:cs="Times New Roman"/>
          <w:szCs w:val="26"/>
        </w:rPr>
      </w:pPr>
      <w:r w:rsidRPr="003C0FFF">
        <w:rPr>
          <w:rFonts w:cs="Times New Roman"/>
          <w:szCs w:val="26"/>
        </w:rPr>
        <w:t>Text</w:t>
      </w:r>
    </w:p>
    <w:p w:rsidR="00E8598C" w:rsidRPr="003C0FFF" w:rsidRDefault="00E8598C" w:rsidP="00F142FA">
      <w:pPr>
        <w:pStyle w:val="ListParagraph"/>
        <w:numPr>
          <w:ilvl w:val="0"/>
          <w:numId w:val="23"/>
        </w:numPr>
        <w:spacing w:line="26" w:lineRule="atLeast"/>
        <w:rPr>
          <w:rFonts w:cs="Times New Roman"/>
          <w:szCs w:val="26"/>
        </w:rPr>
      </w:pPr>
      <w:r w:rsidRPr="003C0FFF">
        <w:rPr>
          <w:rFonts w:cs="Times New Roman"/>
          <w:szCs w:val="26"/>
        </w:rPr>
        <w:t>Icons</w:t>
      </w:r>
    </w:p>
    <w:p w:rsidR="00E8598C" w:rsidRPr="003C0FFF" w:rsidRDefault="00E8598C" w:rsidP="00F142FA">
      <w:pPr>
        <w:pStyle w:val="ListParagraph"/>
        <w:numPr>
          <w:ilvl w:val="0"/>
          <w:numId w:val="23"/>
        </w:numPr>
        <w:spacing w:line="26" w:lineRule="atLeast"/>
        <w:rPr>
          <w:rFonts w:cs="Times New Roman"/>
          <w:szCs w:val="26"/>
        </w:rPr>
      </w:pPr>
      <w:r w:rsidRPr="003C0FFF">
        <w:rPr>
          <w:rFonts w:cs="Times New Roman"/>
          <w:szCs w:val="26"/>
        </w:rPr>
        <w:t>Radio Buttons</w:t>
      </w:r>
    </w:p>
    <w:p w:rsidR="00E8598C" w:rsidRPr="003C0FFF" w:rsidRDefault="00E8598C" w:rsidP="00F142FA">
      <w:pPr>
        <w:pStyle w:val="ListParagraph"/>
        <w:numPr>
          <w:ilvl w:val="0"/>
          <w:numId w:val="23"/>
        </w:numPr>
        <w:spacing w:line="26" w:lineRule="atLeast"/>
        <w:rPr>
          <w:rFonts w:cs="Times New Roman"/>
          <w:szCs w:val="26"/>
        </w:rPr>
      </w:pPr>
      <w:r w:rsidRPr="003C0FFF">
        <w:rPr>
          <w:rFonts w:cs="Times New Roman"/>
          <w:szCs w:val="26"/>
        </w:rPr>
        <w:t>Check Boxes</w:t>
      </w:r>
    </w:p>
    <w:p w:rsidR="00E8598C" w:rsidRPr="003C0FFF" w:rsidRDefault="00E8598C" w:rsidP="00F142FA">
      <w:pPr>
        <w:pStyle w:val="ListParagraph"/>
        <w:numPr>
          <w:ilvl w:val="0"/>
          <w:numId w:val="23"/>
        </w:numPr>
        <w:spacing w:line="26" w:lineRule="atLeast"/>
        <w:rPr>
          <w:rFonts w:cs="Times New Roman"/>
          <w:szCs w:val="26"/>
        </w:rPr>
      </w:pPr>
      <w:r w:rsidRPr="003C0FFF">
        <w:rPr>
          <w:rFonts w:cs="Times New Roman"/>
          <w:szCs w:val="26"/>
        </w:rPr>
        <w:t>Sub-Menus</w:t>
      </w:r>
    </w:p>
    <w:p w:rsidR="00E8598C" w:rsidRPr="003C0FFF" w:rsidRDefault="00E8598C" w:rsidP="00F142FA">
      <w:pPr>
        <w:pStyle w:val="ListParagraph"/>
        <w:numPr>
          <w:ilvl w:val="0"/>
          <w:numId w:val="23"/>
        </w:numPr>
        <w:spacing w:line="26" w:lineRule="atLeast"/>
        <w:rPr>
          <w:rFonts w:cs="Times New Roman"/>
          <w:szCs w:val="26"/>
        </w:rPr>
      </w:pPr>
      <w:r w:rsidRPr="003C0FFF">
        <w:rPr>
          <w:rFonts w:cs="Times New Roman"/>
          <w:szCs w:val="26"/>
        </w:rPr>
        <w:t>Short-cut keys</w:t>
      </w:r>
    </w:p>
    <w:p w:rsidR="00E8598C" w:rsidRPr="000A6031" w:rsidRDefault="00E8598C" w:rsidP="00547EC1">
      <w:pPr>
        <w:spacing w:line="26" w:lineRule="atLeast"/>
        <w:ind w:firstLine="709"/>
        <w:rPr>
          <w:rFonts w:cs="Times New Roman"/>
          <w:szCs w:val="26"/>
        </w:rPr>
      </w:pPr>
      <w:r w:rsidRPr="000A6031">
        <w:rPr>
          <w:rFonts w:cs="Times New Roman"/>
          <w:szCs w:val="26"/>
        </w:rPr>
        <w:t>Tạo option menu và context menu:</w:t>
      </w:r>
    </w:p>
    <w:p w:rsidR="00E8598C" w:rsidRPr="000A6031" w:rsidRDefault="00E8598C" w:rsidP="00F142FA">
      <w:pPr>
        <w:pStyle w:val="ListParagraph"/>
        <w:numPr>
          <w:ilvl w:val="0"/>
          <w:numId w:val="24"/>
        </w:numPr>
        <w:spacing w:line="26" w:lineRule="atLeast"/>
        <w:rPr>
          <w:rFonts w:cs="Times New Roman"/>
          <w:szCs w:val="26"/>
        </w:rPr>
      </w:pPr>
      <w:r w:rsidRPr="000A6031">
        <w:rPr>
          <w:rFonts w:cs="Times New Roman"/>
          <w:szCs w:val="26"/>
        </w:rPr>
        <w:t xml:space="preserve">Đăng ký activity có các Menu sử dụng phương thức: </w:t>
      </w:r>
    </w:p>
    <w:p w:rsidR="00E8598C" w:rsidRPr="003C0FFF" w:rsidRDefault="00E8598C" w:rsidP="003C0FFF">
      <w:pPr>
        <w:pStyle w:val="phongcode"/>
      </w:pPr>
      <w:r w:rsidRPr="003C0FFF">
        <w:t>registerForContextMenu(</w:t>
      </w:r>
      <w:r w:rsidRPr="003C0FFF">
        <w:rPr>
          <w:i/>
          <w:iCs/>
        </w:rPr>
        <w:t>theWidget</w:t>
      </w:r>
      <w:r w:rsidRPr="003C0FFF">
        <w:t xml:space="preserve">). </w:t>
      </w:r>
    </w:p>
    <w:p w:rsidR="00E8598C" w:rsidRPr="000A6031" w:rsidRDefault="00E8598C" w:rsidP="00F142FA">
      <w:pPr>
        <w:pStyle w:val="ListParagraph"/>
        <w:numPr>
          <w:ilvl w:val="0"/>
          <w:numId w:val="24"/>
        </w:numPr>
        <w:spacing w:line="26" w:lineRule="atLeast"/>
        <w:rPr>
          <w:rFonts w:cs="Times New Roman"/>
          <w:szCs w:val="26"/>
        </w:rPr>
      </w:pPr>
      <w:r w:rsidRPr="000A6031">
        <w:rPr>
          <w:rFonts w:cs="Times New Roman"/>
          <w:szCs w:val="26"/>
        </w:rPr>
        <w:t xml:space="preserve">Hiện thực phương thức: </w:t>
      </w:r>
    </w:p>
    <w:p w:rsidR="00E8598C" w:rsidRPr="003C0FFF" w:rsidRDefault="00E8598C" w:rsidP="003C0FFF">
      <w:pPr>
        <w:pStyle w:val="phongcode"/>
      </w:pPr>
      <w:r w:rsidRPr="003C0FFF">
        <w:t xml:space="preserve">onCreateContextMenu(…). </w:t>
      </w:r>
    </w:p>
    <w:p w:rsidR="00E8598C" w:rsidRPr="000A6031" w:rsidRDefault="00E8598C" w:rsidP="00F142FA">
      <w:pPr>
        <w:pStyle w:val="ListParagraph"/>
        <w:numPr>
          <w:ilvl w:val="0"/>
          <w:numId w:val="24"/>
        </w:numPr>
        <w:spacing w:line="26" w:lineRule="atLeast"/>
        <w:rPr>
          <w:rFonts w:cs="Times New Roman"/>
          <w:szCs w:val="26"/>
        </w:rPr>
      </w:pPr>
      <w:bookmarkStart w:id="250" w:name="OLE_LINK3"/>
      <w:bookmarkStart w:id="251" w:name="OLE_LINK4"/>
      <w:r w:rsidRPr="000A6031">
        <w:rPr>
          <w:rFonts w:cs="Times New Roman"/>
          <w:szCs w:val="26"/>
        </w:rPr>
        <w:t>Xử lý sự kiện khi click vào các Item trên Option và Context menu:</w:t>
      </w:r>
    </w:p>
    <w:bookmarkEnd w:id="250"/>
    <w:bookmarkEnd w:id="251"/>
    <w:p w:rsidR="00E8598C" w:rsidRPr="000A6031" w:rsidRDefault="00E8598C" w:rsidP="00547EC1">
      <w:pPr>
        <w:spacing w:line="26" w:lineRule="atLeast"/>
        <w:ind w:firstLine="709"/>
        <w:rPr>
          <w:rFonts w:cs="Times New Roman"/>
          <w:szCs w:val="26"/>
        </w:rPr>
      </w:pPr>
      <w:r w:rsidRPr="000A6031">
        <w:rPr>
          <w:rFonts w:cs="Times New Roman"/>
          <w:szCs w:val="26"/>
        </w:rPr>
        <w:t>Option menu :</w:t>
      </w:r>
    </w:p>
    <w:p w:rsidR="00E8598C" w:rsidRPr="000A6031" w:rsidRDefault="00E8598C" w:rsidP="00547EC1">
      <w:pPr>
        <w:spacing w:line="26" w:lineRule="atLeast"/>
        <w:ind w:firstLine="709"/>
        <w:rPr>
          <w:rFonts w:cs="Times New Roman"/>
          <w:szCs w:val="26"/>
        </w:rPr>
      </w:pPr>
      <w:r w:rsidRPr="000A6031">
        <w:rPr>
          <w:rFonts w:cs="Times New Roman"/>
          <w:i/>
          <w:iCs/>
          <w:szCs w:val="26"/>
        </w:rPr>
        <w:t>onOptionsItemSelected</w:t>
      </w:r>
      <w:r w:rsidR="007B4EAB">
        <w:rPr>
          <w:rFonts w:cs="Times New Roman"/>
          <w:i/>
          <w:iCs/>
          <w:szCs w:val="26"/>
        </w:rPr>
        <w:t xml:space="preserve">(): </w:t>
      </w:r>
      <w:r w:rsidRPr="000A6031">
        <w:rPr>
          <w:rFonts w:cs="Times New Roman"/>
          <w:szCs w:val="26"/>
        </w:rPr>
        <w:t xml:space="preserve"> </w:t>
      </w:r>
    </w:p>
    <w:p w:rsidR="00E8598C" w:rsidRPr="000A6031" w:rsidRDefault="00E8598C" w:rsidP="00547EC1">
      <w:pPr>
        <w:spacing w:line="26" w:lineRule="atLeast"/>
        <w:ind w:firstLine="709"/>
        <w:rPr>
          <w:rFonts w:cs="Times New Roman"/>
          <w:szCs w:val="26"/>
        </w:rPr>
      </w:pPr>
      <w:r w:rsidRPr="000A6031">
        <w:rPr>
          <w:rFonts w:cs="Times New Roman"/>
          <w:szCs w:val="26"/>
        </w:rPr>
        <w:t>Context menu :</w:t>
      </w:r>
    </w:p>
    <w:p w:rsidR="00E8598C" w:rsidRDefault="00E8598C" w:rsidP="003C0FFF">
      <w:pPr>
        <w:spacing w:line="26" w:lineRule="atLeast"/>
        <w:ind w:firstLine="709"/>
        <w:rPr>
          <w:rFonts w:cs="Times New Roman"/>
          <w:szCs w:val="26"/>
        </w:rPr>
      </w:pPr>
      <w:r w:rsidRPr="000A6031">
        <w:rPr>
          <w:rFonts w:cs="Times New Roman"/>
          <w:szCs w:val="26"/>
        </w:rPr>
        <w:t>o</w:t>
      </w:r>
      <w:r w:rsidRPr="000A6031">
        <w:rPr>
          <w:rFonts w:cs="Times New Roman"/>
          <w:i/>
          <w:iCs/>
          <w:szCs w:val="26"/>
        </w:rPr>
        <w:t>nContextItemSelected</w:t>
      </w:r>
      <w:r w:rsidR="007B4EAB">
        <w:rPr>
          <w:rFonts w:cs="Times New Roman"/>
          <w:i/>
          <w:iCs/>
          <w:szCs w:val="26"/>
        </w:rPr>
        <w:t xml:space="preserve">(): </w:t>
      </w:r>
      <w:r w:rsidRPr="000A6031">
        <w:rPr>
          <w:rFonts w:cs="Times New Roman"/>
          <w:szCs w:val="26"/>
        </w:rPr>
        <w:t xml:space="preserve"> </w:t>
      </w:r>
    </w:p>
    <w:p w:rsidR="003C0FFF" w:rsidRDefault="003C0FFF" w:rsidP="003C0FFF">
      <w:pPr>
        <w:spacing w:line="26" w:lineRule="atLeast"/>
        <w:ind w:firstLine="709"/>
        <w:rPr>
          <w:rFonts w:cs="Times New Roman"/>
          <w:szCs w:val="26"/>
        </w:rPr>
      </w:pPr>
    </w:p>
    <w:p w:rsidR="003C0FFF" w:rsidRDefault="003C0FFF" w:rsidP="003C0FFF">
      <w:pPr>
        <w:spacing w:line="26" w:lineRule="atLeast"/>
        <w:ind w:firstLine="709"/>
        <w:rPr>
          <w:rFonts w:cs="Times New Roman"/>
          <w:szCs w:val="26"/>
        </w:rPr>
      </w:pPr>
    </w:p>
    <w:p w:rsidR="003C0FFF" w:rsidRPr="000A6031" w:rsidRDefault="003C0FFF" w:rsidP="003C0FFF">
      <w:pPr>
        <w:spacing w:line="26" w:lineRule="atLeast"/>
        <w:ind w:firstLine="709"/>
        <w:rPr>
          <w:rFonts w:cs="Times New Roman"/>
          <w:szCs w:val="26"/>
        </w:rPr>
      </w:pPr>
    </w:p>
    <w:p w:rsidR="00E8598C" w:rsidRPr="003C0FFF" w:rsidRDefault="00E8598C" w:rsidP="00F142FA">
      <w:pPr>
        <w:pStyle w:val="ListParagraph"/>
        <w:numPr>
          <w:ilvl w:val="0"/>
          <w:numId w:val="19"/>
        </w:numPr>
        <w:spacing w:line="26" w:lineRule="atLeast"/>
        <w:rPr>
          <w:rFonts w:cs="Times New Roman"/>
          <w:b/>
          <w:szCs w:val="26"/>
        </w:rPr>
      </w:pPr>
      <w:bookmarkStart w:id="252" w:name="_Toc444810721"/>
      <w:bookmarkStart w:id="253" w:name="_Toc475801511"/>
      <w:bookmarkStart w:id="254" w:name="_Toc475999841"/>
      <w:r w:rsidRPr="003C0FFF">
        <w:rPr>
          <w:rFonts w:cs="Times New Roman"/>
          <w:b/>
          <w:szCs w:val="26"/>
        </w:rPr>
        <w:lastRenderedPageBreak/>
        <w:t>Dialog và Toast</w:t>
      </w:r>
      <w:bookmarkEnd w:id="252"/>
      <w:bookmarkEnd w:id="253"/>
      <w:bookmarkEnd w:id="254"/>
    </w:p>
    <w:p w:rsidR="00E8598C" w:rsidRPr="000A6031" w:rsidRDefault="00E8598C" w:rsidP="00547EC1">
      <w:pPr>
        <w:spacing w:line="26" w:lineRule="atLeast"/>
        <w:ind w:firstLine="709"/>
        <w:rPr>
          <w:rFonts w:cs="Times New Roman"/>
          <w:szCs w:val="26"/>
        </w:rPr>
      </w:pPr>
      <w:r w:rsidRPr="000A6031">
        <w:rPr>
          <w:rFonts w:cs="Times New Roman"/>
          <w:noProof/>
          <w:szCs w:val="26"/>
          <w:lang w:eastAsia="en-US"/>
        </w:rPr>
        <w:drawing>
          <wp:anchor distT="0" distB="0" distL="114300" distR="114300" simplePos="0" relativeHeight="251662336" behindDoc="0" locked="0" layoutInCell="1" allowOverlap="1" wp14:anchorId="062FA41C" wp14:editId="6CB76E42">
            <wp:simplePos x="0" y="0"/>
            <wp:positionH relativeFrom="column">
              <wp:posOffset>3279140</wp:posOffset>
            </wp:positionH>
            <wp:positionV relativeFrom="paragraph">
              <wp:posOffset>10795</wp:posOffset>
            </wp:positionV>
            <wp:extent cx="2063750" cy="1907540"/>
            <wp:effectExtent l="0" t="0" r="0" b="0"/>
            <wp:wrapNone/>
            <wp:docPr id="163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063750" cy="19075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0A6031">
        <w:rPr>
          <w:rFonts w:cs="Times New Roman"/>
          <w:noProof/>
          <w:szCs w:val="26"/>
          <w:lang w:eastAsia="en-US"/>
        </w:rPr>
        <w:drawing>
          <wp:anchor distT="0" distB="0" distL="114300" distR="114300" simplePos="0" relativeHeight="251663360" behindDoc="0" locked="0" layoutInCell="1" allowOverlap="1" wp14:anchorId="540DBAA2" wp14:editId="2DBDBEFB">
            <wp:simplePos x="0" y="0"/>
            <wp:positionH relativeFrom="margin">
              <wp:posOffset>521970</wp:posOffset>
            </wp:positionH>
            <wp:positionV relativeFrom="paragraph">
              <wp:posOffset>13970</wp:posOffset>
            </wp:positionV>
            <wp:extent cx="2244090" cy="1907540"/>
            <wp:effectExtent l="0" t="0" r="3810" b="0"/>
            <wp:wrapTopAndBottom/>
            <wp:docPr id="1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244090" cy="190754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147AD8" w:rsidRPr="000A6031" w:rsidRDefault="00147AD8" w:rsidP="00547EC1">
      <w:pPr>
        <w:spacing w:line="26" w:lineRule="atLeast"/>
        <w:ind w:firstLine="709"/>
        <w:jc w:val="center"/>
        <w:rPr>
          <w:rFonts w:cs="Times New Roman"/>
          <w:b/>
          <w:szCs w:val="26"/>
        </w:rPr>
      </w:pPr>
      <w:r w:rsidRPr="000A6031">
        <w:rPr>
          <w:rFonts w:cs="Times New Roman"/>
          <w:szCs w:val="26"/>
        </w:rPr>
        <w:t>Hình 1.18: Minh họa khi sử dụng Dialog và Toast</w:t>
      </w:r>
    </w:p>
    <w:p w:rsidR="00E8598C" w:rsidRPr="000A6031" w:rsidRDefault="00E8598C" w:rsidP="00547EC1">
      <w:pPr>
        <w:spacing w:line="26" w:lineRule="atLeast"/>
        <w:ind w:firstLine="709"/>
        <w:rPr>
          <w:rFonts w:cs="Times New Roman"/>
          <w:szCs w:val="26"/>
        </w:rPr>
      </w:pPr>
    </w:p>
    <w:p w:rsidR="00E8598C" w:rsidRPr="000A6031" w:rsidRDefault="00147AD8" w:rsidP="003C0FFF">
      <w:pPr>
        <w:spacing w:line="26" w:lineRule="atLeast"/>
        <w:ind w:firstLine="709"/>
        <w:rPr>
          <w:rFonts w:cs="Times New Roman"/>
          <w:szCs w:val="26"/>
        </w:rPr>
      </w:pPr>
      <w:r w:rsidRPr="000A6031">
        <w:rPr>
          <w:rFonts w:cs="Times New Roman"/>
          <w:b/>
          <w:szCs w:val="26"/>
        </w:rPr>
        <w:t>AlertD</w:t>
      </w:r>
      <w:r w:rsidR="00E8598C" w:rsidRPr="000A6031">
        <w:rPr>
          <w:rFonts w:cs="Times New Roman"/>
          <w:b/>
          <w:szCs w:val="26"/>
        </w:rPr>
        <w:t>ialog</w:t>
      </w:r>
      <w:r w:rsidR="00E8598C" w:rsidRPr="000A6031">
        <w:rPr>
          <w:rFonts w:cs="Times New Roman"/>
          <w:szCs w:val="26"/>
        </w:rPr>
        <w:t xml:space="preserve"> là màn hình:</w:t>
      </w:r>
    </w:p>
    <w:p w:rsidR="00E8598C" w:rsidRPr="003C0FFF" w:rsidRDefault="00E8598C" w:rsidP="00F142FA">
      <w:pPr>
        <w:pStyle w:val="ListParagraph"/>
        <w:numPr>
          <w:ilvl w:val="0"/>
          <w:numId w:val="25"/>
        </w:numPr>
        <w:spacing w:line="26" w:lineRule="atLeast"/>
        <w:rPr>
          <w:rFonts w:cs="Times New Roman"/>
          <w:szCs w:val="26"/>
        </w:rPr>
      </w:pPr>
      <w:r w:rsidRPr="003C0FFF">
        <w:rPr>
          <w:rFonts w:cs="Times New Roman"/>
          <w:szCs w:val="26"/>
        </w:rPr>
        <w:t>Hiển thị các thông tin tóm tắt trên 1 cửa sổ nhỏ.</w:t>
      </w:r>
    </w:p>
    <w:p w:rsidR="00E8598C" w:rsidRPr="003C0FFF" w:rsidRDefault="00E8598C" w:rsidP="00F142FA">
      <w:pPr>
        <w:pStyle w:val="ListParagraph"/>
        <w:numPr>
          <w:ilvl w:val="0"/>
          <w:numId w:val="25"/>
        </w:numPr>
        <w:spacing w:line="26" w:lineRule="atLeast"/>
        <w:rPr>
          <w:rFonts w:cs="Times New Roman"/>
          <w:szCs w:val="26"/>
        </w:rPr>
      </w:pPr>
      <w:r w:rsidRPr="003C0FFF">
        <w:rPr>
          <w:rFonts w:cs="Times New Roman"/>
          <w:szCs w:val="26"/>
        </w:rPr>
        <w:t>Khẳng định 1 tác vụ.</w:t>
      </w:r>
    </w:p>
    <w:p w:rsidR="00E8598C" w:rsidRPr="003C0FFF" w:rsidRDefault="00E8598C" w:rsidP="00F142FA">
      <w:pPr>
        <w:pStyle w:val="ListParagraph"/>
        <w:numPr>
          <w:ilvl w:val="0"/>
          <w:numId w:val="25"/>
        </w:numPr>
        <w:spacing w:line="26" w:lineRule="atLeast"/>
        <w:rPr>
          <w:rFonts w:cs="Times New Roman"/>
          <w:szCs w:val="26"/>
        </w:rPr>
      </w:pPr>
      <w:r w:rsidRPr="003C0FFF">
        <w:rPr>
          <w:rFonts w:cs="Times New Roman"/>
          <w:szCs w:val="26"/>
        </w:rPr>
        <w:t>Toast là một UI trong suốt, chỉ chứa thông điệp hiển thị cho người dùng biết.</w:t>
      </w:r>
    </w:p>
    <w:p w:rsidR="00E8598C" w:rsidRPr="003C0FFF" w:rsidRDefault="00E8598C" w:rsidP="00F142FA">
      <w:pPr>
        <w:pStyle w:val="ListParagraph"/>
        <w:numPr>
          <w:ilvl w:val="0"/>
          <w:numId w:val="25"/>
        </w:numPr>
        <w:spacing w:line="26" w:lineRule="atLeast"/>
        <w:rPr>
          <w:rFonts w:cs="Times New Roman"/>
          <w:szCs w:val="26"/>
        </w:rPr>
      </w:pPr>
      <w:r w:rsidRPr="003C0FFF">
        <w:rPr>
          <w:rFonts w:cs="Times New Roman"/>
          <w:szCs w:val="26"/>
        </w:rPr>
        <w:t>Không bao giờ focus đến UI này được.</w:t>
      </w:r>
    </w:p>
    <w:p w:rsidR="00E8598C" w:rsidRDefault="00E8598C" w:rsidP="00F142FA">
      <w:pPr>
        <w:pStyle w:val="ListParagraph"/>
        <w:numPr>
          <w:ilvl w:val="0"/>
          <w:numId w:val="25"/>
        </w:numPr>
        <w:spacing w:line="26" w:lineRule="atLeast"/>
        <w:rPr>
          <w:rFonts w:cs="Times New Roman"/>
          <w:szCs w:val="26"/>
        </w:rPr>
      </w:pPr>
      <w:bookmarkStart w:id="255" w:name="_Toc444810722"/>
      <w:bookmarkStart w:id="256" w:name="_Toc475801512"/>
      <w:bookmarkStart w:id="257" w:name="_Toc475999842"/>
      <w:r w:rsidRPr="003C0FFF">
        <w:rPr>
          <w:rFonts w:cs="Times New Roman"/>
          <w:szCs w:val="26"/>
        </w:rPr>
        <w:t>Giới thiệu và thiết kế giao diện theo phong cách Material Design</w:t>
      </w:r>
      <w:bookmarkEnd w:id="255"/>
      <w:bookmarkEnd w:id="256"/>
      <w:bookmarkEnd w:id="257"/>
    </w:p>
    <w:p w:rsidR="003C0FFF" w:rsidRPr="003C0FFF" w:rsidRDefault="003C0FFF" w:rsidP="003C0FFF">
      <w:pPr>
        <w:spacing w:line="26" w:lineRule="atLeast"/>
        <w:rPr>
          <w:rFonts w:cs="Times New Roman"/>
          <w:szCs w:val="26"/>
        </w:rPr>
      </w:pPr>
    </w:p>
    <w:p w:rsidR="00E8598C" w:rsidRPr="003C0FFF" w:rsidRDefault="00E8598C" w:rsidP="00F142FA">
      <w:pPr>
        <w:pStyle w:val="ListParagraph"/>
        <w:numPr>
          <w:ilvl w:val="0"/>
          <w:numId w:val="24"/>
        </w:numPr>
        <w:spacing w:line="26" w:lineRule="atLeast"/>
        <w:rPr>
          <w:rFonts w:cs="Times New Roman"/>
          <w:szCs w:val="26"/>
        </w:rPr>
      </w:pPr>
      <w:bookmarkStart w:id="258" w:name="_Toc444810723"/>
      <w:bookmarkStart w:id="259" w:name="_Toc475801513"/>
      <w:bookmarkStart w:id="260" w:name="_Toc475999843"/>
      <w:r w:rsidRPr="003C0FFF">
        <w:rPr>
          <w:rFonts w:cs="Times New Roman"/>
          <w:szCs w:val="26"/>
        </w:rPr>
        <w:t>Giới thiệu</w:t>
      </w:r>
      <w:bookmarkEnd w:id="258"/>
      <w:bookmarkEnd w:id="259"/>
      <w:bookmarkEnd w:id="260"/>
      <w:r w:rsidR="003C0FFF" w:rsidRPr="003C0FFF">
        <w:rPr>
          <w:rFonts w:cs="Times New Roman"/>
          <w:szCs w:val="26"/>
        </w:rPr>
        <w:t>.</w:t>
      </w:r>
    </w:p>
    <w:p w:rsidR="00E8598C" w:rsidRPr="000A6031" w:rsidRDefault="00E8598C" w:rsidP="00547EC1">
      <w:pPr>
        <w:spacing w:line="26" w:lineRule="atLeast"/>
        <w:ind w:firstLine="709"/>
        <w:rPr>
          <w:rFonts w:cs="Times New Roman"/>
          <w:szCs w:val="26"/>
        </w:rPr>
      </w:pPr>
      <w:r w:rsidRPr="000A6031">
        <w:rPr>
          <w:rFonts w:cs="Times New Roman"/>
          <w:szCs w:val="26"/>
        </w:rPr>
        <w:t>Material Design là một phong cách thiết kế mới được Google giới thiệu cùng lúc với phiên bản Android 5.0 Lollipop trở lên.</w:t>
      </w:r>
    </w:p>
    <w:p w:rsidR="00E8598C" w:rsidRPr="000A6031" w:rsidRDefault="00E8598C" w:rsidP="00547EC1">
      <w:pPr>
        <w:spacing w:line="26" w:lineRule="atLeast"/>
        <w:ind w:firstLine="709"/>
        <w:rPr>
          <w:rFonts w:cs="Times New Roman"/>
          <w:szCs w:val="26"/>
          <w:shd w:val="clear" w:color="auto" w:fill="FFFFFF"/>
        </w:rPr>
      </w:pPr>
      <w:r w:rsidRPr="000A6031">
        <w:rPr>
          <w:rFonts w:cs="Times New Roman"/>
          <w:szCs w:val="26"/>
          <w:shd w:val="clear" w:color="auto" w:fill="FFFFFF"/>
        </w:rPr>
        <w:t>Phong cách thiết kế Material Design nhắm đến những đường nét đơn giản, sử dụng nhiều mảng màu đậm nổi bật, các đối tượng đồ họa trong giao diện dường như: “trôi nổi” lên. Ngoài ra, nó còn bao gồm cả những hiệu ứng chuyển động tự nhiên khi các nút, menu hiện diện trên màn hình. Tất cả đều nhằm mang lại cho người dùng trải nghiệm mới mẻ hơn, thú vị hơn và gần giống đời thực hơn.</w:t>
      </w:r>
    </w:p>
    <w:p w:rsidR="00E8598C" w:rsidRPr="003C0FFF" w:rsidRDefault="00E8598C" w:rsidP="00F142FA">
      <w:pPr>
        <w:pStyle w:val="ListParagraph"/>
        <w:numPr>
          <w:ilvl w:val="0"/>
          <w:numId w:val="24"/>
        </w:numPr>
        <w:spacing w:line="26" w:lineRule="atLeast"/>
        <w:rPr>
          <w:rFonts w:cs="Times New Roman"/>
          <w:szCs w:val="26"/>
        </w:rPr>
      </w:pPr>
      <w:r w:rsidRPr="003C0FFF">
        <w:rPr>
          <w:rFonts w:cs="Times New Roman"/>
          <w:szCs w:val="26"/>
          <w:shd w:val="clear" w:color="auto" w:fill="FFFFFF"/>
        </w:rPr>
        <w:t>Đặc điểm:</w:t>
      </w:r>
    </w:p>
    <w:p w:rsidR="00E8598C" w:rsidRPr="003C0FFF" w:rsidRDefault="00E8598C" w:rsidP="00F142FA">
      <w:pPr>
        <w:pStyle w:val="ListParagraph"/>
        <w:numPr>
          <w:ilvl w:val="0"/>
          <w:numId w:val="26"/>
        </w:numPr>
        <w:spacing w:line="26" w:lineRule="atLeast"/>
        <w:rPr>
          <w:rFonts w:eastAsia="Times New Roman" w:cs="Times New Roman"/>
          <w:szCs w:val="26"/>
        </w:rPr>
      </w:pPr>
      <w:r w:rsidRPr="003C0FFF">
        <w:rPr>
          <w:rFonts w:eastAsia="Times New Roman" w:cs="Times New Roman"/>
          <w:szCs w:val="26"/>
        </w:rPr>
        <w:t>Sử dụng các màu nổi bật, thường có một mảng màu chủ đạo nằm ở cạnh trên ứng dụng</w:t>
      </w:r>
    </w:p>
    <w:p w:rsidR="00E8598C" w:rsidRPr="003C0FFF" w:rsidRDefault="00E8598C" w:rsidP="00F142FA">
      <w:pPr>
        <w:pStyle w:val="ListParagraph"/>
        <w:numPr>
          <w:ilvl w:val="0"/>
          <w:numId w:val="26"/>
        </w:numPr>
        <w:spacing w:line="26" w:lineRule="atLeast"/>
        <w:rPr>
          <w:rFonts w:eastAsia="Times New Roman" w:cs="Times New Roman"/>
          <w:szCs w:val="26"/>
        </w:rPr>
      </w:pPr>
      <w:r w:rsidRPr="003C0FFF">
        <w:rPr>
          <w:rFonts w:eastAsia="Times New Roman" w:cs="Times New Roman"/>
          <w:szCs w:val="26"/>
        </w:rPr>
        <w:t>Các biểu tượng phẳng, đơn giản nhưng dễ hiểu</w:t>
      </w:r>
    </w:p>
    <w:p w:rsidR="00E8598C" w:rsidRPr="003C0FFF" w:rsidRDefault="00E8598C" w:rsidP="00F142FA">
      <w:pPr>
        <w:pStyle w:val="ListParagraph"/>
        <w:numPr>
          <w:ilvl w:val="0"/>
          <w:numId w:val="26"/>
        </w:numPr>
        <w:spacing w:line="26" w:lineRule="atLeast"/>
        <w:rPr>
          <w:rFonts w:eastAsia="Times New Roman" w:cs="Times New Roman"/>
          <w:szCs w:val="26"/>
        </w:rPr>
      </w:pPr>
      <w:r w:rsidRPr="003C0FFF">
        <w:rPr>
          <w:rFonts w:eastAsia="Times New Roman" w:cs="Times New Roman"/>
          <w:szCs w:val="26"/>
        </w:rPr>
        <w:t>Một số ứng dụng sẽ có một nút tròn to nằm ở góc dưới bên phải, thường có chức năng tạo mới</w:t>
      </w:r>
    </w:p>
    <w:p w:rsidR="00E8598C" w:rsidRPr="003C0FFF" w:rsidRDefault="00E8598C" w:rsidP="00F142FA">
      <w:pPr>
        <w:pStyle w:val="ListParagraph"/>
        <w:numPr>
          <w:ilvl w:val="0"/>
          <w:numId w:val="26"/>
        </w:numPr>
        <w:spacing w:line="26" w:lineRule="atLeast"/>
        <w:rPr>
          <w:rFonts w:eastAsia="Times New Roman" w:cs="Times New Roman"/>
          <w:szCs w:val="26"/>
        </w:rPr>
      </w:pPr>
      <w:r w:rsidRPr="003C0FFF">
        <w:rPr>
          <w:rFonts w:eastAsia="Times New Roman" w:cs="Times New Roman"/>
          <w:szCs w:val="26"/>
        </w:rPr>
        <w:t>Giao diện phẳng, ít hoặc không có hiệu ứng chuyển màu, có hoặc không có hiệu ứng đổ bóng đen</w:t>
      </w:r>
    </w:p>
    <w:p w:rsidR="00E8598C" w:rsidRPr="000A6031" w:rsidRDefault="00E8598C" w:rsidP="00F142FA">
      <w:pPr>
        <w:pStyle w:val="ListParagraph"/>
        <w:numPr>
          <w:ilvl w:val="0"/>
          <w:numId w:val="27"/>
        </w:numPr>
        <w:spacing w:line="26" w:lineRule="atLeast"/>
        <w:rPr>
          <w:rFonts w:eastAsia="Times New Roman" w:cs="Times New Roman"/>
          <w:szCs w:val="26"/>
        </w:rPr>
      </w:pPr>
      <w:r w:rsidRPr="000A6031">
        <w:rPr>
          <w:rFonts w:eastAsia="Times New Roman" w:cs="Times New Roman"/>
          <w:szCs w:val="26"/>
        </w:rPr>
        <w:lastRenderedPageBreak/>
        <w:t>Menu, nút nhấn, chữ viết… có nhiều khoảng cách trắng nên trông thoáng đãng</w:t>
      </w:r>
    </w:p>
    <w:p w:rsidR="00E8598C" w:rsidRPr="000A6031" w:rsidRDefault="00E8598C" w:rsidP="00F142FA">
      <w:pPr>
        <w:pStyle w:val="ListParagraph"/>
        <w:numPr>
          <w:ilvl w:val="0"/>
          <w:numId w:val="27"/>
        </w:numPr>
        <w:spacing w:line="26" w:lineRule="atLeast"/>
        <w:rPr>
          <w:rFonts w:eastAsia="Times New Roman" w:cs="Times New Roman"/>
          <w:szCs w:val="26"/>
        </w:rPr>
      </w:pPr>
      <w:r w:rsidRPr="000A6031">
        <w:rPr>
          <w:rFonts w:eastAsia="Times New Roman" w:cs="Times New Roman"/>
          <w:szCs w:val="26"/>
        </w:rPr>
        <w:t>Có các hiệu ứng chuyển động tự nhiên, dễ hiểu, có thể gợi ý cho một tính năng nào đó</w:t>
      </w:r>
    </w:p>
    <w:p w:rsidR="00E8598C" w:rsidRPr="000A6031" w:rsidRDefault="00E8598C" w:rsidP="00547EC1">
      <w:pPr>
        <w:spacing w:line="26" w:lineRule="atLeast"/>
        <w:ind w:firstLine="709"/>
        <w:rPr>
          <w:rFonts w:cs="Times New Roman"/>
          <w:szCs w:val="26"/>
        </w:rPr>
      </w:pPr>
    </w:p>
    <w:p w:rsidR="00E8598C" w:rsidRPr="00B552DE" w:rsidRDefault="00B552DE" w:rsidP="00B552DE">
      <w:pPr>
        <w:spacing w:line="26" w:lineRule="atLeast"/>
        <w:rPr>
          <w:rFonts w:cs="Times New Roman"/>
          <w:b/>
          <w:szCs w:val="26"/>
        </w:rPr>
      </w:pPr>
      <w:bookmarkStart w:id="261" w:name="_Toc444810724"/>
      <w:bookmarkStart w:id="262" w:name="_Toc475801514"/>
      <w:bookmarkStart w:id="263" w:name="_Toc475999844"/>
      <w:r w:rsidRPr="00B552DE">
        <w:rPr>
          <w:rFonts w:cs="Times New Roman"/>
          <w:b/>
          <w:szCs w:val="26"/>
        </w:rPr>
        <w:t xml:space="preserve">1.5.11 </w:t>
      </w:r>
      <w:r w:rsidR="00E8598C" w:rsidRPr="00B552DE">
        <w:rPr>
          <w:rFonts w:cs="Times New Roman"/>
          <w:b/>
          <w:szCs w:val="26"/>
        </w:rPr>
        <w:t>Các thành phần được thiết kế trong Material Design</w:t>
      </w:r>
      <w:bookmarkEnd w:id="261"/>
      <w:bookmarkEnd w:id="262"/>
      <w:bookmarkEnd w:id="263"/>
    </w:p>
    <w:p w:rsidR="00E8598C" w:rsidRDefault="00E8598C" w:rsidP="00F142FA">
      <w:pPr>
        <w:pStyle w:val="ListParagraph"/>
        <w:numPr>
          <w:ilvl w:val="0"/>
          <w:numId w:val="28"/>
        </w:numPr>
        <w:spacing w:line="26" w:lineRule="atLeast"/>
        <w:rPr>
          <w:rFonts w:cs="Times New Roman"/>
          <w:b/>
          <w:szCs w:val="26"/>
        </w:rPr>
      </w:pPr>
      <w:bookmarkStart w:id="264" w:name="_Toc444810725"/>
      <w:bookmarkStart w:id="265" w:name="_Toc475801515"/>
      <w:bookmarkStart w:id="266" w:name="_Toc475999845"/>
      <w:r w:rsidRPr="00B552DE">
        <w:rPr>
          <w:rFonts w:cs="Times New Roman"/>
          <w:b/>
          <w:szCs w:val="26"/>
        </w:rPr>
        <w:t>ActionBar/ToolBar</w:t>
      </w:r>
      <w:bookmarkEnd w:id="264"/>
      <w:bookmarkEnd w:id="265"/>
      <w:bookmarkEnd w:id="266"/>
    </w:p>
    <w:p w:rsidR="00B552DE" w:rsidRPr="00B552DE" w:rsidRDefault="00B552DE" w:rsidP="00B552DE">
      <w:pPr>
        <w:spacing w:line="26" w:lineRule="atLeast"/>
        <w:rPr>
          <w:rFonts w:cs="Times New Roman"/>
          <w:b/>
          <w:szCs w:val="26"/>
        </w:rPr>
      </w:pPr>
    </w:p>
    <w:p w:rsidR="00E8598C" w:rsidRDefault="00E8598C" w:rsidP="00547EC1">
      <w:pPr>
        <w:spacing w:line="26" w:lineRule="atLeast"/>
        <w:ind w:firstLine="709"/>
        <w:jc w:val="center"/>
        <w:rPr>
          <w:rFonts w:cs="Times New Roman"/>
          <w:szCs w:val="26"/>
        </w:rPr>
      </w:pPr>
      <w:r w:rsidRPr="000A6031">
        <w:rPr>
          <w:rFonts w:cs="Times New Roman"/>
          <w:noProof/>
          <w:szCs w:val="26"/>
          <w:lang w:eastAsia="en-US"/>
        </w:rPr>
        <w:drawing>
          <wp:inline distT="0" distB="0" distL="0" distR="0" wp14:anchorId="63546CC3" wp14:editId="38DD5CEA">
            <wp:extent cx="4053018" cy="2038350"/>
            <wp:effectExtent l="0" t="0" r="5080" b="0"/>
            <wp:docPr id="10244" name="Picture 2" descr="C:\Users\Admin\Desktop\actionbar@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2" descr="C:\Users\Admin\Desktop\actionbar@2x.pn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114419" cy="2069230"/>
                    </a:xfrm>
                    <a:prstGeom prst="rect">
                      <a:avLst/>
                    </a:prstGeom>
                    <a:noFill/>
                    <a:ln>
                      <a:noFill/>
                    </a:ln>
                    <a:extLst/>
                  </pic:spPr>
                </pic:pic>
              </a:graphicData>
            </a:graphic>
          </wp:inline>
        </w:drawing>
      </w:r>
    </w:p>
    <w:p w:rsidR="00B552DE" w:rsidRPr="000A6031" w:rsidRDefault="00B552DE" w:rsidP="00547EC1">
      <w:pPr>
        <w:spacing w:line="26" w:lineRule="atLeast"/>
        <w:ind w:firstLine="709"/>
        <w:jc w:val="center"/>
        <w:rPr>
          <w:rFonts w:cs="Times New Roman"/>
          <w:szCs w:val="26"/>
        </w:rPr>
      </w:pPr>
    </w:p>
    <w:p w:rsidR="00155A27" w:rsidRPr="000A6031" w:rsidRDefault="00155A27" w:rsidP="00547EC1">
      <w:pPr>
        <w:spacing w:line="26" w:lineRule="atLeast"/>
        <w:ind w:firstLine="709"/>
        <w:jc w:val="center"/>
        <w:rPr>
          <w:rFonts w:cs="Times New Roman"/>
          <w:szCs w:val="26"/>
        </w:rPr>
      </w:pPr>
      <w:r w:rsidRPr="000A6031">
        <w:rPr>
          <w:rFonts w:cs="Times New Roman"/>
          <w:szCs w:val="26"/>
        </w:rPr>
        <w:t>Hình 1.20: Minh họa khi sử dụng Dialog và Toast</w:t>
      </w:r>
    </w:p>
    <w:p w:rsidR="00155A27" w:rsidRPr="000A6031" w:rsidRDefault="00155A27" w:rsidP="00547EC1">
      <w:pPr>
        <w:spacing w:line="26" w:lineRule="atLeast"/>
        <w:ind w:firstLine="709"/>
        <w:jc w:val="center"/>
        <w:rPr>
          <w:rFonts w:cs="Times New Roman"/>
          <w:szCs w:val="26"/>
        </w:rPr>
      </w:pPr>
    </w:p>
    <w:p w:rsidR="00E8598C" w:rsidRPr="00B552DE" w:rsidRDefault="00E8598C" w:rsidP="00B552DE">
      <w:r w:rsidRPr="00B552DE">
        <w:t>Activity phải kế thừa ActionBarActivity.</w:t>
      </w:r>
    </w:p>
    <w:p w:rsidR="00E8598C" w:rsidRPr="00B552DE" w:rsidRDefault="00E8598C" w:rsidP="00B552DE">
      <w:r w:rsidRPr="00B552DE">
        <w:t xml:space="preserve">Sử dụng các them của Theme.AppCompat như là: </w:t>
      </w:r>
    </w:p>
    <w:p w:rsidR="00E8598C" w:rsidRPr="00B552DE" w:rsidRDefault="00E8598C" w:rsidP="00B552DE">
      <w:r w:rsidRPr="00B552DE">
        <w:t>Màu sáng:</w:t>
      </w:r>
    </w:p>
    <w:p w:rsidR="00E8598C" w:rsidRPr="00B552DE" w:rsidRDefault="00E8598C" w:rsidP="00B552DE">
      <w:pPr>
        <w:pStyle w:val="phongcode"/>
      </w:pPr>
      <w:r w:rsidRPr="00B552DE">
        <w:t>&lt;activity android:theme="@style/Theme.AppCompat.Light" ... &gt;</w:t>
      </w:r>
    </w:p>
    <w:p w:rsidR="00E8598C" w:rsidRPr="00B552DE" w:rsidRDefault="00E8598C" w:rsidP="00B552DE">
      <w:r w:rsidRPr="00B552DE">
        <w:t>Màu tối:</w:t>
      </w:r>
    </w:p>
    <w:p w:rsidR="00E8598C" w:rsidRPr="00B552DE" w:rsidRDefault="00E8598C" w:rsidP="00B552DE">
      <w:pPr>
        <w:pStyle w:val="phongcode"/>
      </w:pPr>
      <w:r w:rsidRPr="00B552DE">
        <w:t>Theme.AppCompat.Light.DarkActionBar</w:t>
      </w:r>
    </w:p>
    <w:p w:rsidR="00E8598C" w:rsidRPr="00435C51" w:rsidRDefault="00E8598C" w:rsidP="00F142FA">
      <w:pPr>
        <w:pStyle w:val="ListParagraph"/>
        <w:numPr>
          <w:ilvl w:val="0"/>
          <w:numId w:val="28"/>
        </w:numPr>
        <w:rPr>
          <w:b/>
        </w:rPr>
      </w:pPr>
      <w:bookmarkStart w:id="267" w:name="_Toc444810726"/>
      <w:bookmarkStart w:id="268" w:name="_Toc475801516"/>
      <w:bookmarkStart w:id="269" w:name="_Toc475999846"/>
      <w:r w:rsidRPr="00435C51">
        <w:rPr>
          <w:b/>
        </w:rPr>
        <w:t>ViewPager</w:t>
      </w:r>
      <w:bookmarkEnd w:id="267"/>
      <w:bookmarkEnd w:id="268"/>
      <w:bookmarkEnd w:id="269"/>
    </w:p>
    <w:p w:rsidR="00B57E8C" w:rsidRPr="00B552DE" w:rsidRDefault="00E8598C" w:rsidP="00435C51">
      <w:pPr>
        <w:ind w:firstLine="709"/>
        <w:rPr>
          <w:rFonts w:cs="Times New Roman"/>
          <w:szCs w:val="26"/>
        </w:rPr>
      </w:pPr>
      <w:r w:rsidRPr="00B552DE">
        <w:t>ViewPager là một đối tượng khá giống như Slide trình diễn của MS PowerPoint.</w:t>
      </w:r>
    </w:p>
    <w:p w:rsidR="00E8598C" w:rsidRPr="00B552DE" w:rsidRDefault="00E8598C" w:rsidP="00435C51">
      <w:pPr>
        <w:spacing w:line="26" w:lineRule="atLeast"/>
        <w:ind w:firstLine="709"/>
        <w:rPr>
          <w:rFonts w:cs="Times New Roman"/>
          <w:szCs w:val="26"/>
          <w:shd w:val="clear" w:color="auto" w:fill="FFFFFF"/>
        </w:rPr>
      </w:pPr>
      <w:r w:rsidRPr="00B552DE">
        <w:rPr>
          <w:rFonts w:cs="Times New Roman"/>
          <w:szCs w:val="26"/>
          <w:shd w:val="clear" w:color="auto" w:fill="FFFFFF"/>
        </w:rPr>
        <w:t>ViewPager có thể trượt chuyển đổi giữa các giao diện một cách nhẹ nhàng và khá mượt, thay ví chuyển đổi màn hình qua một sự kiến chớp đen như trên tivi. Màn hình hiển thị trước nó hoặc sau nó sẽ được hiển thị ra ngay tức thì liền với nó.</w:t>
      </w:r>
      <w:r w:rsidRPr="00B552DE">
        <w:rPr>
          <w:rFonts w:cs="Times New Roman"/>
          <w:szCs w:val="26"/>
        </w:rPr>
        <w:br/>
      </w:r>
      <w:r w:rsidRPr="00B552DE">
        <w:rPr>
          <w:rFonts w:cs="Times New Roman"/>
          <w:szCs w:val="26"/>
          <w:shd w:val="clear" w:color="auto" w:fill="FFFFFF"/>
        </w:rPr>
        <w:t>ViewPager hỗ trợ từ Android API 13 trở lên.</w:t>
      </w:r>
    </w:p>
    <w:p w:rsidR="00E8598C" w:rsidRPr="00B552DE" w:rsidRDefault="00E8598C" w:rsidP="00435C51">
      <w:pPr>
        <w:spacing w:line="26" w:lineRule="atLeast"/>
        <w:ind w:firstLine="709"/>
        <w:rPr>
          <w:rFonts w:cs="Times New Roman"/>
          <w:szCs w:val="26"/>
        </w:rPr>
      </w:pPr>
      <w:r w:rsidRPr="00B552DE">
        <w:rPr>
          <w:rFonts w:cs="Times New Roman"/>
          <w:szCs w:val="26"/>
          <w:shd w:val="clear" w:color="auto" w:fill="FFFFFF"/>
        </w:rPr>
        <w:lastRenderedPageBreak/>
        <w:t>ViewPager không phải là một View chuẩn của Android, mà là một thành phần nằm trong gói android.support:design:23.4.0</w:t>
      </w:r>
    </w:p>
    <w:p w:rsidR="00E8598C" w:rsidRPr="00435C51" w:rsidRDefault="00E8598C" w:rsidP="00F142FA">
      <w:pPr>
        <w:pStyle w:val="ListParagraph"/>
        <w:numPr>
          <w:ilvl w:val="0"/>
          <w:numId w:val="28"/>
        </w:numPr>
        <w:spacing w:line="26" w:lineRule="atLeast"/>
        <w:rPr>
          <w:rFonts w:cs="Times New Roman"/>
          <w:b/>
          <w:szCs w:val="26"/>
        </w:rPr>
      </w:pPr>
      <w:bookmarkStart w:id="270" w:name="_Toc444810727"/>
      <w:bookmarkStart w:id="271" w:name="_Toc475801517"/>
      <w:bookmarkStart w:id="272" w:name="_Toc475999847"/>
      <w:r w:rsidRPr="00435C51">
        <w:rPr>
          <w:rFonts w:cs="Times New Roman"/>
          <w:b/>
          <w:szCs w:val="26"/>
        </w:rPr>
        <w:t>Buttons: Floating Action Button</w:t>
      </w:r>
      <w:bookmarkEnd w:id="270"/>
      <w:bookmarkEnd w:id="271"/>
      <w:bookmarkEnd w:id="272"/>
    </w:p>
    <w:p w:rsidR="00B57E8C" w:rsidRPr="000A6031" w:rsidRDefault="00B57E8C" w:rsidP="00547EC1">
      <w:pPr>
        <w:spacing w:line="26" w:lineRule="atLeast"/>
        <w:ind w:firstLine="709"/>
        <w:rPr>
          <w:rFonts w:cs="Times New Roman"/>
          <w:szCs w:val="26"/>
        </w:rPr>
      </w:pPr>
      <w:r w:rsidRPr="000A6031">
        <w:rPr>
          <w:rStyle w:val="Strong"/>
          <w:rFonts w:cs="Times New Roman"/>
          <w:b w:val="0"/>
          <w:szCs w:val="26"/>
        </w:rPr>
        <w:t>Floation Action Button (FAB)</w:t>
      </w:r>
      <w:r w:rsidRPr="000A6031">
        <w:rPr>
          <w:rStyle w:val="apple-converted-space"/>
          <w:rFonts w:cs="Times New Roman"/>
          <w:szCs w:val="26"/>
        </w:rPr>
        <w:t> </w:t>
      </w:r>
      <w:r w:rsidR="00E8598C" w:rsidRPr="000A6031">
        <w:rPr>
          <w:rFonts w:cs="Times New Roman"/>
          <w:szCs w:val="26"/>
        </w:rPr>
        <w:t>là một thành phần mới được giới thiệu trong</w:t>
      </w:r>
      <w:r w:rsidR="00E8598C" w:rsidRPr="000A6031">
        <w:rPr>
          <w:rStyle w:val="apple-converted-space"/>
          <w:rFonts w:cs="Times New Roman"/>
          <w:szCs w:val="26"/>
        </w:rPr>
        <w:t> </w:t>
      </w:r>
      <w:hyperlink r:id="rId137" w:tgtFrame="_blank" w:history="1">
        <w:r w:rsidR="00E8598C" w:rsidRPr="000A6031">
          <w:rPr>
            <w:rStyle w:val="Hyperlink"/>
            <w:rFonts w:cs="Times New Roman"/>
            <w:color w:val="auto"/>
            <w:szCs w:val="26"/>
            <w:u w:val="none"/>
          </w:rPr>
          <w:t>Material Design guideline</w:t>
        </w:r>
      </w:hyperlink>
      <w:r w:rsidR="00E8598C" w:rsidRPr="000A6031">
        <w:rPr>
          <w:rFonts w:cs="Times New Roman"/>
          <w:szCs w:val="26"/>
        </w:rPr>
        <w:t>, nó thiết kế cho việc nhấn mạnh cho hành động chính của một màn hình. Đây là một thiết kế phá cách làm nổi bật lên để thu hút người dùng chú ý vào hành động đó.</w:t>
      </w:r>
    </w:p>
    <w:p w:rsidR="00E8598C" w:rsidRPr="000A6031" w:rsidRDefault="00E8598C" w:rsidP="00547EC1">
      <w:pPr>
        <w:spacing w:line="26" w:lineRule="atLeast"/>
        <w:ind w:firstLine="709"/>
        <w:rPr>
          <w:rFonts w:cs="Times New Roman"/>
          <w:szCs w:val="26"/>
        </w:rPr>
      </w:pPr>
      <w:r w:rsidRPr="000A6031">
        <w:rPr>
          <w:rFonts w:cs="Times New Roman"/>
          <w:szCs w:val="26"/>
        </w:rPr>
        <w:t xml:space="preserve">Có rất nhiều ý kiến xung quanh thiết kế của thành phần này. Điều quan trọng là sử dụng nó trong trường hợp thật sự cần thiết, chẳng hạn như thể hiện các hành động xảy ra thường xuyên (thường là hiển thị Activity, hoặc những điều có ảnh hưởng đến trải nghiệm người dùng). Tuy nhiên, cũng có ý kiến trái chiều cho rằng </w:t>
      </w:r>
      <w:r w:rsidR="00B57E8C" w:rsidRPr="000A6031">
        <w:rPr>
          <w:rFonts w:cs="Times New Roman"/>
          <w:szCs w:val="26"/>
        </w:rPr>
        <w:t xml:space="preserve">Floating </w:t>
      </w:r>
      <w:r w:rsidRPr="000A6031">
        <w:rPr>
          <w:rFonts w:cs="Times New Roman"/>
          <w:szCs w:val="26"/>
        </w:rPr>
        <w:t>Action Button là một</w:t>
      </w:r>
      <w:r w:rsidRPr="000A6031">
        <w:rPr>
          <w:rStyle w:val="apple-converted-space"/>
          <w:rFonts w:cs="Times New Roman"/>
          <w:szCs w:val="26"/>
        </w:rPr>
        <w:t> </w:t>
      </w:r>
      <w:hyperlink r:id="rId138" w:anchor=".ihz91yj9c" w:tgtFrame="_blank" w:history="1">
        <w:r w:rsidRPr="000A6031">
          <w:rPr>
            <w:rStyle w:val="Hyperlink"/>
            <w:rFonts w:cs="Times New Roman"/>
            <w:color w:val="auto"/>
            <w:szCs w:val="26"/>
            <w:u w:val="none"/>
          </w:rPr>
          <w:t>ý tưởng tồi về mặt trải nghiệm người dùng</w:t>
        </w:r>
      </w:hyperlink>
      <w:r w:rsidRPr="000A6031">
        <w:rPr>
          <w:rFonts w:cs="Times New Roman"/>
          <w:szCs w:val="26"/>
        </w:rPr>
        <w:t>.</w:t>
      </w:r>
    </w:p>
    <w:p w:rsidR="00E8598C" w:rsidRPr="003222A5" w:rsidRDefault="00E8598C" w:rsidP="00F142FA">
      <w:pPr>
        <w:pStyle w:val="ListParagraph"/>
        <w:numPr>
          <w:ilvl w:val="0"/>
          <w:numId w:val="28"/>
        </w:numPr>
        <w:spacing w:line="26" w:lineRule="atLeast"/>
        <w:rPr>
          <w:rFonts w:cs="Times New Roman"/>
          <w:b/>
          <w:szCs w:val="26"/>
        </w:rPr>
      </w:pPr>
      <w:bookmarkStart w:id="273" w:name="_Toc444810728"/>
      <w:bookmarkStart w:id="274" w:name="_Toc475801518"/>
      <w:bookmarkStart w:id="275" w:name="_Toc475999848"/>
      <w:r w:rsidRPr="003222A5">
        <w:rPr>
          <w:rFonts w:cs="Times New Roman"/>
          <w:b/>
          <w:szCs w:val="26"/>
        </w:rPr>
        <w:t>Navigation Drawer (Slider menu)</w:t>
      </w:r>
      <w:bookmarkEnd w:id="273"/>
      <w:bookmarkEnd w:id="274"/>
      <w:bookmarkEnd w:id="275"/>
    </w:p>
    <w:p w:rsidR="00E8598C" w:rsidRPr="000A6031" w:rsidRDefault="00E8598C" w:rsidP="00547EC1">
      <w:pPr>
        <w:spacing w:line="26" w:lineRule="atLeast"/>
        <w:ind w:firstLine="709"/>
        <w:rPr>
          <w:rFonts w:cs="Times New Roman"/>
          <w:szCs w:val="26"/>
        </w:rPr>
      </w:pPr>
      <w:r w:rsidRPr="000A6031">
        <w:rPr>
          <w:rFonts w:cs="Times New Roman"/>
          <w:szCs w:val="26"/>
        </w:rPr>
        <w:t>Navigation Drawer là một bản điều hướng xuất hiện khi vuốt trên màn hình từ cạnh trái sang cạnh phải hay từ cạnh phải sang trái. Ngoài ra Navigation Drawer còn có thể xuất hiện khi chạm vào một biểu tưởng trên thanh Actionbar. Navigation Drawer thường thấy xuất hiện trong rất nhiều app hay xử dụng như Gmail, Facebook…</w:t>
      </w:r>
    </w:p>
    <w:p w:rsidR="00E8598C" w:rsidRPr="000A6031" w:rsidRDefault="00E8598C" w:rsidP="00547EC1">
      <w:pPr>
        <w:spacing w:line="26" w:lineRule="atLeast"/>
        <w:ind w:firstLine="709"/>
        <w:jc w:val="center"/>
        <w:rPr>
          <w:rFonts w:cs="Times New Roman"/>
          <w:szCs w:val="26"/>
        </w:rPr>
      </w:pPr>
      <w:r w:rsidRPr="000A6031">
        <w:rPr>
          <w:rFonts w:cs="Times New Roman"/>
          <w:noProof/>
          <w:szCs w:val="26"/>
          <w:lang w:eastAsia="en-US"/>
          <w14:ligatures w14:val="standard"/>
        </w:rPr>
        <w:drawing>
          <wp:inline distT="0" distB="0" distL="0" distR="0" wp14:anchorId="1F426250" wp14:editId="50C260B7">
            <wp:extent cx="2192570" cy="3829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216280" cy="3870456"/>
                    </a:xfrm>
                    <a:prstGeom prst="rect">
                      <a:avLst/>
                    </a:prstGeom>
                  </pic:spPr>
                </pic:pic>
              </a:graphicData>
            </a:graphic>
          </wp:inline>
        </w:drawing>
      </w:r>
    </w:p>
    <w:p w:rsidR="00115835" w:rsidRPr="000A6031" w:rsidRDefault="00115835" w:rsidP="00547EC1">
      <w:pPr>
        <w:spacing w:line="26" w:lineRule="atLeast"/>
        <w:ind w:firstLine="709"/>
        <w:rPr>
          <w:rFonts w:cs="Times New Roman"/>
          <w:b/>
          <w:szCs w:val="26"/>
        </w:rPr>
      </w:pPr>
      <w:r w:rsidRPr="000A6031">
        <w:rPr>
          <w:rFonts w:cs="Times New Roman"/>
          <w:szCs w:val="26"/>
        </w:rPr>
        <w:t>Hình 1.21: Minh họa khi sử dụng Navigation Drawer (Slider menu)</w:t>
      </w:r>
    </w:p>
    <w:p w:rsidR="00115835" w:rsidRPr="000A6031" w:rsidRDefault="00115835" w:rsidP="00547EC1">
      <w:pPr>
        <w:spacing w:line="26" w:lineRule="atLeast"/>
        <w:ind w:firstLine="709"/>
        <w:rPr>
          <w:rFonts w:cs="Times New Roman"/>
          <w:szCs w:val="26"/>
        </w:rPr>
      </w:pPr>
    </w:p>
    <w:p w:rsidR="00E8598C" w:rsidRPr="000A6031" w:rsidRDefault="00E8598C" w:rsidP="00547EC1">
      <w:pPr>
        <w:spacing w:line="26" w:lineRule="atLeast"/>
        <w:ind w:firstLine="709"/>
        <w:rPr>
          <w:rFonts w:cs="Times New Roman"/>
          <w:szCs w:val="26"/>
        </w:rPr>
      </w:pPr>
      <w:r w:rsidRPr="000A6031">
        <w:rPr>
          <w:rFonts w:cs="Times New Roman"/>
          <w:szCs w:val="26"/>
        </w:rPr>
        <w:t>Tham khảo thêm chi tiết tại:</w:t>
      </w:r>
    </w:p>
    <w:p w:rsidR="00E8598C" w:rsidRPr="000A6031" w:rsidRDefault="004A4A32" w:rsidP="00547EC1">
      <w:pPr>
        <w:spacing w:line="26" w:lineRule="atLeast"/>
        <w:ind w:firstLine="709"/>
        <w:rPr>
          <w:rStyle w:val="Hyperlink"/>
          <w:rFonts w:cs="Times New Roman"/>
          <w:color w:val="auto"/>
          <w:szCs w:val="26"/>
          <w:u w:val="none"/>
        </w:rPr>
      </w:pPr>
      <w:hyperlink r:id="rId140" w:history="1">
        <w:r w:rsidR="00E8598C" w:rsidRPr="000A6031">
          <w:rPr>
            <w:rStyle w:val="Hyperlink"/>
            <w:rFonts w:cs="Times New Roman"/>
            <w:color w:val="auto"/>
            <w:szCs w:val="26"/>
            <w:u w:val="none"/>
          </w:rPr>
          <w:t>https://www.google.com/design/spec/patterns/navigation-drawer.html</w:t>
        </w:r>
      </w:hyperlink>
    </w:p>
    <w:p w:rsidR="000E34B7" w:rsidRPr="000A6031" w:rsidRDefault="008D47E7" w:rsidP="008D47E7">
      <w:pPr>
        <w:pStyle w:val="Heading3"/>
        <w:spacing w:before="120" w:after="120" w:line="26" w:lineRule="atLeast"/>
        <w:rPr>
          <w:rFonts w:cs="Times New Roman"/>
          <w:color w:val="auto"/>
          <w:szCs w:val="26"/>
        </w:rPr>
      </w:pPr>
      <w:bookmarkStart w:id="276" w:name="_Toc444810729"/>
      <w:bookmarkStart w:id="277" w:name="_Toc475801519"/>
      <w:bookmarkStart w:id="278" w:name="_Toc475999849"/>
      <w:bookmarkStart w:id="279" w:name="_Toc511914385"/>
      <w:bookmarkStart w:id="280" w:name="_Toc511914465"/>
      <w:bookmarkStart w:id="281" w:name="_Toc511919200"/>
      <w:r>
        <w:rPr>
          <w:rFonts w:cs="Times New Roman"/>
          <w:color w:val="auto"/>
          <w:szCs w:val="26"/>
        </w:rPr>
        <w:t>1.5.12</w:t>
      </w:r>
      <w:r w:rsidR="00906EEC" w:rsidRPr="000A6031">
        <w:rPr>
          <w:rFonts w:cs="Times New Roman"/>
          <w:color w:val="auto"/>
          <w:szCs w:val="26"/>
        </w:rPr>
        <w:t xml:space="preserve"> </w:t>
      </w:r>
      <w:r w:rsidR="00E8598C" w:rsidRPr="000A6031">
        <w:rPr>
          <w:rFonts w:cs="Times New Roman"/>
          <w:color w:val="auto"/>
          <w:szCs w:val="26"/>
        </w:rPr>
        <w:t>Lưu trữ dữ liệu trong Android</w:t>
      </w:r>
      <w:bookmarkStart w:id="282" w:name="_Toc444810730"/>
      <w:bookmarkStart w:id="283" w:name="_Toc475801520"/>
      <w:bookmarkStart w:id="284" w:name="_Toc475999850"/>
      <w:bookmarkEnd w:id="276"/>
      <w:bookmarkEnd w:id="277"/>
      <w:bookmarkEnd w:id="278"/>
      <w:bookmarkEnd w:id="279"/>
      <w:bookmarkEnd w:id="280"/>
      <w:bookmarkEnd w:id="281"/>
    </w:p>
    <w:p w:rsidR="00E8598C" w:rsidRPr="0004006F" w:rsidRDefault="00E8598C" w:rsidP="00F142FA">
      <w:pPr>
        <w:pStyle w:val="ListParagraph"/>
        <w:numPr>
          <w:ilvl w:val="0"/>
          <w:numId w:val="30"/>
        </w:numPr>
        <w:spacing w:line="26" w:lineRule="atLeast"/>
        <w:rPr>
          <w:rFonts w:cs="Times New Roman"/>
          <w:b/>
          <w:szCs w:val="26"/>
        </w:rPr>
      </w:pPr>
      <w:r w:rsidRPr="0004006F">
        <w:rPr>
          <w:rFonts w:cs="Times New Roman"/>
          <w:b/>
          <w:szCs w:val="26"/>
        </w:rPr>
        <w:t>Share Preferences</w:t>
      </w:r>
      <w:bookmarkEnd w:id="282"/>
      <w:bookmarkEnd w:id="283"/>
      <w:bookmarkEnd w:id="284"/>
    </w:p>
    <w:p w:rsidR="00E8598C" w:rsidRPr="000A6031" w:rsidRDefault="00E8598C" w:rsidP="00547EC1">
      <w:pPr>
        <w:spacing w:line="26" w:lineRule="atLeast"/>
        <w:ind w:firstLine="709"/>
        <w:rPr>
          <w:rFonts w:cs="Times New Roman"/>
          <w:szCs w:val="26"/>
        </w:rPr>
      </w:pPr>
      <w:r w:rsidRPr="000A6031">
        <w:rPr>
          <w:rFonts w:cs="Times New Roman"/>
          <w:szCs w:val="26"/>
        </w:rPr>
        <w:t>Android cung cấp sẵn một cơ chế đơn giản giúp chúng ta lưu trữ nhanh các dữ liệu ngắn như cấu hình ứng dụng, tên đăng nhập, email… và lấy lại dữ liệu đã ghi này trong các lần chạy ứng dụng tiếp theo.</w:t>
      </w:r>
    </w:p>
    <w:p w:rsidR="0004006F" w:rsidRDefault="00E8598C" w:rsidP="0004006F">
      <w:pPr>
        <w:spacing w:line="26" w:lineRule="atLeast"/>
        <w:ind w:firstLine="709"/>
        <w:rPr>
          <w:rFonts w:cs="Times New Roman"/>
          <w:szCs w:val="26"/>
        </w:rPr>
      </w:pPr>
      <w:r w:rsidRPr="000A6031">
        <w:rPr>
          <w:rFonts w:cs="Times New Roman"/>
          <w:szCs w:val="26"/>
        </w:rPr>
        <w:t>Cách thức thuận tiện nhất là mô tả tập trung các cấu hình ta cần lưu lại trong một Activity (thường là màn hình “</w:t>
      </w:r>
      <w:r w:rsidRPr="000A6031">
        <w:rPr>
          <w:rStyle w:val="Emphasis"/>
          <w:rFonts w:eastAsiaTheme="majorEastAsia" w:cs="Times New Roman"/>
          <w:szCs w:val="26"/>
        </w:rPr>
        <w:t>Settings</w:t>
      </w:r>
      <w:r w:rsidRPr="000A6031">
        <w:rPr>
          <w:rFonts w:cs="Times New Roman"/>
          <w:szCs w:val="26"/>
        </w:rPr>
        <w:t>” của ứng dụng).</w:t>
      </w:r>
    </w:p>
    <w:p w:rsidR="00E8598C" w:rsidRPr="0004006F" w:rsidRDefault="00E8598C" w:rsidP="00F142FA">
      <w:pPr>
        <w:pStyle w:val="ListParagraph"/>
        <w:numPr>
          <w:ilvl w:val="0"/>
          <w:numId w:val="29"/>
        </w:numPr>
        <w:spacing w:line="26" w:lineRule="atLeast"/>
        <w:rPr>
          <w:rFonts w:cs="Times New Roman"/>
          <w:szCs w:val="26"/>
        </w:rPr>
      </w:pPr>
      <w:r w:rsidRPr="0004006F">
        <w:rPr>
          <w:rFonts w:cs="Times New Roman"/>
          <w:szCs w:val="26"/>
        </w:rPr>
        <w:t>References – cặp giá trị &lt;key – value&gt;.</w:t>
      </w:r>
    </w:p>
    <w:p w:rsidR="00E8598C" w:rsidRPr="0095552C" w:rsidRDefault="00E8598C" w:rsidP="0095552C">
      <w:pPr>
        <w:spacing w:line="26" w:lineRule="atLeast"/>
        <w:ind w:firstLine="709"/>
        <w:rPr>
          <w:rFonts w:cs="Times New Roman"/>
          <w:szCs w:val="26"/>
        </w:rPr>
      </w:pPr>
      <w:r w:rsidRPr="0095552C">
        <w:rPr>
          <w:rFonts w:cs="Times New Roman"/>
          <w:szCs w:val="26"/>
        </w:rPr>
        <w:t xml:space="preserve">Key: </w:t>
      </w:r>
      <w:r w:rsidR="00B57E8C" w:rsidRPr="0095552C">
        <w:rPr>
          <w:rFonts w:cs="Times New Roman"/>
          <w:szCs w:val="26"/>
        </w:rPr>
        <w:t>S</w:t>
      </w:r>
      <w:r w:rsidRPr="0095552C">
        <w:rPr>
          <w:rFonts w:cs="Times New Roman"/>
          <w:szCs w:val="26"/>
        </w:rPr>
        <w:t>tring</w:t>
      </w:r>
    </w:p>
    <w:p w:rsidR="0095552C" w:rsidRDefault="00E8598C" w:rsidP="0095552C">
      <w:pPr>
        <w:spacing w:line="26" w:lineRule="atLeast"/>
        <w:ind w:firstLine="709"/>
        <w:rPr>
          <w:rFonts w:cs="Times New Roman"/>
          <w:szCs w:val="26"/>
        </w:rPr>
      </w:pPr>
      <w:r w:rsidRPr="0095552C">
        <w:rPr>
          <w:rFonts w:cs="Times New Roman"/>
          <w:szCs w:val="26"/>
        </w:rPr>
        <w:t>Value: primitive data type</w:t>
      </w:r>
    </w:p>
    <w:p w:rsidR="00E8598C" w:rsidRPr="0004006F" w:rsidRDefault="00E8598C" w:rsidP="00F142FA">
      <w:pPr>
        <w:pStyle w:val="ListParagraph"/>
        <w:numPr>
          <w:ilvl w:val="0"/>
          <w:numId w:val="29"/>
        </w:numPr>
        <w:spacing w:line="26" w:lineRule="atLeast"/>
        <w:rPr>
          <w:rFonts w:cs="Times New Roman"/>
          <w:szCs w:val="26"/>
        </w:rPr>
      </w:pPr>
      <w:r w:rsidRPr="0004006F">
        <w:rPr>
          <w:rFonts w:cs="Times New Roman"/>
          <w:szCs w:val="26"/>
        </w:rPr>
        <w:t>Một số hàm của References:</w:t>
      </w:r>
    </w:p>
    <w:p w:rsidR="00E8598C" w:rsidRPr="0095552C" w:rsidRDefault="00E8598C" w:rsidP="0095552C">
      <w:pPr>
        <w:spacing w:line="26" w:lineRule="atLeast"/>
        <w:ind w:left="1440"/>
        <w:rPr>
          <w:rFonts w:ascii="Consolas" w:hAnsi="Consolas" w:cs="Times New Roman"/>
          <w:szCs w:val="26"/>
        </w:rPr>
      </w:pPr>
      <w:r w:rsidRPr="0095552C">
        <w:rPr>
          <w:rFonts w:ascii="Consolas" w:hAnsi="Consolas" w:cs="Times New Roman"/>
          <w:szCs w:val="26"/>
        </w:rPr>
        <w:t>getPreferences</w:t>
      </w:r>
      <w:r w:rsidR="007B4EAB">
        <w:rPr>
          <w:rFonts w:ascii="Consolas" w:hAnsi="Consolas" w:cs="Times New Roman"/>
          <w:szCs w:val="26"/>
        </w:rPr>
        <w:t xml:space="preserve">(): </w:t>
      </w:r>
    </w:p>
    <w:p w:rsidR="00E8598C" w:rsidRPr="0095552C" w:rsidRDefault="00E8598C" w:rsidP="0095552C">
      <w:pPr>
        <w:spacing w:line="26" w:lineRule="atLeast"/>
        <w:ind w:left="1440"/>
        <w:rPr>
          <w:rFonts w:ascii="Consolas" w:hAnsi="Consolas" w:cs="Times New Roman"/>
          <w:szCs w:val="26"/>
        </w:rPr>
      </w:pPr>
      <w:r w:rsidRPr="0095552C">
        <w:rPr>
          <w:rFonts w:ascii="Consolas" w:hAnsi="Consolas" w:cs="Times New Roman"/>
          <w:szCs w:val="26"/>
        </w:rPr>
        <w:t>getSharedPreferences</w:t>
      </w:r>
      <w:r w:rsidR="007B4EAB">
        <w:rPr>
          <w:rFonts w:ascii="Consolas" w:hAnsi="Consolas" w:cs="Times New Roman"/>
          <w:szCs w:val="26"/>
        </w:rPr>
        <w:t xml:space="preserve">(): </w:t>
      </w:r>
    </w:p>
    <w:p w:rsidR="00E8598C" w:rsidRPr="0095552C" w:rsidRDefault="00E8598C" w:rsidP="0095552C">
      <w:pPr>
        <w:spacing w:line="26" w:lineRule="atLeast"/>
        <w:ind w:left="1440"/>
        <w:rPr>
          <w:rFonts w:ascii="Consolas" w:hAnsi="Consolas" w:cs="Times New Roman"/>
          <w:szCs w:val="26"/>
        </w:rPr>
      </w:pPr>
      <w:r w:rsidRPr="0095552C">
        <w:rPr>
          <w:rFonts w:ascii="Consolas" w:hAnsi="Consolas" w:cs="Times New Roman"/>
          <w:szCs w:val="26"/>
        </w:rPr>
        <w:t>getDefaultSharedPreferences</w:t>
      </w:r>
      <w:r w:rsidR="007B4EAB">
        <w:rPr>
          <w:rFonts w:ascii="Consolas" w:hAnsi="Consolas" w:cs="Times New Roman"/>
          <w:szCs w:val="26"/>
        </w:rPr>
        <w:t xml:space="preserve">(): </w:t>
      </w:r>
    </w:p>
    <w:p w:rsidR="00E8598C" w:rsidRPr="0004006F" w:rsidRDefault="00E8598C" w:rsidP="00F142FA">
      <w:pPr>
        <w:pStyle w:val="ListParagraph"/>
        <w:numPr>
          <w:ilvl w:val="0"/>
          <w:numId w:val="29"/>
        </w:numPr>
        <w:spacing w:line="26" w:lineRule="atLeast"/>
        <w:rPr>
          <w:rFonts w:cs="Times New Roman"/>
          <w:szCs w:val="26"/>
        </w:rPr>
      </w:pPr>
      <w:r w:rsidRPr="0004006F">
        <w:rPr>
          <w:rFonts w:cs="Times New Roman"/>
          <w:szCs w:val="26"/>
        </w:rPr>
        <w:t>Các hàm được sử dụng để lưu trữ, lấy dữ liệu: putXxx…, getXxx….</w:t>
      </w:r>
    </w:p>
    <w:p w:rsidR="00E8598C" w:rsidRPr="0095552C" w:rsidRDefault="00E8598C" w:rsidP="0004006F">
      <w:pPr>
        <w:spacing w:line="26" w:lineRule="atLeast"/>
        <w:ind w:left="709"/>
        <w:rPr>
          <w:rFonts w:cs="Times New Roman"/>
          <w:szCs w:val="26"/>
        </w:rPr>
      </w:pPr>
      <w:r w:rsidRPr="0095552C">
        <w:rPr>
          <w:rFonts w:cs="Times New Roman"/>
          <w:szCs w:val="26"/>
        </w:rPr>
        <w:t>Hàm put.</w:t>
      </w:r>
    </w:p>
    <w:p w:rsidR="00E8598C" w:rsidRPr="0095552C" w:rsidRDefault="00E8598C" w:rsidP="0004006F">
      <w:pPr>
        <w:spacing w:line="26" w:lineRule="atLeast"/>
        <w:ind w:left="709"/>
        <w:rPr>
          <w:rFonts w:cs="Times New Roman"/>
          <w:szCs w:val="26"/>
        </w:rPr>
      </w:pPr>
      <w:r w:rsidRPr="0095552C">
        <w:rPr>
          <w:rFonts w:cs="Times New Roman"/>
          <w:szCs w:val="26"/>
        </w:rPr>
        <w:t>Hàm get.</w:t>
      </w:r>
    </w:p>
    <w:p w:rsidR="00E8598C" w:rsidRPr="0095552C" w:rsidRDefault="00E8598C" w:rsidP="0004006F">
      <w:pPr>
        <w:spacing w:line="26" w:lineRule="atLeast"/>
        <w:ind w:left="709"/>
        <w:rPr>
          <w:rFonts w:cs="Times New Roman"/>
          <w:szCs w:val="26"/>
        </w:rPr>
      </w:pPr>
      <w:r w:rsidRPr="0095552C">
        <w:rPr>
          <w:rFonts w:cs="Times New Roman"/>
          <w:szCs w:val="26"/>
        </w:rPr>
        <w:t xml:space="preserve">Xxx: là các kiểu { </w:t>
      </w:r>
      <w:r w:rsidRPr="0095552C">
        <w:rPr>
          <w:rFonts w:cs="Times New Roman"/>
          <w:i/>
          <w:iCs/>
          <w:szCs w:val="26"/>
        </w:rPr>
        <w:t xml:space="preserve">Long, Int, Double, Boolean, String </w:t>
      </w:r>
      <w:r w:rsidRPr="0095552C">
        <w:rPr>
          <w:rFonts w:cs="Times New Roman"/>
          <w:szCs w:val="26"/>
        </w:rPr>
        <w:t>}.</w:t>
      </w:r>
    </w:p>
    <w:p w:rsidR="00E8598C" w:rsidRPr="0095552C" w:rsidRDefault="00E8598C" w:rsidP="0004006F">
      <w:pPr>
        <w:spacing w:line="26" w:lineRule="atLeast"/>
        <w:ind w:left="709"/>
        <w:rPr>
          <w:rFonts w:cs="Times New Roman"/>
          <w:szCs w:val="26"/>
        </w:rPr>
      </w:pPr>
      <w:r w:rsidRPr="0095552C">
        <w:rPr>
          <w:rFonts w:cs="Times New Roman"/>
          <w:szCs w:val="26"/>
        </w:rPr>
        <w:t>Xxx = {</w:t>
      </w:r>
      <w:r w:rsidRPr="0095552C">
        <w:rPr>
          <w:rFonts w:cs="Times New Roman"/>
          <w:i/>
          <w:iCs/>
          <w:szCs w:val="26"/>
        </w:rPr>
        <w:t>Long, Int, Double, Boolean, String</w:t>
      </w:r>
      <w:r w:rsidRPr="0095552C">
        <w:rPr>
          <w:rFonts w:cs="Times New Roman"/>
          <w:szCs w:val="26"/>
        </w:rPr>
        <w:t xml:space="preserve"> }</w:t>
      </w:r>
    </w:p>
    <w:p w:rsidR="00E8598C" w:rsidRPr="0095552C" w:rsidRDefault="00E8598C" w:rsidP="0004006F">
      <w:pPr>
        <w:spacing w:line="26" w:lineRule="atLeast"/>
        <w:ind w:left="709"/>
        <w:rPr>
          <w:rFonts w:cs="Times New Roman"/>
          <w:szCs w:val="26"/>
        </w:rPr>
      </w:pPr>
      <w:r w:rsidRPr="0095552C">
        <w:rPr>
          <w:rFonts w:cs="Times New Roman"/>
          <w:szCs w:val="26"/>
        </w:rPr>
        <w:t>Key: String.</w:t>
      </w:r>
    </w:p>
    <w:p w:rsidR="00187151" w:rsidRPr="000A6031" w:rsidRDefault="00A808A4" w:rsidP="0004006F">
      <w:pPr>
        <w:pStyle w:val="Heading2"/>
        <w:spacing w:before="120" w:after="120" w:line="26" w:lineRule="atLeast"/>
        <w:rPr>
          <w:rFonts w:cs="Times New Roman"/>
          <w:color w:val="auto"/>
        </w:rPr>
      </w:pPr>
      <w:bookmarkStart w:id="285" w:name="_Toc507842841"/>
      <w:bookmarkStart w:id="286" w:name="_Toc511914386"/>
      <w:bookmarkStart w:id="287" w:name="_Toc511914466"/>
      <w:bookmarkStart w:id="288" w:name="_Toc511919201"/>
      <w:r w:rsidRPr="000A6031">
        <w:rPr>
          <w:rFonts w:cs="Times New Roman"/>
          <w:color w:val="auto"/>
        </w:rPr>
        <w:t>1.</w:t>
      </w:r>
      <w:r w:rsidR="0004006F">
        <w:rPr>
          <w:rFonts w:cs="Times New Roman"/>
          <w:color w:val="auto"/>
        </w:rPr>
        <w:t>6</w:t>
      </w:r>
      <w:r w:rsidR="00906EEC" w:rsidRPr="000A6031">
        <w:rPr>
          <w:rFonts w:cs="Times New Roman"/>
          <w:color w:val="auto"/>
        </w:rPr>
        <w:t xml:space="preserve"> </w:t>
      </w:r>
      <w:r w:rsidR="00906EEC" w:rsidRPr="000A6031">
        <w:rPr>
          <w:rFonts w:cs="Times New Roman"/>
          <w:color w:val="auto"/>
          <w:lang w:val="de-DE"/>
        </w:rPr>
        <w:t>Google Map API trên Hệ điều hành Android</w:t>
      </w:r>
      <w:bookmarkEnd w:id="285"/>
      <w:bookmarkEnd w:id="286"/>
      <w:bookmarkEnd w:id="287"/>
      <w:bookmarkEnd w:id="288"/>
    </w:p>
    <w:p w:rsidR="003008C5" w:rsidRPr="000A6031" w:rsidRDefault="00F26E39" w:rsidP="000F36EC">
      <w:pPr>
        <w:pStyle w:val="Heading3"/>
        <w:spacing w:before="120" w:after="120" w:line="26" w:lineRule="atLeast"/>
        <w:ind w:firstLine="709"/>
        <w:rPr>
          <w:rFonts w:cs="Times New Roman"/>
          <w:b w:val="0"/>
          <w:bCs w:val="0"/>
          <w:color w:val="auto"/>
          <w:szCs w:val="26"/>
        </w:rPr>
      </w:pPr>
      <w:bookmarkStart w:id="289" w:name="_Toc511914387"/>
      <w:bookmarkStart w:id="290" w:name="_Toc511914467"/>
      <w:bookmarkStart w:id="291" w:name="_Toc511919202"/>
      <w:r w:rsidRPr="000A6031">
        <w:rPr>
          <w:rFonts w:cs="Times New Roman"/>
          <w:color w:val="auto"/>
          <w:szCs w:val="26"/>
        </w:rPr>
        <w:t>1.</w:t>
      </w:r>
      <w:r w:rsidR="003008C5" w:rsidRPr="000A6031">
        <w:rPr>
          <w:rFonts w:cs="Times New Roman"/>
          <w:color w:val="auto"/>
          <w:szCs w:val="26"/>
        </w:rPr>
        <w:t>6.1 Google Maps</w:t>
      </w:r>
      <w:bookmarkEnd w:id="289"/>
      <w:bookmarkEnd w:id="290"/>
      <w:bookmarkEnd w:id="291"/>
    </w:p>
    <w:p w:rsidR="003008C5" w:rsidRPr="000A6031" w:rsidRDefault="003008C5" w:rsidP="00547EC1">
      <w:pPr>
        <w:spacing w:line="26" w:lineRule="atLeast"/>
        <w:ind w:firstLine="709"/>
        <w:rPr>
          <w:rFonts w:cs="Times New Roman"/>
          <w:b/>
          <w:bCs/>
          <w:szCs w:val="26"/>
        </w:rPr>
      </w:pPr>
      <w:r w:rsidRPr="000A6031">
        <w:rPr>
          <w:rFonts w:cs="Times New Roman"/>
          <w:szCs w:val="26"/>
        </w:rPr>
        <w:t xml:space="preserve">Google </w:t>
      </w:r>
      <w:r w:rsidR="007B4EAB" w:rsidRPr="000A6031">
        <w:rPr>
          <w:rFonts w:cs="Times New Roman"/>
          <w:szCs w:val="26"/>
        </w:rPr>
        <w:t xml:space="preserve">Maps </w:t>
      </w:r>
      <w:r w:rsidRPr="000A6031">
        <w:rPr>
          <w:rFonts w:cs="Times New Roman"/>
          <w:szCs w:val="26"/>
        </w:rPr>
        <w:t xml:space="preserve">được xem là dịch vụ bản đồ số được google phát triển với mục đích thay thế cho các loại bản đồ giấy thông thường. Giờ đây chỉ bằng chiếc </w:t>
      </w:r>
      <w:r w:rsidR="005715BF">
        <w:rPr>
          <w:rFonts w:cs="Times New Roman"/>
          <w:szCs w:val="26"/>
        </w:rPr>
        <w:t>điện thoại thông minh</w:t>
      </w:r>
      <w:r w:rsidRPr="000A6031">
        <w:rPr>
          <w:rFonts w:cs="Times New Roman"/>
          <w:szCs w:val="26"/>
        </w:rPr>
        <w:t xml:space="preserve"> nhỏ gọn có thể tự do lựa chọn những địa điểm mà mình muốn đến và nhanh chóng tiếp cận được những dịch vụ xung quanh các địa điểm đó.</w:t>
      </w:r>
    </w:p>
    <w:p w:rsidR="005715BF" w:rsidRDefault="003008C5" w:rsidP="00F63E22">
      <w:pPr>
        <w:spacing w:line="26" w:lineRule="atLeast"/>
        <w:ind w:firstLine="709"/>
        <w:rPr>
          <w:rFonts w:cs="Times New Roman"/>
          <w:szCs w:val="26"/>
        </w:rPr>
      </w:pPr>
      <w:r w:rsidRPr="000A6031">
        <w:rPr>
          <w:rFonts w:cs="Times New Roman"/>
          <w:szCs w:val="26"/>
        </w:rPr>
        <w:t>Để sử dụng Google map một cách chính xác nhấ</w:t>
      </w:r>
      <w:r w:rsidR="00F13E8D">
        <w:rPr>
          <w:rFonts w:cs="Times New Roman"/>
          <w:szCs w:val="26"/>
        </w:rPr>
        <w:t xml:space="preserve">t </w:t>
      </w:r>
      <w:r w:rsidRPr="000A6031">
        <w:rPr>
          <w:rFonts w:cs="Times New Roman"/>
          <w:szCs w:val="26"/>
        </w:rPr>
        <w:t>cần GPS- hệ thống định vị toàn cầu giúp có thể biết rõ vị trí hiện tại của bản thân và thông qua GPS con người có thể dễ dàng xác định được phương hướng và đường đi một cách nhanh chóng nhất có thể.</w:t>
      </w:r>
    </w:p>
    <w:p w:rsidR="00F26E39" w:rsidRPr="00101651" w:rsidRDefault="00F26E39" w:rsidP="009D1BE1">
      <w:pPr>
        <w:pStyle w:val="Heading3"/>
        <w:rPr>
          <w:rFonts w:cs="Times New Roman"/>
          <w:b w:val="0"/>
          <w:color w:val="auto"/>
          <w:szCs w:val="26"/>
        </w:rPr>
      </w:pPr>
      <w:bookmarkStart w:id="292" w:name="_Toc511914388"/>
      <w:bookmarkStart w:id="293" w:name="_Toc511914468"/>
      <w:bookmarkStart w:id="294" w:name="_Toc511919203"/>
      <w:r w:rsidRPr="00101651">
        <w:rPr>
          <w:rFonts w:cs="Times New Roman"/>
          <w:color w:val="auto"/>
          <w:szCs w:val="26"/>
        </w:rPr>
        <w:lastRenderedPageBreak/>
        <w:t>1.</w:t>
      </w:r>
      <w:r w:rsidR="003008C5" w:rsidRPr="00101651">
        <w:rPr>
          <w:rFonts w:cs="Times New Roman"/>
          <w:color w:val="auto"/>
          <w:szCs w:val="26"/>
        </w:rPr>
        <w:t>6.2 Các loại bản đồ</w:t>
      </w:r>
      <w:r w:rsidRPr="00101651">
        <w:rPr>
          <w:rFonts w:cs="Times New Roman"/>
          <w:color w:val="auto"/>
          <w:szCs w:val="26"/>
        </w:rPr>
        <w:t xml:space="preserve"> Google Maps</w:t>
      </w:r>
      <w:bookmarkEnd w:id="292"/>
      <w:bookmarkEnd w:id="293"/>
      <w:bookmarkEnd w:id="294"/>
    </w:p>
    <w:p w:rsidR="00535672" w:rsidRPr="00101651" w:rsidRDefault="003008C5" w:rsidP="009D1BE1">
      <w:pPr>
        <w:rPr>
          <w:rFonts w:cs="Times New Roman"/>
          <w:szCs w:val="26"/>
        </w:rPr>
      </w:pPr>
      <w:r w:rsidRPr="00101651">
        <w:rPr>
          <w:rFonts w:cs="Times New Roman"/>
          <w:szCs w:val="26"/>
        </w:rPr>
        <w:t xml:space="preserve">Google Maps cung cấp </w:t>
      </w:r>
      <w:r w:rsidR="005715BF" w:rsidRPr="00101651">
        <w:rPr>
          <w:rFonts w:cs="Times New Roman"/>
          <w:szCs w:val="26"/>
        </w:rPr>
        <w:t>5</w:t>
      </w:r>
      <w:r w:rsidRPr="00101651">
        <w:rPr>
          <w:rFonts w:cs="Times New Roman"/>
          <w:szCs w:val="26"/>
        </w:rPr>
        <w:t xml:space="preserve"> loại bản đồ</w:t>
      </w:r>
      <w:r w:rsidR="00535672" w:rsidRPr="00101651">
        <w:rPr>
          <w:rFonts w:cs="Times New Roman"/>
          <w:szCs w:val="26"/>
        </w:rPr>
        <w:t xml:space="preserve"> như sau:</w:t>
      </w:r>
    </w:p>
    <w:p w:rsidR="005715BF" w:rsidRPr="00101651" w:rsidRDefault="005715BF" w:rsidP="009D1BE1">
      <w:pPr>
        <w:rPr>
          <w:rFonts w:cs="Times New Roman"/>
          <w:b/>
          <w:szCs w:val="26"/>
        </w:rPr>
      </w:pPr>
      <w:r w:rsidRPr="00101651">
        <w:rPr>
          <w:rFonts w:cs="Times New Roman"/>
          <w:szCs w:val="26"/>
        </w:rPr>
        <w:t>int MAP_TYPE_HYBRID Bản đồ vệ tinh với một lớp trong suốt của các đường phố lớn.</w:t>
      </w:r>
    </w:p>
    <w:p w:rsidR="005715BF" w:rsidRPr="00101651" w:rsidRDefault="005715BF" w:rsidP="009D1BE1">
      <w:pPr>
        <w:rPr>
          <w:rFonts w:cs="Times New Roman"/>
          <w:b/>
          <w:szCs w:val="26"/>
        </w:rPr>
      </w:pPr>
      <w:r w:rsidRPr="00101651">
        <w:rPr>
          <w:rFonts w:cs="Times New Roman"/>
          <w:szCs w:val="26"/>
        </w:rPr>
        <w:t>int MAP_TYPE_NONE Không có bản đồ nền.</w:t>
      </w:r>
    </w:p>
    <w:p w:rsidR="005715BF" w:rsidRPr="00101651" w:rsidRDefault="005715BF" w:rsidP="009D1BE1">
      <w:pPr>
        <w:rPr>
          <w:rFonts w:cs="Times New Roman"/>
          <w:b/>
          <w:szCs w:val="26"/>
        </w:rPr>
      </w:pPr>
      <w:r w:rsidRPr="00101651">
        <w:rPr>
          <w:rFonts w:cs="Times New Roman"/>
          <w:szCs w:val="26"/>
        </w:rPr>
        <w:t>int MAP_TYPE_NORMAL Bản đồ cơ bản.</w:t>
      </w:r>
    </w:p>
    <w:p w:rsidR="005715BF" w:rsidRPr="00101651" w:rsidRDefault="005715BF" w:rsidP="009D1BE1">
      <w:pPr>
        <w:rPr>
          <w:rFonts w:cs="Times New Roman"/>
          <w:b/>
          <w:szCs w:val="26"/>
        </w:rPr>
      </w:pPr>
      <w:r w:rsidRPr="00101651">
        <w:rPr>
          <w:rFonts w:cs="Times New Roman"/>
          <w:szCs w:val="26"/>
        </w:rPr>
        <w:t>int MAP_TYPE_SATELLITE Bản đồ vệ tinh không có nhãn.</w:t>
      </w:r>
    </w:p>
    <w:p w:rsidR="005715BF" w:rsidRPr="00101651" w:rsidRDefault="005715BF" w:rsidP="009D1BE1">
      <w:pPr>
        <w:rPr>
          <w:rFonts w:cs="Times New Roman"/>
          <w:b/>
          <w:szCs w:val="26"/>
        </w:rPr>
      </w:pPr>
      <w:r w:rsidRPr="00101651">
        <w:rPr>
          <w:rFonts w:cs="Times New Roman"/>
          <w:szCs w:val="26"/>
        </w:rPr>
        <w:t xml:space="preserve">int MAP_TYPE_TERRAIN Bản đồ địa hình. </w:t>
      </w:r>
    </w:p>
    <w:p w:rsidR="009C2466" w:rsidRPr="00101651" w:rsidRDefault="009C2466" w:rsidP="009D1BE1">
      <w:pPr>
        <w:rPr>
          <w:rFonts w:cs="Times New Roman"/>
        </w:rPr>
      </w:pPr>
    </w:p>
    <w:p w:rsidR="00A73B29" w:rsidRPr="00101651" w:rsidRDefault="00A73B29" w:rsidP="009D1BE1">
      <w:pPr>
        <w:pStyle w:val="Heading3"/>
        <w:rPr>
          <w:rFonts w:cs="Times New Roman"/>
          <w:b w:val="0"/>
          <w:color w:val="auto"/>
          <w:szCs w:val="26"/>
        </w:rPr>
      </w:pPr>
      <w:bookmarkStart w:id="295" w:name="_Toc511914389"/>
      <w:bookmarkStart w:id="296" w:name="_Toc511914469"/>
      <w:bookmarkStart w:id="297" w:name="_Toc511919204"/>
      <w:r w:rsidRPr="00101651">
        <w:rPr>
          <w:rFonts w:cs="Times New Roman"/>
          <w:color w:val="auto"/>
          <w:szCs w:val="26"/>
        </w:rPr>
        <w:t>1.6.</w:t>
      </w:r>
      <w:r w:rsidR="00712E92" w:rsidRPr="00101651">
        <w:rPr>
          <w:rFonts w:cs="Times New Roman"/>
          <w:color w:val="auto"/>
          <w:szCs w:val="26"/>
        </w:rPr>
        <w:t>3</w:t>
      </w:r>
      <w:r w:rsidRPr="00101651">
        <w:rPr>
          <w:rFonts w:cs="Times New Roman"/>
          <w:color w:val="auto"/>
          <w:szCs w:val="26"/>
        </w:rPr>
        <w:t xml:space="preserve"> Ứng dụng Google Maps trên nền tảng Andriod.</w:t>
      </w:r>
      <w:bookmarkEnd w:id="295"/>
      <w:bookmarkEnd w:id="296"/>
      <w:bookmarkEnd w:id="297"/>
    </w:p>
    <w:p w:rsidR="00A73B29" w:rsidRPr="00101651" w:rsidRDefault="00A73B29" w:rsidP="009D1BE1">
      <w:pPr>
        <w:rPr>
          <w:rFonts w:cs="Times New Roman"/>
        </w:rPr>
      </w:pPr>
      <w:r w:rsidRPr="00101651">
        <w:rPr>
          <w:rFonts w:cs="Times New Roman"/>
        </w:rPr>
        <w:t>Không thể tạo ra một đối tượng GoogleMap trực tiếp mà phải bằng cách lấy một từ phương thức getMapAsync () trên MapFragment hoặc MapView mà bạn đã thêm vào ứng dụng của mình.</w:t>
      </w:r>
    </w:p>
    <w:p w:rsidR="00A73B29" w:rsidRPr="00101651" w:rsidRDefault="00A73B29" w:rsidP="009D1BE1">
      <w:pPr>
        <w:rPr>
          <w:rFonts w:cs="Times New Roman"/>
        </w:rPr>
      </w:pPr>
      <w:r w:rsidRPr="00101651">
        <w:rPr>
          <w:rFonts w:cs="Times New Roman"/>
          <w:i/>
          <w:u w:val="single"/>
        </w:rPr>
        <w:t>Lưu ý:</w:t>
      </w:r>
      <w:r w:rsidRPr="00101651">
        <w:rPr>
          <w:rFonts w:cs="Times New Roman"/>
        </w:rPr>
        <w:t xml:space="preserve"> Tương tự đối tượng Xem, GoogleMap chỉ có thể đọc và sửa đổi từ chủ đề Giao diện người dùng Android. Gọi các phương thức GoogleMap từ một chủ đề khác sẽ dẫn đến một ngoại lệ.</w:t>
      </w:r>
    </w:p>
    <w:p w:rsidR="00712E92" w:rsidRPr="00101651" w:rsidRDefault="00A73B29" w:rsidP="009D1BE1">
      <w:pPr>
        <w:rPr>
          <w:rFonts w:cs="Times New Roman"/>
        </w:rPr>
      </w:pPr>
      <w:r w:rsidRPr="00101651">
        <w:rPr>
          <w:rFonts w:cs="Times New Roman"/>
        </w:rPr>
        <w:t xml:space="preserve">Bạn có thể điều chỉnh quan điểm của bản đồ bằng cách thay đổi vị trí xem bản đồ (trái ngược với di chuyển bản đồ). Bạn có thể sử dụng chế độ xem của bản đồ để đặt các thông số như vị trí, mức độ phóng, góc độ nghiêng, và mang. </w:t>
      </w:r>
    </w:p>
    <w:p w:rsidR="00712E92" w:rsidRPr="00101651" w:rsidRDefault="00712E92" w:rsidP="009D1BE1">
      <w:pPr>
        <w:pStyle w:val="Heading3"/>
        <w:rPr>
          <w:rFonts w:cs="Times New Roman"/>
          <w:b w:val="0"/>
          <w:color w:val="auto"/>
          <w:szCs w:val="26"/>
        </w:rPr>
      </w:pPr>
      <w:bookmarkStart w:id="298" w:name="_Toc511914390"/>
      <w:bookmarkStart w:id="299" w:name="_Toc511914470"/>
      <w:bookmarkStart w:id="300" w:name="_Toc511919205"/>
      <w:r w:rsidRPr="00101651">
        <w:rPr>
          <w:rFonts w:cs="Times New Roman"/>
          <w:color w:val="auto"/>
          <w:szCs w:val="26"/>
        </w:rPr>
        <w:t>1.6.4 Các phương thức của Google Maps</w:t>
      </w:r>
      <w:bookmarkEnd w:id="298"/>
      <w:bookmarkEnd w:id="299"/>
      <w:bookmarkEnd w:id="300"/>
    </w:p>
    <w:p w:rsidR="00712E92" w:rsidRPr="00101651" w:rsidRDefault="00712E92" w:rsidP="009D1BE1">
      <w:pPr>
        <w:rPr>
          <w:rFonts w:cs="Times New Roman"/>
        </w:rPr>
      </w:pPr>
      <w:r w:rsidRPr="00101651">
        <w:rPr>
          <w:rFonts w:cs="Times New Roman"/>
        </w:rPr>
        <w:t>final Circle addCircle(CircleOptions options): Thêm một vòng tròn vào bản đồ.</w:t>
      </w:r>
    </w:p>
    <w:p w:rsidR="00712E92" w:rsidRPr="00101651" w:rsidRDefault="00736FBC" w:rsidP="009D1BE1">
      <w:pPr>
        <w:rPr>
          <w:rFonts w:cs="Times New Roman"/>
        </w:rPr>
      </w:pPr>
      <w:r w:rsidRPr="00101651">
        <w:rPr>
          <w:rFonts w:cs="Times New Roman"/>
        </w:rPr>
        <w:t xml:space="preserve">final Marker </w:t>
      </w:r>
      <w:r w:rsidR="00712E92" w:rsidRPr="00101651">
        <w:rPr>
          <w:rFonts w:cs="Times New Roman"/>
        </w:rPr>
        <w:t>addMarker(MarkerOptions options): Thêm điểm đánh dấu vào bản đồ.</w:t>
      </w:r>
    </w:p>
    <w:p w:rsidR="00712E92" w:rsidRPr="00101651" w:rsidRDefault="00736FBC" w:rsidP="009D1BE1">
      <w:pPr>
        <w:rPr>
          <w:rFonts w:cs="Times New Roman"/>
        </w:rPr>
      </w:pPr>
      <w:r w:rsidRPr="00101651">
        <w:rPr>
          <w:rFonts w:cs="Times New Roman"/>
        </w:rPr>
        <w:t>final Polygon</w:t>
      </w:r>
      <w:r w:rsidR="00712E92" w:rsidRPr="00101651">
        <w:rPr>
          <w:rFonts w:cs="Times New Roman"/>
        </w:rPr>
        <w:t xml:space="preserve"> addPolygon(PolygonOptions options): Thêm đa giác vào bản đồ.</w:t>
      </w:r>
    </w:p>
    <w:p w:rsidR="00712E92" w:rsidRPr="00101651" w:rsidRDefault="00736FBC" w:rsidP="009D1BE1">
      <w:pPr>
        <w:rPr>
          <w:rFonts w:cs="Times New Roman"/>
        </w:rPr>
      </w:pPr>
      <w:r w:rsidRPr="00101651">
        <w:rPr>
          <w:rFonts w:cs="Times New Roman"/>
        </w:rPr>
        <w:t xml:space="preserve">Final Polyline </w:t>
      </w:r>
      <w:r w:rsidR="00712E92" w:rsidRPr="00101651">
        <w:rPr>
          <w:rFonts w:cs="Times New Roman"/>
        </w:rPr>
        <w:t>addPolyline(PolylineOptions options): Thêm một polyline vào bản đồ..</w:t>
      </w:r>
    </w:p>
    <w:p w:rsidR="00712E92" w:rsidRPr="00101651" w:rsidRDefault="00712E92" w:rsidP="009D1BE1">
      <w:pPr>
        <w:rPr>
          <w:rFonts w:cs="Times New Roman"/>
        </w:rPr>
      </w:pPr>
      <w:r w:rsidRPr="00101651">
        <w:rPr>
          <w:rFonts w:cs="Times New Roman"/>
        </w:rPr>
        <w:t>final void animateCamera(CameraUpdate update): Hoạt ảnh chuyển động của máy ảnh từ vị trí hiện tại đến vị trí được định nghĩa trong bản cập nhật.</w:t>
      </w:r>
    </w:p>
    <w:p w:rsidR="004B515E" w:rsidRPr="00101651" w:rsidRDefault="00A23856" w:rsidP="009D1BE1">
      <w:pPr>
        <w:rPr>
          <w:rFonts w:cs="Times New Roman"/>
        </w:rPr>
      </w:pPr>
      <w:r w:rsidRPr="00101651">
        <w:rPr>
          <w:rFonts w:cs="Times New Roman"/>
        </w:rPr>
        <w:lastRenderedPageBreak/>
        <w:t>final void clear(): Xóa tất cả các điểm đánh dấu, đa giác, đa giác, lớp phủ, v.v ... khỏi bản đồ.</w:t>
      </w:r>
    </w:p>
    <w:p w:rsidR="004B515E" w:rsidRPr="00101651" w:rsidRDefault="004B515E" w:rsidP="009D1BE1">
      <w:pPr>
        <w:rPr>
          <w:rFonts w:cs="Times New Roman"/>
        </w:rPr>
      </w:pPr>
      <w:r w:rsidRPr="00101651">
        <w:rPr>
          <w:rFonts w:cs="Times New Roman"/>
        </w:rPr>
        <w:t>final int getMapType():Lấy loại bản đồ hiện đang được hiển thị.</w:t>
      </w:r>
    </w:p>
    <w:p w:rsidR="004B515E" w:rsidRPr="00101651" w:rsidRDefault="004B515E" w:rsidP="009D1BE1">
      <w:pPr>
        <w:rPr>
          <w:rFonts w:cs="Times New Roman"/>
        </w:rPr>
      </w:pPr>
      <w:r w:rsidRPr="00101651">
        <w:rPr>
          <w:rFonts w:cs="Times New Roman"/>
        </w:rPr>
        <w:t>float final getMaxZoomLevel (): Trả lại mức thu phóng tối đa cho vị trí hiện tại của máy ảnh.</w:t>
      </w:r>
    </w:p>
    <w:p w:rsidR="004B515E" w:rsidRPr="00101651" w:rsidRDefault="004B515E" w:rsidP="009D1BE1">
      <w:pPr>
        <w:rPr>
          <w:rFonts w:cs="Times New Roman"/>
        </w:rPr>
      </w:pPr>
      <w:r w:rsidRPr="00101651">
        <w:rPr>
          <w:rFonts w:cs="Times New Roman"/>
        </w:rPr>
        <w:t>float final getMinZoomLevel (): Trả lại mức thu phóng tối thiểu.</w:t>
      </w:r>
    </w:p>
    <w:p w:rsidR="004B515E" w:rsidRPr="00101651" w:rsidRDefault="004B515E" w:rsidP="009D1BE1">
      <w:pPr>
        <w:rPr>
          <w:rFonts w:cs="Times New Roman"/>
        </w:rPr>
      </w:pPr>
      <w:r w:rsidRPr="00101651">
        <w:rPr>
          <w:rFonts w:cs="Times New Roman"/>
        </w:rPr>
        <w:t>final Location getMyLocation(): Lấy vị trí của bạn trên bản đồ.</w:t>
      </w:r>
    </w:p>
    <w:p w:rsidR="00823E11" w:rsidRPr="00101651" w:rsidRDefault="00823E11" w:rsidP="009D1BE1">
      <w:pPr>
        <w:rPr>
          <w:rFonts w:cs="Times New Roman"/>
        </w:rPr>
      </w:pPr>
      <w:r w:rsidRPr="00101651">
        <w:rPr>
          <w:rFonts w:cs="Times New Roman"/>
        </w:rPr>
        <w:t>final boolean isMyLocationEnabled()Lấy trạng thái của lớp vị trí của bạn.</w:t>
      </w:r>
    </w:p>
    <w:p w:rsidR="00E401DD" w:rsidRPr="00101651" w:rsidRDefault="00E401DD" w:rsidP="009D1BE1">
      <w:pPr>
        <w:rPr>
          <w:rFonts w:cs="Times New Roman"/>
        </w:rPr>
      </w:pPr>
      <w:r w:rsidRPr="00101651">
        <w:rPr>
          <w:rFonts w:cs="Times New Roman"/>
        </w:rPr>
        <w:t>final void moveCamera(CameraUpdate update): Thay đổi vị trí máy ảnh theo hướng dẫn được định nghĩa trong bản cập nhật.</w:t>
      </w:r>
    </w:p>
    <w:p w:rsidR="00D37403" w:rsidRPr="00101651" w:rsidRDefault="00D37403" w:rsidP="009D1BE1">
      <w:pPr>
        <w:rPr>
          <w:rFonts w:cs="Times New Roman"/>
        </w:rPr>
      </w:pPr>
      <w:r w:rsidRPr="00101651">
        <w:rPr>
          <w:rFonts w:cs="Times New Roman"/>
        </w:rPr>
        <w:t>boolean setMapStyle(MapStyleOptions style): Thiết lập kiểu dáng của bản đồ cơ sở.</w:t>
      </w:r>
    </w:p>
    <w:p w:rsidR="009F50CB" w:rsidRPr="00101651" w:rsidRDefault="009F50CB" w:rsidP="009D1BE1">
      <w:pPr>
        <w:rPr>
          <w:rFonts w:cs="Times New Roman"/>
        </w:rPr>
      </w:pPr>
      <w:r w:rsidRPr="00101651">
        <w:rPr>
          <w:rFonts w:cs="Times New Roman"/>
        </w:rPr>
        <w:t>final void setMapType(int type): Đặt kiểu bản đồ cần được hiển thị.</w:t>
      </w:r>
    </w:p>
    <w:p w:rsidR="003866A2" w:rsidRPr="00101651" w:rsidRDefault="003866A2" w:rsidP="009D1BE1">
      <w:pPr>
        <w:rPr>
          <w:rFonts w:cs="Times New Roman"/>
        </w:rPr>
      </w:pPr>
      <w:r w:rsidRPr="00101651">
        <w:rPr>
          <w:rFonts w:cs="Times New Roman"/>
        </w:rPr>
        <w:t xml:space="preserve">final void stopAnimation(): Ngừng </w:t>
      </w:r>
      <w:r w:rsidR="00A529F1" w:rsidRPr="00101651">
        <w:rPr>
          <w:rFonts w:cs="Times New Roman"/>
        </w:rPr>
        <w:t>hiệu ứng</w:t>
      </w:r>
      <w:r w:rsidRPr="00101651">
        <w:rPr>
          <w:rFonts w:cs="Times New Roman"/>
        </w:rPr>
        <w:t xml:space="preserve"> của ảnh nếu có một trong tiến trình.</w:t>
      </w:r>
    </w:p>
    <w:p w:rsidR="00251B53" w:rsidRPr="00101651" w:rsidRDefault="00251B53" w:rsidP="009D1BE1">
      <w:pPr>
        <w:rPr>
          <w:rFonts w:cs="Times New Roman"/>
        </w:rPr>
      </w:pPr>
      <w:r w:rsidRPr="00101651">
        <w:rPr>
          <w:rFonts w:cs="Times New Roman"/>
        </w:rPr>
        <w:t>…..</w:t>
      </w:r>
    </w:p>
    <w:p w:rsidR="003008C5" w:rsidRDefault="00F26E39" w:rsidP="005715BF">
      <w:pPr>
        <w:pStyle w:val="Heading3"/>
        <w:spacing w:before="120" w:after="120" w:line="26" w:lineRule="atLeast"/>
        <w:rPr>
          <w:rFonts w:cs="Times New Roman"/>
          <w:color w:val="auto"/>
          <w:szCs w:val="26"/>
        </w:rPr>
      </w:pPr>
      <w:bookmarkStart w:id="301" w:name="_Toc511914391"/>
      <w:bookmarkStart w:id="302" w:name="_Toc511914471"/>
      <w:bookmarkStart w:id="303" w:name="_Toc511919206"/>
      <w:r w:rsidRPr="000A6031">
        <w:rPr>
          <w:rFonts w:cs="Times New Roman"/>
          <w:color w:val="auto"/>
          <w:szCs w:val="26"/>
        </w:rPr>
        <w:t>1.</w:t>
      </w:r>
      <w:r w:rsidR="003008C5" w:rsidRPr="000A6031">
        <w:rPr>
          <w:rFonts w:cs="Times New Roman"/>
          <w:color w:val="auto"/>
          <w:szCs w:val="26"/>
        </w:rPr>
        <w:t>6.</w:t>
      </w:r>
      <w:r w:rsidR="00712E92">
        <w:rPr>
          <w:rFonts w:cs="Times New Roman"/>
          <w:color w:val="auto"/>
          <w:szCs w:val="26"/>
        </w:rPr>
        <w:t>5</w:t>
      </w:r>
      <w:r w:rsidR="003008C5" w:rsidRPr="000A6031">
        <w:rPr>
          <w:rFonts w:cs="Times New Roman"/>
          <w:b w:val="0"/>
          <w:color w:val="auto"/>
          <w:szCs w:val="26"/>
        </w:rPr>
        <w:t xml:space="preserve"> </w:t>
      </w:r>
      <w:r w:rsidR="003008C5" w:rsidRPr="0031674F">
        <w:rPr>
          <w:rFonts w:cs="Times New Roman"/>
          <w:color w:val="auto"/>
          <w:szCs w:val="26"/>
        </w:rPr>
        <w:t>Marker trong Google Maps.</w:t>
      </w:r>
      <w:bookmarkEnd w:id="301"/>
      <w:bookmarkEnd w:id="302"/>
      <w:bookmarkEnd w:id="303"/>
    </w:p>
    <w:p w:rsidR="00F63E22" w:rsidRPr="00F63E22" w:rsidRDefault="00F63E22" w:rsidP="00F142FA">
      <w:pPr>
        <w:pStyle w:val="ListParagraph"/>
        <w:numPr>
          <w:ilvl w:val="0"/>
          <w:numId w:val="38"/>
        </w:numPr>
        <w:rPr>
          <w:b/>
        </w:rPr>
      </w:pPr>
      <w:r w:rsidRPr="00F63E22">
        <w:rPr>
          <w:b/>
        </w:rPr>
        <w:t>Chức Năng</w:t>
      </w:r>
    </w:p>
    <w:p w:rsidR="00F26E39" w:rsidRPr="000A6031" w:rsidRDefault="003008C5" w:rsidP="00547EC1">
      <w:pPr>
        <w:spacing w:line="26" w:lineRule="atLeast"/>
        <w:ind w:firstLine="709"/>
        <w:rPr>
          <w:rFonts w:cs="Times New Roman"/>
          <w:szCs w:val="26"/>
        </w:rPr>
      </w:pPr>
      <w:r w:rsidRPr="000A6031">
        <w:rPr>
          <w:rFonts w:cs="Times New Roman"/>
          <w:szCs w:val="26"/>
        </w:rPr>
        <w:t xml:space="preserve">- </w:t>
      </w:r>
      <w:r w:rsidR="00F63E22">
        <w:rPr>
          <w:rFonts w:cs="Times New Roman"/>
          <w:szCs w:val="26"/>
        </w:rPr>
        <w:t>Vẽ</w:t>
      </w:r>
      <w:r w:rsidRPr="000A6031">
        <w:rPr>
          <w:rFonts w:cs="Times New Roman"/>
          <w:szCs w:val="26"/>
        </w:rPr>
        <w:t xml:space="preserve"> các đối tượng trên bản đồ và gắn chúng vào một vĩ độ và kinh độ</w:t>
      </w:r>
      <w:r w:rsidR="00F26E39" w:rsidRPr="000A6031">
        <w:rPr>
          <w:rFonts w:cs="Times New Roman"/>
          <w:szCs w:val="26"/>
        </w:rPr>
        <w:t>.</w:t>
      </w:r>
    </w:p>
    <w:p w:rsidR="00F26E39" w:rsidRPr="000A6031" w:rsidRDefault="003008C5" w:rsidP="00547EC1">
      <w:pPr>
        <w:spacing w:line="26" w:lineRule="atLeast"/>
        <w:ind w:firstLine="709"/>
        <w:rPr>
          <w:rFonts w:cs="Times New Roman"/>
          <w:szCs w:val="26"/>
        </w:rPr>
      </w:pPr>
      <w:r w:rsidRPr="000A6031">
        <w:rPr>
          <w:rFonts w:cs="Times New Roman"/>
          <w:szCs w:val="26"/>
        </w:rPr>
        <w:t>- Google Maps cung cấp các marker (dấu) để đánh dấu một địa điểm duy nhấ</w:t>
      </w:r>
      <w:r w:rsidR="00F26E39" w:rsidRPr="000A6031">
        <w:rPr>
          <w:rFonts w:cs="Times New Roman"/>
          <w:szCs w:val="26"/>
        </w:rPr>
        <w:t xml:space="preserve">t </w:t>
      </w:r>
      <w:r w:rsidRPr="000A6031">
        <w:rPr>
          <w:rFonts w:cs="Times New Roman"/>
          <w:szCs w:val="26"/>
        </w:rPr>
        <w:t>trên bả</w:t>
      </w:r>
      <w:r w:rsidR="00F26E39" w:rsidRPr="000A6031">
        <w:rPr>
          <w:rFonts w:cs="Times New Roman"/>
          <w:szCs w:val="26"/>
        </w:rPr>
        <w:t xml:space="preserve">n </w:t>
      </w:r>
      <w:r w:rsidRPr="000A6031">
        <w:rPr>
          <w:rFonts w:cs="Times New Roman"/>
          <w:szCs w:val="26"/>
        </w:rPr>
        <w:t>đồ.</w:t>
      </w:r>
    </w:p>
    <w:p w:rsidR="003008C5" w:rsidRDefault="003008C5" w:rsidP="00547EC1">
      <w:pPr>
        <w:spacing w:line="26" w:lineRule="atLeast"/>
        <w:ind w:firstLine="709"/>
        <w:rPr>
          <w:rFonts w:cs="Times New Roman"/>
          <w:szCs w:val="26"/>
        </w:rPr>
      </w:pPr>
      <w:r w:rsidRPr="000A6031">
        <w:rPr>
          <w:rFonts w:cs="Times New Roman"/>
          <w:szCs w:val="26"/>
        </w:rPr>
        <w:t xml:space="preserve">- </w:t>
      </w:r>
      <w:r w:rsidR="00F63E22">
        <w:rPr>
          <w:rFonts w:cs="Times New Roman"/>
          <w:szCs w:val="26"/>
        </w:rPr>
        <w:t>Sử</w:t>
      </w:r>
      <w:r w:rsidRPr="000A6031">
        <w:rPr>
          <w:rFonts w:cs="Times New Roman"/>
          <w:szCs w:val="26"/>
        </w:rPr>
        <w:t xml:space="preserve"> dụng các biếu tượng mặc định hoặc hoặc tuỳ chỉ</w:t>
      </w:r>
      <w:r w:rsidR="00F26E39" w:rsidRPr="000A6031">
        <w:rPr>
          <w:rFonts w:cs="Times New Roman"/>
          <w:szCs w:val="26"/>
        </w:rPr>
        <w:t xml:space="preserve">nh </w:t>
      </w:r>
      <w:r w:rsidRPr="000A6031">
        <w:rPr>
          <w:rFonts w:cs="Times New Roman"/>
          <w:szCs w:val="26"/>
        </w:rPr>
        <w:t>thành các icon theo ý muốn.</w:t>
      </w:r>
    </w:p>
    <w:p w:rsidR="00F63E22" w:rsidRPr="00F63E22" w:rsidRDefault="00F63E22" w:rsidP="00F142FA">
      <w:pPr>
        <w:pStyle w:val="ListParagraph"/>
        <w:numPr>
          <w:ilvl w:val="0"/>
          <w:numId w:val="38"/>
        </w:numPr>
        <w:spacing w:line="26" w:lineRule="atLeast"/>
        <w:rPr>
          <w:rFonts w:cs="Times New Roman"/>
          <w:b/>
          <w:szCs w:val="26"/>
        </w:rPr>
      </w:pPr>
      <w:r w:rsidRPr="00F63E22">
        <w:rPr>
          <w:rFonts w:cs="Times New Roman"/>
          <w:b/>
          <w:szCs w:val="26"/>
        </w:rPr>
        <w:t>Các thuộc tính của Marker</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Độ mờ</w:t>
      </w:r>
    </w:p>
    <w:p w:rsidR="00F63E22" w:rsidRPr="00F63E22" w:rsidRDefault="00F63E22" w:rsidP="00F63E22">
      <w:pPr>
        <w:spacing w:line="26" w:lineRule="atLeast"/>
        <w:ind w:firstLine="709"/>
        <w:rPr>
          <w:rFonts w:cs="Times New Roman"/>
          <w:szCs w:val="26"/>
        </w:rPr>
      </w:pPr>
      <w:r w:rsidRPr="00F63E22">
        <w:rPr>
          <w:rFonts w:cs="Times New Roman"/>
          <w:szCs w:val="26"/>
        </w:rPr>
        <w:t>Đặt độ mờ đục của điểm đánh dấu. Mặc định là 1.0.</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Vị trí của icon hiển thị</w:t>
      </w:r>
    </w:p>
    <w:p w:rsidR="00F63E22" w:rsidRPr="00F63E22" w:rsidRDefault="00F63E22" w:rsidP="00F63E22">
      <w:pPr>
        <w:spacing w:line="26" w:lineRule="atLeast"/>
        <w:ind w:firstLine="709"/>
        <w:rPr>
          <w:rFonts w:cs="Times New Roman"/>
          <w:szCs w:val="26"/>
        </w:rPr>
      </w:pPr>
      <w:r w:rsidRPr="00F63E22">
        <w:rPr>
          <w:rFonts w:cs="Times New Roman"/>
          <w:szCs w:val="26"/>
        </w:rPr>
        <w:t>Điểm trên hình ảnh sẽ được đặt ở vị trí LatLng của điểm đánh dấu. Điều này mặc định là 50% từ bên trái của hình ảnh và ở dưới cùng của hình ảnh.</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Vị trí tọa độ trên Google Map</w:t>
      </w:r>
    </w:p>
    <w:p w:rsidR="00F63E22" w:rsidRPr="00F63E22" w:rsidRDefault="00F63E22" w:rsidP="00F63E22">
      <w:pPr>
        <w:spacing w:line="26" w:lineRule="atLeast"/>
        <w:ind w:firstLine="709"/>
        <w:rPr>
          <w:rFonts w:cs="Times New Roman"/>
          <w:szCs w:val="26"/>
        </w:rPr>
      </w:pPr>
      <w:r w:rsidRPr="00F63E22">
        <w:rPr>
          <w:rFonts w:cs="Times New Roman"/>
          <w:szCs w:val="26"/>
        </w:rPr>
        <w:lastRenderedPageBreak/>
        <w:t>Giá trị LatLng cho vị trí của điểm đánh dấu trên bản đồ. Bạn có thể thay đổi giá trị này bất kỳ lúc nào nếu bạn muốn di chuyển điểm đánh dấu.</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Tên tiêu đề</w:t>
      </w:r>
    </w:p>
    <w:p w:rsidR="00F63E22" w:rsidRPr="00F63E22" w:rsidRDefault="00F63E22" w:rsidP="00F63E22">
      <w:pPr>
        <w:spacing w:line="26" w:lineRule="atLeast"/>
        <w:ind w:firstLine="709"/>
        <w:rPr>
          <w:rFonts w:cs="Times New Roman"/>
          <w:szCs w:val="26"/>
        </w:rPr>
      </w:pPr>
      <w:r w:rsidRPr="00F63E22">
        <w:rPr>
          <w:rFonts w:cs="Times New Roman"/>
          <w:szCs w:val="26"/>
        </w:rPr>
        <w:t>Một chuỗi văn bản được hiển thị trong cửa sổ thông tin khi người dùng chạm vào điểm đánh dấu. Bạn có thể thay đổi giá trị này bất kỳ lúc nào.</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Snippet</w:t>
      </w:r>
    </w:p>
    <w:p w:rsidR="00F63E22" w:rsidRPr="00F63E22" w:rsidRDefault="00F63E22" w:rsidP="00F63E22">
      <w:pPr>
        <w:spacing w:line="26" w:lineRule="atLeast"/>
        <w:ind w:firstLine="709"/>
        <w:rPr>
          <w:rFonts w:cs="Times New Roman"/>
          <w:szCs w:val="26"/>
        </w:rPr>
      </w:pPr>
      <w:r w:rsidRPr="00F63E22">
        <w:rPr>
          <w:rFonts w:cs="Times New Roman"/>
          <w:szCs w:val="26"/>
        </w:rPr>
        <w:t>Văn bản bổ sung được hiển thị dưới tiêu đề. Bạn có thể thay đổi giá trị này bất kỳ lúc nào.</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Biểu tượng</w:t>
      </w:r>
    </w:p>
    <w:p w:rsidR="00F63E22" w:rsidRDefault="00F63E22" w:rsidP="00F63E22">
      <w:pPr>
        <w:spacing w:line="26" w:lineRule="atLeast"/>
        <w:ind w:firstLine="709"/>
        <w:rPr>
          <w:rFonts w:cs="Times New Roman"/>
          <w:szCs w:val="26"/>
        </w:rPr>
      </w:pPr>
      <w:r w:rsidRPr="00F63E22">
        <w:rPr>
          <w:rFonts w:cs="Times New Roman"/>
          <w:szCs w:val="26"/>
        </w:rPr>
        <w:t>Một bitmap được hiển thị cho điểm đánh dấu. Nếu biểu tượng không được đặt, biểu tượng mặc định sẽ được hiển thị. Bạn có thể chỉ định một màu thay thế của biểu tượng mặc định bằng cách sử dụng defaultMarker (float).</w:t>
      </w:r>
    </w:p>
    <w:p w:rsidR="00F63E22" w:rsidRPr="00F63E22" w:rsidRDefault="00F63E22" w:rsidP="00F63E22">
      <w:pPr>
        <w:spacing w:line="26" w:lineRule="atLeast"/>
        <w:ind w:firstLine="709"/>
        <w:rPr>
          <w:rFonts w:cs="Times New Roman"/>
          <w:szCs w:val="26"/>
        </w:rPr>
      </w:pP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Thay đổi trạng thái</w:t>
      </w:r>
    </w:p>
    <w:p w:rsidR="00F63E22" w:rsidRPr="00F63E22" w:rsidRDefault="00F63E22" w:rsidP="00F63E22">
      <w:pPr>
        <w:spacing w:line="26" w:lineRule="atLeast"/>
        <w:ind w:firstLine="709"/>
        <w:rPr>
          <w:rFonts w:cs="Times New Roman"/>
          <w:szCs w:val="26"/>
        </w:rPr>
      </w:pPr>
      <w:r w:rsidRPr="00F63E22">
        <w:rPr>
          <w:rFonts w:cs="Times New Roman"/>
          <w:szCs w:val="26"/>
        </w:rPr>
        <w:t>Nếu bạn muốn cho phép người dùng kéo marker, thiết lập thuộc tính này là true. Bạn có thể thay đổi giá trị này bất kỳ lúc nào. Mặc định này sai.</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Khả năng hiển thị</w:t>
      </w:r>
    </w:p>
    <w:p w:rsidR="00F63E22" w:rsidRPr="00F63E22" w:rsidRDefault="00F63E22" w:rsidP="00F63E22">
      <w:pPr>
        <w:spacing w:line="26" w:lineRule="atLeast"/>
        <w:ind w:firstLine="709"/>
        <w:rPr>
          <w:rFonts w:cs="Times New Roman"/>
          <w:szCs w:val="26"/>
        </w:rPr>
      </w:pPr>
      <w:r w:rsidRPr="00F63E22">
        <w:rPr>
          <w:rFonts w:cs="Times New Roman"/>
          <w:szCs w:val="26"/>
        </w:rPr>
        <w:t>Theo mặc định, điểm đánh dấu là hiển thị. Để làm cho các điểm đánh dấu vô hình, thiết lập tài sản này để sai. Bạn có thể thay đổi giá trị này bất kỳ lúc nào.</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Flat hoặc Billboard</w:t>
      </w:r>
    </w:p>
    <w:p w:rsidR="00F63E22" w:rsidRPr="00F63E22" w:rsidRDefault="00F63E22" w:rsidP="00F63E22">
      <w:pPr>
        <w:spacing w:line="26" w:lineRule="atLeast"/>
        <w:ind w:firstLine="709"/>
        <w:rPr>
          <w:rFonts w:cs="Times New Roman"/>
          <w:szCs w:val="26"/>
        </w:rPr>
      </w:pPr>
      <w:r w:rsidRPr="00F63E22">
        <w:rPr>
          <w:rFonts w:cs="Times New Roman"/>
          <w:szCs w:val="26"/>
        </w:rPr>
        <w:t>Nếu điểm đánh dấu bằng phẳng so với bản đồ, nó sẽ vẫn bị kẹt vào bản đồ khi máy quay xoay và nghiêng nhưng vẫn giữ được kích thước giống như máy ảnh phóng to, không giống như GroundOverlay. Nếu điểm đánh dấu là bảng quảng cáo, nó sẽ luôn luôn được vẽ phải đối mặt với máy ảnh và sẽ xoay và nghiêng với máy ảnh. Mặc định là bảng quảng cáo (sai)</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Quay</w:t>
      </w:r>
    </w:p>
    <w:p w:rsidR="00F63E22" w:rsidRPr="00F63E22" w:rsidRDefault="00F63E22" w:rsidP="00F63E22">
      <w:pPr>
        <w:spacing w:line="26" w:lineRule="atLeast"/>
        <w:ind w:firstLine="709"/>
        <w:rPr>
          <w:rFonts w:cs="Times New Roman"/>
          <w:szCs w:val="26"/>
        </w:rPr>
      </w:pPr>
      <w:r w:rsidRPr="00F63E22">
        <w:rPr>
          <w:rFonts w:cs="Times New Roman"/>
          <w:szCs w:val="26"/>
        </w:rPr>
        <w:t>Vòng quay của điểm đánh dấu theo chiều kim đồng hồ về điểm neo của điểm đánh dấu. Trục quay xoay vuông góc với điểm đánh dấu. Vòng quay của 0 tương ứng với vị trí mặc định của điểm đánh dấu. Khi điểm đánh dấu bằng phẳng trên bản đồ, vị trí mặc định là Bắc được căn lề và vòng quay sao cho điểm đánh dấu vẫn giữ nguyên trên bản đồ. Khi điểm đánh dấu là bảng hiệu, vị trí mặc định chỉ lên và xoay vòng sao cho điểm đánh dấu luôn đối mặt với máy ảnh. Giá trị mặc định là 0.</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zIndex</w:t>
      </w:r>
    </w:p>
    <w:p w:rsidR="00F63E22" w:rsidRPr="00F63E22" w:rsidRDefault="00F63E22" w:rsidP="00F63E22">
      <w:pPr>
        <w:spacing w:line="26" w:lineRule="atLeast"/>
        <w:ind w:firstLine="709"/>
        <w:rPr>
          <w:rFonts w:cs="Times New Roman"/>
          <w:szCs w:val="26"/>
        </w:rPr>
      </w:pPr>
      <w:r w:rsidRPr="00F63E22">
        <w:rPr>
          <w:rFonts w:cs="Times New Roman"/>
          <w:szCs w:val="26"/>
        </w:rPr>
        <w:t xml:space="preserve">Lệnh vẽ cho điểm đánh dấu. Các dấu được vẽ theo thứ tự của zIndex, với điểm đánh dấu zIndex cao nhất được vẽ trên đầu trang. Bằng cách thiết lập thuộc tính zIndex </w:t>
      </w:r>
      <w:r w:rsidRPr="00F63E22">
        <w:rPr>
          <w:rFonts w:cs="Times New Roman"/>
          <w:szCs w:val="26"/>
        </w:rPr>
        <w:lastRenderedPageBreak/>
        <w:t>cho mỗi điểm đánh dấu, bạn có thể kiểm soát xem mục tiêu nào mà người dùng của bạn có nhiều khả năng đạt được. Giá trị mặc định là 0.</w:t>
      </w:r>
    </w:p>
    <w:p w:rsidR="00F63E22" w:rsidRPr="007B4EAB" w:rsidRDefault="00F63E22" w:rsidP="00F142FA">
      <w:pPr>
        <w:pStyle w:val="ListParagraph"/>
        <w:numPr>
          <w:ilvl w:val="0"/>
          <w:numId w:val="39"/>
        </w:numPr>
        <w:spacing w:line="26" w:lineRule="atLeast"/>
        <w:rPr>
          <w:rFonts w:cs="Times New Roman"/>
          <w:szCs w:val="26"/>
        </w:rPr>
      </w:pPr>
      <w:r w:rsidRPr="007B4EAB">
        <w:rPr>
          <w:rFonts w:cs="Times New Roman"/>
          <w:szCs w:val="26"/>
        </w:rPr>
        <w:t>Nhãn</w:t>
      </w:r>
    </w:p>
    <w:p w:rsidR="00F63E22" w:rsidRPr="00F63E22" w:rsidRDefault="00F63E22" w:rsidP="00F63E22">
      <w:pPr>
        <w:spacing w:line="26" w:lineRule="atLeast"/>
        <w:ind w:firstLine="709"/>
        <w:rPr>
          <w:rFonts w:cs="Times New Roman"/>
          <w:szCs w:val="26"/>
        </w:rPr>
      </w:pPr>
      <w:r w:rsidRPr="00F63E22">
        <w:rPr>
          <w:rFonts w:cs="Times New Roman"/>
          <w:szCs w:val="26"/>
        </w:rPr>
        <w:t>Một đối tượng kết hợp với điểm đánh dấu. Ví dụ, đối tượng có thể chứa dữ liệu về những gì các điểm đánh dấu đại diện. Điều này dễ dàng hơn việc lưu trữ một Map riêng biệt &lt;Marker, Object&gt;. Ví dụ khác, bạn có thể liên kết một ID Chuỗi tương ứng với ID từ một bộ dữ liệu. Google Maps Android API không đọc và cũng không viết thuộc tính này.</w:t>
      </w:r>
    </w:p>
    <w:p w:rsidR="00591CE4" w:rsidRDefault="00F63E22" w:rsidP="00F63E22">
      <w:pPr>
        <w:spacing w:line="26" w:lineRule="atLeast"/>
        <w:ind w:firstLine="709"/>
        <w:rPr>
          <w:rFonts w:cs="Times New Roman"/>
          <w:szCs w:val="26"/>
        </w:rPr>
      </w:pPr>
      <w:r w:rsidRPr="00F63E22">
        <w:rPr>
          <w:rFonts w:cs="Times New Roman"/>
          <w:szCs w:val="26"/>
        </w:rPr>
        <w:t>Các phương pháp trong lớp này phải được gọi trên chủ đề Giao diện người dùng Android. Nếu không, một IllegalStateException sẽ bị ném ra khi chạy.</w:t>
      </w:r>
    </w:p>
    <w:p w:rsidR="007B4EAB" w:rsidRDefault="007B4EAB" w:rsidP="00F63E22">
      <w:pPr>
        <w:spacing w:line="26" w:lineRule="atLeast"/>
        <w:ind w:firstLine="709"/>
        <w:rPr>
          <w:rFonts w:cs="Times New Roman"/>
          <w:szCs w:val="26"/>
        </w:rPr>
      </w:pPr>
      <w:r>
        <w:rPr>
          <w:rFonts w:cs="Times New Roman"/>
          <w:szCs w:val="26"/>
        </w:rPr>
        <w:t>Ví dụ:</w:t>
      </w:r>
    </w:p>
    <w:p w:rsidR="007B4EAB" w:rsidRPr="007B4EAB" w:rsidRDefault="007B4EAB" w:rsidP="007B4EA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left"/>
        <w:rPr>
          <w:rFonts w:ascii="Courier New" w:eastAsia="Times New Roman" w:hAnsi="Courier New" w:cs="Courier New"/>
          <w:color w:val="37474F"/>
          <w:sz w:val="21"/>
          <w:szCs w:val="21"/>
          <w:lang w:eastAsia="en-US"/>
        </w:rPr>
      </w:pPr>
      <w:r w:rsidRPr="007B4EAB">
        <w:rPr>
          <w:rFonts w:ascii="Courier New" w:eastAsia="Times New Roman" w:hAnsi="Courier New" w:cs="Courier New"/>
          <w:color w:val="37474F"/>
          <w:sz w:val="21"/>
          <w:szCs w:val="21"/>
          <w:lang w:eastAsia="en-US"/>
        </w:rPr>
        <w:t>GoogleMap map = ... // get a map.</w:t>
      </w:r>
    </w:p>
    <w:p w:rsidR="007B4EAB" w:rsidRPr="007B4EAB" w:rsidRDefault="007B4EAB" w:rsidP="007B4EAB">
      <w:pPr>
        <w:pStyle w:val="phongcode"/>
      </w:pPr>
      <w:r w:rsidRPr="007B4EAB">
        <w:rPr>
          <w:lang w:eastAsia="en-US"/>
        </w:rPr>
        <w:t xml:space="preserve"> // Add a marker at San Francisco.</w:t>
      </w:r>
    </w:p>
    <w:p w:rsidR="007B4EAB" w:rsidRPr="007B4EAB" w:rsidRDefault="007B4EAB" w:rsidP="007B4EAB">
      <w:pPr>
        <w:pStyle w:val="phongcode"/>
      </w:pPr>
      <w:r w:rsidRPr="007B4EAB">
        <w:t xml:space="preserve"> Marker marker = map.addMarker(new MarkerOptions</w:t>
      </w:r>
      <w:r>
        <w:t xml:space="preserve">(): </w:t>
      </w:r>
    </w:p>
    <w:p w:rsidR="007B4EAB" w:rsidRPr="007B4EAB" w:rsidRDefault="007B4EAB" w:rsidP="007B4EAB">
      <w:pPr>
        <w:pStyle w:val="phongcode"/>
      </w:pPr>
      <w:r w:rsidRPr="007B4EAB">
        <w:t xml:space="preserve">     .position(new LatLng(37.7750, 122.4183))</w:t>
      </w:r>
    </w:p>
    <w:p w:rsidR="007B4EAB" w:rsidRPr="007B4EAB" w:rsidRDefault="007B4EAB" w:rsidP="007B4EAB">
      <w:pPr>
        <w:pStyle w:val="phongcode"/>
      </w:pPr>
      <w:r w:rsidRPr="007B4EAB">
        <w:t xml:space="preserve">     .title("San Francisco")</w:t>
      </w:r>
    </w:p>
    <w:p w:rsidR="007B4EAB" w:rsidRDefault="007B4EAB" w:rsidP="007B4EAB">
      <w:pPr>
        <w:pStyle w:val="phongcode"/>
      </w:pPr>
      <w:r w:rsidRPr="007B4EAB">
        <w:t xml:space="preserve">     .snippet("Population: 776733"));</w:t>
      </w:r>
    </w:p>
    <w:p w:rsidR="007B4EAB" w:rsidRPr="007B4EAB" w:rsidRDefault="007B4EAB" w:rsidP="00F142FA">
      <w:pPr>
        <w:pStyle w:val="ListParagraph"/>
        <w:numPr>
          <w:ilvl w:val="0"/>
          <w:numId w:val="38"/>
        </w:numPr>
      </w:pPr>
      <w:r w:rsidRPr="007B4EAB">
        <w:t>Các phương thức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float getAlpha ():</w:t>
      </w:r>
      <w:r w:rsidRPr="007B4EAB">
        <w:rPr>
          <w:rFonts w:cs="Times New Roman"/>
          <w:szCs w:val="26"/>
        </w:rPr>
        <w:t xml:space="preserve">  Lấy alpha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String getId ():</w:t>
      </w:r>
      <w:r w:rsidRPr="007B4EAB">
        <w:rPr>
          <w:rFonts w:cs="Times New Roman"/>
          <w:szCs w:val="26"/>
        </w:rPr>
        <w:t xml:space="preserve">  Lấy mã này của điểm đánh dấu.LatLng</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getPosition ():</w:t>
      </w:r>
      <w:r w:rsidRPr="007B4EAB">
        <w:rPr>
          <w:rFonts w:cs="Times New Roman"/>
          <w:szCs w:val="26"/>
        </w:rPr>
        <w:t xml:space="preserve">  Trả về vị trí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float getRotation ():</w:t>
      </w:r>
      <w:r w:rsidRPr="007B4EAB">
        <w:rPr>
          <w:rFonts w:cs="Times New Roman"/>
          <w:szCs w:val="26"/>
        </w:rPr>
        <w:t xml:space="preserve">  Nhận được vòng quay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String getSnippet ():</w:t>
      </w:r>
      <w:r w:rsidRPr="007B4EAB">
        <w:rPr>
          <w:rFonts w:cs="Times New Roman"/>
          <w:szCs w:val="26"/>
        </w:rPr>
        <w:t xml:space="preserve">  Lấy đoạn mã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Object getTag ():</w:t>
      </w:r>
      <w:r w:rsidRPr="007B4EAB">
        <w:rPr>
          <w:rFonts w:cs="Times New Roman"/>
          <w:szCs w:val="26"/>
        </w:rPr>
        <w:t xml:space="preserve">  Lấy thẻ cho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String getTitle ():</w:t>
      </w:r>
      <w:r w:rsidRPr="007B4EAB">
        <w:rPr>
          <w:rFonts w:cs="Times New Roman"/>
          <w:szCs w:val="26"/>
        </w:rPr>
        <w:t xml:space="preserve">  Lấy tiêu đề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float getZIndex ():</w:t>
      </w:r>
      <w:r w:rsidRPr="007B4EAB">
        <w:rPr>
          <w:rFonts w:cs="Times New Roman"/>
          <w:szCs w:val="26"/>
        </w:rPr>
        <w:t xml:space="preserve">  Trả về zIndex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hideInfoWindow ():</w:t>
      </w:r>
      <w:r w:rsidRPr="007B4EAB">
        <w:rPr>
          <w:rFonts w:cs="Times New Roman"/>
          <w:szCs w:val="26"/>
        </w:rPr>
        <w:t xml:space="preserve">  Ẩn cửa sổ thông tin nếu nó được hiển thị từ điểm đánh dấu này.</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boolean isDraggable ():</w:t>
      </w:r>
      <w:r w:rsidRPr="007B4EAB">
        <w:rPr>
          <w:rFonts w:cs="Times New Roman"/>
          <w:szCs w:val="26"/>
        </w:rPr>
        <w:t xml:space="preserve">  Nhận được khả năng kéo của điểm đánh dấu.</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boolean isFlat ():</w:t>
      </w:r>
      <w:r w:rsidRPr="007B4EAB">
        <w:rPr>
          <w:rFonts w:cs="Times New Roman"/>
          <w:szCs w:val="26"/>
        </w:rPr>
        <w:t xml:space="preserve">  Lấy vị trí phẳng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boolean isInfoWindowShown ():</w:t>
      </w:r>
      <w:r w:rsidRPr="007B4EAB">
        <w:rPr>
          <w:rFonts w:cs="Times New Roman"/>
          <w:szCs w:val="26"/>
        </w:rPr>
        <w:t xml:space="preserve">  Trả lại cho dù cửa sổ thông tin hiện đang hiển thị ở trên điểm đánh dấu này.</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boolean isVisible ():</w:t>
      </w:r>
      <w:r w:rsidRPr="007B4EAB">
        <w:rPr>
          <w:rFonts w:cs="Times New Roman"/>
          <w:szCs w:val="26"/>
        </w:rPr>
        <w:t xml:space="preserve">  Lấy cài đặt hiển thị của điểm đánh dấu này.</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remove ():</w:t>
      </w:r>
      <w:r w:rsidRPr="007B4EAB">
        <w:rPr>
          <w:rFonts w:cs="Times New Roman"/>
          <w:szCs w:val="26"/>
        </w:rPr>
        <w:t xml:space="preserve">  Loại bỏ điểm đánh dấu này khỏi bản đồ.</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lastRenderedPageBreak/>
        <w:t>void setAlpha (float alpha)</w:t>
      </w:r>
      <w:r w:rsidRPr="007B4EAB">
        <w:rPr>
          <w:rFonts w:cs="Times New Roman"/>
          <w:szCs w:val="26"/>
        </w:rPr>
        <w:t xml:space="preserve"> Đặt alpha (opacity)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setAnchor (float anchorU, float anchorV)</w:t>
      </w:r>
      <w:r w:rsidRPr="007B4EAB">
        <w:rPr>
          <w:rFonts w:cs="Times New Roman"/>
          <w:szCs w:val="26"/>
        </w:rPr>
        <w:t xml:space="preserve"> Thiết lập điểm neo cho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setDraggable (boolean draggable)</w:t>
      </w:r>
      <w:r w:rsidRPr="007B4EAB">
        <w:rPr>
          <w:rFonts w:cs="Times New Roman"/>
          <w:szCs w:val="26"/>
        </w:rPr>
        <w:t xml:space="preserve"> Thiết lập khả năng kéo của điểm đánh dấu.</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setFlat (boolean flat)</w:t>
      </w:r>
      <w:r w:rsidRPr="007B4EAB">
        <w:rPr>
          <w:rFonts w:cs="Times New Roman"/>
          <w:szCs w:val="26"/>
        </w:rPr>
        <w:t xml:space="preserve"> Đặt cho dù điểm đánh dấu này phải phẳng so với bản đồ đúng hay bảng hiệu billboard đối mặt với máy ảnh giả.</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setIcon</w:t>
      </w:r>
      <w:r w:rsidRPr="007B4EAB">
        <w:rPr>
          <w:rFonts w:cs="Times New Roman"/>
          <w:szCs w:val="26"/>
        </w:rPr>
        <w:t xml:space="preserve"> (biểu tượng BitmapDescriptorDescriptor) Thiết lập biểu tượng cho điểm đánh dấu.</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setInfoWindowAnchor (float anchorU, float anchorV)</w:t>
      </w:r>
      <w:r w:rsidRPr="007B4EAB">
        <w:rPr>
          <w:rFonts w:cs="Times New Roman"/>
          <w:szCs w:val="26"/>
        </w:rPr>
        <w:t xml:space="preserve"> Xác định điểm trong ảnh điểm đánh dấu để neo cửa sổ thông tin khi nó được hiển thị.</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setPosition (LatLng latlng)</w:t>
      </w:r>
      <w:r w:rsidRPr="007B4EAB">
        <w:rPr>
          <w:rFonts w:cs="Times New Roman"/>
          <w:szCs w:val="26"/>
        </w:rPr>
        <w:t xml:space="preserve"> Đặt vị trí của điểm đánh dấu.</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setRotation (float rotation)</w:t>
      </w:r>
      <w:r w:rsidRPr="007B4EAB">
        <w:rPr>
          <w:rFonts w:cs="Times New Roman"/>
          <w:szCs w:val="26"/>
        </w:rPr>
        <w:t xml:space="preserve"> Thiết lập quay của điểm đánh dấu theo chiều kim đồng hồ về điểm neo của điểm đánh dấu.</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setSnippet (String snippet)</w:t>
      </w:r>
      <w:r w:rsidRPr="007B4EAB">
        <w:rPr>
          <w:rFonts w:cs="Times New Roman"/>
          <w:szCs w:val="26"/>
        </w:rPr>
        <w:t xml:space="preserve"> Thiết lập đoạn mã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setTag (Object tag)</w:t>
      </w:r>
      <w:r w:rsidRPr="007B4EAB">
        <w:rPr>
          <w:rFonts w:cs="Times New Roman"/>
          <w:szCs w:val="26"/>
        </w:rPr>
        <w:t xml:space="preserve"> Thiết lập tag cho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setTitle (String title)</w:t>
      </w:r>
      <w:r w:rsidRPr="007B4EAB">
        <w:rPr>
          <w:rFonts w:cs="Times New Roman"/>
          <w:szCs w:val="26"/>
        </w:rPr>
        <w:t xml:space="preserve"> Thiết lập tiêu đề của marker.</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setVisible (boolean visible)</w:t>
      </w:r>
      <w:r w:rsidRPr="007B4EAB">
        <w:rPr>
          <w:rFonts w:cs="Times New Roman"/>
          <w:szCs w:val="26"/>
        </w:rPr>
        <w:t xml:space="preserve"> Thiết lập khả năng hiển thị của điểm đánh dấu này.</w:t>
      </w:r>
    </w:p>
    <w:p w:rsidR="007B4EAB" w:rsidRPr="007B4EAB" w:rsidRDefault="007B4EAB" w:rsidP="00F142FA">
      <w:pPr>
        <w:pStyle w:val="ListParagraph"/>
        <w:numPr>
          <w:ilvl w:val="0"/>
          <w:numId w:val="39"/>
        </w:numPr>
        <w:spacing w:line="26" w:lineRule="atLeast"/>
        <w:rPr>
          <w:rFonts w:cs="Times New Roman"/>
          <w:szCs w:val="26"/>
        </w:rPr>
      </w:pPr>
      <w:r w:rsidRPr="007B4EAB">
        <w:rPr>
          <w:rFonts w:ascii="Courier New" w:hAnsi="Courier New" w:cs="Courier New"/>
          <w:sz w:val="24"/>
          <w:szCs w:val="24"/>
        </w:rPr>
        <w:t>void setZIndex (float zIndex)</w:t>
      </w:r>
      <w:r w:rsidRPr="007B4EAB">
        <w:rPr>
          <w:rFonts w:cs="Times New Roman"/>
          <w:szCs w:val="26"/>
        </w:rPr>
        <w:t xml:space="preserve"> Thiết lập zIndex của marker.</w:t>
      </w:r>
    </w:p>
    <w:p w:rsidR="007B4EAB" w:rsidRDefault="007B4EAB" w:rsidP="00F142FA">
      <w:pPr>
        <w:pStyle w:val="ListParagraph"/>
        <w:numPr>
          <w:ilvl w:val="0"/>
          <w:numId w:val="39"/>
        </w:numPr>
        <w:spacing w:line="26" w:lineRule="atLeast"/>
        <w:rPr>
          <w:rFonts w:cs="Times New Roman"/>
          <w:szCs w:val="26"/>
        </w:rPr>
      </w:pPr>
      <w:r w:rsidRPr="007B4EAB">
        <w:rPr>
          <w:rFonts w:cs="Times New Roman"/>
          <w:szCs w:val="26"/>
        </w:rPr>
        <w:t xml:space="preserve">Hiển thị cửa sổ thông tin của điểm đánh dấu này trên bản đồ, nếu điểm đánh dấu này làVisible </w:t>
      </w:r>
      <w:r>
        <w:rPr>
          <w:rFonts w:cs="Times New Roman"/>
          <w:szCs w:val="26"/>
        </w:rPr>
        <w:t>();</w:t>
      </w:r>
    </w:p>
    <w:p w:rsidR="00251B53" w:rsidRPr="00251B53" w:rsidRDefault="00251B53" w:rsidP="00F142FA">
      <w:pPr>
        <w:pStyle w:val="ListParagraph"/>
        <w:numPr>
          <w:ilvl w:val="0"/>
          <w:numId w:val="39"/>
        </w:numPr>
        <w:spacing w:line="26" w:lineRule="atLeast"/>
        <w:rPr>
          <w:rFonts w:cs="Times New Roman"/>
          <w:szCs w:val="26"/>
        </w:rPr>
      </w:pPr>
      <w:r>
        <w:rPr>
          <w:rFonts w:cs="Times New Roman"/>
          <w:szCs w:val="26"/>
        </w:rPr>
        <w:t>……</w:t>
      </w:r>
    </w:p>
    <w:p w:rsidR="00187151" w:rsidRPr="000A6031" w:rsidRDefault="00F26E39" w:rsidP="0031674F">
      <w:pPr>
        <w:pStyle w:val="Heading2"/>
        <w:spacing w:before="120" w:after="120" w:line="26" w:lineRule="atLeast"/>
        <w:rPr>
          <w:rFonts w:cs="Times New Roman"/>
          <w:color w:val="auto"/>
        </w:rPr>
      </w:pPr>
      <w:bookmarkStart w:id="304" w:name="_Toc475999856"/>
      <w:bookmarkStart w:id="305" w:name="_Toc507842842"/>
      <w:bookmarkStart w:id="306" w:name="_Toc511914392"/>
      <w:bookmarkStart w:id="307" w:name="_Toc511914472"/>
      <w:bookmarkStart w:id="308" w:name="_Toc511919207"/>
      <w:r w:rsidRPr="000A6031">
        <w:rPr>
          <w:rFonts w:cs="Times New Roman"/>
          <w:color w:val="auto"/>
        </w:rPr>
        <w:t xml:space="preserve">1.7 </w:t>
      </w:r>
      <w:r w:rsidR="003008C5" w:rsidRPr="000A6031">
        <w:rPr>
          <w:rFonts w:cs="Times New Roman"/>
          <w:color w:val="auto"/>
        </w:rPr>
        <w:t xml:space="preserve"> </w:t>
      </w:r>
      <w:r w:rsidR="0031674F">
        <w:rPr>
          <w:rFonts w:cs="Times New Roman"/>
          <w:color w:val="auto"/>
        </w:rPr>
        <w:t xml:space="preserve">Công nghệ </w:t>
      </w:r>
      <w:r w:rsidR="003008C5" w:rsidRPr="000A6031">
        <w:rPr>
          <w:rFonts w:cs="Times New Roman"/>
          <w:color w:val="auto"/>
        </w:rPr>
        <w:t>Node</w:t>
      </w:r>
      <w:r w:rsidR="00187151" w:rsidRPr="000A6031">
        <w:rPr>
          <w:rFonts w:cs="Times New Roman"/>
          <w:color w:val="auto"/>
        </w:rPr>
        <w:t>js</w:t>
      </w:r>
      <w:bookmarkEnd w:id="304"/>
      <w:bookmarkEnd w:id="305"/>
      <w:bookmarkEnd w:id="306"/>
      <w:bookmarkEnd w:id="307"/>
      <w:bookmarkEnd w:id="308"/>
      <w:r w:rsidR="00187151" w:rsidRPr="000A6031">
        <w:rPr>
          <w:rFonts w:cs="Times New Roman"/>
          <w:color w:val="auto"/>
        </w:rPr>
        <w:t xml:space="preserve"> </w:t>
      </w:r>
    </w:p>
    <w:p w:rsidR="00187151" w:rsidRPr="000A6031" w:rsidRDefault="00535672" w:rsidP="0031674F">
      <w:pPr>
        <w:pStyle w:val="Heading3"/>
        <w:spacing w:before="120" w:after="120" w:line="26" w:lineRule="atLeast"/>
        <w:rPr>
          <w:rFonts w:cs="Times New Roman"/>
          <w:b w:val="0"/>
          <w:color w:val="auto"/>
          <w:szCs w:val="26"/>
        </w:rPr>
      </w:pPr>
      <w:bookmarkStart w:id="309" w:name="_Toc511914393"/>
      <w:bookmarkStart w:id="310" w:name="_Toc511914473"/>
      <w:bookmarkStart w:id="311" w:name="_Toc511919208"/>
      <w:r w:rsidRPr="000A6031">
        <w:rPr>
          <w:rFonts w:cs="Times New Roman"/>
          <w:color w:val="auto"/>
          <w:szCs w:val="26"/>
        </w:rPr>
        <w:t>1.</w:t>
      </w:r>
      <w:r w:rsidR="003008C5" w:rsidRPr="000A6031">
        <w:rPr>
          <w:rFonts w:cs="Times New Roman"/>
          <w:color w:val="auto"/>
          <w:szCs w:val="26"/>
        </w:rPr>
        <w:t>7.1</w:t>
      </w:r>
      <w:r w:rsidR="008931FF" w:rsidRPr="000A6031">
        <w:rPr>
          <w:rFonts w:cs="Times New Roman"/>
          <w:color w:val="auto"/>
          <w:szCs w:val="26"/>
        </w:rPr>
        <w:t xml:space="preserve"> Tổng</w:t>
      </w:r>
      <w:r w:rsidR="005C5F4F" w:rsidRPr="000A6031">
        <w:rPr>
          <w:rFonts w:cs="Times New Roman"/>
          <w:color w:val="auto"/>
          <w:szCs w:val="26"/>
        </w:rPr>
        <w:t xml:space="preserve"> quan</w:t>
      </w:r>
      <w:bookmarkEnd w:id="309"/>
      <w:bookmarkEnd w:id="310"/>
      <w:bookmarkEnd w:id="311"/>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NodeJS là ngôn ngữ lập trình mã nguồn mở, ngôn ngữ lập trình phía server, bắt đầu được phát triển từ năm 2009, là nền tảng cho việc xây dựng các ứng dụng web. Mặc dù NodeJS không phải là một JavaScript framework nhưng hầu hết các module của nó được viết bằng JavaScript.</w:t>
      </w:r>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Không những có thể sử dụng nó cho các ứng dụng phía client mà Nodejs có thể sử dụng nó để lập trình phía server.</w:t>
      </w:r>
    </w:p>
    <w:p w:rsidR="003008C5" w:rsidRPr="000A6031" w:rsidRDefault="00535672" w:rsidP="0031674F">
      <w:pPr>
        <w:pStyle w:val="Heading3"/>
        <w:spacing w:before="120" w:after="120" w:line="26" w:lineRule="atLeast"/>
        <w:rPr>
          <w:rFonts w:cs="Times New Roman"/>
          <w:b w:val="0"/>
          <w:bCs w:val="0"/>
          <w:color w:val="auto"/>
          <w:szCs w:val="26"/>
          <w:shd w:val="clear" w:color="auto" w:fill="FFFFFF"/>
        </w:rPr>
      </w:pPr>
      <w:bookmarkStart w:id="312" w:name="_Toc511914394"/>
      <w:bookmarkStart w:id="313" w:name="_Toc511914474"/>
      <w:bookmarkStart w:id="314" w:name="_Toc511919209"/>
      <w:r w:rsidRPr="000A6031">
        <w:rPr>
          <w:rFonts w:cs="Times New Roman"/>
          <w:color w:val="auto"/>
          <w:szCs w:val="26"/>
        </w:rPr>
        <w:t xml:space="preserve">1.7.2 </w:t>
      </w:r>
      <w:r w:rsidR="003008C5" w:rsidRPr="000A6031">
        <w:rPr>
          <w:rFonts w:cs="Times New Roman"/>
          <w:color w:val="auto"/>
          <w:szCs w:val="26"/>
          <w:shd w:val="clear" w:color="auto" w:fill="FFFFFF"/>
        </w:rPr>
        <w:t>Điểm nổi bật của NodeJS so với các ngôn ngữ lập trình khác</w:t>
      </w:r>
      <w:bookmarkEnd w:id="312"/>
      <w:bookmarkEnd w:id="313"/>
      <w:bookmarkEnd w:id="314"/>
    </w:p>
    <w:p w:rsidR="003008C5" w:rsidRPr="000A6031" w:rsidRDefault="003008C5" w:rsidP="00547EC1">
      <w:pPr>
        <w:spacing w:line="26" w:lineRule="atLeast"/>
        <w:ind w:firstLine="709"/>
        <w:rPr>
          <w:rFonts w:cs="Times New Roman"/>
          <w:szCs w:val="26"/>
          <w:shd w:val="clear" w:color="auto" w:fill="FFFFFF"/>
        </w:rPr>
      </w:pPr>
      <w:r w:rsidRPr="000A6031">
        <w:rPr>
          <w:rFonts w:cs="Times New Roman"/>
          <w:szCs w:val="26"/>
          <w:shd w:val="clear" w:color="auto" w:fill="FFFFFF"/>
        </w:rPr>
        <w:t xml:space="preserve">Hoạt động với một luồng duy nhất và có khả năng asynchronous (bất đồng bộ). Không giống như server được viết bằng PHP thì mỗi ông request đến server thì server </w:t>
      </w:r>
      <w:r w:rsidRPr="000A6031">
        <w:rPr>
          <w:rFonts w:cs="Times New Roman"/>
          <w:szCs w:val="26"/>
          <w:shd w:val="clear" w:color="auto" w:fill="FFFFFF"/>
        </w:rPr>
        <w:lastRenderedPageBreak/>
        <w:t>sẽ tạo ra một thread để xử lý trong khi đó server Node xử lý mọi hành động trong một thread duy nhất.</w:t>
      </w:r>
    </w:p>
    <w:p w:rsidR="005C5F4F" w:rsidRPr="000A6031" w:rsidRDefault="00535672" w:rsidP="0031674F">
      <w:pPr>
        <w:pStyle w:val="Heading3"/>
        <w:spacing w:before="120" w:after="120" w:line="26" w:lineRule="atLeast"/>
        <w:rPr>
          <w:rFonts w:cs="Times New Roman"/>
          <w:b w:val="0"/>
          <w:color w:val="auto"/>
          <w:szCs w:val="26"/>
        </w:rPr>
      </w:pPr>
      <w:bookmarkStart w:id="315" w:name="_Toc511914395"/>
      <w:bookmarkStart w:id="316" w:name="_Toc511914475"/>
      <w:bookmarkStart w:id="317" w:name="_Toc511919210"/>
      <w:r w:rsidRPr="000A6031">
        <w:rPr>
          <w:rFonts w:cs="Times New Roman"/>
          <w:color w:val="auto"/>
          <w:szCs w:val="26"/>
        </w:rPr>
        <w:t>1.</w:t>
      </w:r>
      <w:r w:rsidR="003008C5" w:rsidRPr="000A6031">
        <w:rPr>
          <w:rFonts w:cs="Times New Roman"/>
          <w:color w:val="auto"/>
          <w:szCs w:val="26"/>
        </w:rPr>
        <w:t xml:space="preserve">7.3 </w:t>
      </w:r>
      <w:r w:rsidR="005C5F4F" w:rsidRPr="000A6031">
        <w:rPr>
          <w:rFonts w:cs="Times New Roman"/>
          <w:color w:val="auto"/>
          <w:szCs w:val="26"/>
          <w:shd w:val="clear" w:color="auto" w:fill="FFFFFF"/>
        </w:rPr>
        <w:t xml:space="preserve">Đặc điểm của </w:t>
      </w:r>
      <w:r w:rsidR="00906EEC" w:rsidRPr="000A6031">
        <w:rPr>
          <w:rFonts w:cs="Times New Roman"/>
          <w:color w:val="auto"/>
          <w:szCs w:val="26"/>
          <w:shd w:val="clear" w:color="auto" w:fill="FFFFFF"/>
        </w:rPr>
        <w:t>N</w:t>
      </w:r>
      <w:r w:rsidR="005C5F4F" w:rsidRPr="000A6031">
        <w:rPr>
          <w:rFonts w:cs="Times New Roman"/>
          <w:color w:val="auto"/>
          <w:szCs w:val="26"/>
          <w:shd w:val="clear" w:color="auto" w:fill="FFFFFF"/>
        </w:rPr>
        <w:t>odejs</w:t>
      </w:r>
      <w:bookmarkEnd w:id="315"/>
      <w:bookmarkEnd w:id="316"/>
      <w:bookmarkEnd w:id="317"/>
    </w:p>
    <w:p w:rsidR="005C5F4F" w:rsidRPr="001E1BF5" w:rsidRDefault="005C5F4F" w:rsidP="00F142FA">
      <w:pPr>
        <w:pStyle w:val="ListParagraph"/>
        <w:numPr>
          <w:ilvl w:val="0"/>
          <w:numId w:val="32"/>
        </w:numPr>
        <w:spacing w:line="26" w:lineRule="atLeast"/>
        <w:rPr>
          <w:rFonts w:eastAsia="Times New Roman" w:cs="Times New Roman"/>
          <w:szCs w:val="26"/>
        </w:rPr>
      </w:pPr>
      <w:r w:rsidRPr="001E1BF5">
        <w:rPr>
          <w:rFonts w:eastAsia="Times New Roman" w:cs="Times New Roman"/>
          <w:bCs/>
          <w:szCs w:val="26"/>
        </w:rPr>
        <w:t>Không đồng bộ và Phát sinh sự kiện (Event Driven)</w:t>
      </w:r>
      <w:r w:rsidRPr="001E1BF5">
        <w:rPr>
          <w:rFonts w:eastAsia="Times New Roman" w:cs="Times New Roman"/>
          <w:szCs w:val="26"/>
        </w:rPr>
        <w:t>: Tất các các APIs của thư viện Node.js đều không đồng bộ, nghĩa là không blocking (khóa). Nó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rsidR="005C5F4F" w:rsidRPr="001E1BF5" w:rsidRDefault="005C5F4F" w:rsidP="00F142FA">
      <w:pPr>
        <w:pStyle w:val="ListParagraph"/>
        <w:numPr>
          <w:ilvl w:val="0"/>
          <w:numId w:val="32"/>
        </w:numPr>
        <w:spacing w:line="26" w:lineRule="atLeast"/>
        <w:rPr>
          <w:rFonts w:eastAsia="Times New Roman" w:cs="Times New Roman"/>
          <w:szCs w:val="26"/>
        </w:rPr>
      </w:pPr>
      <w:r w:rsidRPr="001E1BF5">
        <w:rPr>
          <w:rFonts w:eastAsia="Times New Roman" w:cs="Times New Roman"/>
          <w:bCs/>
          <w:szCs w:val="26"/>
        </w:rPr>
        <w:t>Chạy rất nhanh</w:t>
      </w:r>
      <w:r w:rsidRPr="001E1BF5">
        <w:rPr>
          <w:rFonts w:eastAsia="Times New Roman" w:cs="Times New Roman"/>
          <w:szCs w:val="26"/>
        </w:rPr>
        <w:t>: Dựa trên V8 Javascript Engine của Google Chrome, thư viện Node.js rất nhanh trong các quá trình thực hiện code.</w:t>
      </w:r>
    </w:p>
    <w:p w:rsidR="005C5F4F" w:rsidRPr="001E1BF5" w:rsidRDefault="005C5F4F" w:rsidP="00F142FA">
      <w:pPr>
        <w:pStyle w:val="ListParagraph"/>
        <w:numPr>
          <w:ilvl w:val="0"/>
          <w:numId w:val="32"/>
        </w:numPr>
        <w:spacing w:line="26" w:lineRule="atLeast"/>
        <w:rPr>
          <w:rFonts w:eastAsia="Times New Roman" w:cs="Times New Roman"/>
          <w:szCs w:val="26"/>
        </w:rPr>
      </w:pPr>
      <w:r w:rsidRPr="001E1BF5">
        <w:rPr>
          <w:rFonts w:eastAsia="Times New Roman" w:cs="Times New Roman"/>
          <w:bCs/>
          <w:szCs w:val="26"/>
        </w:rPr>
        <w:t>Các tiến trình đơn giản nhưng hiệu năng cao</w:t>
      </w:r>
      <w:r w:rsidRPr="001E1BF5">
        <w:rPr>
          <w:rFonts w:eastAsia="Times New Roman" w:cs="Times New Roman"/>
          <w:szCs w:val="26"/>
        </w:rPr>
        <w:t>: Node.js sử dụng một mô hình luồng đơn (single thread) với các sự kiện lặp. Các cơ chế sự kiện giúp Server trả lại các phản hồi với một cách không khóa và tạo cho Server 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rsidR="005C5F4F" w:rsidRPr="001E1BF5" w:rsidRDefault="005C5F4F" w:rsidP="00F142FA">
      <w:pPr>
        <w:pStyle w:val="ListParagraph"/>
        <w:numPr>
          <w:ilvl w:val="0"/>
          <w:numId w:val="32"/>
        </w:numPr>
        <w:spacing w:line="26" w:lineRule="atLeast"/>
        <w:rPr>
          <w:rFonts w:eastAsia="Times New Roman" w:cs="Times New Roman"/>
          <w:szCs w:val="26"/>
        </w:rPr>
      </w:pPr>
      <w:r w:rsidRPr="001E1BF5">
        <w:rPr>
          <w:rFonts w:eastAsia="Times New Roman" w:cs="Times New Roman"/>
          <w:bCs/>
          <w:szCs w:val="26"/>
        </w:rPr>
        <w:t>Không đệm</w:t>
      </w:r>
      <w:r w:rsidRPr="001E1BF5">
        <w:rPr>
          <w:rFonts w:eastAsia="Times New Roman" w:cs="Times New Roman"/>
          <w:szCs w:val="26"/>
        </w:rPr>
        <w:t>: Ứng dụng Node.js không lưu trữ các dữ liệu buffer.</w:t>
      </w:r>
    </w:p>
    <w:p w:rsidR="005C5F4F" w:rsidRPr="001E1BF5" w:rsidRDefault="005C5F4F" w:rsidP="00F142FA">
      <w:pPr>
        <w:pStyle w:val="ListParagraph"/>
        <w:numPr>
          <w:ilvl w:val="0"/>
          <w:numId w:val="32"/>
        </w:numPr>
        <w:spacing w:line="26" w:lineRule="atLeast"/>
        <w:rPr>
          <w:rFonts w:eastAsia="Times New Roman" w:cs="Times New Roman"/>
          <w:szCs w:val="26"/>
        </w:rPr>
      </w:pPr>
      <w:r w:rsidRPr="001E1BF5">
        <w:rPr>
          <w:rFonts w:eastAsia="Times New Roman" w:cs="Times New Roman"/>
          <w:bCs/>
          <w:szCs w:val="26"/>
        </w:rPr>
        <w:t>Có giấy phép</w:t>
      </w:r>
      <w:r w:rsidRPr="001E1BF5">
        <w:rPr>
          <w:rFonts w:eastAsia="Times New Roman" w:cs="Times New Roman"/>
          <w:szCs w:val="26"/>
        </w:rPr>
        <w:t>: Node.js được phát hành dựa vào MIT License.</w:t>
      </w:r>
    </w:p>
    <w:p w:rsidR="0047737C" w:rsidRPr="000A6031" w:rsidRDefault="00535672" w:rsidP="0031674F">
      <w:pPr>
        <w:pStyle w:val="Heading3"/>
        <w:spacing w:before="120" w:after="120" w:line="26" w:lineRule="atLeast"/>
        <w:rPr>
          <w:rFonts w:eastAsia="Times New Roman" w:cs="Times New Roman"/>
          <w:b w:val="0"/>
          <w:color w:val="auto"/>
          <w:szCs w:val="26"/>
        </w:rPr>
      </w:pPr>
      <w:bookmarkStart w:id="318" w:name="_Toc511914396"/>
      <w:bookmarkStart w:id="319" w:name="_Toc511914476"/>
      <w:bookmarkStart w:id="320" w:name="_Toc511919211"/>
      <w:r w:rsidRPr="000A6031">
        <w:rPr>
          <w:rFonts w:cs="Times New Roman"/>
          <w:color w:val="auto"/>
          <w:szCs w:val="26"/>
        </w:rPr>
        <w:t>1.</w:t>
      </w:r>
      <w:r w:rsidR="0047737C" w:rsidRPr="000A6031">
        <w:rPr>
          <w:rFonts w:eastAsia="Times New Roman" w:cs="Times New Roman"/>
          <w:color w:val="auto"/>
          <w:szCs w:val="26"/>
        </w:rPr>
        <w:t>7.4 Ưu điểm</w:t>
      </w:r>
      <w:bookmarkEnd w:id="318"/>
      <w:bookmarkEnd w:id="319"/>
      <w:bookmarkEnd w:id="320"/>
    </w:p>
    <w:p w:rsidR="0047737C" w:rsidRPr="001E1BF5" w:rsidRDefault="0047737C" w:rsidP="00F142FA">
      <w:pPr>
        <w:pStyle w:val="ListParagraph"/>
        <w:numPr>
          <w:ilvl w:val="0"/>
          <w:numId w:val="31"/>
        </w:numPr>
        <w:spacing w:line="26" w:lineRule="atLeast"/>
        <w:rPr>
          <w:rFonts w:eastAsia="Times New Roman" w:cs="Times New Roman"/>
          <w:szCs w:val="26"/>
        </w:rPr>
      </w:pPr>
      <w:r w:rsidRPr="001E1BF5">
        <w:rPr>
          <w:rFonts w:eastAsia="Times New Roman" w:cs="Times New Roman"/>
          <w:szCs w:val="26"/>
        </w:rPr>
        <w:t>Tối ưu hóa thời gian thực hiện tiến trình</w:t>
      </w:r>
    </w:p>
    <w:p w:rsidR="0047737C" w:rsidRPr="001E1BF5" w:rsidRDefault="0047737C" w:rsidP="00F142FA">
      <w:pPr>
        <w:pStyle w:val="ListParagraph"/>
        <w:numPr>
          <w:ilvl w:val="0"/>
          <w:numId w:val="31"/>
        </w:numPr>
        <w:spacing w:line="26" w:lineRule="atLeast"/>
        <w:rPr>
          <w:rFonts w:eastAsia="Times New Roman" w:cs="Times New Roman"/>
          <w:szCs w:val="26"/>
        </w:rPr>
      </w:pPr>
      <w:r w:rsidRPr="001E1BF5">
        <w:rPr>
          <w:rFonts w:eastAsia="Times New Roman" w:cs="Times New Roman"/>
          <w:szCs w:val="26"/>
        </w:rPr>
        <w:t>Có khả năng mở rộng trong các ứng dụng web với nhiều hoạt động I/O liên tục.</w:t>
      </w:r>
    </w:p>
    <w:p w:rsidR="0047737C" w:rsidRPr="001E1BF5" w:rsidRDefault="0047737C" w:rsidP="00F142FA">
      <w:pPr>
        <w:pStyle w:val="ListParagraph"/>
        <w:numPr>
          <w:ilvl w:val="0"/>
          <w:numId w:val="31"/>
        </w:numPr>
        <w:spacing w:line="26" w:lineRule="atLeast"/>
        <w:rPr>
          <w:rFonts w:eastAsia="Times New Roman" w:cs="Times New Roman"/>
          <w:szCs w:val="26"/>
        </w:rPr>
      </w:pPr>
      <w:r w:rsidRPr="001E1BF5">
        <w:rPr>
          <w:rFonts w:eastAsia="Times New Roman" w:cs="Times New Roman"/>
          <w:szCs w:val="26"/>
        </w:rPr>
        <w:t>Phù hợp để xây dựng các ứng dụng web stream hay các game chơi trên nền web đảm bảo việc độ trễ thời gian xử lý hành động là nhỏ nhất.</w:t>
      </w:r>
    </w:p>
    <w:p w:rsidR="0047737C" w:rsidRPr="001E1BF5" w:rsidRDefault="0047737C" w:rsidP="00F142FA">
      <w:pPr>
        <w:pStyle w:val="ListParagraph"/>
        <w:numPr>
          <w:ilvl w:val="0"/>
          <w:numId w:val="31"/>
        </w:numPr>
        <w:spacing w:line="26" w:lineRule="atLeast"/>
        <w:rPr>
          <w:rFonts w:eastAsia="Times New Roman" w:cs="Times New Roman"/>
          <w:szCs w:val="26"/>
        </w:rPr>
      </w:pPr>
      <w:r w:rsidRPr="001E1BF5">
        <w:rPr>
          <w:rFonts w:eastAsia="Times New Roman" w:cs="Times New Roman"/>
          <w:szCs w:val="26"/>
        </w:rPr>
        <w:t>Dễ dàng để xây dựng các ứng dụng real-time.</w:t>
      </w:r>
    </w:p>
    <w:p w:rsidR="0047737C" w:rsidRPr="001E1BF5" w:rsidRDefault="0047737C" w:rsidP="00F142FA">
      <w:pPr>
        <w:pStyle w:val="ListParagraph"/>
        <w:numPr>
          <w:ilvl w:val="0"/>
          <w:numId w:val="31"/>
        </w:numPr>
        <w:spacing w:line="26" w:lineRule="atLeast"/>
        <w:rPr>
          <w:rFonts w:eastAsia="Times New Roman" w:cs="Times New Roman"/>
          <w:szCs w:val="26"/>
        </w:rPr>
      </w:pPr>
      <w:r w:rsidRPr="001E1BF5">
        <w:rPr>
          <w:rFonts w:eastAsia="Times New Roman" w:cs="Times New Roman"/>
          <w:szCs w:val="26"/>
        </w:rPr>
        <w:t>Cách viết ứng dụng với Node đó là các ứng dụng được cấu tạo từ các module nhỏ sau đó được kết hợp lại với nhau điều này đảm bảo cho việc sửa đổi bảo trì một cách nhanh chóng.</w:t>
      </w:r>
    </w:p>
    <w:p w:rsidR="0047737C" w:rsidRPr="001E1BF5" w:rsidRDefault="0047737C" w:rsidP="00F142FA">
      <w:pPr>
        <w:pStyle w:val="ListParagraph"/>
        <w:numPr>
          <w:ilvl w:val="0"/>
          <w:numId w:val="31"/>
        </w:numPr>
        <w:spacing w:line="26" w:lineRule="atLeast"/>
        <w:rPr>
          <w:rFonts w:eastAsia="Times New Roman" w:cs="Times New Roman"/>
          <w:szCs w:val="26"/>
        </w:rPr>
      </w:pPr>
      <w:r w:rsidRPr="001E1BF5">
        <w:rPr>
          <w:rFonts w:eastAsia="Times New Roman" w:cs="Times New Roman"/>
          <w:szCs w:val="26"/>
        </w:rPr>
        <w:t>Hiệu năng cao</w:t>
      </w:r>
    </w:p>
    <w:p w:rsidR="0047737C" w:rsidRPr="000A6031" w:rsidRDefault="00535672" w:rsidP="0031674F">
      <w:pPr>
        <w:pStyle w:val="Heading3"/>
        <w:spacing w:before="120" w:after="120" w:line="26" w:lineRule="atLeast"/>
        <w:rPr>
          <w:rFonts w:eastAsia="Times New Roman" w:cs="Times New Roman"/>
          <w:b w:val="0"/>
          <w:color w:val="auto"/>
          <w:szCs w:val="26"/>
        </w:rPr>
      </w:pPr>
      <w:bookmarkStart w:id="321" w:name="_Toc511914397"/>
      <w:bookmarkStart w:id="322" w:name="_Toc511914477"/>
      <w:bookmarkStart w:id="323" w:name="_Toc511919212"/>
      <w:r w:rsidRPr="000A6031">
        <w:rPr>
          <w:rFonts w:cs="Times New Roman"/>
          <w:color w:val="auto"/>
          <w:szCs w:val="26"/>
        </w:rPr>
        <w:t>1.</w:t>
      </w:r>
      <w:r w:rsidR="0047737C" w:rsidRPr="000A6031">
        <w:rPr>
          <w:rFonts w:eastAsia="Times New Roman" w:cs="Times New Roman"/>
          <w:color w:val="auto"/>
          <w:szCs w:val="26"/>
        </w:rPr>
        <w:t>7.5 Nhược điểm</w:t>
      </w:r>
      <w:bookmarkEnd w:id="321"/>
      <w:bookmarkEnd w:id="322"/>
      <w:bookmarkEnd w:id="323"/>
    </w:p>
    <w:p w:rsidR="0047737C" w:rsidRPr="001E1BF5" w:rsidRDefault="0047737C" w:rsidP="00F142FA">
      <w:pPr>
        <w:pStyle w:val="ListParagraph"/>
        <w:numPr>
          <w:ilvl w:val="0"/>
          <w:numId w:val="33"/>
        </w:numPr>
        <w:spacing w:line="26" w:lineRule="atLeast"/>
        <w:rPr>
          <w:rFonts w:eastAsiaTheme="minorHAnsi" w:cs="Times New Roman"/>
          <w:szCs w:val="26"/>
          <w:lang w:eastAsia="en-US"/>
        </w:rPr>
      </w:pPr>
      <w:r w:rsidRPr="001E1BF5">
        <w:rPr>
          <w:rFonts w:eastAsiaTheme="minorHAnsi" w:cs="Times New Roman"/>
          <w:szCs w:val="26"/>
          <w:lang w:eastAsia="en-US"/>
        </w:rPr>
        <w:t>Bad concurrency</w:t>
      </w:r>
    </w:p>
    <w:p w:rsidR="0047737C" w:rsidRPr="001E1BF5" w:rsidRDefault="0047737C" w:rsidP="00F142FA">
      <w:pPr>
        <w:pStyle w:val="ListParagraph"/>
        <w:numPr>
          <w:ilvl w:val="0"/>
          <w:numId w:val="33"/>
        </w:numPr>
        <w:spacing w:line="26" w:lineRule="atLeast"/>
        <w:rPr>
          <w:rFonts w:eastAsiaTheme="minorHAnsi" w:cs="Times New Roman"/>
          <w:szCs w:val="26"/>
          <w:lang w:eastAsia="en-US"/>
        </w:rPr>
      </w:pPr>
      <w:r w:rsidRPr="001E1BF5">
        <w:rPr>
          <w:rFonts w:eastAsiaTheme="minorHAnsi" w:cs="Times New Roman"/>
          <w:szCs w:val="26"/>
          <w:lang w:eastAsia="en-US"/>
        </w:rPr>
        <w:t>Single - Threaded:</w:t>
      </w:r>
    </w:p>
    <w:p w:rsidR="0047737C" w:rsidRPr="001E1BF5" w:rsidRDefault="0047737C" w:rsidP="00F142FA">
      <w:pPr>
        <w:pStyle w:val="ListParagraph"/>
        <w:numPr>
          <w:ilvl w:val="0"/>
          <w:numId w:val="33"/>
        </w:numPr>
        <w:spacing w:line="26" w:lineRule="atLeast"/>
        <w:rPr>
          <w:rFonts w:eastAsiaTheme="minorHAnsi" w:cs="Times New Roman"/>
          <w:szCs w:val="26"/>
          <w:lang w:eastAsia="en-US"/>
        </w:rPr>
      </w:pPr>
      <w:r w:rsidRPr="001E1BF5">
        <w:rPr>
          <w:rFonts w:eastAsiaTheme="minorHAnsi" w:cs="Times New Roman"/>
          <w:szCs w:val="26"/>
          <w:lang w:eastAsia="en-US"/>
        </w:rPr>
        <w:t xml:space="preserve">Đơn luồng cũng có thể là một điểm kém của NodeJs. Lợi thế của single-thread là việc không gặp phải vấn đề synchronize giữa các tiến trình, không cần chia sẻ trạng thái hiện tại... </w:t>
      </w:r>
      <w:r w:rsidR="00F13E8D" w:rsidRPr="001E1BF5">
        <w:rPr>
          <w:rFonts w:eastAsiaTheme="minorHAnsi" w:cs="Times New Roman"/>
          <w:szCs w:val="26"/>
          <w:lang w:eastAsia="en-US"/>
        </w:rPr>
        <w:t>C</w:t>
      </w:r>
      <w:r w:rsidRPr="001E1BF5">
        <w:rPr>
          <w:rFonts w:eastAsiaTheme="minorHAnsi" w:cs="Times New Roman"/>
          <w:szCs w:val="26"/>
          <w:lang w:eastAsia="en-US"/>
        </w:rPr>
        <w:t>ó thể dễ dàng viết một đoạn code mà sẽ ngốn của server khá nhiều thời gian để xử lý xong một vài trường hợp nào đó và có thể dẫn tới lock toàn bộ server.</w:t>
      </w:r>
    </w:p>
    <w:p w:rsidR="0047737C" w:rsidRPr="001E1BF5" w:rsidRDefault="0047737C" w:rsidP="00F142FA">
      <w:pPr>
        <w:pStyle w:val="ListParagraph"/>
        <w:numPr>
          <w:ilvl w:val="0"/>
          <w:numId w:val="33"/>
        </w:numPr>
        <w:spacing w:line="26" w:lineRule="atLeast"/>
        <w:rPr>
          <w:rFonts w:eastAsiaTheme="minorHAnsi" w:cs="Times New Roman"/>
          <w:szCs w:val="26"/>
          <w:lang w:eastAsia="en-US"/>
        </w:rPr>
      </w:pPr>
      <w:r w:rsidRPr="001E1BF5">
        <w:rPr>
          <w:rFonts w:eastAsiaTheme="minorHAnsi" w:cs="Times New Roman"/>
          <w:szCs w:val="26"/>
          <w:lang w:eastAsia="en-US"/>
        </w:rPr>
        <w:t>Lack of inherent code organization</w:t>
      </w:r>
    </w:p>
    <w:p w:rsidR="0047737C" w:rsidRPr="001E1BF5" w:rsidRDefault="0047737C" w:rsidP="00F142FA">
      <w:pPr>
        <w:pStyle w:val="ListParagraph"/>
        <w:numPr>
          <w:ilvl w:val="0"/>
          <w:numId w:val="33"/>
        </w:numPr>
        <w:spacing w:line="26" w:lineRule="atLeast"/>
        <w:rPr>
          <w:rFonts w:eastAsiaTheme="minorHAnsi" w:cs="Times New Roman"/>
          <w:szCs w:val="26"/>
          <w:lang w:eastAsia="en-US"/>
        </w:rPr>
      </w:pPr>
      <w:r w:rsidRPr="001E1BF5">
        <w:rPr>
          <w:rFonts w:eastAsiaTheme="minorHAnsi" w:cs="Times New Roman"/>
          <w:szCs w:val="26"/>
          <w:lang w:eastAsia="en-US"/>
        </w:rPr>
        <w:lastRenderedPageBreak/>
        <w:t>Sự thiếu tổ chức code đối với một ứng dụng NodeJs lớn là một vấn đề thực sự. Khi mà nguyên tắc asynchronise (bất đồng bộ) dẫn tới có nhiều cách để thực hiện code khác nhau giữa các thành viên hay có thể sử dụng nhiều design pattern khác nhau.</w:t>
      </w:r>
    </w:p>
    <w:p w:rsidR="0047737C" w:rsidRPr="001E1BF5" w:rsidRDefault="0047737C" w:rsidP="00F142FA">
      <w:pPr>
        <w:pStyle w:val="ListParagraph"/>
        <w:numPr>
          <w:ilvl w:val="0"/>
          <w:numId w:val="33"/>
        </w:numPr>
        <w:spacing w:line="26" w:lineRule="atLeast"/>
        <w:rPr>
          <w:rFonts w:eastAsiaTheme="minorHAnsi" w:cs="Times New Roman"/>
          <w:szCs w:val="26"/>
          <w:lang w:eastAsia="en-US"/>
        </w:rPr>
      </w:pPr>
      <w:r w:rsidRPr="001E1BF5">
        <w:rPr>
          <w:rFonts w:eastAsiaTheme="minorHAnsi" w:cs="Times New Roman"/>
          <w:szCs w:val="26"/>
          <w:lang w:eastAsia="en-US"/>
        </w:rPr>
        <w:t>Leak message</w:t>
      </w:r>
    </w:p>
    <w:p w:rsidR="0047737C" w:rsidRPr="000A6031" w:rsidRDefault="00535672" w:rsidP="0031674F">
      <w:pPr>
        <w:pStyle w:val="Heading3"/>
        <w:spacing w:before="120" w:after="120" w:line="26" w:lineRule="atLeast"/>
        <w:rPr>
          <w:rFonts w:eastAsia="Times New Roman" w:cs="Times New Roman"/>
          <w:b w:val="0"/>
          <w:color w:val="auto"/>
          <w:szCs w:val="26"/>
        </w:rPr>
      </w:pPr>
      <w:bookmarkStart w:id="324" w:name="_Toc511914398"/>
      <w:bookmarkStart w:id="325" w:name="_Toc511914478"/>
      <w:bookmarkStart w:id="326" w:name="_Toc511919213"/>
      <w:r w:rsidRPr="000A6031">
        <w:rPr>
          <w:rFonts w:cs="Times New Roman"/>
          <w:color w:val="auto"/>
          <w:szCs w:val="26"/>
        </w:rPr>
        <w:t>1.</w:t>
      </w:r>
      <w:r w:rsidR="0047737C" w:rsidRPr="000A6031">
        <w:rPr>
          <w:rFonts w:eastAsia="Times New Roman" w:cs="Times New Roman"/>
          <w:color w:val="auto"/>
          <w:szCs w:val="26"/>
        </w:rPr>
        <w:t>7.6 NodeJS core-module</w:t>
      </w:r>
      <w:bookmarkEnd w:id="324"/>
      <w:bookmarkEnd w:id="325"/>
      <w:bookmarkEnd w:id="326"/>
    </w:p>
    <w:p w:rsidR="0047737C" w:rsidRPr="000A6031" w:rsidRDefault="0047737C" w:rsidP="00547EC1">
      <w:pPr>
        <w:spacing w:line="26" w:lineRule="atLeast"/>
        <w:ind w:firstLine="709"/>
        <w:rPr>
          <w:rFonts w:eastAsia="Times New Roman" w:cs="Times New Roman"/>
          <w:szCs w:val="26"/>
        </w:rPr>
      </w:pPr>
      <w:r w:rsidRPr="000A6031">
        <w:rPr>
          <w:rFonts w:eastAsia="Times New Roman" w:cs="Times New Roman"/>
          <w:szCs w:val="26"/>
        </w:rPr>
        <w:t>Là những modules được biên dịch vào trong Node binary, đó là những modules khá quan trọng và được biên dịch kèm với Node khi cài đặt</w:t>
      </w:r>
    </w:p>
    <w:p w:rsidR="0047737C" w:rsidRPr="001E1BF5" w:rsidRDefault="0047737C" w:rsidP="00F142FA">
      <w:pPr>
        <w:pStyle w:val="ListParagraph"/>
        <w:numPr>
          <w:ilvl w:val="0"/>
          <w:numId w:val="34"/>
        </w:numPr>
        <w:spacing w:line="26" w:lineRule="atLeast"/>
        <w:rPr>
          <w:rFonts w:eastAsia="Times New Roman" w:cs="Times New Roman"/>
          <w:szCs w:val="26"/>
        </w:rPr>
      </w:pPr>
      <w:r w:rsidRPr="001E1BF5">
        <w:rPr>
          <w:rFonts w:eastAsia="Times New Roman" w:cs="Times New Roman"/>
          <w:szCs w:val="26"/>
        </w:rPr>
        <w:t>Cung cấp những functionalities cơ bản nhất của Node</w:t>
      </w:r>
    </w:p>
    <w:p w:rsidR="0047737C" w:rsidRPr="001E1BF5" w:rsidRDefault="0047737C" w:rsidP="00F142FA">
      <w:pPr>
        <w:pStyle w:val="ListParagraph"/>
        <w:numPr>
          <w:ilvl w:val="0"/>
          <w:numId w:val="34"/>
        </w:numPr>
        <w:spacing w:line="26" w:lineRule="atLeast"/>
        <w:rPr>
          <w:rFonts w:eastAsia="Times New Roman" w:cs="Times New Roman"/>
          <w:szCs w:val="26"/>
        </w:rPr>
      </w:pPr>
      <w:r w:rsidRPr="001E1BF5">
        <w:rPr>
          <w:rFonts w:eastAsia="Times New Roman" w:cs="Times New Roman"/>
          <w:szCs w:val="26"/>
        </w:rPr>
        <w:t>Gồm có: filesystem access, HTTP, HTTPS interfaces, và một số modules khác.</w:t>
      </w:r>
    </w:p>
    <w:p w:rsidR="0047737C" w:rsidRPr="001E1BF5" w:rsidRDefault="0047737C" w:rsidP="00F142FA">
      <w:pPr>
        <w:pStyle w:val="ListParagraph"/>
        <w:numPr>
          <w:ilvl w:val="0"/>
          <w:numId w:val="34"/>
        </w:numPr>
        <w:spacing w:line="26" w:lineRule="atLeast"/>
        <w:rPr>
          <w:rFonts w:eastAsia="Times New Roman" w:cs="Times New Roman"/>
          <w:szCs w:val="26"/>
        </w:rPr>
      </w:pPr>
      <w:r w:rsidRPr="001E1BF5">
        <w:rPr>
          <w:rFonts w:eastAsia="Times New Roman" w:cs="Times New Roman"/>
          <w:szCs w:val="26"/>
        </w:rPr>
        <w:t>Để sử dụng core module trong trương chình cần sử dụng phương thức require trong JavaScript file.</w:t>
      </w:r>
    </w:p>
    <w:p w:rsidR="0047737C" w:rsidRPr="001E1BF5" w:rsidRDefault="0047737C" w:rsidP="00F142FA">
      <w:pPr>
        <w:pStyle w:val="ListParagraph"/>
        <w:numPr>
          <w:ilvl w:val="0"/>
          <w:numId w:val="34"/>
        </w:numPr>
        <w:spacing w:line="26" w:lineRule="atLeast"/>
        <w:rPr>
          <w:rFonts w:eastAsia="Times New Roman" w:cs="Times New Roman"/>
          <w:szCs w:val="26"/>
        </w:rPr>
      </w:pPr>
      <w:r w:rsidRPr="001E1BF5">
        <w:rPr>
          <w:rFonts w:eastAsia="Times New Roman" w:cs="Times New Roman"/>
          <w:szCs w:val="26"/>
        </w:rPr>
        <w:t>Ví dụ muốn sử dụng module file system trong chương trình:</w:t>
      </w:r>
    </w:p>
    <w:p w:rsidR="0047737C" w:rsidRPr="000A6031" w:rsidRDefault="0047737C" w:rsidP="001E1BF5">
      <w:pPr>
        <w:pStyle w:val="phongcode"/>
      </w:pPr>
      <w:r w:rsidRPr="000A6031">
        <w:t>var fs = require(‘fs’);</w:t>
      </w:r>
    </w:p>
    <w:p w:rsidR="0047737C" w:rsidRPr="000A6031" w:rsidRDefault="0047737C" w:rsidP="00547EC1">
      <w:pPr>
        <w:spacing w:line="26" w:lineRule="atLeast"/>
        <w:ind w:firstLine="709"/>
        <w:rPr>
          <w:rFonts w:eastAsia="Times New Roman" w:cs="Times New Roman"/>
          <w:szCs w:val="26"/>
        </w:rPr>
      </w:pPr>
      <w:r w:rsidRPr="000A6031">
        <w:rPr>
          <w:rFonts w:eastAsia="Times New Roman" w:cs="Times New Roman"/>
          <w:szCs w:val="26"/>
        </w:rPr>
        <w:t>Khi module được require, Node sẽ tìm module đó trong thư mục core_modules. Sau đó ta có thể sử dụng được các phương thức mà module đó cung cấp.</w:t>
      </w:r>
    </w:p>
    <w:p w:rsidR="0047737C" w:rsidRPr="000A6031" w:rsidRDefault="00535672" w:rsidP="001E1BF5">
      <w:pPr>
        <w:pStyle w:val="Heading3"/>
        <w:spacing w:before="120" w:after="120" w:line="26" w:lineRule="atLeast"/>
        <w:rPr>
          <w:rFonts w:eastAsia="Times New Roman" w:cs="Times New Roman"/>
          <w:b w:val="0"/>
          <w:color w:val="auto"/>
          <w:szCs w:val="26"/>
        </w:rPr>
      </w:pPr>
      <w:bookmarkStart w:id="327" w:name="_Toc511914399"/>
      <w:bookmarkStart w:id="328" w:name="_Toc511914479"/>
      <w:bookmarkStart w:id="329" w:name="_Toc511919214"/>
      <w:r w:rsidRPr="000A6031">
        <w:rPr>
          <w:rFonts w:cs="Times New Roman"/>
          <w:color w:val="auto"/>
          <w:szCs w:val="26"/>
        </w:rPr>
        <w:t>1.</w:t>
      </w:r>
      <w:r w:rsidR="0047737C" w:rsidRPr="000A6031">
        <w:rPr>
          <w:rFonts w:eastAsia="Times New Roman" w:cs="Times New Roman"/>
          <w:color w:val="auto"/>
          <w:szCs w:val="26"/>
        </w:rPr>
        <w:t>7.7 Node.js third-party modules</w:t>
      </w:r>
      <w:bookmarkEnd w:id="327"/>
      <w:bookmarkEnd w:id="328"/>
      <w:bookmarkEnd w:id="329"/>
    </w:p>
    <w:p w:rsidR="0047737C" w:rsidRPr="000A6031" w:rsidRDefault="0047737C" w:rsidP="00547EC1">
      <w:pPr>
        <w:spacing w:line="26" w:lineRule="atLeast"/>
        <w:ind w:firstLine="709"/>
        <w:rPr>
          <w:rFonts w:eastAsiaTheme="minorHAnsi" w:cs="Times New Roman"/>
          <w:szCs w:val="26"/>
          <w:lang w:eastAsia="en-US"/>
        </w:rPr>
      </w:pPr>
      <w:r w:rsidRPr="000A6031">
        <w:rPr>
          <w:rFonts w:eastAsia="Times New Roman" w:cs="Times New Roman"/>
          <w:szCs w:val="26"/>
        </w:rPr>
        <w:t>Node.js third-party modules</w:t>
      </w:r>
      <w:r w:rsidRPr="000A6031">
        <w:rPr>
          <w:rFonts w:eastAsiaTheme="minorHAnsi" w:cs="Times New Roman"/>
          <w:szCs w:val="26"/>
          <w:lang w:eastAsia="en-US"/>
        </w:rPr>
        <w:t xml:space="preserve"> là bên thứ ba cung cấp các sản phẩm, dịch vụ sẵn có cho mình ở đây đó là module. Các module này không được cài đặt sẵn sàng cùng với node như các core module mình đã giới thiệu phía trên.</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Để sử dụng third-party modules trước tiên cần cài đặt những modules muốn sử dụng thông qua ‘npm’ (node manage package).</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Ví dụ muốn sử dụng ‘express’ module cần thực hiện lệnh sau trên terminal:</w:t>
      </w:r>
    </w:p>
    <w:p w:rsidR="0047737C" w:rsidRPr="000A6031" w:rsidRDefault="0047737C" w:rsidP="00547EC1">
      <w:pPr>
        <w:spacing w:line="26" w:lineRule="atLeast"/>
        <w:ind w:firstLine="709"/>
        <w:rPr>
          <w:rFonts w:ascii="Consolas" w:eastAsiaTheme="minorHAnsi" w:hAnsi="Consolas" w:cs="Times New Roman"/>
          <w:szCs w:val="26"/>
          <w:lang w:eastAsia="en-US"/>
        </w:rPr>
      </w:pPr>
      <w:r w:rsidRPr="000A6031">
        <w:rPr>
          <w:rFonts w:ascii="Consolas" w:eastAsiaTheme="minorHAnsi" w:hAnsi="Consolas" w:cs="Times New Roman"/>
          <w:szCs w:val="26"/>
          <w:lang w:eastAsia="en-US"/>
        </w:rPr>
        <w:t>npm install express</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Sau đó Node sẽ tải express module vào thư mục ‘node_modules’ dưới đường dẫn thư mục đang làm việc</w:t>
      </w:r>
    </w:p>
    <w:p w:rsidR="00535672"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Để sử dụng thì ta sẽ load module vào chương trình sử dụng require như bình thườ</w:t>
      </w:r>
      <w:r w:rsidR="00535672" w:rsidRPr="000A6031">
        <w:rPr>
          <w:rFonts w:eastAsiaTheme="minorHAnsi" w:cs="Times New Roman"/>
          <w:szCs w:val="26"/>
          <w:lang w:eastAsia="en-US"/>
        </w:rPr>
        <w:t>ng.</w:t>
      </w:r>
    </w:p>
    <w:p w:rsidR="0047737C" w:rsidRPr="000A6031" w:rsidRDefault="0047737C" w:rsidP="00547EC1">
      <w:pPr>
        <w:spacing w:line="26" w:lineRule="atLeast"/>
        <w:ind w:firstLine="709"/>
        <w:rPr>
          <w:rFonts w:eastAsiaTheme="minorHAnsi" w:cs="Times New Roman"/>
          <w:szCs w:val="26"/>
          <w:lang w:eastAsia="en-US"/>
        </w:rPr>
      </w:pPr>
      <w:r w:rsidRPr="000A6031">
        <w:rPr>
          <w:rFonts w:eastAsiaTheme="minorHAnsi" w:cs="Times New Roman"/>
          <w:szCs w:val="26"/>
          <w:lang w:eastAsia="en-US"/>
        </w:rPr>
        <w:t>Express module là một third-party rất quan trọng được sử dụng rất nhiều và nó cũng đem đến rất nhiều phương thức hữu ích giúp dễ dàng trong việc thực hiện các ứng dụng web.</w:t>
      </w:r>
    </w:p>
    <w:p w:rsidR="0047737C" w:rsidRPr="000A6031" w:rsidRDefault="00535672" w:rsidP="001E1BF5">
      <w:pPr>
        <w:pStyle w:val="Heading2"/>
        <w:spacing w:before="120" w:after="120" w:line="26" w:lineRule="atLeast"/>
        <w:rPr>
          <w:rFonts w:eastAsia="Times New Roman" w:cs="Times New Roman"/>
          <w:color w:val="auto"/>
        </w:rPr>
      </w:pPr>
      <w:bookmarkStart w:id="330" w:name="_Toc507842843"/>
      <w:bookmarkStart w:id="331" w:name="_Toc511914400"/>
      <w:bookmarkStart w:id="332" w:name="_Toc511914480"/>
      <w:bookmarkStart w:id="333" w:name="_Toc511919215"/>
      <w:r w:rsidRPr="000A6031">
        <w:rPr>
          <w:rFonts w:cs="Times New Roman"/>
          <w:color w:val="auto"/>
        </w:rPr>
        <w:t>1.</w:t>
      </w:r>
      <w:r w:rsidR="0047737C" w:rsidRPr="000A6031">
        <w:rPr>
          <w:rFonts w:eastAsia="Times New Roman" w:cs="Times New Roman"/>
          <w:color w:val="auto"/>
        </w:rPr>
        <w:t xml:space="preserve">8. Express </w:t>
      </w:r>
      <w:r w:rsidR="001E1BF5">
        <w:rPr>
          <w:rFonts w:eastAsia="Times New Roman" w:cs="Times New Roman"/>
          <w:color w:val="auto"/>
        </w:rPr>
        <w:t>f</w:t>
      </w:r>
      <w:r w:rsidR="0047737C" w:rsidRPr="000A6031">
        <w:rPr>
          <w:rFonts w:eastAsia="Times New Roman" w:cs="Times New Roman"/>
          <w:color w:val="auto"/>
        </w:rPr>
        <w:t xml:space="preserve">ramework </w:t>
      </w:r>
      <w:r w:rsidR="001E1BF5">
        <w:rPr>
          <w:rFonts w:eastAsia="Times New Roman" w:cs="Times New Roman"/>
          <w:color w:val="auto"/>
        </w:rPr>
        <w:t>trên</w:t>
      </w:r>
      <w:r w:rsidR="0047737C" w:rsidRPr="000A6031">
        <w:rPr>
          <w:rFonts w:eastAsia="Times New Roman" w:cs="Times New Roman"/>
          <w:color w:val="auto"/>
        </w:rPr>
        <w:t xml:space="preserve"> NodeJS</w:t>
      </w:r>
      <w:bookmarkEnd w:id="330"/>
      <w:bookmarkEnd w:id="331"/>
      <w:bookmarkEnd w:id="332"/>
      <w:bookmarkEnd w:id="333"/>
    </w:p>
    <w:p w:rsidR="0047737C" w:rsidRPr="000A6031" w:rsidRDefault="00535672" w:rsidP="001E1BF5">
      <w:pPr>
        <w:pStyle w:val="Heading3"/>
        <w:spacing w:before="120" w:after="120" w:line="26" w:lineRule="atLeast"/>
        <w:rPr>
          <w:rFonts w:eastAsia="Times New Roman" w:cs="Times New Roman"/>
          <w:b w:val="0"/>
          <w:color w:val="auto"/>
          <w:szCs w:val="26"/>
        </w:rPr>
      </w:pPr>
      <w:bookmarkStart w:id="334" w:name="_Toc511914401"/>
      <w:bookmarkStart w:id="335" w:name="_Toc511914481"/>
      <w:bookmarkStart w:id="336" w:name="_Toc511919216"/>
      <w:r w:rsidRPr="000A6031">
        <w:rPr>
          <w:rFonts w:cs="Times New Roman"/>
          <w:color w:val="auto"/>
          <w:szCs w:val="26"/>
        </w:rPr>
        <w:t>1.</w:t>
      </w:r>
      <w:r w:rsidR="0047737C" w:rsidRPr="000A6031">
        <w:rPr>
          <w:rFonts w:eastAsia="Times New Roman" w:cs="Times New Roman"/>
          <w:color w:val="auto"/>
          <w:szCs w:val="26"/>
        </w:rPr>
        <w:t>8.1 Giới thiệu</w:t>
      </w:r>
      <w:bookmarkEnd w:id="334"/>
      <w:bookmarkEnd w:id="335"/>
      <w:bookmarkEnd w:id="336"/>
    </w:p>
    <w:p w:rsidR="0047737C" w:rsidRPr="000A6031" w:rsidRDefault="0047737C" w:rsidP="00547EC1">
      <w:pPr>
        <w:shd w:val="clear" w:color="auto" w:fill="FFFFFF"/>
        <w:spacing w:line="26" w:lineRule="atLeast"/>
        <w:ind w:firstLine="709"/>
        <w:rPr>
          <w:rFonts w:eastAsia="Times New Roman" w:cs="Times New Roman"/>
          <w:spacing w:val="-1"/>
          <w:szCs w:val="26"/>
          <w:lang w:eastAsia="en-US"/>
        </w:rPr>
      </w:pPr>
      <w:r w:rsidRPr="000A6031">
        <w:rPr>
          <w:rFonts w:eastAsia="Times New Roman" w:cs="Times New Roman"/>
          <w:spacing w:val="-1"/>
          <w:szCs w:val="26"/>
          <w:lang w:eastAsia="en-US"/>
        </w:rPr>
        <w:t xml:space="preserve">Express là một web application framework for nodejs, nó cung cấp cho chúng những rất nhiều tính năng mạnh mẽ trên nền tảng web. Express rất dễ dàng để phát triển các ứng dụng nhanh dựa trên Node.js cho các ứng dụng Web. Express hỗ trợ các </w:t>
      </w:r>
      <w:r w:rsidRPr="000A6031">
        <w:rPr>
          <w:rFonts w:eastAsia="Times New Roman" w:cs="Times New Roman"/>
          <w:spacing w:val="-1"/>
          <w:szCs w:val="26"/>
          <w:lang w:eastAsia="en-US"/>
        </w:rPr>
        <w:lastRenderedPageBreak/>
        <w:t>phương thức HTTP và middleware tạo ra 1 API rất mạnh mẽ và sử dụng dễ dàng hơn. Khi mới tiếp cận với Express mình thực sự bị cuốn hút bởi các API của nó, từ cách sử dụng route, template, đều khá dễ tùy chọn và làm việc. Các tính năng của Express framework phải kể đến như:</w:t>
      </w:r>
    </w:p>
    <w:p w:rsidR="0047737C" w:rsidRPr="001E1BF5" w:rsidRDefault="0047737C" w:rsidP="00F142FA">
      <w:pPr>
        <w:pStyle w:val="ListParagraph"/>
        <w:numPr>
          <w:ilvl w:val="0"/>
          <w:numId w:val="35"/>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Cho phép thiết lập các lớp trung gian để trả về các HTTP request.</w:t>
      </w:r>
    </w:p>
    <w:p w:rsidR="0047737C" w:rsidRPr="001E1BF5" w:rsidRDefault="0047737C" w:rsidP="00F142FA">
      <w:pPr>
        <w:pStyle w:val="ListParagraph"/>
        <w:numPr>
          <w:ilvl w:val="0"/>
          <w:numId w:val="35"/>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Định nghĩa routing có thể được sử dụng với các hành động khác nhau dựa trên phương thức HTTP và URL.</w:t>
      </w:r>
    </w:p>
    <w:p w:rsidR="0047737C" w:rsidRDefault="0047737C" w:rsidP="00F142FA">
      <w:pPr>
        <w:pStyle w:val="ListParagraph"/>
        <w:numPr>
          <w:ilvl w:val="0"/>
          <w:numId w:val="35"/>
        </w:numPr>
        <w:shd w:val="clear" w:color="auto" w:fill="FFFFFF"/>
        <w:spacing w:line="26" w:lineRule="atLeast"/>
        <w:rPr>
          <w:rFonts w:eastAsia="Times New Roman" w:cs="Times New Roman"/>
          <w:szCs w:val="26"/>
          <w:lang w:eastAsia="en-US"/>
        </w:rPr>
      </w:pPr>
      <w:r w:rsidRPr="001E1BF5">
        <w:rPr>
          <w:rFonts w:eastAsia="Times New Roman" w:cs="Times New Roman"/>
          <w:szCs w:val="26"/>
          <w:lang w:eastAsia="en-US"/>
        </w:rPr>
        <w:t>Cho phép trả về các trang HTML dựa vào các tham số truyền vào đến template.</w:t>
      </w:r>
    </w:p>
    <w:p w:rsidR="001E1BF5" w:rsidRDefault="001E1BF5" w:rsidP="001E1BF5">
      <w:pPr>
        <w:shd w:val="clear" w:color="auto" w:fill="FFFFFF"/>
        <w:spacing w:line="26" w:lineRule="atLeast"/>
        <w:rPr>
          <w:rFonts w:eastAsia="Times New Roman" w:cs="Times New Roman"/>
          <w:szCs w:val="26"/>
          <w:lang w:eastAsia="en-US"/>
        </w:rPr>
      </w:pPr>
    </w:p>
    <w:p w:rsidR="001E1BF5" w:rsidRPr="001E1BF5" w:rsidRDefault="001E1BF5" w:rsidP="001E1BF5">
      <w:pPr>
        <w:shd w:val="clear" w:color="auto" w:fill="FFFFFF"/>
        <w:spacing w:line="26" w:lineRule="atLeast"/>
        <w:rPr>
          <w:rFonts w:eastAsia="Times New Roman" w:cs="Times New Roman"/>
          <w:szCs w:val="26"/>
          <w:lang w:eastAsia="en-US"/>
        </w:rPr>
      </w:pPr>
    </w:p>
    <w:p w:rsidR="0047737C" w:rsidRPr="000A6031" w:rsidRDefault="00535672" w:rsidP="001E1BF5">
      <w:pPr>
        <w:pStyle w:val="Heading3"/>
        <w:spacing w:before="120" w:after="120" w:line="26" w:lineRule="atLeast"/>
        <w:rPr>
          <w:rFonts w:eastAsia="Times New Roman" w:cs="Times New Roman"/>
          <w:b w:val="0"/>
          <w:color w:val="auto"/>
          <w:szCs w:val="26"/>
          <w:lang w:eastAsia="en-US"/>
        </w:rPr>
      </w:pPr>
      <w:bookmarkStart w:id="337" w:name="_Toc511914402"/>
      <w:bookmarkStart w:id="338" w:name="_Toc511914482"/>
      <w:bookmarkStart w:id="339" w:name="_Toc511919217"/>
      <w:r w:rsidRPr="000A6031">
        <w:rPr>
          <w:rFonts w:cs="Times New Roman"/>
          <w:color w:val="auto"/>
          <w:szCs w:val="26"/>
        </w:rPr>
        <w:t>1.</w:t>
      </w:r>
      <w:r w:rsidR="0047737C" w:rsidRPr="000A6031">
        <w:rPr>
          <w:rFonts w:eastAsia="Times New Roman" w:cs="Times New Roman"/>
          <w:color w:val="auto"/>
          <w:szCs w:val="26"/>
          <w:lang w:eastAsia="en-US"/>
        </w:rPr>
        <w:t>8.2 Cài đặt Express Framework</w:t>
      </w:r>
      <w:bookmarkEnd w:id="337"/>
      <w:bookmarkEnd w:id="338"/>
      <w:bookmarkEnd w:id="339"/>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Để cài đặt Express framework sử dụng npm như sau:</w:t>
      </w:r>
    </w:p>
    <w:p w:rsidR="0047737C" w:rsidRPr="000A6031" w:rsidRDefault="0047737C" w:rsidP="00547EC1">
      <w:pPr>
        <w:shd w:val="clear" w:color="auto" w:fill="FFFFFF"/>
        <w:spacing w:line="26" w:lineRule="atLeast"/>
        <w:ind w:firstLine="709"/>
        <w:rPr>
          <w:rFonts w:ascii="Consolas" w:eastAsia="Times New Roman" w:hAnsi="Consolas" w:cs="Times New Roman"/>
          <w:szCs w:val="26"/>
          <w:lang w:eastAsia="en-US"/>
        </w:rPr>
      </w:pPr>
      <w:r w:rsidRPr="000A6031">
        <w:rPr>
          <w:rFonts w:ascii="Consolas" w:eastAsia="Times New Roman" w:hAnsi="Consolas" w:cs="Times New Roman"/>
          <w:szCs w:val="26"/>
          <w:lang w:eastAsia="en-US"/>
        </w:rPr>
        <w:t>npm install express –</w:t>
      </w:r>
      <w:r w:rsidR="00676D63" w:rsidRPr="000A6031">
        <w:rPr>
          <w:rFonts w:ascii="Consolas" w:eastAsia="Times New Roman" w:hAnsi="Consolas" w:cs="Times New Roman"/>
          <w:szCs w:val="26"/>
          <w:lang w:eastAsia="en-US"/>
        </w:rPr>
        <w:t>-</w:t>
      </w:r>
      <w:r w:rsidRPr="000A6031">
        <w:rPr>
          <w:rFonts w:ascii="Consolas" w:eastAsia="Times New Roman" w:hAnsi="Consolas" w:cs="Times New Roman"/>
          <w:szCs w:val="26"/>
          <w:lang w:eastAsia="en-US"/>
        </w:rPr>
        <w:t>save</w:t>
      </w:r>
    </w:p>
    <w:p w:rsidR="0047737C" w:rsidRPr="000A6031" w:rsidRDefault="00BC2941"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Một</w:t>
      </w:r>
      <w:r w:rsidR="0047737C" w:rsidRPr="000A6031">
        <w:rPr>
          <w:rFonts w:eastAsia="Times New Roman" w:cs="Times New Roman"/>
          <w:szCs w:val="26"/>
          <w:lang w:eastAsia="en-US"/>
        </w:rPr>
        <w:t xml:space="preserve"> số module quan trọng đi cùng với express:</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r w:rsidRPr="000A6031">
        <w:rPr>
          <w:rFonts w:eastAsia="Times New Roman" w:cs="Times New Roman"/>
          <w:b/>
          <w:szCs w:val="26"/>
          <w:lang w:eastAsia="en-US"/>
        </w:rPr>
        <w:t>body-parser</w:t>
      </w:r>
      <w:r w:rsidRPr="000A6031">
        <w:rPr>
          <w:rFonts w:eastAsia="Times New Roman" w:cs="Times New Roman"/>
          <w:szCs w:val="26"/>
          <w:lang w:eastAsia="en-US"/>
        </w:rPr>
        <w:t xml:space="preserve"> - Đây là một lớp trung gian node.js để xử lí JSON, dự liệu thô, text và mã hóa URL.</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r w:rsidRPr="000A6031">
        <w:rPr>
          <w:rFonts w:eastAsia="Times New Roman" w:cs="Times New Roman"/>
          <w:b/>
          <w:szCs w:val="26"/>
          <w:lang w:eastAsia="en-US"/>
        </w:rPr>
        <w:t>cookie-parser</w:t>
      </w:r>
      <w:r w:rsidRPr="000A6031">
        <w:rPr>
          <w:rFonts w:eastAsia="Times New Roman" w:cs="Times New Roman"/>
          <w:szCs w:val="26"/>
          <w:lang w:eastAsia="en-US"/>
        </w:rPr>
        <w:t>- Chuyển đổi header của Cookie và phân bố đến các req.cookies</w:t>
      </w:r>
    </w:p>
    <w:p w:rsidR="0047737C" w:rsidRPr="000A6031" w:rsidRDefault="0047737C" w:rsidP="00547EC1">
      <w:pPr>
        <w:shd w:val="clear" w:color="auto" w:fill="FFFFFF"/>
        <w:spacing w:line="26" w:lineRule="atLeast"/>
        <w:ind w:firstLine="709"/>
        <w:rPr>
          <w:rFonts w:eastAsia="Times New Roman" w:cs="Times New Roman"/>
          <w:szCs w:val="26"/>
          <w:lang w:eastAsia="en-US"/>
        </w:rPr>
      </w:pPr>
      <w:r w:rsidRPr="000A6031">
        <w:rPr>
          <w:rFonts w:eastAsia="Times New Roman" w:cs="Times New Roman"/>
          <w:szCs w:val="26"/>
          <w:lang w:eastAsia="en-US"/>
        </w:rPr>
        <w:t xml:space="preserve">• </w:t>
      </w:r>
      <w:r w:rsidRPr="000A6031">
        <w:rPr>
          <w:rFonts w:eastAsia="Times New Roman" w:cs="Times New Roman"/>
          <w:b/>
          <w:szCs w:val="26"/>
          <w:lang w:eastAsia="en-US"/>
        </w:rPr>
        <w:t>multer</w:t>
      </w:r>
      <w:r w:rsidRPr="000A6031">
        <w:rPr>
          <w:rFonts w:eastAsia="Times New Roman" w:cs="Times New Roman"/>
          <w:szCs w:val="26"/>
          <w:lang w:eastAsia="en-US"/>
        </w:rPr>
        <w:t xml:space="preserve"> - Đây là một thành phần trung g</w:t>
      </w:r>
      <w:r w:rsidR="00535672" w:rsidRPr="000A6031">
        <w:rPr>
          <w:rFonts w:eastAsia="Times New Roman" w:cs="Times New Roman"/>
          <w:szCs w:val="26"/>
          <w:lang w:eastAsia="en-US"/>
        </w:rPr>
        <w:t xml:space="preserve">ian trong node.js để xử lí phần </w:t>
      </w:r>
      <w:r w:rsidRPr="000A6031">
        <w:rPr>
          <w:rFonts w:eastAsia="Times New Roman" w:cs="Times New Roman"/>
          <w:szCs w:val="26"/>
          <w:lang w:eastAsia="en-US"/>
        </w:rPr>
        <w:t>multipart/form-data.</w:t>
      </w:r>
    </w:p>
    <w:p w:rsidR="0047737C" w:rsidRPr="000A6031" w:rsidRDefault="0047737C" w:rsidP="001E1BF5">
      <w:pPr>
        <w:pStyle w:val="phongcode"/>
        <w:rPr>
          <w:lang w:eastAsia="en-US"/>
        </w:rPr>
      </w:pPr>
      <w:r w:rsidRPr="000A6031">
        <w:rPr>
          <w:lang w:eastAsia="en-US"/>
        </w:rPr>
        <w:t>npm install body-parser –save</w:t>
      </w:r>
    </w:p>
    <w:p w:rsidR="0047737C" w:rsidRPr="000A6031" w:rsidRDefault="0047737C" w:rsidP="001E1BF5">
      <w:pPr>
        <w:pStyle w:val="phongcode"/>
        <w:rPr>
          <w:lang w:eastAsia="en-US"/>
        </w:rPr>
      </w:pPr>
      <w:r w:rsidRPr="000A6031">
        <w:rPr>
          <w:lang w:eastAsia="en-US"/>
        </w:rPr>
        <w:t>npm install cookie-parser --save</w:t>
      </w:r>
    </w:p>
    <w:p w:rsidR="0047737C" w:rsidRPr="000A6031" w:rsidRDefault="0047737C" w:rsidP="001E1BF5">
      <w:pPr>
        <w:pStyle w:val="phongcode"/>
        <w:rPr>
          <w:lang w:eastAsia="en-US"/>
        </w:rPr>
      </w:pPr>
      <w:r w:rsidRPr="000A6031">
        <w:rPr>
          <w:lang w:eastAsia="en-US"/>
        </w:rPr>
        <w:t>npm install multer –save</w:t>
      </w:r>
    </w:p>
    <w:p w:rsidR="00A757AD" w:rsidRPr="000A6031" w:rsidRDefault="00535672" w:rsidP="001E1BF5">
      <w:pPr>
        <w:pStyle w:val="Heading3"/>
        <w:spacing w:before="120" w:after="120" w:line="26" w:lineRule="atLeast"/>
        <w:rPr>
          <w:rFonts w:cs="Times New Roman"/>
          <w:b w:val="0"/>
          <w:bCs w:val="0"/>
          <w:color w:val="auto"/>
          <w:szCs w:val="26"/>
        </w:rPr>
      </w:pPr>
      <w:bookmarkStart w:id="340" w:name="_Toc511914403"/>
      <w:bookmarkStart w:id="341" w:name="_Toc511914483"/>
      <w:bookmarkStart w:id="342" w:name="_Toc511919218"/>
      <w:r w:rsidRPr="000A6031">
        <w:rPr>
          <w:rFonts w:cs="Times New Roman"/>
          <w:color w:val="auto"/>
          <w:szCs w:val="26"/>
        </w:rPr>
        <w:t>1.</w:t>
      </w:r>
      <w:r w:rsidR="00A757AD" w:rsidRPr="000A6031">
        <w:rPr>
          <w:rFonts w:eastAsia="Times New Roman" w:cs="Times New Roman"/>
          <w:color w:val="auto"/>
          <w:szCs w:val="26"/>
          <w:lang w:eastAsia="en-US"/>
        </w:rPr>
        <w:t xml:space="preserve">8.3 </w:t>
      </w:r>
      <w:r w:rsidR="00A757AD" w:rsidRPr="000A6031">
        <w:rPr>
          <w:rFonts w:cs="Times New Roman"/>
          <w:color w:val="auto"/>
          <w:szCs w:val="26"/>
        </w:rPr>
        <w:t>Express route</w:t>
      </w:r>
      <w:bookmarkEnd w:id="340"/>
      <w:bookmarkEnd w:id="341"/>
      <w:bookmarkEnd w:id="342"/>
    </w:p>
    <w:p w:rsidR="00A757AD" w:rsidRPr="000A6031" w:rsidRDefault="00A757AD" w:rsidP="00547EC1">
      <w:pPr>
        <w:spacing w:line="26" w:lineRule="atLeast"/>
        <w:ind w:firstLine="709"/>
        <w:rPr>
          <w:rFonts w:cs="Times New Roman"/>
          <w:szCs w:val="26"/>
        </w:rPr>
      </w:pPr>
      <w:r w:rsidRPr="000A6031">
        <w:rPr>
          <w:rFonts w:cs="Times New Roman"/>
          <w:szCs w:val="26"/>
        </w:rPr>
        <w:t>Route là một thành phần cực kỳ quan trọng của một website, nó giúp website biết được người dùng truy cập đến nơi nào của trang web, từ đó phản hồi lại một cách thích hợp. Trong ExpressJs, route được tích hợp sẵn và dễ dàng sử dụng. Bài viết này hãy cùng mình đi tìm hiểu về route trong Express nhé.</w:t>
      </w:r>
    </w:p>
    <w:p w:rsidR="00A757AD" w:rsidRPr="001E1BF5" w:rsidRDefault="00A757AD" w:rsidP="00F142FA">
      <w:pPr>
        <w:pStyle w:val="ListParagraph"/>
        <w:numPr>
          <w:ilvl w:val="0"/>
          <w:numId w:val="37"/>
        </w:numPr>
        <w:spacing w:line="26" w:lineRule="atLeast"/>
        <w:rPr>
          <w:rFonts w:cs="Times New Roman"/>
          <w:b/>
          <w:szCs w:val="26"/>
        </w:rPr>
      </w:pPr>
      <w:r w:rsidRPr="001E1BF5">
        <w:rPr>
          <w:rFonts w:cs="Times New Roman"/>
          <w:b/>
          <w:szCs w:val="26"/>
        </w:rPr>
        <w:t>Route methods</w:t>
      </w:r>
    </w:p>
    <w:p w:rsidR="00A757AD" w:rsidRPr="000A6031" w:rsidRDefault="00A757AD" w:rsidP="00547EC1">
      <w:pPr>
        <w:spacing w:line="26" w:lineRule="atLeast"/>
        <w:ind w:firstLine="709"/>
        <w:rPr>
          <w:rFonts w:cs="Times New Roman"/>
          <w:szCs w:val="26"/>
        </w:rPr>
      </w:pPr>
      <w:r w:rsidRPr="000A6031">
        <w:rPr>
          <w:rFonts w:cs="Times New Roman"/>
          <w:szCs w:val="26"/>
        </w:rPr>
        <w:t>Để sử dụng các phương thức GET, POST, PUT, DELETE trong route</w:t>
      </w:r>
      <w:r w:rsidR="00BC2941" w:rsidRPr="000A6031">
        <w:rPr>
          <w:rFonts w:cs="Times New Roman"/>
          <w:szCs w:val="26"/>
        </w:rPr>
        <w:t>:</w:t>
      </w:r>
    </w:p>
    <w:p w:rsidR="00A757AD" w:rsidRPr="001E1BF5" w:rsidRDefault="001E1BF5" w:rsidP="00F142FA">
      <w:pPr>
        <w:pStyle w:val="ListParagraph"/>
        <w:numPr>
          <w:ilvl w:val="0"/>
          <w:numId w:val="36"/>
        </w:numPr>
        <w:spacing w:line="26" w:lineRule="atLeast"/>
        <w:rPr>
          <w:rFonts w:ascii="Consolas" w:hAnsi="Consolas"/>
          <w:szCs w:val="26"/>
        </w:rPr>
      </w:pPr>
      <w:r w:rsidRPr="001E1BF5">
        <w:rPr>
          <w:rFonts w:cs="Times New Roman"/>
          <w:szCs w:val="26"/>
        </w:rPr>
        <w:t>GET</w:t>
      </w:r>
    </w:p>
    <w:p w:rsidR="00A757AD" w:rsidRPr="000A6031" w:rsidRDefault="00A757AD" w:rsidP="001E1BF5">
      <w:pPr>
        <w:pStyle w:val="phongcode"/>
      </w:pPr>
      <w:r w:rsidRPr="000A6031">
        <w:t xml:space="preserve">app.get('/', function (req, res) {  </w:t>
      </w:r>
    </w:p>
    <w:p w:rsidR="00A757AD" w:rsidRPr="000A6031" w:rsidRDefault="00A757AD" w:rsidP="001E1BF5">
      <w:pPr>
        <w:pStyle w:val="phongcode"/>
      </w:pPr>
      <w:r w:rsidRPr="000A6031">
        <w:t xml:space="preserve">    res.send('Hello World!');</w:t>
      </w:r>
    </w:p>
    <w:p w:rsidR="00A757AD" w:rsidRPr="000A6031" w:rsidRDefault="00A757AD" w:rsidP="001E1BF5">
      <w:pPr>
        <w:pStyle w:val="phongcode"/>
      </w:pPr>
      <w:r w:rsidRPr="000A6031">
        <w:t>});</w:t>
      </w:r>
    </w:p>
    <w:p w:rsidR="001E1BF5" w:rsidRPr="001E1BF5" w:rsidRDefault="001E1BF5" w:rsidP="00F142FA">
      <w:pPr>
        <w:pStyle w:val="ListParagraph"/>
        <w:numPr>
          <w:ilvl w:val="0"/>
          <w:numId w:val="36"/>
        </w:numPr>
        <w:spacing w:line="26" w:lineRule="atLeast"/>
        <w:rPr>
          <w:rFonts w:ascii="Consolas" w:hAnsi="Consolas"/>
          <w:szCs w:val="26"/>
        </w:rPr>
      </w:pPr>
      <w:r w:rsidRPr="001E1BF5">
        <w:rPr>
          <w:rFonts w:cs="Times New Roman"/>
          <w:szCs w:val="26"/>
        </w:rPr>
        <w:lastRenderedPageBreak/>
        <w:t>POST</w:t>
      </w:r>
      <w:r w:rsidRPr="001E1BF5">
        <w:rPr>
          <w:rFonts w:ascii="Consolas" w:hAnsi="Consolas"/>
          <w:szCs w:val="26"/>
        </w:rPr>
        <w:t xml:space="preserve"> </w:t>
      </w:r>
    </w:p>
    <w:p w:rsidR="00A757AD" w:rsidRPr="000A6031" w:rsidRDefault="00A757AD" w:rsidP="001E1BF5">
      <w:pPr>
        <w:pStyle w:val="phongcode"/>
      </w:pPr>
      <w:r w:rsidRPr="000A6031">
        <w:t xml:space="preserve">app.post('/', function (req, res) {  </w:t>
      </w:r>
    </w:p>
    <w:p w:rsidR="00A757AD" w:rsidRPr="000A6031" w:rsidRDefault="00A757AD" w:rsidP="001E1BF5">
      <w:pPr>
        <w:pStyle w:val="phongcode"/>
      </w:pPr>
      <w:r w:rsidRPr="000A6031">
        <w:t xml:space="preserve">    res.send('Got a POST request');</w:t>
      </w:r>
    </w:p>
    <w:p w:rsidR="00A757AD" w:rsidRPr="000A6031" w:rsidRDefault="00A757AD" w:rsidP="001E1BF5">
      <w:pPr>
        <w:pStyle w:val="phongcode"/>
      </w:pPr>
      <w:r w:rsidRPr="000A6031">
        <w:t>});</w:t>
      </w:r>
    </w:p>
    <w:p w:rsidR="001E1BF5" w:rsidRPr="001E1BF5" w:rsidRDefault="001E1BF5" w:rsidP="00F142FA">
      <w:pPr>
        <w:pStyle w:val="ListParagraph"/>
        <w:numPr>
          <w:ilvl w:val="0"/>
          <w:numId w:val="36"/>
        </w:numPr>
        <w:spacing w:line="26" w:lineRule="atLeast"/>
        <w:rPr>
          <w:rFonts w:ascii="Consolas" w:hAnsi="Consolas"/>
          <w:szCs w:val="26"/>
        </w:rPr>
      </w:pPr>
      <w:r w:rsidRPr="001E1BF5">
        <w:rPr>
          <w:rFonts w:cs="Times New Roman"/>
          <w:szCs w:val="26"/>
        </w:rPr>
        <w:t>PUT</w:t>
      </w:r>
      <w:r w:rsidRPr="001E1BF5">
        <w:rPr>
          <w:rFonts w:ascii="Consolas" w:hAnsi="Consolas"/>
          <w:szCs w:val="26"/>
        </w:rPr>
        <w:t xml:space="preserve"> </w:t>
      </w:r>
    </w:p>
    <w:p w:rsidR="00A757AD" w:rsidRPr="000A6031" w:rsidRDefault="00A757AD" w:rsidP="001E1BF5">
      <w:pPr>
        <w:pStyle w:val="phongcode"/>
      </w:pPr>
      <w:r w:rsidRPr="000A6031">
        <w:t xml:space="preserve">app.put('/user', function (req, res) {  </w:t>
      </w:r>
    </w:p>
    <w:p w:rsidR="00A757AD" w:rsidRPr="000A6031" w:rsidRDefault="00A757AD" w:rsidP="001E1BF5">
      <w:pPr>
        <w:pStyle w:val="phongcode"/>
      </w:pPr>
      <w:r w:rsidRPr="000A6031">
        <w:t xml:space="preserve">    res.send('Got a PUT request at /user');</w:t>
      </w:r>
    </w:p>
    <w:p w:rsidR="00A757AD" w:rsidRPr="000A6031" w:rsidRDefault="00A757AD" w:rsidP="001E1BF5">
      <w:pPr>
        <w:pStyle w:val="phongcode"/>
      </w:pPr>
      <w:r w:rsidRPr="000A6031">
        <w:t>});</w:t>
      </w:r>
    </w:p>
    <w:p w:rsidR="00A757AD" w:rsidRPr="001E1BF5" w:rsidRDefault="001E1BF5" w:rsidP="00F142FA">
      <w:pPr>
        <w:pStyle w:val="ListParagraph"/>
        <w:numPr>
          <w:ilvl w:val="0"/>
          <w:numId w:val="36"/>
        </w:numPr>
        <w:spacing w:line="26" w:lineRule="atLeast"/>
        <w:rPr>
          <w:rFonts w:ascii="Consolas" w:hAnsi="Consolas"/>
          <w:szCs w:val="26"/>
        </w:rPr>
      </w:pPr>
      <w:r w:rsidRPr="001E1BF5">
        <w:rPr>
          <w:rFonts w:cs="Times New Roman"/>
          <w:szCs w:val="26"/>
        </w:rPr>
        <w:t>DELETE</w:t>
      </w:r>
    </w:p>
    <w:p w:rsidR="00A757AD" w:rsidRPr="000A6031" w:rsidRDefault="00A757AD" w:rsidP="001E1BF5">
      <w:pPr>
        <w:pStyle w:val="phongcode"/>
      </w:pPr>
      <w:r w:rsidRPr="000A6031">
        <w:t xml:space="preserve">app.delete('/user', function (req, res) {  </w:t>
      </w:r>
    </w:p>
    <w:p w:rsidR="00A757AD" w:rsidRPr="000A6031" w:rsidRDefault="00A757AD" w:rsidP="001E1BF5">
      <w:pPr>
        <w:pStyle w:val="phongcode"/>
      </w:pPr>
      <w:r w:rsidRPr="000A6031">
        <w:t xml:space="preserve">    res.send('Got a DELETE request at /user');</w:t>
      </w:r>
    </w:p>
    <w:p w:rsidR="00A757AD" w:rsidRPr="000A6031" w:rsidRDefault="00A757AD" w:rsidP="001E1BF5">
      <w:pPr>
        <w:pStyle w:val="phongcode"/>
      </w:pPr>
      <w:r w:rsidRPr="000A6031">
        <w:t>});</w:t>
      </w:r>
    </w:p>
    <w:p w:rsidR="001E1BF5" w:rsidRDefault="001E1BF5" w:rsidP="00547EC1">
      <w:pPr>
        <w:spacing w:line="26" w:lineRule="atLeast"/>
        <w:ind w:firstLine="709"/>
        <w:rPr>
          <w:rFonts w:cs="Times New Roman"/>
          <w:szCs w:val="26"/>
        </w:rPr>
      </w:pPr>
    </w:p>
    <w:p w:rsidR="00A757AD" w:rsidRPr="000A6031" w:rsidRDefault="00A757AD" w:rsidP="00547EC1">
      <w:pPr>
        <w:spacing w:line="26" w:lineRule="atLeast"/>
        <w:ind w:firstLine="709"/>
        <w:rPr>
          <w:rFonts w:cs="Times New Roman"/>
          <w:szCs w:val="26"/>
        </w:rPr>
      </w:pPr>
      <w:r w:rsidRPr="000A6031">
        <w:rPr>
          <w:rFonts w:cs="Times New Roman"/>
          <w:szCs w:val="26"/>
        </w:rPr>
        <w:t>Với khai báo như trên, khi truy cập vào địa chỉ localhost:3000/user bằng các phương thức GET, POST, PUT, DELETE server sẽ gửi lại một đoạn text tương ứng.</w:t>
      </w:r>
    </w:p>
    <w:p w:rsidR="00A757AD" w:rsidRPr="001E1BF5" w:rsidRDefault="00A757AD" w:rsidP="00F142FA">
      <w:pPr>
        <w:pStyle w:val="ListParagraph"/>
        <w:numPr>
          <w:ilvl w:val="0"/>
          <w:numId w:val="37"/>
        </w:numPr>
        <w:spacing w:line="26" w:lineRule="atLeast"/>
        <w:rPr>
          <w:rFonts w:cs="Times New Roman"/>
          <w:b/>
          <w:szCs w:val="26"/>
        </w:rPr>
      </w:pPr>
      <w:r w:rsidRPr="001E1BF5">
        <w:rPr>
          <w:rFonts w:cs="Times New Roman"/>
          <w:b/>
          <w:szCs w:val="26"/>
        </w:rPr>
        <w:t>Route parameters</w:t>
      </w:r>
    </w:p>
    <w:p w:rsidR="00A757AD" w:rsidRPr="000A6031" w:rsidRDefault="00A757AD" w:rsidP="00547EC1">
      <w:pPr>
        <w:spacing w:line="26" w:lineRule="atLeast"/>
        <w:ind w:firstLine="709"/>
        <w:rPr>
          <w:rFonts w:ascii="Consolas" w:hAnsi="Consolas"/>
          <w:szCs w:val="26"/>
        </w:rPr>
      </w:pPr>
      <w:r w:rsidRPr="000A6031">
        <w:rPr>
          <w:rFonts w:ascii="Consolas" w:hAnsi="Consolas"/>
          <w:szCs w:val="26"/>
        </w:rPr>
        <w:t xml:space="preserve">app.get('/user/:id', function(req, res) {  </w:t>
      </w:r>
    </w:p>
    <w:p w:rsidR="00A757AD" w:rsidRPr="000A6031" w:rsidRDefault="00A757AD" w:rsidP="00547EC1">
      <w:pPr>
        <w:spacing w:line="26" w:lineRule="atLeast"/>
        <w:ind w:firstLine="709"/>
        <w:rPr>
          <w:rFonts w:ascii="Consolas" w:hAnsi="Consolas"/>
          <w:szCs w:val="26"/>
        </w:rPr>
      </w:pPr>
      <w:r w:rsidRPr="000A6031">
        <w:rPr>
          <w:rFonts w:ascii="Consolas" w:hAnsi="Consolas"/>
          <w:szCs w:val="26"/>
        </w:rPr>
        <w:t xml:space="preserve">    var id = req.params['id']; </w:t>
      </w:r>
    </w:p>
    <w:p w:rsidR="00A757AD" w:rsidRPr="000A6031" w:rsidRDefault="00A757AD" w:rsidP="00547EC1">
      <w:pPr>
        <w:spacing w:line="26" w:lineRule="atLeast"/>
        <w:ind w:firstLine="709"/>
        <w:rPr>
          <w:rFonts w:ascii="Consolas" w:hAnsi="Consolas"/>
          <w:szCs w:val="26"/>
        </w:rPr>
      </w:pPr>
      <w:r w:rsidRPr="000A6031">
        <w:rPr>
          <w:rFonts w:ascii="Consolas" w:hAnsi="Consolas"/>
          <w:szCs w:val="26"/>
        </w:rPr>
        <w:t xml:space="preserve">    res.send('The id is ' + id); </w:t>
      </w:r>
    </w:p>
    <w:p w:rsidR="00A757AD" w:rsidRPr="000A6031" w:rsidRDefault="00A757AD" w:rsidP="00547EC1">
      <w:pPr>
        <w:spacing w:line="26" w:lineRule="atLeast"/>
        <w:ind w:firstLine="709"/>
        <w:rPr>
          <w:rFonts w:ascii="Consolas" w:hAnsi="Consolas"/>
          <w:szCs w:val="26"/>
        </w:rPr>
      </w:pPr>
      <w:r w:rsidRPr="000A6031">
        <w:rPr>
          <w:rFonts w:ascii="Consolas" w:hAnsi="Consolas"/>
          <w:szCs w:val="26"/>
        </w:rPr>
        <w:t>});</w:t>
      </w:r>
    </w:p>
    <w:p w:rsidR="001E1BF5" w:rsidRDefault="00A757AD" w:rsidP="001E1BF5">
      <w:pPr>
        <w:spacing w:line="26" w:lineRule="atLeast"/>
        <w:ind w:firstLine="709"/>
        <w:rPr>
          <w:rFonts w:cs="Times New Roman"/>
          <w:szCs w:val="26"/>
        </w:rPr>
      </w:pPr>
      <w:r w:rsidRPr="000A6031">
        <w:rPr>
          <w:rFonts w:cs="Times New Roman"/>
          <w:szCs w:val="26"/>
        </w:rPr>
        <w:t>Vớ</w:t>
      </w:r>
      <w:r w:rsidR="00F13E8D">
        <w:rPr>
          <w:rFonts w:cs="Times New Roman"/>
          <w:szCs w:val="26"/>
        </w:rPr>
        <w:t>i khai báo bên trên khi</w:t>
      </w:r>
      <w:r w:rsidRPr="000A6031">
        <w:rPr>
          <w:rFonts w:cs="Times New Roman"/>
          <w:szCs w:val="26"/>
        </w:rPr>
        <w:t xml:space="preserve"> truy cập vào địa chỉ localhost:3000/user/6969 thì server sẽ trả lạ</w:t>
      </w:r>
      <w:r w:rsidR="00BC2941" w:rsidRPr="000A6031">
        <w:rPr>
          <w:rFonts w:cs="Times New Roman"/>
          <w:szCs w:val="26"/>
        </w:rPr>
        <w:t xml:space="preserve">i </w:t>
      </w:r>
      <w:r w:rsidRPr="000A6031">
        <w:rPr>
          <w:rFonts w:cs="Times New Roman"/>
          <w:szCs w:val="26"/>
        </w:rPr>
        <w:t>đoạn text: The id is 6969.</w:t>
      </w:r>
      <w:bookmarkStart w:id="343" w:name="_Toc507842844"/>
    </w:p>
    <w:p w:rsidR="00A757AD" w:rsidRPr="00300FD9" w:rsidRDefault="001E1BF5" w:rsidP="009D1BE1">
      <w:pPr>
        <w:pStyle w:val="Heading2"/>
        <w:rPr>
          <w:rFonts w:cs="Times New Roman"/>
          <w:b w:val="0"/>
          <w:color w:val="auto"/>
        </w:rPr>
      </w:pPr>
      <w:bookmarkStart w:id="344" w:name="_Toc511914404"/>
      <w:bookmarkStart w:id="345" w:name="_Toc511914484"/>
      <w:bookmarkStart w:id="346" w:name="_Toc511919219"/>
      <w:r w:rsidRPr="00300FD9">
        <w:rPr>
          <w:rFonts w:cs="Times New Roman"/>
          <w:color w:val="auto"/>
        </w:rPr>
        <w:t xml:space="preserve">1.9 </w:t>
      </w:r>
      <w:r w:rsidR="00A757AD" w:rsidRPr="00300FD9">
        <w:rPr>
          <w:rFonts w:cs="Times New Roman"/>
          <w:color w:val="auto"/>
        </w:rPr>
        <w:t>Socket.io framework Real-time trong Nodejs</w:t>
      </w:r>
      <w:bookmarkEnd w:id="343"/>
      <w:bookmarkEnd w:id="344"/>
      <w:bookmarkEnd w:id="345"/>
      <w:bookmarkEnd w:id="346"/>
    </w:p>
    <w:p w:rsidR="00A757AD" w:rsidRPr="000A6031" w:rsidRDefault="00535672" w:rsidP="001E1BF5">
      <w:pPr>
        <w:pStyle w:val="Heading3"/>
        <w:spacing w:before="120" w:after="120" w:line="26" w:lineRule="atLeast"/>
        <w:rPr>
          <w:rFonts w:cs="Times New Roman"/>
          <w:color w:val="auto"/>
          <w:szCs w:val="26"/>
        </w:rPr>
      </w:pPr>
      <w:bookmarkStart w:id="347" w:name="_Toc511914405"/>
      <w:bookmarkStart w:id="348" w:name="_Toc511914485"/>
      <w:bookmarkStart w:id="349" w:name="_Toc511919220"/>
      <w:r w:rsidRPr="000A6031">
        <w:rPr>
          <w:rFonts w:cs="Times New Roman"/>
          <w:color w:val="auto"/>
          <w:szCs w:val="26"/>
        </w:rPr>
        <w:t>1.</w:t>
      </w:r>
      <w:r w:rsidR="00A757AD" w:rsidRPr="000A6031">
        <w:rPr>
          <w:rFonts w:cs="Times New Roman"/>
          <w:color w:val="auto"/>
          <w:szCs w:val="26"/>
        </w:rPr>
        <w:t>9.1 Giới thiệu</w:t>
      </w:r>
      <w:bookmarkEnd w:id="347"/>
      <w:bookmarkEnd w:id="348"/>
      <w:bookmarkEnd w:id="349"/>
    </w:p>
    <w:p w:rsidR="00A757AD" w:rsidRPr="000A6031" w:rsidRDefault="00A757AD" w:rsidP="00F142FA">
      <w:pPr>
        <w:pStyle w:val="ListParagraph"/>
        <w:numPr>
          <w:ilvl w:val="0"/>
          <w:numId w:val="36"/>
        </w:numPr>
        <w:spacing w:line="26" w:lineRule="atLeast"/>
        <w:rPr>
          <w:szCs w:val="26"/>
        </w:rPr>
      </w:pPr>
      <w:r w:rsidRPr="000A6031">
        <w:rPr>
          <w:szCs w:val="26"/>
        </w:rPr>
        <w:t>Là một module của NodeJs</w:t>
      </w:r>
    </w:p>
    <w:p w:rsidR="00A757AD" w:rsidRPr="000A6031" w:rsidRDefault="00A757AD" w:rsidP="00F142FA">
      <w:pPr>
        <w:pStyle w:val="ListParagraph"/>
        <w:numPr>
          <w:ilvl w:val="0"/>
          <w:numId w:val="36"/>
        </w:numPr>
        <w:spacing w:line="26" w:lineRule="atLeast"/>
        <w:rPr>
          <w:szCs w:val="26"/>
        </w:rPr>
      </w:pPr>
      <w:r w:rsidRPr="000A6031">
        <w:rPr>
          <w:szCs w:val="26"/>
        </w:rPr>
        <w:t>Được xây dựng nhằm mục đích tạo ra real time Nod</w:t>
      </w:r>
      <w:r w:rsidR="00535672" w:rsidRPr="000A6031">
        <w:rPr>
          <w:szCs w:val="26"/>
        </w:rPr>
        <w:t xml:space="preserve">eJS application. Socket.io cung </w:t>
      </w:r>
      <w:r w:rsidRPr="000A6031">
        <w:rPr>
          <w:szCs w:val="26"/>
        </w:rPr>
        <w:t>cấp cho lập trình viên các đặc trưng như event, room và tự động phục hồi lại kế</w:t>
      </w:r>
      <w:r w:rsidR="00535672" w:rsidRPr="000A6031">
        <w:rPr>
          <w:szCs w:val="26"/>
        </w:rPr>
        <w:t xml:space="preserve">t </w:t>
      </w:r>
      <w:r w:rsidRPr="000A6031">
        <w:rPr>
          <w:szCs w:val="26"/>
        </w:rPr>
        <w:t>nối.</w:t>
      </w:r>
    </w:p>
    <w:p w:rsidR="00A757AD" w:rsidRPr="000A6031" w:rsidRDefault="00A757AD" w:rsidP="00F142FA">
      <w:pPr>
        <w:pStyle w:val="ListParagraph"/>
        <w:numPr>
          <w:ilvl w:val="0"/>
          <w:numId w:val="36"/>
        </w:numPr>
        <w:spacing w:line="26" w:lineRule="atLeast"/>
        <w:rPr>
          <w:szCs w:val="26"/>
        </w:rPr>
      </w:pPr>
      <w:r w:rsidRPr="000A6031">
        <w:rPr>
          <w:szCs w:val="26"/>
        </w:rPr>
        <w:t>Khi chúng ta include Socket.io module vào trong ứng dụng của mình nó sẽ cung cấp cho chúng ta hai object đó là: socket server quản lý functionality phía server và socket client điều khiển funtionality phía client.</w:t>
      </w:r>
    </w:p>
    <w:p w:rsidR="00A757AD" w:rsidRPr="000A6031" w:rsidRDefault="00A757AD" w:rsidP="00F142FA">
      <w:pPr>
        <w:pStyle w:val="ListParagraph"/>
        <w:numPr>
          <w:ilvl w:val="0"/>
          <w:numId w:val="36"/>
        </w:numPr>
        <w:spacing w:line="26" w:lineRule="atLeast"/>
        <w:rPr>
          <w:szCs w:val="26"/>
        </w:rPr>
      </w:pPr>
      <w:r w:rsidRPr="000A6031">
        <w:rPr>
          <w:szCs w:val="26"/>
        </w:rPr>
        <w:t xml:space="preserve">Khi client muốn kết nối tới Socket.io server, nó sẽ gửi cho server một “handshake HTTP request”. Server sẽ phân tích request đó với những thông </w:t>
      </w:r>
      <w:r w:rsidRPr="000A6031">
        <w:rPr>
          <w:szCs w:val="26"/>
        </w:rPr>
        <w:lastRenderedPageBreak/>
        <w:t>tin cần thiết trong suốt quá trình kết nối. Nó sẽ tìm cấu hình của middleware mà đã được đăng ký với server và thực thi chúng trước khi đưa ra sự kiện kết nối. Khi kết nối thành công thì connection event listener được thực thi, tạo ra một instance mới của socket có thể coi như định danh của client mà mỗi một client kết nối tới sẽ có 1 định danh. Các có thể thấy rõ khi xem hình dưới đây</w:t>
      </w:r>
    </w:p>
    <w:p w:rsidR="00A757AD" w:rsidRPr="000A6031" w:rsidRDefault="00A757AD" w:rsidP="001E1BF5">
      <w:pPr>
        <w:pStyle w:val="NormalWeb"/>
        <w:shd w:val="clear" w:color="auto" w:fill="FFFFFF"/>
        <w:spacing w:before="120" w:beforeAutospacing="0" w:after="120" w:afterAutospacing="0" w:line="26" w:lineRule="atLeast"/>
        <w:jc w:val="center"/>
        <w:rPr>
          <w:spacing w:val="-1"/>
          <w:sz w:val="26"/>
          <w:szCs w:val="26"/>
        </w:rPr>
      </w:pPr>
      <w:r w:rsidRPr="000A6031">
        <w:rPr>
          <w:noProof/>
          <w:spacing w:val="-1"/>
          <w:sz w:val="26"/>
          <w:szCs w:val="26"/>
          <w:lang w:eastAsia="en-US"/>
        </w:rPr>
        <w:drawing>
          <wp:inline distT="0" distB="0" distL="0" distR="0" wp14:anchorId="4C053B86" wp14:editId="7FC964DC">
            <wp:extent cx="5590994" cy="2162175"/>
            <wp:effectExtent l="0" t="0" r="0" b="0"/>
            <wp:docPr id="12" name="Picture 12" descr="socket.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ket.client.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630299" cy="2177375"/>
                    </a:xfrm>
                    <a:prstGeom prst="rect">
                      <a:avLst/>
                    </a:prstGeom>
                    <a:noFill/>
                    <a:ln>
                      <a:noFill/>
                    </a:ln>
                  </pic:spPr>
                </pic:pic>
              </a:graphicData>
            </a:graphic>
          </wp:inline>
        </w:drawing>
      </w:r>
    </w:p>
    <w:p w:rsidR="00676D63" w:rsidRPr="000A6031" w:rsidRDefault="00676D63" w:rsidP="001E1BF5">
      <w:pPr>
        <w:pStyle w:val="NormalWeb"/>
        <w:shd w:val="clear" w:color="auto" w:fill="FFFFFF"/>
        <w:spacing w:before="120" w:beforeAutospacing="0" w:after="120" w:afterAutospacing="0" w:line="26" w:lineRule="atLeast"/>
        <w:jc w:val="center"/>
        <w:rPr>
          <w:spacing w:val="-1"/>
          <w:sz w:val="26"/>
          <w:szCs w:val="26"/>
        </w:rPr>
      </w:pPr>
      <w:r w:rsidRPr="000A6031">
        <w:rPr>
          <w:sz w:val="26"/>
          <w:szCs w:val="26"/>
        </w:rPr>
        <w:t>Hình 1.22: Minh họa về mô hình SocketIO</w:t>
      </w:r>
    </w:p>
    <w:p w:rsidR="00A757AD" w:rsidRPr="000A6031" w:rsidRDefault="00A757AD" w:rsidP="00F142FA">
      <w:pPr>
        <w:pStyle w:val="ListParagraph"/>
        <w:numPr>
          <w:ilvl w:val="0"/>
          <w:numId w:val="36"/>
        </w:numPr>
        <w:shd w:val="clear" w:color="auto" w:fill="FFFFFF"/>
        <w:spacing w:line="26" w:lineRule="atLeast"/>
        <w:rPr>
          <w:rFonts w:cs="Times New Roman"/>
          <w:szCs w:val="26"/>
        </w:rPr>
      </w:pPr>
      <w:r w:rsidRPr="000A6031">
        <w:rPr>
          <w:rFonts w:cs="Times New Roman"/>
          <w:szCs w:val="26"/>
        </w:rPr>
        <w:t>Một module khác của Node.js là LightStreamer-adapter cũng có tạo các kết nối từ client tới server nhưng không trực tiếp mà thông qua LightStreamer Server, đó là các máy chủ theo thời gian thực và nằm ngoài tiến trình của Node.js Server</w:t>
      </w:r>
    </w:p>
    <w:p w:rsidR="00A757AD" w:rsidRDefault="00676D63" w:rsidP="001E1BF5">
      <w:pPr>
        <w:pStyle w:val="Heading3"/>
        <w:spacing w:before="120" w:after="120" w:line="26" w:lineRule="atLeast"/>
        <w:rPr>
          <w:rFonts w:cs="Times New Roman"/>
          <w:color w:val="auto"/>
          <w:szCs w:val="26"/>
        </w:rPr>
      </w:pPr>
      <w:bookmarkStart w:id="350" w:name="_Toc511914406"/>
      <w:bookmarkStart w:id="351" w:name="_Toc511914486"/>
      <w:bookmarkStart w:id="352" w:name="_Toc511919221"/>
      <w:r w:rsidRPr="000A6031">
        <w:rPr>
          <w:rFonts w:cs="Times New Roman"/>
          <w:color w:val="auto"/>
          <w:szCs w:val="26"/>
        </w:rPr>
        <w:t>1.</w:t>
      </w:r>
      <w:r w:rsidR="00A757AD" w:rsidRPr="000A6031">
        <w:rPr>
          <w:rFonts w:cs="Times New Roman"/>
          <w:color w:val="auto"/>
          <w:szCs w:val="26"/>
        </w:rPr>
        <w:t>9.2 Cài đặt socket.io</w:t>
      </w:r>
      <w:bookmarkEnd w:id="350"/>
      <w:bookmarkEnd w:id="351"/>
      <w:bookmarkEnd w:id="352"/>
    </w:p>
    <w:p w:rsidR="001E1BF5" w:rsidRPr="001E1BF5" w:rsidRDefault="001E1BF5" w:rsidP="001E1BF5">
      <w:r>
        <w:tab/>
        <w:t>Cài đặt trên giao diện dòng lệnh</w:t>
      </w:r>
    </w:p>
    <w:p w:rsidR="00A757AD" w:rsidRPr="000A6031" w:rsidRDefault="00A757AD" w:rsidP="001E1BF5">
      <w:pPr>
        <w:pStyle w:val="phongcode"/>
      </w:pPr>
      <w:r w:rsidRPr="000A6031">
        <w:t>$ npm install --save socket.io</w:t>
      </w:r>
    </w:p>
    <w:p w:rsidR="00A757AD" w:rsidRPr="000A6031" w:rsidRDefault="00A757AD" w:rsidP="00547EC1">
      <w:pPr>
        <w:spacing w:line="26" w:lineRule="atLeast"/>
        <w:ind w:firstLine="709"/>
        <w:rPr>
          <w:rFonts w:cs="Times New Roman"/>
          <w:szCs w:val="26"/>
        </w:rPr>
      </w:pPr>
      <w:r w:rsidRPr="000A6031">
        <w:rPr>
          <w:rFonts w:cs="Times New Roman"/>
          <w:szCs w:val="26"/>
        </w:rPr>
        <w:t xml:space="preserve">Nếu qúa trình cài đặt gặp vấn đề gì với quyền truy cập </w:t>
      </w:r>
      <w:r w:rsidR="00676D63" w:rsidRPr="000A6031">
        <w:rPr>
          <w:rFonts w:cs="Times New Roman"/>
          <w:szCs w:val="26"/>
        </w:rPr>
        <w:t>ta</w:t>
      </w:r>
      <w:r w:rsidRPr="000A6031">
        <w:rPr>
          <w:rFonts w:cs="Times New Roman"/>
          <w:szCs w:val="26"/>
        </w:rPr>
        <w:t xml:space="preserve"> sẽ sử dụng thêm với từ khóa </w:t>
      </w:r>
      <w:r w:rsidRPr="001E1BF5">
        <w:t>sudo</w:t>
      </w:r>
    </w:p>
    <w:p w:rsidR="00A757AD" w:rsidRPr="000A6031" w:rsidRDefault="00A757AD" w:rsidP="00547EC1">
      <w:pPr>
        <w:spacing w:line="26" w:lineRule="atLeast"/>
        <w:ind w:firstLine="709"/>
        <w:rPr>
          <w:rFonts w:cs="Times New Roman"/>
          <w:szCs w:val="26"/>
        </w:rPr>
      </w:pPr>
      <w:r w:rsidRPr="000A6031">
        <w:rPr>
          <w:rFonts w:cs="Times New Roman"/>
          <w:szCs w:val="26"/>
        </w:rPr>
        <w:t>Sau khi cài đặt xong ta có một thư mục awesomechat với cấu trúc như sau</w:t>
      </w:r>
    </w:p>
    <w:p w:rsidR="00676D63" w:rsidRPr="000A6031" w:rsidRDefault="00676D63" w:rsidP="001E1BF5">
      <w:pPr>
        <w:pStyle w:val="phongcode"/>
      </w:pPr>
      <w:r w:rsidRPr="000A6031">
        <w:t>.</w:t>
      </w:r>
    </w:p>
    <w:p w:rsidR="00676D63" w:rsidRPr="000A6031" w:rsidRDefault="00676D63" w:rsidP="001E1BF5">
      <w:pPr>
        <w:pStyle w:val="phongcode"/>
      </w:pPr>
      <w:r w:rsidRPr="000A6031">
        <w:t>├── app.js</w:t>
      </w:r>
    </w:p>
    <w:p w:rsidR="00676D63" w:rsidRPr="000A6031" w:rsidRDefault="00676D63" w:rsidP="001E1BF5">
      <w:pPr>
        <w:pStyle w:val="phongcode"/>
      </w:pPr>
      <w:r w:rsidRPr="000A6031">
        <w:t>├── bin</w:t>
      </w:r>
    </w:p>
    <w:p w:rsidR="00676D63" w:rsidRPr="000A6031" w:rsidRDefault="00676D63" w:rsidP="001E1BF5">
      <w:pPr>
        <w:pStyle w:val="phongcode"/>
      </w:pPr>
      <w:r w:rsidRPr="000A6031">
        <w:t>│   └── www</w:t>
      </w:r>
    </w:p>
    <w:p w:rsidR="00676D63" w:rsidRPr="000A6031" w:rsidRDefault="00676D63" w:rsidP="001E1BF5">
      <w:pPr>
        <w:pStyle w:val="phongcode"/>
      </w:pPr>
      <w:r w:rsidRPr="000A6031">
        <w:t>├── package.json</w:t>
      </w:r>
    </w:p>
    <w:p w:rsidR="00676D63" w:rsidRPr="000A6031" w:rsidRDefault="00676D63" w:rsidP="001E1BF5">
      <w:pPr>
        <w:pStyle w:val="phongcode"/>
      </w:pPr>
      <w:r w:rsidRPr="000A6031">
        <w:t>├── public</w:t>
      </w:r>
    </w:p>
    <w:p w:rsidR="00676D63" w:rsidRPr="000A6031" w:rsidRDefault="00676D63" w:rsidP="001E1BF5">
      <w:pPr>
        <w:pStyle w:val="phongcode"/>
      </w:pPr>
      <w:r w:rsidRPr="000A6031">
        <w:t>│   ├── images</w:t>
      </w:r>
    </w:p>
    <w:p w:rsidR="00676D63" w:rsidRPr="000A6031" w:rsidRDefault="00676D63" w:rsidP="001E1BF5">
      <w:pPr>
        <w:pStyle w:val="phongcode"/>
      </w:pPr>
      <w:r w:rsidRPr="000A6031">
        <w:t>│   ├── javascripts</w:t>
      </w:r>
    </w:p>
    <w:p w:rsidR="00676D63" w:rsidRPr="000A6031" w:rsidRDefault="00676D63" w:rsidP="001E1BF5">
      <w:pPr>
        <w:pStyle w:val="phongcode"/>
      </w:pPr>
      <w:r w:rsidRPr="000A6031">
        <w:t>│   └── stylesheets</w:t>
      </w:r>
    </w:p>
    <w:p w:rsidR="00676D63" w:rsidRPr="000A6031" w:rsidRDefault="00676D63" w:rsidP="001E1BF5">
      <w:pPr>
        <w:pStyle w:val="phongcode"/>
      </w:pPr>
      <w:r w:rsidRPr="000A6031">
        <w:lastRenderedPageBreak/>
        <w:t>│       └── style.css</w:t>
      </w:r>
    </w:p>
    <w:p w:rsidR="00676D63" w:rsidRPr="000A6031" w:rsidRDefault="00676D63" w:rsidP="001E1BF5">
      <w:pPr>
        <w:pStyle w:val="phongcode"/>
      </w:pPr>
      <w:r w:rsidRPr="000A6031">
        <w:t>├── routes</w:t>
      </w:r>
    </w:p>
    <w:p w:rsidR="00676D63" w:rsidRPr="000A6031" w:rsidRDefault="00676D63" w:rsidP="001E1BF5">
      <w:pPr>
        <w:pStyle w:val="phongcode"/>
      </w:pPr>
      <w:r w:rsidRPr="000A6031">
        <w:t>│   ├── index.js</w:t>
      </w:r>
    </w:p>
    <w:p w:rsidR="00676D63" w:rsidRPr="000A6031" w:rsidRDefault="00676D63" w:rsidP="001E1BF5">
      <w:pPr>
        <w:pStyle w:val="phongcode"/>
      </w:pPr>
      <w:r w:rsidRPr="000A6031">
        <w:t>│   └── users.js</w:t>
      </w:r>
    </w:p>
    <w:p w:rsidR="00676D63" w:rsidRPr="000A6031" w:rsidRDefault="00676D63" w:rsidP="001E1BF5">
      <w:pPr>
        <w:pStyle w:val="phongcode"/>
      </w:pPr>
      <w:r w:rsidRPr="000A6031">
        <w:t>└── views</w:t>
      </w:r>
    </w:p>
    <w:p w:rsidR="00676D63" w:rsidRPr="000A6031" w:rsidRDefault="00676D63" w:rsidP="001E1BF5">
      <w:pPr>
        <w:pStyle w:val="phongcode"/>
      </w:pPr>
      <w:r w:rsidRPr="000A6031">
        <w:t xml:space="preserve">    ├── error.pug</w:t>
      </w:r>
    </w:p>
    <w:p w:rsidR="00676D63" w:rsidRPr="000A6031" w:rsidRDefault="00676D63" w:rsidP="001E1BF5">
      <w:pPr>
        <w:pStyle w:val="phongcode"/>
      </w:pPr>
      <w:r w:rsidRPr="000A6031">
        <w:t xml:space="preserve">    ├── index.pug</w:t>
      </w:r>
    </w:p>
    <w:p w:rsidR="00676D63" w:rsidRPr="000A6031" w:rsidRDefault="00676D63" w:rsidP="001E1BF5">
      <w:pPr>
        <w:pStyle w:val="phongcode"/>
      </w:pPr>
      <w:r w:rsidRPr="000A6031">
        <w:t xml:space="preserve">    └── layout.pug</w:t>
      </w:r>
    </w:p>
    <w:p w:rsidR="00676D63" w:rsidRPr="000A6031" w:rsidRDefault="00676D63" w:rsidP="00547EC1">
      <w:pPr>
        <w:spacing w:line="26" w:lineRule="atLeast"/>
        <w:ind w:left="720" w:firstLine="709"/>
        <w:rPr>
          <w:szCs w:val="26"/>
        </w:rPr>
      </w:pPr>
      <w:r w:rsidRPr="000A6031">
        <w:rPr>
          <w:szCs w:val="26"/>
        </w:rPr>
        <w:t>7 directories, 9 files</w:t>
      </w:r>
    </w:p>
    <w:p w:rsidR="00A73087" w:rsidRPr="000A6031" w:rsidRDefault="00A73087" w:rsidP="001E1BF5">
      <w:pPr>
        <w:pStyle w:val="NormalWeb"/>
        <w:shd w:val="clear" w:color="auto" w:fill="FFFFFF"/>
        <w:spacing w:before="120" w:beforeAutospacing="0" w:after="120" w:afterAutospacing="0" w:line="26" w:lineRule="atLeast"/>
        <w:rPr>
          <w:spacing w:val="-1"/>
          <w:sz w:val="26"/>
          <w:szCs w:val="26"/>
        </w:rPr>
      </w:pPr>
    </w:p>
    <w:p w:rsidR="00A73087" w:rsidRPr="000A6031" w:rsidRDefault="00A73087" w:rsidP="001E1BF5">
      <w:pPr>
        <w:spacing w:line="26" w:lineRule="atLeast"/>
        <w:ind w:firstLine="709"/>
        <w:rPr>
          <w:rFonts w:cs="Times New Roman"/>
          <w:szCs w:val="26"/>
        </w:rPr>
      </w:pPr>
      <w:r w:rsidRPr="000A6031">
        <w:rPr>
          <w:rFonts w:cs="Times New Roman"/>
          <w:szCs w:val="26"/>
        </w:rPr>
        <w:t>File package.json của chúng ta lúc này sẽ có dạng như sau:</w:t>
      </w:r>
    </w:p>
    <w:p w:rsidR="00A73087" w:rsidRPr="000A6031" w:rsidRDefault="00A73087" w:rsidP="001E1BF5">
      <w:pPr>
        <w:pStyle w:val="phongcode"/>
      </w:pPr>
      <w:r w:rsidRPr="000A6031">
        <w:t>{</w:t>
      </w:r>
    </w:p>
    <w:p w:rsidR="00A73087" w:rsidRPr="000A6031" w:rsidRDefault="00A73087" w:rsidP="001E1BF5">
      <w:pPr>
        <w:pStyle w:val="phongcode"/>
      </w:pPr>
      <w:r w:rsidRPr="000A6031">
        <w:t xml:space="preserve">  "name": "driper",</w:t>
      </w:r>
    </w:p>
    <w:p w:rsidR="00A73087" w:rsidRPr="000A6031" w:rsidRDefault="00A73087" w:rsidP="001E1BF5">
      <w:pPr>
        <w:pStyle w:val="phongcode"/>
      </w:pPr>
      <w:r w:rsidRPr="000A6031">
        <w:t xml:space="preserve">  "version": "0.0.0",</w:t>
      </w:r>
    </w:p>
    <w:p w:rsidR="00A73087" w:rsidRPr="000A6031" w:rsidRDefault="00A73087" w:rsidP="001E1BF5">
      <w:pPr>
        <w:pStyle w:val="phongcode"/>
      </w:pPr>
      <w:r w:rsidRPr="000A6031">
        <w:t xml:space="preserve">  "private": true,</w:t>
      </w:r>
    </w:p>
    <w:p w:rsidR="00A73087" w:rsidRPr="000A6031" w:rsidRDefault="00A73087" w:rsidP="001E1BF5">
      <w:pPr>
        <w:pStyle w:val="phongcode"/>
      </w:pPr>
      <w:r w:rsidRPr="000A6031">
        <w:t xml:space="preserve">  "scripts": {</w:t>
      </w:r>
    </w:p>
    <w:p w:rsidR="00A73087" w:rsidRPr="000A6031" w:rsidRDefault="00A73087" w:rsidP="001E1BF5">
      <w:pPr>
        <w:pStyle w:val="phongcode"/>
      </w:pPr>
      <w:r w:rsidRPr="000A6031">
        <w:t xml:space="preserve">    "start": "node ./bin/www"</w:t>
      </w:r>
    </w:p>
    <w:p w:rsidR="00A73087" w:rsidRPr="000A6031" w:rsidRDefault="00A73087" w:rsidP="001E1BF5">
      <w:pPr>
        <w:pStyle w:val="phongcode"/>
      </w:pPr>
      <w:r w:rsidRPr="000A6031">
        <w:t xml:space="preserve">  },</w:t>
      </w:r>
    </w:p>
    <w:p w:rsidR="00A73087" w:rsidRPr="000A6031" w:rsidRDefault="00A73087" w:rsidP="001E1BF5">
      <w:pPr>
        <w:pStyle w:val="phongcode"/>
      </w:pPr>
      <w:r w:rsidRPr="000A6031">
        <w:t xml:space="preserve">  "dependencies": {</w:t>
      </w:r>
    </w:p>
    <w:p w:rsidR="00A73087" w:rsidRPr="000A6031" w:rsidRDefault="00A73087" w:rsidP="001E1BF5">
      <w:pPr>
        <w:pStyle w:val="phongcode"/>
      </w:pPr>
      <w:r w:rsidRPr="000A6031">
        <w:t xml:space="preserve">    "cookie-parser": "~1.4.3",</w:t>
      </w:r>
    </w:p>
    <w:p w:rsidR="00A73087" w:rsidRPr="000A6031" w:rsidRDefault="00A73087" w:rsidP="001E1BF5">
      <w:pPr>
        <w:pStyle w:val="phongcode"/>
      </w:pPr>
      <w:r w:rsidRPr="000A6031">
        <w:t xml:space="preserve">    "debug": "~2.6.9",</w:t>
      </w:r>
    </w:p>
    <w:p w:rsidR="00A73087" w:rsidRPr="000A6031" w:rsidRDefault="00A73087" w:rsidP="001E1BF5">
      <w:pPr>
        <w:pStyle w:val="phongcode"/>
      </w:pPr>
      <w:r w:rsidRPr="000A6031">
        <w:t xml:space="preserve">    "ejs": "~2.5.7",</w:t>
      </w:r>
    </w:p>
    <w:p w:rsidR="00A73087" w:rsidRPr="000A6031" w:rsidRDefault="00A73087" w:rsidP="001E1BF5">
      <w:pPr>
        <w:pStyle w:val="phongcode"/>
      </w:pPr>
      <w:r w:rsidRPr="000A6031">
        <w:t xml:space="preserve">    "express": "~4.16.0",</w:t>
      </w:r>
    </w:p>
    <w:p w:rsidR="00A73087" w:rsidRPr="000A6031" w:rsidRDefault="00A73087" w:rsidP="001E1BF5">
      <w:pPr>
        <w:pStyle w:val="phongcode"/>
      </w:pPr>
      <w:r w:rsidRPr="000A6031">
        <w:t xml:space="preserve">    "http-errors": "~1.6.2",</w:t>
      </w:r>
    </w:p>
    <w:p w:rsidR="00A73087" w:rsidRPr="000A6031" w:rsidRDefault="00A73087" w:rsidP="001E1BF5">
      <w:pPr>
        <w:pStyle w:val="phongcode"/>
      </w:pPr>
      <w:r w:rsidRPr="000A6031">
        <w:t xml:space="preserve">    "morgan": "~1.9.0"</w:t>
      </w:r>
    </w:p>
    <w:p w:rsidR="00A73087" w:rsidRPr="000A6031" w:rsidRDefault="00A73087" w:rsidP="001E1BF5">
      <w:pPr>
        <w:pStyle w:val="phongcode"/>
      </w:pPr>
      <w:r w:rsidRPr="000A6031">
        <w:t xml:space="preserve">  }</w:t>
      </w:r>
    </w:p>
    <w:p w:rsidR="00A757AD" w:rsidRPr="000A6031" w:rsidRDefault="00A73087" w:rsidP="001E1BF5">
      <w:pPr>
        <w:pStyle w:val="phongcode"/>
      </w:pPr>
      <w:r w:rsidRPr="000A6031">
        <w:t>}</w:t>
      </w:r>
    </w:p>
    <w:p w:rsidR="00A757AD" w:rsidRPr="000A6031" w:rsidRDefault="00A757AD" w:rsidP="00547EC1">
      <w:pPr>
        <w:spacing w:line="26" w:lineRule="atLeast"/>
        <w:ind w:firstLine="709"/>
        <w:rPr>
          <w:rFonts w:cs="Times New Roman"/>
          <w:szCs w:val="26"/>
        </w:rPr>
      </w:pPr>
      <w:r w:rsidRPr="000A6031">
        <w:rPr>
          <w:rFonts w:cs="Times New Roman"/>
          <w:szCs w:val="26"/>
        </w:rPr>
        <w:t>Theo các required dependencies chúng ta sẽ khai báo như trên, ở đây express-genertator đã làm việc đó, công việc của mình lúc này chỉ là chạy lệnh </w:t>
      </w:r>
      <w:r w:rsidRPr="000A6031">
        <w:rPr>
          <w:rStyle w:val="HTMLCode"/>
          <w:rFonts w:ascii="Times New Roman" w:eastAsiaTheme="majorEastAsia" w:hAnsi="Times New Roman" w:cs="Times New Roman"/>
          <w:spacing w:val="-1"/>
          <w:sz w:val="26"/>
          <w:szCs w:val="26"/>
          <w:shd w:val="clear" w:color="auto" w:fill="F6F6F7"/>
        </w:rPr>
        <w:t>npm install</w:t>
      </w:r>
      <w:r w:rsidRPr="000A6031">
        <w:rPr>
          <w:rFonts w:cs="Times New Roman"/>
          <w:szCs w:val="26"/>
        </w:rPr>
        <w:t> để được cài đặt các module là được. Khi đó các module sẽ được tìm kiếm như đã được khai báo trong </w:t>
      </w:r>
      <w:r w:rsidRPr="000A6031">
        <w:rPr>
          <w:szCs w:val="26"/>
        </w:rPr>
        <w:t>denpendencies</w:t>
      </w:r>
      <w:r w:rsidRPr="000A6031">
        <w:rPr>
          <w:rFonts w:cs="Times New Roman"/>
          <w:szCs w:val="26"/>
        </w:rPr>
        <w:t> và được tải về vào thư mục node module</w:t>
      </w:r>
    </w:p>
    <w:p w:rsidR="00A757AD" w:rsidRPr="000A6031" w:rsidRDefault="00F5088C" w:rsidP="00547EC1">
      <w:pPr>
        <w:spacing w:line="26" w:lineRule="atLeast"/>
        <w:ind w:firstLine="709"/>
        <w:rPr>
          <w:rFonts w:cs="Times New Roman"/>
          <w:szCs w:val="26"/>
        </w:rPr>
      </w:pPr>
      <w:r>
        <w:rPr>
          <w:rFonts w:cs="Times New Roman"/>
          <w:szCs w:val="26"/>
        </w:rPr>
        <w:t>B</w:t>
      </w:r>
      <w:r w:rsidR="00A757AD" w:rsidRPr="000A6031">
        <w:rPr>
          <w:rFonts w:cs="Times New Roman"/>
          <w:szCs w:val="26"/>
        </w:rPr>
        <w:t>ắt đầu start server với lệnh sau:</w:t>
      </w:r>
    </w:p>
    <w:p w:rsidR="00A757AD" w:rsidRPr="00F5088C" w:rsidRDefault="00A757AD" w:rsidP="00F5088C">
      <w:pPr>
        <w:pStyle w:val="phongcode"/>
      </w:pPr>
      <w:r w:rsidRPr="00F5088C">
        <w:lastRenderedPageBreak/>
        <w:t>$ npm start</w:t>
      </w:r>
    </w:p>
    <w:p w:rsidR="00A757AD" w:rsidRPr="000A6031" w:rsidRDefault="00F13E8D" w:rsidP="00547EC1">
      <w:pPr>
        <w:spacing w:line="26" w:lineRule="atLeast"/>
        <w:ind w:firstLine="709"/>
        <w:rPr>
          <w:rFonts w:cs="Times New Roman"/>
          <w:szCs w:val="26"/>
        </w:rPr>
      </w:pPr>
      <w:r>
        <w:rPr>
          <w:rFonts w:cs="Times New Roman"/>
          <w:szCs w:val="26"/>
        </w:rPr>
        <w:t>C</w:t>
      </w:r>
      <w:r w:rsidR="00A757AD" w:rsidRPr="000A6031">
        <w:rPr>
          <w:rFonts w:cs="Times New Roman"/>
          <w:szCs w:val="26"/>
        </w:rPr>
        <w:t>ó thể thấy trong package.json có đoạn sau:</w:t>
      </w:r>
    </w:p>
    <w:p w:rsidR="00A757AD" w:rsidRPr="000A6031" w:rsidRDefault="00A757AD" w:rsidP="001E1BF5">
      <w:pPr>
        <w:pStyle w:val="phongcode"/>
      </w:pPr>
      <w:r w:rsidRPr="000A6031">
        <w:t>"scripts": { "start": "node ./bin/www" }</w:t>
      </w:r>
    </w:p>
    <w:p w:rsidR="00A757AD" w:rsidRPr="000A6031" w:rsidRDefault="00A757AD" w:rsidP="00547EC1">
      <w:pPr>
        <w:spacing w:line="26" w:lineRule="atLeast"/>
        <w:ind w:firstLine="709"/>
        <w:rPr>
          <w:rFonts w:cs="Times New Roman"/>
          <w:szCs w:val="26"/>
        </w:rPr>
      </w:pPr>
      <w:r w:rsidRPr="000A6031">
        <w:rPr>
          <w:rFonts w:cs="Times New Roman"/>
          <w:szCs w:val="26"/>
        </w:rPr>
        <w:t>Khi chạy lệnh npm start thì nó sẽ tìm trong file package.json tới câu lệnh đã được gán cho “start” và thực thi nó. Trong file ./bin/www thì app.js đã được required trong đó, trong app.js là toàn bộ code phía server hiện tại mà ta có, trong www sẽ bổ xung thêm đó là tạo ra một server http và lắng nghe các request tới ứng dụ</w:t>
      </w:r>
      <w:r w:rsidR="00F5088C">
        <w:rPr>
          <w:rFonts w:cs="Times New Roman"/>
          <w:szCs w:val="26"/>
        </w:rPr>
        <w:t>ng.</w:t>
      </w:r>
    </w:p>
    <w:p w:rsidR="00A757AD" w:rsidRPr="000A6031" w:rsidRDefault="00F5088C" w:rsidP="00547EC1">
      <w:pPr>
        <w:spacing w:line="26" w:lineRule="atLeast"/>
        <w:ind w:firstLine="709"/>
        <w:rPr>
          <w:rFonts w:cs="Times New Roman"/>
          <w:szCs w:val="26"/>
        </w:rPr>
      </w:pPr>
      <w:r>
        <w:rPr>
          <w:rFonts w:cs="Times New Roman"/>
          <w:szCs w:val="26"/>
        </w:rPr>
        <w:t>V</w:t>
      </w:r>
      <w:r w:rsidR="00A757AD" w:rsidRPr="000A6031">
        <w:rPr>
          <w:rFonts w:cs="Times New Roman"/>
          <w:szCs w:val="26"/>
        </w:rPr>
        <w:t>ào trình duyệt với đường dẫn localhost:3000 nếu nhận được kết quả như bên dưới là đã cài đặt thành công một ứng dụng nodejs cơ bản với Nodejs sử dụng Express framework.</w:t>
      </w:r>
    </w:p>
    <w:p w:rsidR="002D4FC0" w:rsidRPr="000A6031" w:rsidRDefault="00A73087" w:rsidP="00245AFD">
      <w:pPr>
        <w:pStyle w:val="Heading2"/>
        <w:spacing w:before="120" w:after="120" w:line="26" w:lineRule="atLeast"/>
        <w:rPr>
          <w:rFonts w:cs="Times New Roman"/>
          <w:color w:val="auto"/>
        </w:rPr>
      </w:pPr>
      <w:bookmarkStart w:id="353" w:name="_Toc507842845"/>
      <w:bookmarkStart w:id="354" w:name="_Toc511914407"/>
      <w:bookmarkStart w:id="355" w:name="_Toc511914487"/>
      <w:bookmarkStart w:id="356" w:name="_Toc511919222"/>
      <w:r w:rsidRPr="000A6031">
        <w:rPr>
          <w:rFonts w:cs="Times New Roman"/>
          <w:color w:val="auto"/>
        </w:rPr>
        <w:t>1.</w:t>
      </w:r>
      <w:r w:rsidR="002D4FC0" w:rsidRPr="000A6031">
        <w:rPr>
          <w:rFonts w:cs="Times New Roman"/>
          <w:color w:val="auto"/>
        </w:rPr>
        <w:t>10. Sử dụng MongoDB với NodeJs</w:t>
      </w:r>
      <w:bookmarkEnd w:id="353"/>
      <w:bookmarkEnd w:id="354"/>
      <w:bookmarkEnd w:id="355"/>
      <w:bookmarkEnd w:id="356"/>
    </w:p>
    <w:p w:rsidR="002D4FC0" w:rsidRPr="000A6031" w:rsidRDefault="00A73087" w:rsidP="00245AFD">
      <w:pPr>
        <w:pStyle w:val="Heading3"/>
        <w:spacing w:before="120" w:after="120" w:line="26" w:lineRule="atLeast"/>
        <w:rPr>
          <w:rFonts w:cs="Times New Roman"/>
          <w:b w:val="0"/>
          <w:color w:val="auto"/>
          <w:szCs w:val="26"/>
        </w:rPr>
      </w:pPr>
      <w:bookmarkStart w:id="357" w:name="_Toc511914408"/>
      <w:bookmarkStart w:id="358" w:name="_Toc511914488"/>
      <w:bookmarkStart w:id="359" w:name="_Toc511919223"/>
      <w:r w:rsidRPr="000A6031">
        <w:rPr>
          <w:rFonts w:cs="Times New Roman"/>
          <w:color w:val="auto"/>
          <w:szCs w:val="26"/>
        </w:rPr>
        <w:t>1.</w:t>
      </w:r>
      <w:r w:rsidR="002D4FC0" w:rsidRPr="000A6031">
        <w:rPr>
          <w:rFonts w:cs="Times New Roman"/>
          <w:color w:val="auto"/>
          <w:szCs w:val="26"/>
        </w:rPr>
        <w:t>10.1 Giới thiệu:</w:t>
      </w:r>
      <w:bookmarkEnd w:id="357"/>
      <w:bookmarkEnd w:id="358"/>
      <w:bookmarkEnd w:id="359"/>
    </w:p>
    <w:p w:rsidR="002D4FC0" w:rsidRPr="000A6031" w:rsidRDefault="002D4FC0" w:rsidP="00547EC1">
      <w:pPr>
        <w:spacing w:line="26" w:lineRule="atLeast"/>
        <w:ind w:firstLine="709"/>
        <w:rPr>
          <w:rFonts w:cs="Times New Roman"/>
          <w:szCs w:val="26"/>
        </w:rPr>
      </w:pPr>
      <w:r w:rsidRPr="000A6031">
        <w:rPr>
          <w:rFonts w:cs="Times New Roman"/>
          <w:szCs w:val="26"/>
        </w:rPr>
        <w:t>MongoDB là một NoSQL, hiểu suất cao rất nổi tiếng, nó được xây dựng với ý tưởng dựa trên cấu trúc document.</w:t>
      </w:r>
    </w:p>
    <w:p w:rsidR="002D4FC0" w:rsidRPr="000A6031" w:rsidRDefault="002D4FC0" w:rsidP="00547EC1">
      <w:pPr>
        <w:spacing w:line="26" w:lineRule="atLeast"/>
        <w:ind w:firstLine="709"/>
        <w:rPr>
          <w:rFonts w:cs="Times New Roman"/>
          <w:szCs w:val="26"/>
        </w:rPr>
      </w:pPr>
      <w:r w:rsidRPr="000A6031">
        <w:rPr>
          <w:rFonts w:cs="Times New Roman"/>
          <w:szCs w:val="26"/>
        </w:rPr>
        <w:t xml:space="preserve">Trong MongoDB, dữ liệu được lưu trữ như một document, một tập của các cặp key-value. </w:t>
      </w:r>
      <w:r w:rsidR="00F13E8D">
        <w:rPr>
          <w:rFonts w:cs="Times New Roman"/>
          <w:szCs w:val="26"/>
        </w:rPr>
        <w:t>Có</w:t>
      </w:r>
      <w:r w:rsidRPr="000A6031">
        <w:rPr>
          <w:rFonts w:cs="Times New Roman"/>
          <w:szCs w:val="26"/>
        </w:rPr>
        <w:t xml:space="preserve"> thể định nghĩa nhiều database trong MongoDB và mỗi database có nhiều collections, những collections này đơn giản là tập của các documents được lưu trữ dạng cặp key-value.</w:t>
      </w:r>
    </w:p>
    <w:p w:rsidR="00A757AD" w:rsidRPr="000A6031" w:rsidRDefault="002D4FC0" w:rsidP="00547EC1">
      <w:pPr>
        <w:spacing w:line="26" w:lineRule="atLeast"/>
        <w:ind w:firstLine="709"/>
        <w:rPr>
          <w:rFonts w:cs="Times New Roman"/>
          <w:szCs w:val="26"/>
        </w:rPr>
      </w:pPr>
      <w:r w:rsidRPr="000A6031">
        <w:rPr>
          <w:rFonts w:cs="Times New Roman"/>
          <w:szCs w:val="26"/>
        </w:rPr>
        <w:t>Cấu trúc dữ liệu định nghĩa document được gọi là BSON(Binary JSON). BSON là một dạng nhị phân của JSON và cũng hỗ trợ những kiểu dữ liệu như Date, những kiểu mà không được hỗ trợ trong định dạng JSON. MongoDB sẽ chuyển đổi JSON tới BSON và đổi lại lợi ích hiệu suất cao, mặc dù người dùng có thể save, query và nhận dữ liệu như JSON.</w:t>
      </w:r>
    </w:p>
    <w:p w:rsidR="006A3462" w:rsidRPr="000A6031" w:rsidRDefault="00A73087" w:rsidP="00245AFD">
      <w:pPr>
        <w:pStyle w:val="Heading3"/>
        <w:spacing w:before="120" w:after="120" w:line="26" w:lineRule="atLeast"/>
        <w:rPr>
          <w:rFonts w:cs="Times New Roman"/>
          <w:b w:val="0"/>
          <w:bCs w:val="0"/>
          <w:color w:val="auto"/>
          <w:szCs w:val="26"/>
        </w:rPr>
      </w:pPr>
      <w:bookmarkStart w:id="360" w:name="_Toc511914409"/>
      <w:bookmarkStart w:id="361" w:name="_Toc511914489"/>
      <w:bookmarkStart w:id="362" w:name="_Toc511919224"/>
      <w:r w:rsidRPr="000A6031">
        <w:rPr>
          <w:rFonts w:cs="Times New Roman"/>
          <w:color w:val="auto"/>
          <w:szCs w:val="26"/>
        </w:rPr>
        <w:t>1.</w:t>
      </w:r>
      <w:r w:rsidR="006A3462" w:rsidRPr="000A6031">
        <w:rPr>
          <w:rFonts w:cs="Times New Roman"/>
          <w:color w:val="auto"/>
          <w:szCs w:val="26"/>
        </w:rPr>
        <w:t>10.2 Nền tảng và ngôn ngữ hỗ trợ</w:t>
      </w:r>
      <w:bookmarkEnd w:id="360"/>
      <w:bookmarkEnd w:id="361"/>
      <w:bookmarkEnd w:id="362"/>
    </w:p>
    <w:p w:rsidR="006A3462" w:rsidRPr="000A6031" w:rsidRDefault="006A3462" w:rsidP="00547EC1">
      <w:pPr>
        <w:spacing w:line="26" w:lineRule="atLeast"/>
        <w:ind w:firstLine="709"/>
        <w:rPr>
          <w:rFonts w:cs="Times New Roman"/>
          <w:bCs/>
          <w:szCs w:val="26"/>
        </w:rPr>
      </w:pPr>
      <w:r w:rsidRPr="000A6031">
        <w:rPr>
          <w:rFonts w:cs="Times New Roman"/>
          <w:bCs/>
          <w:szCs w:val="26"/>
        </w:rPr>
        <w:t>MongoDB là một cơ sở dữ liệu NoSQL hỗ trợ đa nền tảng, nó có thể chạy trên Windows, Linux và Mac...Nó hỗ trợ hầu hết các ngôn ngữ lập trình phổ biến như C#, Java, PHP, Javascript...và các môi trường phát triển khác nhau.</w:t>
      </w:r>
    </w:p>
    <w:p w:rsidR="00395C6E" w:rsidRPr="000A6031" w:rsidRDefault="00395C6E" w:rsidP="00547EC1">
      <w:pPr>
        <w:spacing w:line="26" w:lineRule="atLeast"/>
        <w:ind w:firstLine="709"/>
        <w:rPr>
          <w:rFonts w:cs="Times New Roman"/>
          <w:b/>
          <w:szCs w:val="26"/>
        </w:rPr>
      </w:pPr>
      <w:r w:rsidRPr="000A6031">
        <w:rPr>
          <w:rFonts w:cs="Times New Roman"/>
          <w:b/>
          <w:szCs w:val="26"/>
        </w:rPr>
        <w:br w:type="page"/>
      </w:r>
    </w:p>
    <w:p w:rsidR="006A3462" w:rsidRPr="00300FD9" w:rsidRDefault="00C67697" w:rsidP="00300FD9">
      <w:pPr>
        <w:pStyle w:val="Heading1"/>
        <w:spacing w:before="120" w:after="120" w:line="26" w:lineRule="atLeast"/>
        <w:ind w:firstLine="709"/>
        <w:jc w:val="center"/>
        <w:rPr>
          <w:rFonts w:cs="Times New Roman"/>
          <w:color w:val="auto"/>
          <w:szCs w:val="32"/>
        </w:rPr>
      </w:pPr>
      <w:bookmarkStart w:id="363" w:name="_Toc507842846"/>
      <w:bookmarkStart w:id="364" w:name="_Toc511914410"/>
      <w:bookmarkStart w:id="365" w:name="_Toc511914490"/>
      <w:bookmarkStart w:id="366" w:name="_Toc511919225"/>
      <w:r w:rsidRPr="00300FD9">
        <w:rPr>
          <w:rFonts w:cs="Times New Roman"/>
          <w:color w:val="auto"/>
          <w:szCs w:val="32"/>
        </w:rPr>
        <w:lastRenderedPageBreak/>
        <w:t xml:space="preserve">CHƯƠNG 2: </w:t>
      </w:r>
      <w:r w:rsidR="00A73087" w:rsidRPr="00300FD9">
        <w:rPr>
          <w:rFonts w:cs="Times New Roman"/>
          <w:color w:val="auto"/>
          <w:szCs w:val="32"/>
        </w:rPr>
        <w:t>XÂY DỰNG ỨNG DỤNG</w:t>
      </w:r>
      <w:bookmarkEnd w:id="363"/>
      <w:bookmarkEnd w:id="364"/>
      <w:bookmarkEnd w:id="365"/>
      <w:bookmarkEnd w:id="366"/>
    </w:p>
    <w:p w:rsidR="00C67697" w:rsidRPr="00300FD9" w:rsidRDefault="00C67697" w:rsidP="00300FD9">
      <w:pPr>
        <w:pStyle w:val="Heading2"/>
        <w:spacing w:before="120" w:after="120" w:line="26" w:lineRule="atLeast"/>
        <w:ind w:firstLine="709"/>
        <w:jc w:val="center"/>
        <w:rPr>
          <w:rFonts w:cs="Times New Roman"/>
          <w:color w:val="auto"/>
        </w:rPr>
      </w:pPr>
      <w:bookmarkStart w:id="367" w:name="_Toc507842847"/>
      <w:bookmarkStart w:id="368" w:name="_Toc511914411"/>
      <w:bookmarkStart w:id="369" w:name="_Toc511914491"/>
      <w:bookmarkStart w:id="370" w:name="_Toc511919226"/>
      <w:r w:rsidRPr="00300FD9">
        <w:rPr>
          <w:rFonts w:cs="Times New Roman"/>
          <w:color w:val="auto"/>
        </w:rPr>
        <w:t>1. Đặc tả bài toán</w:t>
      </w:r>
      <w:bookmarkEnd w:id="367"/>
      <w:bookmarkEnd w:id="368"/>
      <w:bookmarkEnd w:id="369"/>
      <w:bookmarkEnd w:id="370"/>
    </w:p>
    <w:p w:rsidR="00A94D7A" w:rsidRPr="00300FD9" w:rsidRDefault="002B0824" w:rsidP="00300FD9">
      <w:pPr>
        <w:spacing w:line="26" w:lineRule="atLeast"/>
        <w:ind w:firstLine="709"/>
        <w:jc w:val="center"/>
        <w:rPr>
          <w:rFonts w:cs="Times New Roman"/>
          <w:szCs w:val="26"/>
        </w:rPr>
      </w:pPr>
      <w:r w:rsidRPr="00300FD9">
        <w:rPr>
          <w:rFonts w:cs="Times New Roman"/>
          <w:szCs w:val="26"/>
        </w:rPr>
        <w:t>Bài toán dựa trên những nhu cầu đi lại ngày càng tăng của con người.</w:t>
      </w:r>
      <w:bookmarkStart w:id="371" w:name="_Toc327032319"/>
      <w:bookmarkStart w:id="372" w:name="_Toc452036427"/>
      <w:bookmarkStart w:id="373" w:name="_Toc474516103"/>
    </w:p>
    <w:p w:rsidR="00A94D7A" w:rsidRPr="00300FD9" w:rsidRDefault="00A94D7A" w:rsidP="00300FD9">
      <w:pPr>
        <w:spacing w:line="26" w:lineRule="atLeast"/>
        <w:ind w:firstLine="709"/>
        <w:jc w:val="center"/>
        <w:rPr>
          <w:rFonts w:cs="Times New Roman"/>
          <w:szCs w:val="26"/>
        </w:rPr>
      </w:pPr>
      <w:r w:rsidRPr="00300FD9">
        <w:rPr>
          <w:rFonts w:cs="Times New Roman"/>
          <w:szCs w:val="26"/>
        </w:rPr>
        <w:t>Phần mềm Driper trên điện thoại thông minh giúp người dùng có thể kiếm thêm thu nhập từ chiếc xe máy của mình bằng cách vận chuyển người và đồ theo nhu cầu vận chuyển của mình.</w:t>
      </w:r>
    </w:p>
    <w:p w:rsidR="00A94D7A" w:rsidRPr="00300FD9" w:rsidRDefault="00A94D7A" w:rsidP="00300FD9">
      <w:pPr>
        <w:spacing w:line="26" w:lineRule="atLeast"/>
        <w:ind w:firstLine="709"/>
        <w:jc w:val="center"/>
        <w:rPr>
          <w:rFonts w:cs="Times New Roman"/>
          <w:szCs w:val="26"/>
        </w:rPr>
      </w:pPr>
      <w:r w:rsidRPr="00300FD9">
        <w:rPr>
          <w:rFonts w:cs="Times New Roman"/>
          <w:szCs w:val="26"/>
        </w:rPr>
        <w:t>Phần mềm kết nối mọi người sử dụng trên Google Maps như:</w:t>
      </w:r>
    </w:p>
    <w:p w:rsidR="00A94D7A" w:rsidRPr="00300FD9" w:rsidRDefault="00A94D7A" w:rsidP="00300FD9">
      <w:pPr>
        <w:spacing w:line="26" w:lineRule="atLeast"/>
        <w:ind w:firstLine="709"/>
        <w:jc w:val="center"/>
        <w:rPr>
          <w:rFonts w:cs="Times New Roman"/>
          <w:szCs w:val="26"/>
        </w:rPr>
      </w:pPr>
      <w:r w:rsidRPr="00300FD9">
        <w:rPr>
          <w:rFonts w:cs="Times New Roman"/>
          <w:szCs w:val="26"/>
        </w:rPr>
        <w:t>-  Hiển thị các tài xế quang vị trí đang đứng.</w:t>
      </w:r>
    </w:p>
    <w:p w:rsidR="00A94D7A" w:rsidRPr="00300FD9" w:rsidRDefault="00A94D7A" w:rsidP="00300FD9">
      <w:pPr>
        <w:spacing w:line="26" w:lineRule="atLeast"/>
        <w:ind w:firstLine="709"/>
        <w:jc w:val="center"/>
        <w:rPr>
          <w:rFonts w:cs="Times New Roman"/>
          <w:szCs w:val="26"/>
        </w:rPr>
      </w:pPr>
      <w:r w:rsidRPr="00300FD9">
        <w:rPr>
          <w:rFonts w:cs="Times New Roman"/>
          <w:szCs w:val="26"/>
        </w:rPr>
        <w:t>-  Đăng ký làm tài xế và nhận vận chuyển theo yêu cầu.</w:t>
      </w:r>
    </w:p>
    <w:p w:rsidR="0071524F" w:rsidRPr="00300FD9" w:rsidRDefault="0071524F" w:rsidP="00300FD9">
      <w:pPr>
        <w:spacing w:line="26" w:lineRule="atLeast"/>
        <w:ind w:firstLine="709"/>
        <w:jc w:val="center"/>
        <w:rPr>
          <w:rFonts w:cs="Times New Roman"/>
          <w:szCs w:val="26"/>
        </w:rPr>
      </w:pPr>
      <w:r w:rsidRPr="00300FD9">
        <w:rPr>
          <w:rFonts w:cs="Times New Roman"/>
          <w:szCs w:val="26"/>
        </w:rPr>
        <w:t>Phần mềm được thiết kế và sử dụng ngôn ngữ lập trình Java trên Hệ điều hành Android làm Client.</w:t>
      </w:r>
    </w:p>
    <w:p w:rsidR="00A94D7A" w:rsidRPr="00300FD9" w:rsidRDefault="0071524F" w:rsidP="00300FD9">
      <w:pPr>
        <w:spacing w:line="26" w:lineRule="atLeast"/>
        <w:ind w:firstLine="709"/>
        <w:jc w:val="center"/>
        <w:rPr>
          <w:rFonts w:cs="Times New Roman"/>
          <w:szCs w:val="26"/>
        </w:rPr>
      </w:pPr>
      <w:r w:rsidRPr="00300FD9">
        <w:rPr>
          <w:rFonts w:cs="Times New Roman"/>
          <w:szCs w:val="26"/>
        </w:rPr>
        <w:t>WebServer sử dụng Nodejs, công nghệ Socket.IO.</w:t>
      </w:r>
      <w:bookmarkEnd w:id="371"/>
      <w:bookmarkEnd w:id="372"/>
      <w:bookmarkEnd w:id="373"/>
    </w:p>
    <w:p w:rsidR="002B0824" w:rsidRPr="00300FD9" w:rsidRDefault="00C67697" w:rsidP="00300FD9">
      <w:pPr>
        <w:pStyle w:val="Heading2"/>
        <w:spacing w:before="120" w:after="120" w:line="26" w:lineRule="atLeast"/>
        <w:ind w:firstLine="709"/>
        <w:jc w:val="center"/>
        <w:rPr>
          <w:rFonts w:cs="Times New Roman"/>
          <w:color w:val="auto"/>
        </w:rPr>
      </w:pPr>
      <w:bookmarkStart w:id="374" w:name="_Toc507842848"/>
      <w:bookmarkStart w:id="375" w:name="_Toc511914412"/>
      <w:bookmarkStart w:id="376" w:name="_Toc511914492"/>
      <w:bookmarkStart w:id="377" w:name="_Toc511919227"/>
      <w:r w:rsidRPr="00300FD9">
        <w:rPr>
          <w:rFonts w:cs="Times New Roman"/>
          <w:color w:val="auto"/>
        </w:rPr>
        <w:t>2. Đặc tả chức năng</w:t>
      </w:r>
      <w:bookmarkEnd w:id="374"/>
      <w:bookmarkEnd w:id="375"/>
      <w:bookmarkEnd w:id="376"/>
      <w:bookmarkEnd w:id="377"/>
    </w:p>
    <w:p w:rsidR="0071524F" w:rsidRPr="00300FD9" w:rsidRDefault="00D46C45" w:rsidP="00300FD9">
      <w:pPr>
        <w:pStyle w:val="Heading3"/>
        <w:spacing w:before="120" w:after="120" w:line="26" w:lineRule="atLeast"/>
        <w:ind w:firstLine="709"/>
        <w:jc w:val="center"/>
        <w:rPr>
          <w:rFonts w:cs="Times New Roman"/>
          <w:b w:val="0"/>
          <w:color w:val="auto"/>
          <w:szCs w:val="26"/>
        </w:rPr>
      </w:pPr>
      <w:bookmarkStart w:id="378" w:name="_Toc511914413"/>
      <w:bookmarkStart w:id="379" w:name="_Toc511914493"/>
      <w:bookmarkStart w:id="380" w:name="_Toc511919228"/>
      <w:r w:rsidRPr="00300FD9">
        <w:rPr>
          <w:rFonts w:cs="Times New Roman"/>
          <w:color w:val="auto"/>
          <w:szCs w:val="26"/>
        </w:rPr>
        <w:t>2</w:t>
      </w:r>
      <w:r w:rsidR="00B2336A" w:rsidRPr="00300FD9">
        <w:rPr>
          <w:rFonts w:cs="Times New Roman"/>
          <w:color w:val="auto"/>
          <w:szCs w:val="26"/>
        </w:rPr>
        <w:t>.1</w:t>
      </w:r>
      <w:r w:rsidR="0071524F" w:rsidRPr="00300FD9">
        <w:rPr>
          <w:rFonts w:cs="Times New Roman"/>
          <w:color w:val="auto"/>
          <w:szCs w:val="26"/>
        </w:rPr>
        <w:t xml:space="preserve"> Đăng ký để trở thành tài xế</w:t>
      </w:r>
      <w:bookmarkEnd w:id="378"/>
      <w:bookmarkEnd w:id="379"/>
      <w:bookmarkEnd w:id="380"/>
    </w:p>
    <w:p w:rsidR="0071524F" w:rsidRPr="00300FD9" w:rsidRDefault="0071524F" w:rsidP="00300FD9">
      <w:pPr>
        <w:pStyle w:val="ListParagraph"/>
        <w:numPr>
          <w:ilvl w:val="0"/>
          <w:numId w:val="2"/>
        </w:numPr>
        <w:spacing w:line="26" w:lineRule="atLeast"/>
        <w:ind w:firstLine="709"/>
        <w:jc w:val="center"/>
        <w:rPr>
          <w:rFonts w:cs="Times New Roman"/>
          <w:b/>
          <w:szCs w:val="26"/>
        </w:rPr>
      </w:pPr>
      <w:r w:rsidRPr="00300FD9">
        <w:rPr>
          <w:rFonts w:cs="Times New Roman"/>
          <w:szCs w:val="26"/>
        </w:rPr>
        <w:t>Mô tả chức năng:</w:t>
      </w:r>
    </w:p>
    <w:p w:rsidR="0071524F" w:rsidRPr="00300FD9" w:rsidRDefault="0071524F" w:rsidP="00300FD9">
      <w:pPr>
        <w:spacing w:line="26" w:lineRule="atLeast"/>
        <w:ind w:firstLine="709"/>
        <w:jc w:val="center"/>
        <w:rPr>
          <w:rFonts w:cs="Times New Roman"/>
          <w:szCs w:val="26"/>
        </w:rPr>
      </w:pPr>
      <w:r w:rsidRPr="00300FD9">
        <w:rPr>
          <w:rFonts w:cs="Times New Roman"/>
          <w:szCs w:val="26"/>
        </w:rPr>
        <w:t>Đăng ký một số thông tin cá nhân và trở thành tài xế.</w:t>
      </w:r>
    </w:p>
    <w:p w:rsidR="0071524F" w:rsidRPr="00300FD9" w:rsidRDefault="0071524F" w:rsidP="00300FD9">
      <w:pPr>
        <w:pStyle w:val="ListParagraph"/>
        <w:numPr>
          <w:ilvl w:val="0"/>
          <w:numId w:val="2"/>
        </w:numPr>
        <w:spacing w:line="26" w:lineRule="atLeast"/>
        <w:ind w:firstLine="709"/>
        <w:jc w:val="center"/>
        <w:rPr>
          <w:rFonts w:cs="Times New Roman"/>
          <w:szCs w:val="26"/>
        </w:rPr>
      </w:pPr>
      <w:r w:rsidRPr="00300FD9">
        <w:rPr>
          <w:rFonts w:cs="Times New Roman"/>
          <w:szCs w:val="26"/>
        </w:rPr>
        <w:t>Mô tả hoạt động:</w:t>
      </w:r>
    </w:p>
    <w:p w:rsidR="0071524F" w:rsidRPr="00300FD9" w:rsidRDefault="0071524F" w:rsidP="00300FD9">
      <w:pPr>
        <w:spacing w:line="26" w:lineRule="atLeast"/>
        <w:ind w:firstLine="709"/>
        <w:jc w:val="center"/>
        <w:rPr>
          <w:rFonts w:cs="Times New Roman"/>
          <w:szCs w:val="26"/>
        </w:rPr>
      </w:pPr>
      <w:r w:rsidRPr="00300FD9">
        <w:rPr>
          <w:rFonts w:cs="Times New Roman"/>
          <w:szCs w:val="26"/>
        </w:rPr>
        <w:t>Người dùng nhập các thông tin và gửi lên webservice để hiển thị thông tin lên trên bản đồ Google Map.</w:t>
      </w:r>
    </w:p>
    <w:p w:rsidR="0071524F" w:rsidRPr="00300FD9" w:rsidRDefault="00B2336A" w:rsidP="00300FD9">
      <w:pPr>
        <w:pStyle w:val="Heading3"/>
        <w:spacing w:before="120" w:after="120" w:line="26" w:lineRule="atLeast"/>
        <w:ind w:firstLine="709"/>
        <w:jc w:val="center"/>
        <w:rPr>
          <w:rFonts w:cs="Times New Roman"/>
          <w:b w:val="0"/>
          <w:color w:val="auto"/>
          <w:szCs w:val="26"/>
        </w:rPr>
      </w:pPr>
      <w:bookmarkStart w:id="381" w:name="_Toc511914414"/>
      <w:bookmarkStart w:id="382" w:name="_Toc511914494"/>
      <w:bookmarkStart w:id="383" w:name="_Toc511919229"/>
      <w:r w:rsidRPr="00300FD9">
        <w:rPr>
          <w:rFonts w:cs="Times New Roman"/>
          <w:color w:val="auto"/>
          <w:szCs w:val="26"/>
        </w:rPr>
        <w:t>2</w:t>
      </w:r>
      <w:r w:rsidR="00D46C45" w:rsidRPr="00300FD9">
        <w:rPr>
          <w:rFonts w:cs="Times New Roman"/>
          <w:color w:val="auto"/>
          <w:szCs w:val="26"/>
        </w:rPr>
        <w:t>.2 Cập nhật thông tin vị trí của Tài xế</w:t>
      </w:r>
      <w:bookmarkEnd w:id="381"/>
      <w:bookmarkEnd w:id="382"/>
      <w:bookmarkEnd w:id="383"/>
    </w:p>
    <w:p w:rsidR="00D46C45" w:rsidRPr="00300FD9" w:rsidRDefault="00D46C45" w:rsidP="00300FD9">
      <w:pPr>
        <w:pStyle w:val="ListParagraph"/>
        <w:numPr>
          <w:ilvl w:val="0"/>
          <w:numId w:val="2"/>
        </w:numPr>
        <w:spacing w:line="26" w:lineRule="atLeast"/>
        <w:ind w:firstLine="709"/>
        <w:jc w:val="center"/>
        <w:rPr>
          <w:rFonts w:cs="Times New Roman"/>
          <w:b/>
          <w:szCs w:val="26"/>
        </w:rPr>
      </w:pPr>
      <w:r w:rsidRPr="00300FD9">
        <w:rPr>
          <w:rFonts w:cs="Times New Roman"/>
          <w:szCs w:val="26"/>
        </w:rPr>
        <w:t>Mô tả chức năng:</w:t>
      </w:r>
    </w:p>
    <w:p w:rsidR="00D46C45" w:rsidRPr="00300FD9" w:rsidRDefault="00D46C45" w:rsidP="00300FD9">
      <w:pPr>
        <w:spacing w:line="26" w:lineRule="atLeast"/>
        <w:ind w:firstLine="709"/>
        <w:jc w:val="center"/>
        <w:rPr>
          <w:rFonts w:cs="Times New Roman"/>
          <w:szCs w:val="26"/>
        </w:rPr>
      </w:pPr>
      <w:r w:rsidRPr="00300FD9">
        <w:rPr>
          <w:rFonts w:cs="Times New Roman"/>
          <w:szCs w:val="26"/>
        </w:rPr>
        <w:t>Luôn cập nhật vị trí của các tài xế trên bản đồ.</w:t>
      </w:r>
    </w:p>
    <w:p w:rsidR="00D46C45" w:rsidRPr="00300FD9" w:rsidRDefault="00D46C45" w:rsidP="00300FD9">
      <w:pPr>
        <w:pStyle w:val="ListParagraph"/>
        <w:numPr>
          <w:ilvl w:val="0"/>
          <w:numId w:val="2"/>
        </w:numPr>
        <w:spacing w:line="26" w:lineRule="atLeast"/>
        <w:ind w:firstLine="709"/>
        <w:jc w:val="center"/>
        <w:rPr>
          <w:rFonts w:cs="Times New Roman"/>
          <w:szCs w:val="26"/>
        </w:rPr>
      </w:pPr>
      <w:r w:rsidRPr="00300FD9">
        <w:rPr>
          <w:rFonts w:cs="Times New Roman"/>
          <w:szCs w:val="26"/>
        </w:rPr>
        <w:t>Mô tả hoạt động:</w:t>
      </w:r>
    </w:p>
    <w:p w:rsidR="00D46C45" w:rsidRPr="00300FD9" w:rsidRDefault="00D46C45" w:rsidP="00300FD9">
      <w:pPr>
        <w:spacing w:line="26" w:lineRule="atLeast"/>
        <w:ind w:firstLine="709"/>
        <w:jc w:val="center"/>
        <w:rPr>
          <w:rFonts w:cs="Times New Roman"/>
          <w:szCs w:val="26"/>
        </w:rPr>
      </w:pPr>
      <w:r w:rsidRPr="00300FD9">
        <w:rPr>
          <w:rFonts w:cs="Times New Roman"/>
          <w:szCs w:val="26"/>
        </w:rPr>
        <w:t>Người dùng gửi thông tin về vị trí của mình lên webservice để cập nhật thông tin.</w:t>
      </w:r>
    </w:p>
    <w:p w:rsidR="00D46C45" w:rsidRPr="00300FD9" w:rsidRDefault="00B2336A" w:rsidP="00300FD9">
      <w:pPr>
        <w:pStyle w:val="Heading3"/>
        <w:spacing w:before="120" w:after="120" w:line="26" w:lineRule="atLeast"/>
        <w:ind w:firstLine="709"/>
        <w:jc w:val="center"/>
        <w:rPr>
          <w:rFonts w:cs="Times New Roman"/>
          <w:b w:val="0"/>
          <w:color w:val="auto"/>
          <w:szCs w:val="26"/>
        </w:rPr>
      </w:pPr>
      <w:bookmarkStart w:id="384" w:name="_Toc511914415"/>
      <w:bookmarkStart w:id="385" w:name="_Toc511914495"/>
      <w:bookmarkStart w:id="386" w:name="_Toc511919230"/>
      <w:r w:rsidRPr="00300FD9">
        <w:rPr>
          <w:rFonts w:cs="Times New Roman"/>
          <w:color w:val="auto"/>
          <w:szCs w:val="26"/>
        </w:rPr>
        <w:t>2</w:t>
      </w:r>
      <w:r w:rsidR="00D46C45" w:rsidRPr="00300FD9">
        <w:rPr>
          <w:rFonts w:cs="Times New Roman"/>
          <w:color w:val="auto"/>
          <w:szCs w:val="26"/>
        </w:rPr>
        <w:t>.3 Quản lý các bài đăng tin của tài xế</w:t>
      </w:r>
      <w:bookmarkEnd w:id="384"/>
      <w:bookmarkEnd w:id="385"/>
      <w:bookmarkEnd w:id="386"/>
    </w:p>
    <w:p w:rsidR="00D46C45" w:rsidRPr="00300FD9" w:rsidRDefault="00D46C45" w:rsidP="00300FD9">
      <w:pPr>
        <w:pStyle w:val="ListParagraph"/>
        <w:numPr>
          <w:ilvl w:val="0"/>
          <w:numId w:val="2"/>
        </w:numPr>
        <w:spacing w:line="26" w:lineRule="atLeast"/>
        <w:ind w:firstLine="709"/>
        <w:jc w:val="center"/>
        <w:rPr>
          <w:rFonts w:cs="Times New Roman"/>
          <w:b/>
          <w:szCs w:val="26"/>
        </w:rPr>
      </w:pPr>
      <w:r w:rsidRPr="00300FD9">
        <w:rPr>
          <w:rFonts w:cs="Times New Roman"/>
          <w:szCs w:val="26"/>
        </w:rPr>
        <w:t>Mô tả chức năng:</w:t>
      </w:r>
    </w:p>
    <w:p w:rsidR="00D46C45" w:rsidRPr="00300FD9" w:rsidRDefault="00D46C45" w:rsidP="00300FD9">
      <w:pPr>
        <w:spacing w:line="26" w:lineRule="atLeast"/>
        <w:ind w:firstLine="709"/>
        <w:jc w:val="center"/>
        <w:rPr>
          <w:rFonts w:cs="Times New Roman"/>
          <w:szCs w:val="26"/>
        </w:rPr>
      </w:pPr>
      <w:r w:rsidRPr="00300FD9">
        <w:rPr>
          <w:rFonts w:cs="Times New Roman"/>
          <w:szCs w:val="26"/>
        </w:rPr>
        <w:t>Tìm kiếm, thêm, sửa, xóa thông tin của các tài xế.</w:t>
      </w:r>
    </w:p>
    <w:p w:rsidR="00D46C45" w:rsidRPr="00300FD9" w:rsidRDefault="00D46C45" w:rsidP="00300FD9">
      <w:pPr>
        <w:pStyle w:val="ListParagraph"/>
        <w:numPr>
          <w:ilvl w:val="0"/>
          <w:numId w:val="2"/>
        </w:numPr>
        <w:spacing w:line="26" w:lineRule="atLeast"/>
        <w:ind w:firstLine="709"/>
        <w:jc w:val="center"/>
        <w:rPr>
          <w:rFonts w:cs="Times New Roman"/>
          <w:szCs w:val="26"/>
        </w:rPr>
      </w:pPr>
      <w:r w:rsidRPr="00300FD9">
        <w:rPr>
          <w:rFonts w:cs="Times New Roman"/>
          <w:szCs w:val="26"/>
        </w:rPr>
        <w:t>Mô tả hoạt động:</w:t>
      </w:r>
    </w:p>
    <w:p w:rsidR="00D46C45" w:rsidRPr="00300FD9" w:rsidRDefault="00D46C45" w:rsidP="00300FD9">
      <w:pPr>
        <w:spacing w:line="26" w:lineRule="atLeast"/>
        <w:ind w:firstLine="709"/>
        <w:jc w:val="center"/>
        <w:rPr>
          <w:rFonts w:cs="Times New Roman"/>
          <w:szCs w:val="26"/>
        </w:rPr>
      </w:pPr>
      <w:r w:rsidRPr="00300FD9">
        <w:rPr>
          <w:rFonts w:cs="Times New Roman"/>
          <w:szCs w:val="26"/>
        </w:rPr>
        <w:t>Dữ liệu sẽ được client gửi lên và webserver sẽ truy vấn và chỉnh sửa.</w:t>
      </w:r>
    </w:p>
    <w:p w:rsidR="00B2336A" w:rsidRPr="00300FD9" w:rsidRDefault="00B2336A" w:rsidP="00300FD9">
      <w:pPr>
        <w:pStyle w:val="Heading3"/>
        <w:spacing w:before="120" w:after="120" w:line="26" w:lineRule="atLeast"/>
        <w:ind w:firstLine="709"/>
        <w:jc w:val="center"/>
        <w:rPr>
          <w:rFonts w:cs="Times New Roman"/>
          <w:b w:val="0"/>
          <w:color w:val="auto"/>
          <w:szCs w:val="26"/>
        </w:rPr>
      </w:pPr>
      <w:bookmarkStart w:id="387" w:name="_Toc511914416"/>
      <w:bookmarkStart w:id="388" w:name="_Toc511914496"/>
      <w:bookmarkStart w:id="389" w:name="_Toc511919231"/>
      <w:r w:rsidRPr="00300FD9">
        <w:rPr>
          <w:rFonts w:cs="Times New Roman"/>
          <w:color w:val="auto"/>
          <w:szCs w:val="26"/>
        </w:rPr>
        <w:lastRenderedPageBreak/>
        <w:t>2.4 Tìm kiếm tài xế theo phương tiện</w:t>
      </w:r>
      <w:bookmarkEnd w:id="387"/>
      <w:bookmarkEnd w:id="388"/>
      <w:bookmarkEnd w:id="389"/>
    </w:p>
    <w:p w:rsidR="00B2336A" w:rsidRPr="00300FD9" w:rsidRDefault="00B2336A" w:rsidP="00300FD9">
      <w:pPr>
        <w:pStyle w:val="ListParagraph"/>
        <w:numPr>
          <w:ilvl w:val="0"/>
          <w:numId w:val="2"/>
        </w:numPr>
        <w:spacing w:line="26" w:lineRule="atLeast"/>
        <w:ind w:firstLine="709"/>
        <w:jc w:val="center"/>
        <w:rPr>
          <w:rFonts w:cs="Times New Roman"/>
          <w:b/>
          <w:szCs w:val="26"/>
        </w:rPr>
      </w:pPr>
      <w:r w:rsidRPr="00300FD9">
        <w:rPr>
          <w:rFonts w:cs="Times New Roman"/>
          <w:szCs w:val="26"/>
        </w:rPr>
        <w:t>Mô tả chức năng:</w:t>
      </w:r>
    </w:p>
    <w:p w:rsidR="00B2336A" w:rsidRPr="00300FD9" w:rsidRDefault="00B2336A" w:rsidP="00300FD9">
      <w:pPr>
        <w:spacing w:line="26" w:lineRule="atLeast"/>
        <w:ind w:firstLine="709"/>
        <w:jc w:val="center"/>
        <w:rPr>
          <w:rFonts w:cs="Times New Roman"/>
          <w:szCs w:val="26"/>
        </w:rPr>
      </w:pPr>
      <w:r w:rsidRPr="00300FD9">
        <w:rPr>
          <w:rFonts w:cs="Times New Roman"/>
          <w:szCs w:val="26"/>
        </w:rPr>
        <w:t>Tìm kiếm các tài xế xung quanh theo phương tiện oto hoặc xe máy.</w:t>
      </w:r>
    </w:p>
    <w:p w:rsidR="00B2336A" w:rsidRPr="00300FD9" w:rsidRDefault="00B2336A" w:rsidP="00300FD9">
      <w:pPr>
        <w:pStyle w:val="ListParagraph"/>
        <w:numPr>
          <w:ilvl w:val="0"/>
          <w:numId w:val="2"/>
        </w:numPr>
        <w:spacing w:line="26" w:lineRule="atLeast"/>
        <w:ind w:firstLine="709"/>
        <w:jc w:val="center"/>
        <w:rPr>
          <w:rFonts w:cs="Times New Roman"/>
          <w:szCs w:val="26"/>
        </w:rPr>
      </w:pPr>
      <w:r w:rsidRPr="00300FD9">
        <w:rPr>
          <w:rFonts w:cs="Times New Roman"/>
          <w:szCs w:val="26"/>
        </w:rPr>
        <w:t>Mô tả hoạt động:</w:t>
      </w:r>
    </w:p>
    <w:p w:rsidR="00B2336A" w:rsidRPr="00300FD9" w:rsidRDefault="00B2336A" w:rsidP="00300FD9">
      <w:pPr>
        <w:spacing w:line="26" w:lineRule="atLeast"/>
        <w:ind w:firstLine="709"/>
        <w:jc w:val="center"/>
        <w:rPr>
          <w:rFonts w:cs="Times New Roman"/>
          <w:szCs w:val="26"/>
        </w:rPr>
      </w:pPr>
      <w:r w:rsidRPr="00300FD9">
        <w:rPr>
          <w:rFonts w:cs="Times New Roman"/>
          <w:szCs w:val="26"/>
        </w:rPr>
        <w:t>Dữ liệu sẽ được client gửi lên và webserver sẽ truy vấn tìm kiếm các tài xế xung quanh theo phương tiện oto hoặc xe máy.</w:t>
      </w:r>
    </w:p>
    <w:p w:rsidR="00B2336A" w:rsidRPr="00300FD9" w:rsidRDefault="00B2336A" w:rsidP="00300FD9">
      <w:pPr>
        <w:spacing w:line="26" w:lineRule="atLeast"/>
        <w:ind w:firstLine="709"/>
        <w:jc w:val="center"/>
        <w:rPr>
          <w:rFonts w:cs="Times New Roman"/>
          <w:b/>
          <w:szCs w:val="26"/>
        </w:rPr>
      </w:pPr>
      <w:r w:rsidRPr="00300FD9">
        <w:rPr>
          <w:rFonts w:cs="Times New Roman"/>
          <w:b/>
          <w:szCs w:val="26"/>
        </w:rPr>
        <w:t>2.1.5 Gửi thông điệp yêu cầu từ người dùng đến tài xế</w:t>
      </w:r>
    </w:p>
    <w:p w:rsidR="00B2336A" w:rsidRPr="00300FD9" w:rsidRDefault="00B2336A" w:rsidP="00300FD9">
      <w:pPr>
        <w:pStyle w:val="ListParagraph"/>
        <w:numPr>
          <w:ilvl w:val="0"/>
          <w:numId w:val="2"/>
        </w:numPr>
        <w:spacing w:line="26" w:lineRule="atLeast"/>
        <w:ind w:firstLine="709"/>
        <w:jc w:val="center"/>
        <w:rPr>
          <w:rFonts w:cs="Times New Roman"/>
          <w:b/>
          <w:szCs w:val="26"/>
        </w:rPr>
      </w:pPr>
      <w:r w:rsidRPr="00300FD9">
        <w:rPr>
          <w:rFonts w:cs="Times New Roman"/>
          <w:szCs w:val="26"/>
        </w:rPr>
        <w:t>Mô tả chức năng:</w:t>
      </w:r>
    </w:p>
    <w:p w:rsidR="00B2336A" w:rsidRPr="00300FD9" w:rsidRDefault="00B2336A" w:rsidP="00300FD9">
      <w:pPr>
        <w:spacing w:line="26" w:lineRule="atLeast"/>
        <w:ind w:firstLine="709"/>
        <w:jc w:val="center"/>
        <w:rPr>
          <w:rFonts w:cs="Times New Roman"/>
          <w:szCs w:val="26"/>
        </w:rPr>
      </w:pPr>
      <w:r w:rsidRPr="00300FD9">
        <w:rPr>
          <w:rFonts w:cs="Times New Roman"/>
          <w:szCs w:val="26"/>
        </w:rPr>
        <w:t>Gửi lời yêu cầu giao dịch đến tài xế đã được người dùng chọn trên bản đồ.</w:t>
      </w:r>
    </w:p>
    <w:p w:rsidR="00B2336A" w:rsidRPr="00300FD9" w:rsidRDefault="00B2336A" w:rsidP="00300FD9">
      <w:pPr>
        <w:pStyle w:val="ListParagraph"/>
        <w:numPr>
          <w:ilvl w:val="0"/>
          <w:numId w:val="2"/>
        </w:numPr>
        <w:spacing w:line="26" w:lineRule="atLeast"/>
        <w:ind w:firstLine="709"/>
        <w:jc w:val="center"/>
        <w:rPr>
          <w:rFonts w:cs="Times New Roman"/>
          <w:szCs w:val="26"/>
        </w:rPr>
      </w:pPr>
      <w:r w:rsidRPr="00300FD9">
        <w:rPr>
          <w:rFonts w:cs="Times New Roman"/>
          <w:szCs w:val="26"/>
        </w:rPr>
        <w:t>Mô tả hoạt động:</w:t>
      </w:r>
    </w:p>
    <w:p w:rsidR="00B2336A" w:rsidRPr="00300FD9" w:rsidRDefault="00B2336A" w:rsidP="00300FD9">
      <w:pPr>
        <w:spacing w:line="26" w:lineRule="atLeast"/>
        <w:ind w:firstLine="709"/>
        <w:jc w:val="center"/>
        <w:rPr>
          <w:rFonts w:cs="Times New Roman"/>
          <w:szCs w:val="26"/>
        </w:rPr>
      </w:pPr>
      <w:r w:rsidRPr="00300FD9">
        <w:rPr>
          <w:rFonts w:cs="Times New Roman"/>
          <w:szCs w:val="26"/>
        </w:rPr>
        <w:t>Người dùng chọn tài xế để giao dịch sẽ gửi yêu cầu chứa thông tin của mình là số điện thoại và lời nhắn đế tài xế đã chọn trên bản đồ.</w:t>
      </w:r>
    </w:p>
    <w:p w:rsidR="00C67697" w:rsidRPr="00300FD9" w:rsidRDefault="00441F4F" w:rsidP="00300FD9">
      <w:pPr>
        <w:pStyle w:val="Heading2"/>
        <w:spacing w:before="120" w:after="120" w:line="26" w:lineRule="atLeast"/>
        <w:ind w:firstLine="709"/>
        <w:jc w:val="center"/>
        <w:rPr>
          <w:rFonts w:cs="Times New Roman"/>
          <w:color w:val="auto"/>
          <w:sz w:val="32"/>
          <w:szCs w:val="32"/>
          <w:rPrChange w:id="390" w:author="D" w:date="2018-04-19T15:16:00Z">
            <w:rPr>
              <w:rFonts w:cs="Times New Roman"/>
              <w:b w:val="0"/>
              <w:color w:val="auto"/>
            </w:rPr>
          </w:rPrChange>
        </w:rPr>
      </w:pPr>
      <w:bookmarkStart w:id="391" w:name="_Toc507842849"/>
      <w:bookmarkStart w:id="392" w:name="_Toc511914417"/>
      <w:bookmarkStart w:id="393" w:name="_Toc511914497"/>
      <w:bookmarkStart w:id="394" w:name="_Toc511919232"/>
      <w:r w:rsidRPr="00300FD9">
        <w:rPr>
          <w:rFonts w:cs="Times New Roman"/>
          <w:b w:val="0"/>
          <w:noProof/>
          <w:color w:val="auto"/>
          <w:sz w:val="32"/>
          <w:szCs w:val="32"/>
          <w:lang w:eastAsia="en-US"/>
        </w:rPr>
        <w:drawing>
          <wp:anchor distT="0" distB="0" distL="114300" distR="114300" simplePos="0" relativeHeight="251668480" behindDoc="0" locked="0" layoutInCell="1" allowOverlap="1" wp14:anchorId="6C2F3C50" wp14:editId="6B29B495">
            <wp:simplePos x="0" y="0"/>
            <wp:positionH relativeFrom="column">
              <wp:posOffset>33721</wp:posOffset>
            </wp:positionH>
            <wp:positionV relativeFrom="paragraph">
              <wp:posOffset>355485</wp:posOffset>
            </wp:positionV>
            <wp:extent cx="5734050" cy="4162425"/>
            <wp:effectExtent l="0" t="0" r="0" b="9525"/>
            <wp:wrapTopAndBottom/>
            <wp:docPr id="13"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4050" cy="4162425"/>
                    </a:xfrm>
                    <a:prstGeom prst="rect">
                      <a:avLst/>
                    </a:prstGeom>
                    <a:noFill/>
                    <a:ln>
                      <a:noFill/>
                    </a:ln>
                  </pic:spPr>
                </pic:pic>
              </a:graphicData>
            </a:graphic>
          </wp:anchor>
        </w:drawing>
      </w:r>
      <w:r w:rsidR="00C67697" w:rsidRPr="00300FD9">
        <w:rPr>
          <w:rFonts w:cs="Times New Roman"/>
          <w:color w:val="auto"/>
          <w:sz w:val="32"/>
          <w:szCs w:val="32"/>
        </w:rPr>
        <w:t>3</w:t>
      </w:r>
      <w:r w:rsidR="003E1187" w:rsidRPr="00300FD9">
        <w:rPr>
          <w:rFonts w:cs="Times New Roman"/>
          <w:color w:val="auto"/>
          <w:sz w:val="32"/>
          <w:szCs w:val="32"/>
        </w:rPr>
        <w:t>. B</w:t>
      </w:r>
      <w:r w:rsidR="00C67697" w:rsidRPr="00300FD9">
        <w:rPr>
          <w:rFonts w:cs="Times New Roman"/>
          <w:color w:val="auto"/>
          <w:sz w:val="32"/>
          <w:szCs w:val="32"/>
        </w:rPr>
        <w:t>iểu đồ hệ thống</w:t>
      </w:r>
      <w:bookmarkEnd w:id="391"/>
      <w:bookmarkEnd w:id="392"/>
      <w:bookmarkEnd w:id="393"/>
      <w:bookmarkEnd w:id="394"/>
    </w:p>
    <w:p w:rsidR="00B2336A" w:rsidRPr="00300FD9" w:rsidRDefault="00B2336A" w:rsidP="00300FD9">
      <w:pPr>
        <w:spacing w:line="26" w:lineRule="atLeast"/>
        <w:ind w:firstLine="709"/>
        <w:jc w:val="center"/>
        <w:rPr>
          <w:rFonts w:cs="Times New Roman"/>
          <w:b/>
          <w:sz w:val="32"/>
          <w:szCs w:val="32"/>
        </w:rPr>
      </w:pPr>
    </w:p>
    <w:p w:rsidR="00C67697" w:rsidRPr="00300FD9" w:rsidRDefault="00C67697" w:rsidP="00300FD9">
      <w:pPr>
        <w:pStyle w:val="Heading3"/>
        <w:spacing w:before="120" w:after="120" w:line="26" w:lineRule="atLeast"/>
        <w:ind w:firstLine="709"/>
        <w:jc w:val="center"/>
        <w:rPr>
          <w:rFonts w:cs="Times New Roman"/>
          <w:b w:val="0"/>
          <w:color w:val="auto"/>
          <w:sz w:val="32"/>
          <w:szCs w:val="32"/>
        </w:rPr>
      </w:pPr>
      <w:bookmarkStart w:id="395" w:name="_Toc507843621"/>
      <w:bookmarkStart w:id="396" w:name="_Toc507846437"/>
      <w:bookmarkStart w:id="397" w:name="_Toc511914418"/>
      <w:bookmarkStart w:id="398" w:name="_Toc511914498"/>
      <w:bookmarkStart w:id="399" w:name="_Toc511919233"/>
      <w:r w:rsidRPr="00300FD9">
        <w:rPr>
          <w:rFonts w:cs="Times New Roman"/>
          <w:color w:val="auto"/>
          <w:sz w:val="32"/>
          <w:szCs w:val="32"/>
        </w:rPr>
        <w:lastRenderedPageBreak/>
        <w:t>3.2</w:t>
      </w:r>
      <w:r w:rsidR="002B0824" w:rsidRPr="00300FD9">
        <w:rPr>
          <w:rFonts w:cs="Times New Roman"/>
          <w:color w:val="auto"/>
          <w:sz w:val="32"/>
          <w:szCs w:val="32"/>
        </w:rPr>
        <w:t>.</w:t>
      </w:r>
      <w:r w:rsidRPr="00300FD9">
        <w:rPr>
          <w:rFonts w:cs="Times New Roman"/>
          <w:color w:val="auto"/>
          <w:sz w:val="32"/>
          <w:szCs w:val="32"/>
        </w:rPr>
        <w:t xml:space="preserve"> </w:t>
      </w:r>
      <w:r w:rsidR="002B0824" w:rsidRPr="00300FD9">
        <w:rPr>
          <w:rFonts w:cs="Times New Roman"/>
          <w:color w:val="auto"/>
          <w:sz w:val="32"/>
          <w:szCs w:val="32"/>
        </w:rPr>
        <w:t>Client Android tích thiết kế hướng đối tượng</w:t>
      </w:r>
      <w:bookmarkEnd w:id="395"/>
      <w:bookmarkEnd w:id="396"/>
      <w:bookmarkEnd w:id="397"/>
      <w:bookmarkEnd w:id="398"/>
      <w:bookmarkEnd w:id="399"/>
    </w:p>
    <w:p w:rsidR="00B2336A" w:rsidRPr="00300FD9" w:rsidRDefault="00B2336A" w:rsidP="00300FD9">
      <w:pPr>
        <w:spacing w:line="26" w:lineRule="atLeast"/>
        <w:ind w:firstLine="709"/>
        <w:jc w:val="center"/>
        <w:rPr>
          <w:rFonts w:cs="Times New Roman"/>
          <w:b/>
          <w:sz w:val="32"/>
          <w:szCs w:val="32"/>
        </w:rPr>
      </w:pPr>
    </w:p>
    <w:p w:rsidR="00B2336A" w:rsidRPr="00300FD9" w:rsidRDefault="00B2336A" w:rsidP="00300FD9">
      <w:pPr>
        <w:spacing w:line="26" w:lineRule="atLeast"/>
        <w:ind w:firstLine="709"/>
        <w:jc w:val="center"/>
        <w:rPr>
          <w:rFonts w:cs="Times New Roman"/>
          <w:b/>
          <w:sz w:val="32"/>
          <w:szCs w:val="32"/>
        </w:rPr>
      </w:pPr>
    </w:p>
    <w:p w:rsidR="00B2336A" w:rsidRPr="00300FD9" w:rsidRDefault="00B2336A" w:rsidP="00300FD9">
      <w:pPr>
        <w:spacing w:line="26" w:lineRule="atLeast"/>
        <w:ind w:firstLine="709"/>
        <w:jc w:val="center"/>
        <w:rPr>
          <w:rFonts w:cs="Times New Roman"/>
          <w:b/>
          <w:sz w:val="32"/>
          <w:szCs w:val="32"/>
        </w:rPr>
      </w:pPr>
    </w:p>
    <w:p w:rsidR="00B2336A" w:rsidRPr="00300FD9" w:rsidRDefault="00B2336A" w:rsidP="00300FD9">
      <w:pPr>
        <w:spacing w:line="26" w:lineRule="atLeast"/>
        <w:ind w:firstLine="709"/>
        <w:jc w:val="center"/>
        <w:rPr>
          <w:rFonts w:cs="Times New Roman"/>
          <w:b/>
          <w:sz w:val="32"/>
          <w:szCs w:val="32"/>
        </w:rPr>
      </w:pPr>
    </w:p>
    <w:p w:rsidR="00B2336A" w:rsidRPr="00300FD9" w:rsidRDefault="00B2336A" w:rsidP="00300FD9">
      <w:pPr>
        <w:spacing w:line="26" w:lineRule="atLeast"/>
        <w:ind w:firstLine="709"/>
        <w:jc w:val="center"/>
        <w:rPr>
          <w:rFonts w:cs="Times New Roman"/>
          <w:b/>
          <w:sz w:val="32"/>
          <w:szCs w:val="32"/>
        </w:rPr>
      </w:pPr>
    </w:p>
    <w:p w:rsidR="00B2336A" w:rsidRPr="00300FD9" w:rsidRDefault="00B2336A" w:rsidP="00300FD9">
      <w:pPr>
        <w:spacing w:line="26" w:lineRule="atLeast"/>
        <w:ind w:firstLine="709"/>
        <w:jc w:val="center"/>
        <w:rPr>
          <w:rFonts w:cs="Times New Roman"/>
          <w:b/>
          <w:sz w:val="32"/>
          <w:szCs w:val="32"/>
        </w:rPr>
      </w:pPr>
    </w:p>
    <w:p w:rsidR="00B2336A" w:rsidRPr="00300FD9" w:rsidRDefault="00B2336A" w:rsidP="00300FD9">
      <w:pPr>
        <w:spacing w:line="26" w:lineRule="atLeast"/>
        <w:ind w:firstLine="709"/>
        <w:jc w:val="center"/>
        <w:rPr>
          <w:rFonts w:cs="Times New Roman"/>
          <w:b/>
          <w:sz w:val="32"/>
          <w:szCs w:val="32"/>
        </w:rPr>
      </w:pPr>
    </w:p>
    <w:p w:rsidR="00B2336A" w:rsidRPr="00300FD9" w:rsidRDefault="00B2336A" w:rsidP="00300FD9">
      <w:pPr>
        <w:spacing w:line="26" w:lineRule="atLeast"/>
        <w:ind w:firstLine="709"/>
        <w:jc w:val="center"/>
        <w:rPr>
          <w:rFonts w:cs="Times New Roman"/>
          <w:b/>
          <w:sz w:val="32"/>
          <w:szCs w:val="32"/>
        </w:rPr>
      </w:pPr>
    </w:p>
    <w:p w:rsidR="00B2336A" w:rsidRPr="00300FD9" w:rsidRDefault="00B2336A" w:rsidP="00300FD9">
      <w:pPr>
        <w:spacing w:line="26" w:lineRule="atLeast"/>
        <w:ind w:firstLine="709"/>
        <w:jc w:val="center"/>
        <w:rPr>
          <w:rFonts w:cs="Times New Roman"/>
          <w:b/>
          <w:sz w:val="32"/>
          <w:szCs w:val="32"/>
        </w:rPr>
      </w:pPr>
    </w:p>
    <w:p w:rsidR="00B2336A" w:rsidRPr="00300FD9" w:rsidRDefault="00B2336A" w:rsidP="00300FD9">
      <w:pPr>
        <w:spacing w:line="26" w:lineRule="atLeast"/>
        <w:ind w:firstLine="709"/>
        <w:jc w:val="center"/>
        <w:rPr>
          <w:rFonts w:cs="Times New Roman"/>
          <w:b/>
          <w:sz w:val="32"/>
          <w:szCs w:val="32"/>
        </w:rPr>
      </w:pPr>
    </w:p>
    <w:p w:rsidR="00C67697" w:rsidRPr="00300FD9" w:rsidRDefault="002B0824" w:rsidP="00300FD9">
      <w:pPr>
        <w:pStyle w:val="Heading2"/>
        <w:spacing w:before="120" w:after="120" w:line="26" w:lineRule="atLeast"/>
        <w:ind w:firstLine="709"/>
        <w:jc w:val="center"/>
        <w:rPr>
          <w:rFonts w:eastAsiaTheme="minorEastAsia" w:cs="Times New Roman"/>
          <w:bCs w:val="0"/>
          <w:color w:val="auto"/>
          <w:sz w:val="32"/>
          <w:szCs w:val="32"/>
        </w:rPr>
      </w:pPr>
      <w:bookmarkStart w:id="400" w:name="_Toc507842850"/>
      <w:bookmarkStart w:id="401" w:name="_Toc511914419"/>
      <w:bookmarkStart w:id="402" w:name="_Toc511914499"/>
      <w:bookmarkStart w:id="403" w:name="_Toc511919234"/>
      <w:r w:rsidRPr="00300FD9">
        <w:rPr>
          <w:rFonts w:cs="Times New Roman"/>
          <w:color w:val="auto"/>
          <w:sz w:val="32"/>
          <w:szCs w:val="32"/>
        </w:rPr>
        <w:t>4. Cơ sở dữ liệu webservice</w:t>
      </w:r>
      <w:bookmarkEnd w:id="400"/>
      <w:bookmarkEnd w:id="401"/>
      <w:bookmarkEnd w:id="402"/>
      <w:bookmarkEnd w:id="403"/>
    </w:p>
    <w:p w:rsidR="00187151" w:rsidRPr="00300FD9" w:rsidRDefault="005C5F4F" w:rsidP="00300FD9">
      <w:pPr>
        <w:spacing w:line="26" w:lineRule="atLeast"/>
        <w:ind w:firstLine="709"/>
        <w:jc w:val="center"/>
        <w:rPr>
          <w:rFonts w:cs="Times New Roman"/>
          <w:b/>
          <w:sz w:val="32"/>
          <w:szCs w:val="32"/>
        </w:rPr>
      </w:pPr>
      <w:r w:rsidRPr="00300FD9">
        <w:rPr>
          <w:rFonts w:cs="Times New Roman"/>
          <w:b/>
          <w:sz w:val="32"/>
          <w:szCs w:val="32"/>
        </w:rPr>
        <w:t>2.2.2. Ứng dụng nodejs vào trong sản phẩm</w:t>
      </w:r>
    </w:p>
    <w:p w:rsidR="005C5F4F" w:rsidRPr="00300FD9" w:rsidRDefault="005C5F4F" w:rsidP="00300FD9">
      <w:pPr>
        <w:spacing w:line="26" w:lineRule="atLeast"/>
        <w:ind w:firstLine="709"/>
        <w:jc w:val="center"/>
        <w:rPr>
          <w:rFonts w:cs="Times New Roman"/>
          <w:sz w:val="32"/>
          <w:szCs w:val="32"/>
        </w:rPr>
      </w:pPr>
      <w:r w:rsidRPr="00300FD9">
        <w:rPr>
          <w:rFonts w:cs="Times New Roman"/>
          <w:sz w:val="32"/>
          <w:szCs w:val="32"/>
        </w:rPr>
        <w:t>-Mục đích chính để làm quản trị của ứng dụng với chức năng chính đơn giản chỉ là thêm dữ liệu từ web lên server firebase việc này đươc sử dụng nhanh hơn rất nhiều là nhập bằng tay khi data admin node được upload lên thì trên client cũng sẽ nhận được data đó tức thì</w:t>
      </w:r>
    </w:p>
    <w:p w:rsidR="005C5F4F" w:rsidRPr="00300FD9" w:rsidRDefault="005C5F4F" w:rsidP="00300FD9">
      <w:pPr>
        <w:spacing w:line="26" w:lineRule="atLeast"/>
        <w:ind w:firstLine="709"/>
        <w:jc w:val="center"/>
        <w:rPr>
          <w:rFonts w:cs="Times New Roman"/>
          <w:sz w:val="32"/>
          <w:szCs w:val="32"/>
        </w:rPr>
      </w:pPr>
    </w:p>
    <w:p w:rsidR="005C5F4F" w:rsidRPr="00300FD9" w:rsidRDefault="005C5F4F" w:rsidP="00300FD9">
      <w:pPr>
        <w:spacing w:line="26" w:lineRule="atLeast"/>
        <w:ind w:firstLine="709"/>
        <w:jc w:val="center"/>
        <w:rPr>
          <w:rFonts w:cs="Times New Roman"/>
          <w:sz w:val="32"/>
          <w:szCs w:val="32"/>
        </w:rPr>
      </w:pPr>
      <w:r w:rsidRPr="00300FD9">
        <w:rPr>
          <w:rFonts w:cs="Times New Roman"/>
          <w:sz w:val="32"/>
          <w:szCs w:val="32"/>
        </w:rPr>
        <w:t>-Code chính</w:t>
      </w:r>
    </w:p>
    <w:p w:rsidR="005C5F4F" w:rsidRPr="00300FD9" w:rsidRDefault="005C5F4F" w:rsidP="00300FD9">
      <w:pPr>
        <w:spacing w:line="26" w:lineRule="atLeast"/>
        <w:ind w:firstLine="709"/>
        <w:jc w:val="center"/>
        <w:rPr>
          <w:rFonts w:cs="Times New Roman"/>
          <w:sz w:val="32"/>
          <w:szCs w:val="32"/>
        </w:rPr>
      </w:pPr>
      <w:r w:rsidRPr="00300FD9">
        <w:rPr>
          <w:rFonts w:cs="Times New Roman"/>
          <w:sz w:val="32"/>
          <w:szCs w:val="32"/>
        </w:rPr>
        <w:t>// Initialize</w:t>
      </w:r>
    </w:p>
    <w:p w:rsidR="005C5F4F" w:rsidRPr="00300FD9" w:rsidRDefault="005C5F4F" w:rsidP="00300FD9">
      <w:pPr>
        <w:spacing w:line="26" w:lineRule="atLeast"/>
        <w:ind w:firstLine="709"/>
        <w:jc w:val="center"/>
        <w:rPr>
          <w:rFonts w:cs="Times New Roman"/>
          <w:sz w:val="32"/>
          <w:szCs w:val="32"/>
        </w:rPr>
      </w:pPr>
      <w:r w:rsidRPr="00300FD9">
        <w:rPr>
          <w:rFonts w:cs="Times New Roman"/>
          <w:sz w:val="32"/>
          <w:szCs w:val="32"/>
        </w:rPr>
        <w:t>firebase.initializeApp({</w:t>
      </w:r>
    </w:p>
    <w:p w:rsidR="005C5F4F" w:rsidRPr="00300FD9" w:rsidRDefault="005C5F4F" w:rsidP="00300FD9">
      <w:pPr>
        <w:spacing w:line="26" w:lineRule="atLeast"/>
        <w:ind w:firstLine="709"/>
        <w:jc w:val="center"/>
        <w:rPr>
          <w:rFonts w:cs="Times New Roman"/>
          <w:sz w:val="32"/>
          <w:szCs w:val="32"/>
        </w:rPr>
      </w:pPr>
      <w:r w:rsidRPr="00300FD9">
        <w:rPr>
          <w:rFonts w:cs="Times New Roman"/>
          <w:sz w:val="32"/>
          <w:szCs w:val="32"/>
        </w:rPr>
        <w:t>credential: firebase.credential.cert(serviceAccount),</w:t>
      </w:r>
    </w:p>
    <w:p w:rsidR="005C5F4F" w:rsidRPr="00300FD9" w:rsidRDefault="005C5F4F" w:rsidP="00300FD9">
      <w:pPr>
        <w:spacing w:line="26" w:lineRule="atLeast"/>
        <w:ind w:firstLine="709"/>
        <w:jc w:val="center"/>
        <w:rPr>
          <w:rFonts w:cs="Times New Roman"/>
          <w:sz w:val="32"/>
          <w:szCs w:val="32"/>
        </w:rPr>
      </w:pPr>
      <w:r w:rsidRPr="00300FD9">
        <w:rPr>
          <w:rFonts w:cs="Times New Roman"/>
          <w:sz w:val="32"/>
          <w:szCs w:val="32"/>
        </w:rPr>
        <w:t>databaseURL:config.URL</w:t>
      </w:r>
    </w:p>
    <w:p w:rsidR="005C5F4F" w:rsidRPr="00300FD9" w:rsidRDefault="005C5F4F" w:rsidP="00300FD9">
      <w:pPr>
        <w:spacing w:line="26" w:lineRule="atLeast"/>
        <w:ind w:firstLine="709"/>
        <w:jc w:val="center"/>
        <w:rPr>
          <w:rFonts w:cs="Times New Roman"/>
          <w:sz w:val="32"/>
          <w:szCs w:val="32"/>
        </w:rPr>
      </w:pPr>
      <w:r w:rsidRPr="00300FD9">
        <w:rPr>
          <w:rFonts w:cs="Times New Roman"/>
          <w:sz w:val="32"/>
          <w:szCs w:val="32"/>
        </w:rPr>
        <w:t>});</w:t>
      </w:r>
    </w:p>
    <w:p w:rsidR="005C5F4F" w:rsidRPr="00300FD9" w:rsidRDefault="005C5F4F" w:rsidP="00300FD9">
      <w:pPr>
        <w:spacing w:line="26" w:lineRule="atLeast"/>
        <w:ind w:firstLine="709"/>
        <w:jc w:val="center"/>
        <w:rPr>
          <w:rFonts w:cs="Times New Roman"/>
          <w:sz w:val="32"/>
          <w:szCs w:val="32"/>
        </w:rPr>
      </w:pPr>
    </w:p>
    <w:p w:rsidR="005C5F4F" w:rsidRPr="00300FD9" w:rsidRDefault="005C5F4F" w:rsidP="00300FD9">
      <w:pPr>
        <w:spacing w:line="26" w:lineRule="atLeast"/>
        <w:ind w:firstLine="709"/>
        <w:jc w:val="center"/>
        <w:rPr>
          <w:rFonts w:cs="Times New Roman"/>
          <w:sz w:val="32"/>
          <w:szCs w:val="32"/>
        </w:rPr>
      </w:pPr>
      <w:r w:rsidRPr="00300FD9">
        <w:rPr>
          <w:rFonts w:cs="Times New Roman"/>
          <w:sz w:val="32"/>
          <w:szCs w:val="32"/>
        </w:rPr>
        <w:t>//var test=ref.child("test");</w:t>
      </w:r>
    </w:p>
    <w:p w:rsidR="005C5F4F" w:rsidRPr="00300FD9" w:rsidRDefault="005C5F4F" w:rsidP="00300FD9">
      <w:pPr>
        <w:spacing w:line="26" w:lineRule="atLeast"/>
        <w:ind w:firstLine="709"/>
        <w:jc w:val="center"/>
        <w:rPr>
          <w:rFonts w:cs="Times New Roman"/>
          <w:sz w:val="32"/>
          <w:szCs w:val="32"/>
        </w:rPr>
      </w:pPr>
    </w:p>
    <w:p w:rsidR="005C5F4F" w:rsidRPr="00300FD9" w:rsidRDefault="005C5F4F" w:rsidP="00300FD9">
      <w:pPr>
        <w:spacing w:line="26" w:lineRule="atLeast"/>
        <w:ind w:firstLine="709"/>
        <w:jc w:val="center"/>
        <w:rPr>
          <w:rFonts w:cs="Times New Roman"/>
          <w:sz w:val="32"/>
          <w:szCs w:val="32"/>
        </w:rPr>
      </w:pPr>
      <w:r w:rsidRPr="00300FD9">
        <w:rPr>
          <w:rFonts w:cs="Times New Roman"/>
          <w:sz w:val="32"/>
          <w:szCs w:val="32"/>
        </w:rPr>
        <w:t>app.get("/index.html", function (rep, res) {</w:t>
      </w:r>
    </w:p>
    <w:p w:rsidR="005C5F4F" w:rsidRPr="00300FD9" w:rsidRDefault="005C5F4F" w:rsidP="00300FD9">
      <w:pPr>
        <w:spacing w:line="26" w:lineRule="atLeast"/>
        <w:ind w:firstLine="709"/>
        <w:jc w:val="center"/>
        <w:rPr>
          <w:rFonts w:cs="Times New Roman"/>
          <w:sz w:val="32"/>
          <w:szCs w:val="32"/>
        </w:rPr>
      </w:pPr>
      <w:r w:rsidRPr="00300FD9">
        <w:rPr>
          <w:rFonts w:cs="Times New Roman"/>
          <w:sz w:val="32"/>
          <w:szCs w:val="32"/>
        </w:rPr>
        <w:t>res.sendFile(__dirname + "/" + "index.html");</w:t>
      </w:r>
    </w:p>
    <w:p w:rsidR="005C5F4F" w:rsidRPr="00300FD9" w:rsidRDefault="005C5F4F" w:rsidP="00300FD9">
      <w:pPr>
        <w:spacing w:line="26" w:lineRule="atLeast"/>
        <w:ind w:firstLine="709"/>
        <w:jc w:val="center"/>
        <w:rPr>
          <w:rFonts w:cs="Times New Roman"/>
          <w:sz w:val="32"/>
          <w:szCs w:val="32"/>
        </w:rPr>
      </w:pPr>
      <w:r w:rsidRPr="00300FD9">
        <w:rPr>
          <w:rFonts w:cs="Times New Roman"/>
          <w:sz w:val="32"/>
          <w:szCs w:val="32"/>
        </w:rPr>
        <w:t>})</w:t>
      </w:r>
    </w:p>
    <w:p w:rsidR="005C5F4F" w:rsidRPr="00300FD9" w:rsidRDefault="005C5F4F" w:rsidP="00300FD9">
      <w:pPr>
        <w:spacing w:line="26" w:lineRule="atLeast"/>
        <w:ind w:firstLine="709"/>
        <w:jc w:val="center"/>
        <w:rPr>
          <w:rFonts w:cs="Times New Roman"/>
          <w:sz w:val="32"/>
          <w:szCs w:val="32"/>
        </w:rPr>
      </w:pPr>
    </w:p>
    <w:p w:rsidR="005C5F4F" w:rsidRPr="00300FD9" w:rsidRDefault="005C5F4F" w:rsidP="00300FD9">
      <w:pPr>
        <w:spacing w:line="26" w:lineRule="atLeast"/>
        <w:ind w:firstLine="709"/>
        <w:jc w:val="center"/>
        <w:rPr>
          <w:rFonts w:cs="Times New Roman"/>
          <w:sz w:val="32"/>
          <w:szCs w:val="32"/>
        </w:rPr>
      </w:pPr>
      <w:r w:rsidRPr="00300FD9">
        <w:rPr>
          <w:rFonts w:cs="Times New Roman"/>
          <w:sz w:val="32"/>
          <w:szCs w:val="32"/>
        </w:rPr>
        <w:t>app.post('/post_data', urlencodedParser, function (req, res) {</w:t>
      </w:r>
    </w:p>
    <w:p w:rsidR="005C5F4F" w:rsidRPr="00300FD9" w:rsidRDefault="005C5F4F" w:rsidP="00300FD9">
      <w:pPr>
        <w:spacing w:line="26" w:lineRule="atLeast"/>
        <w:ind w:firstLine="709"/>
        <w:jc w:val="center"/>
        <w:rPr>
          <w:rFonts w:cs="Times New Roman"/>
          <w:sz w:val="32"/>
          <w:szCs w:val="32"/>
        </w:rPr>
      </w:pPr>
      <w:r w:rsidRPr="00300FD9">
        <w:rPr>
          <w:rFonts w:cs="Times New Roman"/>
          <w:sz w:val="32"/>
          <w:szCs w:val="32"/>
        </w:rPr>
        <w:t>try {</w:t>
      </w:r>
    </w:p>
    <w:p w:rsidR="005C5F4F" w:rsidRPr="00300FD9" w:rsidRDefault="005C5F4F" w:rsidP="00300FD9">
      <w:pPr>
        <w:spacing w:line="26" w:lineRule="atLeast"/>
        <w:ind w:firstLine="709"/>
        <w:jc w:val="center"/>
        <w:rPr>
          <w:rFonts w:cs="Times New Roman"/>
          <w:sz w:val="32"/>
          <w:szCs w:val="32"/>
        </w:rPr>
      </w:pPr>
      <w:r w:rsidRPr="00300FD9">
        <w:rPr>
          <w:rFonts w:cs="Times New Roman"/>
          <w:sz w:val="32"/>
          <w:szCs w:val="32"/>
        </w:rPr>
        <w:t>var ref = firebase.database</w:t>
      </w:r>
      <w:r w:rsidR="007B4EAB" w:rsidRPr="00300FD9">
        <w:rPr>
          <w:rFonts w:cs="Times New Roman"/>
          <w:sz w:val="32"/>
          <w:szCs w:val="32"/>
        </w:rPr>
        <w:t xml:space="preserve">(): </w:t>
      </w:r>
      <w:r w:rsidRPr="00300FD9">
        <w:rPr>
          <w:rFonts w:cs="Times New Roman"/>
          <w:sz w:val="32"/>
          <w:szCs w:val="32"/>
        </w:rPr>
        <w:t>.ref( req.body.choice);</w:t>
      </w:r>
    </w:p>
    <w:p w:rsidR="005C5F4F" w:rsidRPr="00300FD9" w:rsidRDefault="005C5F4F" w:rsidP="00300FD9">
      <w:pPr>
        <w:spacing w:line="26" w:lineRule="atLeast"/>
        <w:ind w:firstLine="709"/>
        <w:jc w:val="center"/>
        <w:rPr>
          <w:rFonts w:cs="Times New Roman"/>
          <w:sz w:val="32"/>
          <w:szCs w:val="32"/>
        </w:rPr>
      </w:pPr>
      <w:r w:rsidRPr="00300FD9">
        <w:rPr>
          <w:rFonts w:cs="Times New Roman"/>
          <w:sz w:val="32"/>
          <w:szCs w:val="32"/>
        </w:rPr>
        <w:t>var move = new Move(req.body.actor, req.body.name, req.body.thumbi_move);</w:t>
      </w:r>
    </w:p>
    <w:p w:rsidR="005C5F4F" w:rsidRPr="00300FD9" w:rsidRDefault="005C5F4F" w:rsidP="00300FD9">
      <w:pPr>
        <w:spacing w:line="26" w:lineRule="atLeast"/>
        <w:ind w:firstLine="709"/>
        <w:jc w:val="center"/>
        <w:rPr>
          <w:rFonts w:cs="Times New Roman"/>
          <w:sz w:val="32"/>
          <w:szCs w:val="32"/>
        </w:rPr>
      </w:pPr>
      <w:r w:rsidRPr="00300FD9">
        <w:rPr>
          <w:rFonts w:cs="Times New Roman"/>
          <w:sz w:val="32"/>
          <w:szCs w:val="32"/>
        </w:rPr>
        <w:t>ref.push(</w:t>
      </w:r>
    </w:p>
    <w:p w:rsidR="005C5F4F" w:rsidRPr="00300FD9" w:rsidRDefault="005C5F4F" w:rsidP="00300FD9">
      <w:pPr>
        <w:spacing w:line="26" w:lineRule="atLeast"/>
        <w:ind w:firstLine="709"/>
        <w:jc w:val="center"/>
        <w:rPr>
          <w:rFonts w:cs="Times New Roman"/>
          <w:sz w:val="32"/>
          <w:szCs w:val="32"/>
        </w:rPr>
      </w:pPr>
      <w:r w:rsidRPr="00300FD9">
        <w:rPr>
          <w:rFonts w:cs="Times New Roman"/>
          <w:sz w:val="32"/>
          <w:szCs w:val="32"/>
        </w:rPr>
        <w:t>move</w:t>
      </w:r>
    </w:p>
    <w:p w:rsidR="005C5F4F" w:rsidRPr="00300FD9" w:rsidRDefault="005C5F4F" w:rsidP="00300FD9">
      <w:pPr>
        <w:spacing w:line="26" w:lineRule="atLeast"/>
        <w:ind w:firstLine="709"/>
        <w:jc w:val="center"/>
        <w:rPr>
          <w:rFonts w:cs="Times New Roman"/>
          <w:sz w:val="32"/>
          <w:szCs w:val="32"/>
        </w:rPr>
      </w:pPr>
      <w:r w:rsidRPr="00300FD9">
        <w:rPr>
          <w:rFonts w:cs="Times New Roman"/>
          <w:sz w:val="32"/>
          <w:szCs w:val="32"/>
        </w:rPr>
        <w:t>);</w:t>
      </w:r>
    </w:p>
    <w:p w:rsidR="005C5F4F" w:rsidRPr="00300FD9" w:rsidRDefault="005C5F4F" w:rsidP="00300FD9">
      <w:pPr>
        <w:spacing w:line="26" w:lineRule="atLeast"/>
        <w:ind w:firstLine="709"/>
        <w:jc w:val="center"/>
        <w:rPr>
          <w:rFonts w:cs="Times New Roman"/>
          <w:sz w:val="32"/>
          <w:szCs w:val="32"/>
        </w:rPr>
      </w:pPr>
      <w:r w:rsidRPr="00300FD9">
        <w:rPr>
          <w:rFonts w:cs="Times New Roman"/>
          <w:sz w:val="32"/>
          <w:szCs w:val="32"/>
        </w:rPr>
        <w:t>console.log('Thêm thành công node %s \nData=%j',req.body.choice,move)</w:t>
      </w:r>
    </w:p>
    <w:p w:rsidR="005C5F4F" w:rsidRPr="00300FD9" w:rsidRDefault="005C5F4F" w:rsidP="00300FD9">
      <w:pPr>
        <w:spacing w:line="26" w:lineRule="atLeast"/>
        <w:ind w:firstLine="709"/>
        <w:jc w:val="center"/>
        <w:rPr>
          <w:rFonts w:cs="Times New Roman"/>
          <w:sz w:val="32"/>
          <w:szCs w:val="32"/>
        </w:rPr>
      </w:pPr>
      <w:r w:rsidRPr="00300FD9">
        <w:rPr>
          <w:rFonts w:cs="Times New Roman"/>
          <w:sz w:val="32"/>
          <w:szCs w:val="32"/>
        </w:rPr>
        <w:t>}</w:t>
      </w:r>
    </w:p>
    <w:p w:rsidR="005C5F4F" w:rsidRPr="00300FD9" w:rsidRDefault="005C5F4F" w:rsidP="00300FD9">
      <w:pPr>
        <w:spacing w:line="26" w:lineRule="atLeast"/>
        <w:ind w:firstLine="709"/>
        <w:jc w:val="center"/>
        <w:rPr>
          <w:rFonts w:cs="Times New Roman"/>
          <w:sz w:val="32"/>
          <w:szCs w:val="32"/>
        </w:rPr>
      </w:pPr>
      <w:r w:rsidRPr="00300FD9">
        <w:rPr>
          <w:rFonts w:cs="Times New Roman"/>
          <w:sz w:val="32"/>
          <w:szCs w:val="32"/>
        </w:rPr>
        <w:t>catch (e){</w:t>
      </w:r>
    </w:p>
    <w:p w:rsidR="005C5F4F" w:rsidRPr="00300FD9" w:rsidRDefault="005C5F4F" w:rsidP="00300FD9">
      <w:pPr>
        <w:spacing w:line="26" w:lineRule="atLeast"/>
        <w:ind w:firstLine="709"/>
        <w:jc w:val="center"/>
        <w:rPr>
          <w:rFonts w:cs="Times New Roman"/>
          <w:sz w:val="32"/>
          <w:szCs w:val="32"/>
        </w:rPr>
      </w:pPr>
      <w:r w:rsidRPr="00300FD9">
        <w:rPr>
          <w:rFonts w:cs="Times New Roman"/>
          <w:sz w:val="32"/>
          <w:szCs w:val="32"/>
        </w:rPr>
        <w:t>console.log('err'+e)</w:t>
      </w:r>
    </w:p>
    <w:p w:rsidR="005C5F4F" w:rsidRPr="00300FD9" w:rsidRDefault="005C5F4F" w:rsidP="00300FD9">
      <w:pPr>
        <w:spacing w:line="26" w:lineRule="atLeast"/>
        <w:ind w:firstLine="709"/>
        <w:jc w:val="center"/>
        <w:rPr>
          <w:rFonts w:cs="Times New Roman"/>
          <w:sz w:val="32"/>
          <w:szCs w:val="32"/>
        </w:rPr>
      </w:pPr>
      <w:r w:rsidRPr="00300FD9">
        <w:rPr>
          <w:rFonts w:cs="Times New Roman"/>
          <w:sz w:val="32"/>
          <w:szCs w:val="32"/>
        </w:rPr>
        <w:t>}</w:t>
      </w:r>
    </w:p>
    <w:p w:rsidR="005C5F4F" w:rsidRPr="00300FD9" w:rsidRDefault="005C5F4F" w:rsidP="00300FD9">
      <w:pPr>
        <w:spacing w:line="26" w:lineRule="atLeast"/>
        <w:ind w:firstLine="709"/>
        <w:jc w:val="center"/>
        <w:rPr>
          <w:rFonts w:cs="Times New Roman"/>
          <w:sz w:val="32"/>
          <w:szCs w:val="32"/>
        </w:rPr>
      </w:pPr>
      <w:r w:rsidRPr="00300FD9">
        <w:rPr>
          <w:rFonts w:cs="Times New Roman"/>
          <w:sz w:val="32"/>
          <w:szCs w:val="32"/>
        </w:rPr>
        <w:t>}</w:t>
      </w:r>
    </w:p>
    <w:p w:rsidR="004C6D94" w:rsidRPr="00300FD9" w:rsidRDefault="004C6D94" w:rsidP="00300FD9">
      <w:pPr>
        <w:pStyle w:val="Heading2"/>
        <w:spacing w:before="120" w:after="120" w:line="26" w:lineRule="atLeast"/>
        <w:ind w:firstLine="709"/>
        <w:jc w:val="center"/>
        <w:rPr>
          <w:rFonts w:cs="Times New Roman"/>
          <w:b w:val="0"/>
          <w:color w:val="auto"/>
          <w:sz w:val="32"/>
          <w:szCs w:val="32"/>
        </w:rPr>
      </w:pPr>
      <w:bookmarkStart w:id="404" w:name="_Toc475999857"/>
      <w:bookmarkStart w:id="405" w:name="_Toc511914420"/>
      <w:bookmarkStart w:id="406" w:name="_Toc511914500"/>
      <w:bookmarkStart w:id="407" w:name="_Toc511919235"/>
      <w:r w:rsidRPr="00300FD9">
        <w:rPr>
          <w:rFonts w:cs="Times New Roman"/>
          <w:color w:val="auto"/>
          <w:sz w:val="32"/>
          <w:szCs w:val="32"/>
        </w:rPr>
        <w:lastRenderedPageBreak/>
        <w:t>3.Phân tích thiết kế hệ thống</w:t>
      </w:r>
      <w:bookmarkEnd w:id="404"/>
      <w:bookmarkEnd w:id="405"/>
      <w:bookmarkEnd w:id="406"/>
      <w:bookmarkEnd w:id="407"/>
    </w:p>
    <w:p w:rsidR="004C6D94" w:rsidRPr="00300FD9" w:rsidRDefault="004C6D94" w:rsidP="00300FD9">
      <w:pPr>
        <w:pStyle w:val="Heading3"/>
        <w:spacing w:before="120" w:after="120" w:line="26" w:lineRule="atLeast"/>
        <w:ind w:firstLine="709"/>
        <w:jc w:val="center"/>
        <w:rPr>
          <w:rFonts w:cs="Times New Roman"/>
          <w:color w:val="auto"/>
          <w:sz w:val="32"/>
          <w:szCs w:val="32"/>
        </w:rPr>
      </w:pPr>
      <w:bookmarkStart w:id="408" w:name="_Toc474516105"/>
      <w:bookmarkStart w:id="409" w:name="_Toc474516322"/>
      <w:bookmarkStart w:id="410" w:name="_Toc475999858"/>
      <w:bookmarkStart w:id="411" w:name="_Toc511914421"/>
      <w:bookmarkStart w:id="412" w:name="_Toc511914501"/>
      <w:bookmarkStart w:id="413" w:name="_Toc511919236"/>
      <w:r w:rsidRPr="00300FD9">
        <w:rPr>
          <w:rFonts w:cs="Times New Roman"/>
          <w:color w:val="auto"/>
          <w:sz w:val="32"/>
          <w:szCs w:val="32"/>
        </w:rPr>
        <w:t>3.1. Mô hình hệ thống</w:t>
      </w:r>
      <w:bookmarkEnd w:id="408"/>
      <w:bookmarkEnd w:id="409"/>
      <w:bookmarkEnd w:id="410"/>
      <w:bookmarkEnd w:id="411"/>
      <w:bookmarkEnd w:id="412"/>
      <w:bookmarkEnd w:id="413"/>
    </w:p>
    <w:p w:rsidR="004C6D94" w:rsidRPr="00300FD9" w:rsidRDefault="005B0366" w:rsidP="00300FD9">
      <w:pPr>
        <w:spacing w:line="26" w:lineRule="atLeast"/>
        <w:ind w:firstLine="709"/>
        <w:jc w:val="center"/>
        <w:rPr>
          <w:rFonts w:cs="Times New Roman"/>
          <w:sz w:val="32"/>
          <w:szCs w:val="32"/>
        </w:rPr>
      </w:pPr>
      <w:r>
        <w:rPr>
          <w:rFonts w:cs="Times New Roman"/>
          <w:noProof/>
          <w:sz w:val="32"/>
          <w:szCs w:val="32"/>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55pt;height:339.45pt">
            <v:imagedata r:id="rId143" o:title="Capture"/>
          </v:shape>
        </w:pict>
      </w:r>
    </w:p>
    <w:p w:rsidR="004C6D94" w:rsidRPr="00300FD9" w:rsidRDefault="004C6D94" w:rsidP="00300FD9">
      <w:pPr>
        <w:pStyle w:val="Heading3"/>
        <w:spacing w:before="120" w:after="120" w:line="26" w:lineRule="atLeast"/>
        <w:ind w:firstLine="709"/>
        <w:jc w:val="center"/>
        <w:rPr>
          <w:rFonts w:cs="Times New Roman"/>
          <w:color w:val="auto"/>
          <w:sz w:val="32"/>
          <w:szCs w:val="32"/>
        </w:rPr>
      </w:pPr>
      <w:bookmarkStart w:id="414" w:name="_Toc452036430"/>
      <w:bookmarkStart w:id="415" w:name="_Toc474512366"/>
      <w:bookmarkStart w:id="416" w:name="_Toc474516106"/>
      <w:bookmarkStart w:id="417" w:name="_Toc474516323"/>
      <w:bookmarkStart w:id="418" w:name="_Toc475999859"/>
      <w:bookmarkStart w:id="419" w:name="_Toc511914422"/>
      <w:bookmarkStart w:id="420" w:name="_Toc511914502"/>
      <w:bookmarkStart w:id="421" w:name="_Toc511919237"/>
      <w:r w:rsidRPr="00300FD9">
        <w:rPr>
          <w:rFonts w:cs="Times New Roman"/>
          <w:color w:val="auto"/>
          <w:sz w:val="32"/>
          <w:szCs w:val="32"/>
        </w:rPr>
        <w:t>3.2.  Biểu đồ Use cas</w:t>
      </w:r>
      <w:bookmarkEnd w:id="414"/>
      <w:r w:rsidRPr="00300FD9">
        <w:rPr>
          <w:rFonts w:cs="Times New Roman"/>
          <w:color w:val="auto"/>
          <w:sz w:val="32"/>
          <w:szCs w:val="32"/>
        </w:rPr>
        <w:t>e</w:t>
      </w:r>
      <w:bookmarkEnd w:id="415"/>
      <w:bookmarkEnd w:id="416"/>
      <w:bookmarkEnd w:id="417"/>
      <w:r w:rsidRPr="00300FD9">
        <w:rPr>
          <w:rFonts w:cs="Times New Roman"/>
          <w:color w:val="auto"/>
          <w:sz w:val="32"/>
          <w:szCs w:val="32"/>
        </w:rPr>
        <w:t xml:space="preserve"> và Đặc tả ca sử dụng</w:t>
      </w:r>
      <w:bookmarkEnd w:id="418"/>
      <w:bookmarkEnd w:id="419"/>
      <w:bookmarkEnd w:id="420"/>
      <w:bookmarkEnd w:id="421"/>
    </w:p>
    <w:p w:rsidR="00E727D0" w:rsidRPr="00300FD9" w:rsidRDefault="00E727D0" w:rsidP="00300FD9">
      <w:pPr>
        <w:spacing w:line="26" w:lineRule="atLeast"/>
        <w:ind w:firstLine="709"/>
        <w:jc w:val="center"/>
        <w:rPr>
          <w:rFonts w:cs="Times New Roman"/>
          <w:sz w:val="32"/>
          <w:szCs w:val="32"/>
        </w:rPr>
      </w:pPr>
    </w:p>
    <w:p w:rsidR="004C6D94" w:rsidRPr="00300FD9" w:rsidRDefault="004C6D94" w:rsidP="00300FD9">
      <w:pPr>
        <w:spacing w:line="26" w:lineRule="atLeast"/>
        <w:ind w:firstLine="709"/>
        <w:jc w:val="center"/>
        <w:rPr>
          <w:rFonts w:eastAsia="Calibri" w:cs="Times New Roman"/>
          <w:sz w:val="32"/>
          <w:szCs w:val="32"/>
        </w:rPr>
      </w:pPr>
      <w:r w:rsidRPr="00300FD9">
        <w:rPr>
          <w:rFonts w:eastAsia="Calibri" w:cs="Times New Roman"/>
          <w:sz w:val="32"/>
          <w:szCs w:val="32"/>
        </w:rPr>
        <w:t xml:space="preserve">Bản usecase </w:t>
      </w:r>
      <w:r w:rsidR="00E727D0" w:rsidRPr="00300FD9">
        <w:rPr>
          <w:rFonts w:eastAsia="Calibri" w:cs="Times New Roman"/>
          <w:sz w:val="32"/>
          <w:szCs w:val="32"/>
        </w:rPr>
        <w:t>Client</w:t>
      </w:r>
    </w:p>
    <w:p w:rsidR="00E727D0" w:rsidRPr="00300FD9" w:rsidRDefault="005B0366" w:rsidP="00300FD9">
      <w:pPr>
        <w:spacing w:line="26" w:lineRule="atLeast"/>
        <w:ind w:firstLine="709"/>
        <w:jc w:val="center"/>
        <w:rPr>
          <w:rFonts w:eastAsia="Calibri" w:cs="Times New Roman"/>
          <w:sz w:val="32"/>
          <w:szCs w:val="32"/>
        </w:rPr>
      </w:pPr>
      <w:r>
        <w:rPr>
          <w:rFonts w:eastAsia="Calibri" w:cs="Times New Roman"/>
          <w:noProof/>
          <w:sz w:val="32"/>
          <w:szCs w:val="32"/>
          <w:lang w:eastAsia="en-US"/>
        </w:rPr>
        <w:lastRenderedPageBreak/>
        <w:pict>
          <v:shape id="_x0000_i1025" type="#_x0000_t75" style="width:401.15pt;height:216.95pt;mso-position-horizontal:absolute;mso-position-horizontal-relative:text;mso-position-vertical:inside;mso-position-vertical-relative:text;mso-width-relative:page;mso-height-relative:page">
            <v:imagedata r:id="rId144" o:title="client"/>
          </v:shape>
        </w:pict>
      </w:r>
    </w:p>
    <w:p w:rsidR="004C6D94" w:rsidRPr="00300FD9" w:rsidRDefault="004C6D94" w:rsidP="00300FD9">
      <w:pPr>
        <w:spacing w:line="26" w:lineRule="atLeast"/>
        <w:ind w:firstLine="709"/>
        <w:jc w:val="center"/>
        <w:rPr>
          <w:rFonts w:eastAsia="Calibri" w:cs="Times New Roman"/>
          <w:sz w:val="32"/>
          <w:szCs w:val="32"/>
        </w:rPr>
      </w:pPr>
    </w:p>
    <w:p w:rsidR="00E727D0" w:rsidRPr="00300FD9" w:rsidRDefault="004C6D94" w:rsidP="00300FD9">
      <w:pPr>
        <w:spacing w:line="26" w:lineRule="atLeast"/>
        <w:ind w:firstLine="709"/>
        <w:jc w:val="center"/>
        <w:rPr>
          <w:rFonts w:eastAsia="Calibri" w:cs="Times New Roman"/>
          <w:sz w:val="32"/>
          <w:szCs w:val="32"/>
        </w:rPr>
      </w:pPr>
      <w:r w:rsidRPr="00300FD9">
        <w:rPr>
          <w:rFonts w:eastAsia="Calibri" w:cs="Times New Roman"/>
          <w:sz w:val="32"/>
          <w:szCs w:val="32"/>
        </w:rPr>
        <w:t xml:space="preserve">Bản usecase </w:t>
      </w:r>
      <w:r w:rsidR="00E727D0" w:rsidRPr="00300FD9">
        <w:rPr>
          <w:rFonts w:eastAsia="Calibri" w:cs="Times New Roman"/>
          <w:sz w:val="32"/>
          <w:szCs w:val="32"/>
        </w:rPr>
        <w:t>Server</w:t>
      </w:r>
    </w:p>
    <w:p w:rsidR="00E727D0" w:rsidRPr="00300FD9" w:rsidRDefault="009C09D6" w:rsidP="00300FD9">
      <w:pPr>
        <w:spacing w:line="26" w:lineRule="atLeast"/>
        <w:ind w:firstLine="709"/>
        <w:jc w:val="center"/>
        <w:rPr>
          <w:rFonts w:eastAsia="Calibri" w:cs="Times New Roman"/>
          <w:sz w:val="32"/>
          <w:szCs w:val="32"/>
        </w:rPr>
      </w:pPr>
      <w:r w:rsidRPr="00300FD9">
        <w:rPr>
          <w:rFonts w:eastAsia="Calibri" w:cs="Times New Roman"/>
          <w:noProof/>
          <w:sz w:val="32"/>
          <w:szCs w:val="32"/>
          <w:lang w:eastAsia="en-US"/>
        </w:rPr>
        <w:drawing>
          <wp:inline distT="0" distB="0" distL="0" distR="0" wp14:anchorId="3A01AB25" wp14:editId="6D0F7D62">
            <wp:extent cx="5943600" cy="3562350"/>
            <wp:effectExtent l="0" t="0" r="0" b="0"/>
            <wp:docPr id="34" name="Picture 34" descr="C:\Users\D\AppData\Local\Microsoft\Windows\INetCache\Content.Wor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ppData\Local\Microsoft\Windows\INetCache\Content.Word\server.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rsidR="00EC5264" w:rsidRPr="00300FD9" w:rsidRDefault="00EC5264" w:rsidP="00300FD9">
      <w:pPr>
        <w:spacing w:line="26" w:lineRule="atLeast"/>
        <w:ind w:firstLine="709"/>
        <w:jc w:val="center"/>
        <w:rPr>
          <w:rFonts w:cs="Times New Roman"/>
          <w:b/>
          <w:sz w:val="32"/>
          <w:szCs w:val="32"/>
        </w:rPr>
      </w:pPr>
      <w:bookmarkStart w:id="422" w:name="_Toc453335663"/>
      <w:bookmarkStart w:id="423" w:name="_Toc453625011"/>
      <w:r w:rsidRPr="00300FD9">
        <w:rPr>
          <w:rFonts w:cs="Times New Roman"/>
          <w:b/>
          <w:sz w:val="32"/>
          <w:szCs w:val="32"/>
        </w:rPr>
        <w:br w:type="page"/>
      </w:r>
    </w:p>
    <w:p w:rsidR="00CE6E81" w:rsidRPr="00300FD9" w:rsidRDefault="004C6D94" w:rsidP="00300FD9">
      <w:pPr>
        <w:spacing w:line="26" w:lineRule="atLeast"/>
        <w:ind w:firstLine="709"/>
        <w:jc w:val="center"/>
        <w:rPr>
          <w:rFonts w:cs="Times New Roman"/>
          <w:b/>
          <w:sz w:val="32"/>
          <w:szCs w:val="32"/>
        </w:rPr>
      </w:pPr>
      <w:r w:rsidRPr="00300FD9">
        <w:rPr>
          <w:rFonts w:cs="Times New Roman"/>
          <w:b/>
          <w:sz w:val="32"/>
          <w:szCs w:val="32"/>
        </w:rPr>
        <w:lastRenderedPageBreak/>
        <w:t>3.3.</w:t>
      </w:r>
      <w:bookmarkEnd w:id="422"/>
      <w:bookmarkEnd w:id="423"/>
      <w:r w:rsidRPr="00300FD9">
        <w:rPr>
          <w:rFonts w:cs="Times New Roman"/>
          <w:b/>
          <w:sz w:val="32"/>
          <w:szCs w:val="32"/>
        </w:rPr>
        <w:t xml:space="preserve">1 .Ca sử dụng </w:t>
      </w:r>
      <w:r w:rsidR="00851A18" w:rsidRPr="00300FD9">
        <w:rPr>
          <w:rFonts w:cs="Times New Roman"/>
          <w:b/>
          <w:sz w:val="32"/>
          <w:szCs w:val="32"/>
        </w:rPr>
        <w:t>tìm tài xế</w:t>
      </w:r>
    </w:p>
    <w:p w:rsidR="00CE6E81" w:rsidRPr="00300FD9" w:rsidRDefault="00CE6E81" w:rsidP="00300FD9">
      <w:pPr>
        <w:pStyle w:val="ListParagraph"/>
        <w:numPr>
          <w:ilvl w:val="0"/>
          <w:numId w:val="2"/>
        </w:numPr>
        <w:spacing w:line="26" w:lineRule="atLeast"/>
        <w:ind w:firstLine="709"/>
        <w:jc w:val="center"/>
        <w:rPr>
          <w:rFonts w:eastAsia="Times New Roman" w:cs="Times New Roman"/>
          <w:sz w:val="32"/>
          <w:szCs w:val="32"/>
        </w:rPr>
      </w:pPr>
      <w:r w:rsidRPr="00300FD9">
        <w:rPr>
          <w:rFonts w:eastAsia="Times New Roman" w:cs="Times New Roman"/>
          <w:sz w:val="32"/>
          <w:szCs w:val="32"/>
        </w:rPr>
        <w:t>Mục đích</w:t>
      </w:r>
    </w:p>
    <w:p w:rsidR="004C6D94" w:rsidRPr="00300FD9" w:rsidRDefault="004C6D94" w:rsidP="00300FD9">
      <w:pPr>
        <w:spacing w:line="26" w:lineRule="atLeast"/>
        <w:ind w:firstLine="709"/>
        <w:jc w:val="center"/>
        <w:rPr>
          <w:rFonts w:eastAsia="Times New Roman" w:cs="Times New Roman"/>
          <w:sz w:val="32"/>
          <w:szCs w:val="32"/>
        </w:rPr>
      </w:pPr>
      <w:r w:rsidRPr="00300FD9">
        <w:rPr>
          <w:rFonts w:eastAsia="Times New Roman" w:cs="Times New Roman"/>
          <w:sz w:val="32"/>
          <w:szCs w:val="32"/>
        </w:rPr>
        <w:t xml:space="preserve">+ </w:t>
      </w:r>
      <w:r w:rsidR="00851A18" w:rsidRPr="00300FD9">
        <w:rPr>
          <w:rFonts w:eastAsia="Times New Roman" w:cs="Times New Roman"/>
          <w:sz w:val="32"/>
          <w:szCs w:val="32"/>
        </w:rPr>
        <w:t>Tìm phương tiện xe máy</w:t>
      </w:r>
    </w:p>
    <w:p w:rsidR="00CE6E81" w:rsidRPr="00300FD9" w:rsidRDefault="004C6D94" w:rsidP="00300FD9">
      <w:pPr>
        <w:spacing w:line="26" w:lineRule="atLeast"/>
        <w:ind w:firstLine="709"/>
        <w:jc w:val="center"/>
        <w:rPr>
          <w:rFonts w:eastAsia="Times New Roman" w:cs="Times New Roman"/>
          <w:sz w:val="32"/>
          <w:szCs w:val="32"/>
        </w:rPr>
      </w:pPr>
      <w:r w:rsidRPr="00300FD9">
        <w:rPr>
          <w:rFonts w:eastAsia="Times New Roman" w:cs="Times New Roman"/>
          <w:sz w:val="32"/>
          <w:szCs w:val="32"/>
        </w:rPr>
        <w:t xml:space="preserve">+ </w:t>
      </w:r>
      <w:r w:rsidR="00851A18" w:rsidRPr="00300FD9">
        <w:rPr>
          <w:rFonts w:eastAsia="Times New Roman" w:cs="Times New Roman"/>
          <w:sz w:val="32"/>
          <w:szCs w:val="32"/>
        </w:rPr>
        <w:t>Tìm phương ô tô</w:t>
      </w:r>
    </w:p>
    <w:p w:rsidR="004C6D94" w:rsidRPr="00300FD9" w:rsidRDefault="004C6D94" w:rsidP="00300FD9">
      <w:pPr>
        <w:spacing w:line="26" w:lineRule="atLeast"/>
        <w:ind w:firstLine="709"/>
        <w:jc w:val="center"/>
        <w:rPr>
          <w:rFonts w:eastAsia="Times New Roman" w:cs="Times New Roman"/>
          <w:sz w:val="32"/>
          <w:szCs w:val="32"/>
        </w:rPr>
      </w:pPr>
      <w:r w:rsidRPr="00300FD9">
        <w:rPr>
          <w:rFonts w:eastAsia="Times New Roman" w:cs="Times New Roman"/>
          <w:sz w:val="32"/>
          <w:szCs w:val="32"/>
        </w:rPr>
        <w:t>+</w:t>
      </w:r>
      <w:r w:rsidR="00CE6E81" w:rsidRPr="00300FD9">
        <w:rPr>
          <w:rFonts w:eastAsia="Times New Roman" w:cs="Times New Roman"/>
          <w:sz w:val="32"/>
          <w:szCs w:val="32"/>
        </w:rPr>
        <w:t xml:space="preserve"> </w:t>
      </w:r>
      <w:r w:rsidR="00851A18" w:rsidRPr="00300FD9">
        <w:rPr>
          <w:rFonts w:eastAsia="Times New Roman" w:cs="Times New Roman"/>
          <w:sz w:val="32"/>
          <w:szCs w:val="32"/>
        </w:rPr>
        <w:t>Xem thông tin tài xế</w:t>
      </w:r>
    </w:p>
    <w:p w:rsidR="004C6D94" w:rsidRPr="00300FD9" w:rsidRDefault="004C6D94" w:rsidP="00300FD9">
      <w:pPr>
        <w:spacing w:line="26" w:lineRule="atLeast"/>
        <w:ind w:firstLine="709"/>
        <w:jc w:val="center"/>
        <w:rPr>
          <w:rFonts w:eastAsia="Times New Roman" w:cs="Times New Roman"/>
          <w:sz w:val="32"/>
          <w:szCs w:val="32"/>
        </w:rPr>
      </w:pPr>
    </w:p>
    <w:p w:rsidR="004C6D94" w:rsidRPr="00300FD9" w:rsidRDefault="004C6D94" w:rsidP="00300FD9">
      <w:pPr>
        <w:spacing w:line="26" w:lineRule="atLeast"/>
        <w:ind w:firstLine="709"/>
        <w:jc w:val="center"/>
        <w:rPr>
          <w:rFonts w:eastAsia="Times New Roman" w:cs="Times New Roman"/>
          <w:sz w:val="32"/>
          <w:szCs w:val="32"/>
        </w:rPr>
      </w:pPr>
      <w:r w:rsidRPr="00300FD9">
        <w:rPr>
          <w:rFonts w:eastAsia="Times New Roman" w:cs="Times New Roman"/>
          <w:sz w:val="32"/>
          <w:szCs w:val="32"/>
        </w:rPr>
        <w:t>c) Mô tả tác nhân và ca sử dụng</w:t>
      </w:r>
    </w:p>
    <w:tbl>
      <w:tblPr>
        <w:tblStyle w:val="TableGrid"/>
        <w:tblW w:w="0" w:type="auto"/>
        <w:tblLook w:val="04A0" w:firstRow="1" w:lastRow="0" w:firstColumn="1" w:lastColumn="0" w:noHBand="0" w:noVBand="1"/>
      </w:tblPr>
      <w:tblGrid>
        <w:gridCol w:w="1530"/>
        <w:gridCol w:w="2572"/>
        <w:gridCol w:w="4725"/>
      </w:tblGrid>
      <w:tr w:rsidR="00490E61" w:rsidRPr="00300FD9" w:rsidTr="0025068A">
        <w:tc>
          <w:tcPr>
            <w:tcW w:w="988" w:type="dxa"/>
          </w:tcPr>
          <w:p w:rsidR="004C6D94" w:rsidRPr="00300FD9" w:rsidRDefault="004C6D94" w:rsidP="00300FD9">
            <w:pPr>
              <w:spacing w:after="120" w:line="26" w:lineRule="atLeast"/>
              <w:ind w:firstLine="709"/>
              <w:jc w:val="center"/>
              <w:rPr>
                <w:rFonts w:eastAsia="Times New Roman" w:cs="Times New Roman"/>
                <w:b/>
                <w:sz w:val="32"/>
                <w:szCs w:val="32"/>
              </w:rPr>
            </w:pPr>
            <w:r w:rsidRPr="00300FD9">
              <w:rPr>
                <w:rFonts w:eastAsia="Times New Roman" w:cs="Times New Roman"/>
                <w:b/>
                <w:sz w:val="32"/>
                <w:szCs w:val="32"/>
              </w:rPr>
              <w:t>STT</w:t>
            </w:r>
          </w:p>
        </w:tc>
        <w:tc>
          <w:tcPr>
            <w:tcW w:w="2693" w:type="dxa"/>
          </w:tcPr>
          <w:p w:rsidR="004C6D94" w:rsidRPr="00300FD9" w:rsidRDefault="004C6D94" w:rsidP="00300FD9">
            <w:pPr>
              <w:spacing w:after="120" w:line="26" w:lineRule="atLeast"/>
              <w:ind w:firstLine="709"/>
              <w:jc w:val="center"/>
              <w:rPr>
                <w:rFonts w:eastAsia="Times New Roman" w:cs="Times New Roman"/>
                <w:b/>
                <w:sz w:val="32"/>
                <w:szCs w:val="32"/>
              </w:rPr>
            </w:pPr>
            <w:r w:rsidRPr="00300FD9">
              <w:rPr>
                <w:rFonts w:eastAsia="Times New Roman" w:cs="Times New Roman"/>
                <w:b/>
                <w:sz w:val="32"/>
                <w:szCs w:val="32"/>
              </w:rPr>
              <w:t>Tên tác nhân</w:t>
            </w:r>
          </w:p>
        </w:tc>
        <w:tc>
          <w:tcPr>
            <w:tcW w:w="5097" w:type="dxa"/>
          </w:tcPr>
          <w:p w:rsidR="004C6D94" w:rsidRPr="00300FD9" w:rsidRDefault="004C6D94" w:rsidP="00300FD9">
            <w:pPr>
              <w:spacing w:after="120" w:line="26" w:lineRule="atLeast"/>
              <w:ind w:firstLine="709"/>
              <w:jc w:val="center"/>
              <w:rPr>
                <w:rFonts w:eastAsia="Times New Roman" w:cs="Times New Roman"/>
                <w:b/>
                <w:sz w:val="32"/>
                <w:szCs w:val="32"/>
              </w:rPr>
            </w:pPr>
            <w:r w:rsidRPr="00300FD9">
              <w:rPr>
                <w:rFonts w:eastAsia="Times New Roman" w:cs="Times New Roman"/>
                <w:b/>
                <w:sz w:val="32"/>
                <w:szCs w:val="32"/>
              </w:rPr>
              <w:t>Mô tả</w:t>
            </w:r>
          </w:p>
        </w:tc>
      </w:tr>
      <w:tr w:rsidR="004C6D94" w:rsidRPr="00300FD9" w:rsidTr="0025068A">
        <w:tc>
          <w:tcPr>
            <w:tcW w:w="988" w:type="dxa"/>
          </w:tcPr>
          <w:p w:rsidR="00B024FC" w:rsidRDefault="00B024FC" w:rsidP="00300FD9">
            <w:pPr>
              <w:spacing w:after="120" w:line="26" w:lineRule="atLeast"/>
              <w:ind w:firstLine="709"/>
              <w:jc w:val="center"/>
              <w:rPr>
                <w:rFonts w:eastAsia="Times New Roman" w:cs="Times New Roman"/>
                <w:sz w:val="32"/>
                <w:szCs w:val="32"/>
              </w:rPr>
            </w:pPr>
          </w:p>
          <w:p w:rsidR="004C6D94" w:rsidRPr="00300FD9" w:rsidRDefault="004C6D94"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1</w:t>
            </w:r>
          </w:p>
        </w:tc>
        <w:tc>
          <w:tcPr>
            <w:tcW w:w="2693" w:type="dxa"/>
          </w:tcPr>
          <w:p w:rsidR="004C6D94" w:rsidRPr="00300FD9" w:rsidRDefault="004C6D94"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User</w:t>
            </w:r>
          </w:p>
        </w:tc>
        <w:tc>
          <w:tcPr>
            <w:tcW w:w="5097" w:type="dxa"/>
          </w:tcPr>
          <w:p w:rsidR="004C6D94" w:rsidRPr="00300FD9" w:rsidRDefault="004C6D94" w:rsidP="00300FD9">
            <w:pPr>
              <w:spacing w:after="120" w:line="26" w:lineRule="atLeast"/>
              <w:ind w:firstLine="709"/>
              <w:jc w:val="center"/>
              <w:rPr>
                <w:rFonts w:eastAsia="Times New Roman" w:cs="Times New Roman"/>
                <w:sz w:val="32"/>
                <w:szCs w:val="32"/>
              </w:rPr>
            </w:pPr>
            <w:r w:rsidRPr="00300FD9">
              <w:rPr>
                <w:rFonts w:cs="Times New Roman"/>
                <w:sz w:val="32"/>
                <w:szCs w:val="32"/>
              </w:rPr>
              <w:t xml:space="preserve">User vào hệ thống để xem </w:t>
            </w:r>
            <w:r w:rsidR="00CE6E81" w:rsidRPr="00300FD9">
              <w:rPr>
                <w:rFonts w:cs="Times New Roman"/>
                <w:sz w:val="32"/>
                <w:szCs w:val="32"/>
              </w:rPr>
              <w:t>thông tin các tài xế nhận vận chuyển được cập nhật xung quanh vị trí</w:t>
            </w:r>
            <w:r w:rsidR="00F13E8D" w:rsidRPr="00300FD9">
              <w:rPr>
                <w:rFonts w:cs="Times New Roman"/>
                <w:sz w:val="32"/>
                <w:szCs w:val="32"/>
              </w:rPr>
              <w:t xml:space="preserve"> của mình</w:t>
            </w:r>
            <w:r w:rsidR="00CE6E81" w:rsidRPr="00300FD9">
              <w:rPr>
                <w:rFonts w:cs="Times New Roman"/>
                <w:sz w:val="32"/>
                <w:szCs w:val="32"/>
              </w:rPr>
              <w:t>.</w:t>
            </w:r>
          </w:p>
        </w:tc>
      </w:tr>
    </w:tbl>
    <w:p w:rsidR="004C6D94" w:rsidRPr="00300FD9" w:rsidRDefault="004C6D94" w:rsidP="00300FD9">
      <w:pPr>
        <w:spacing w:line="26" w:lineRule="atLeast"/>
        <w:ind w:firstLine="709"/>
        <w:jc w:val="center"/>
        <w:rPr>
          <w:rFonts w:eastAsia="Times New Roman" w:cs="Times New Roman"/>
          <w:sz w:val="32"/>
          <w:szCs w:val="32"/>
        </w:rPr>
      </w:pPr>
    </w:p>
    <w:p w:rsidR="004C6D94" w:rsidRPr="00300FD9" w:rsidRDefault="004C6D94" w:rsidP="00300FD9">
      <w:pPr>
        <w:spacing w:line="26" w:lineRule="atLeast"/>
        <w:ind w:firstLine="709"/>
        <w:jc w:val="center"/>
        <w:rPr>
          <w:rFonts w:eastAsia="Times New Roman" w:cs="Times New Roman"/>
          <w:sz w:val="32"/>
          <w:szCs w:val="32"/>
        </w:rPr>
      </w:pPr>
      <w:r w:rsidRPr="00300FD9">
        <w:rPr>
          <w:rFonts w:eastAsia="Times New Roman" w:cs="Times New Roman"/>
          <w:sz w:val="32"/>
          <w:szCs w:val="32"/>
        </w:rPr>
        <w:t>d) Mô tả ca sử dụng</w:t>
      </w:r>
    </w:p>
    <w:tbl>
      <w:tblPr>
        <w:tblStyle w:val="TableGrid"/>
        <w:tblW w:w="0" w:type="auto"/>
        <w:tblLook w:val="04A0" w:firstRow="1" w:lastRow="0" w:firstColumn="1" w:lastColumn="0" w:noHBand="0" w:noVBand="1"/>
      </w:tblPr>
      <w:tblGrid>
        <w:gridCol w:w="1530"/>
        <w:gridCol w:w="2579"/>
        <w:gridCol w:w="4718"/>
      </w:tblGrid>
      <w:tr w:rsidR="00490E61" w:rsidRPr="00300FD9" w:rsidTr="0025068A">
        <w:tc>
          <w:tcPr>
            <w:tcW w:w="988" w:type="dxa"/>
          </w:tcPr>
          <w:p w:rsidR="004C6D94" w:rsidRPr="00300FD9" w:rsidRDefault="004C6D94" w:rsidP="00300FD9">
            <w:pPr>
              <w:spacing w:after="120" w:line="26" w:lineRule="atLeast"/>
              <w:ind w:firstLine="709"/>
              <w:jc w:val="center"/>
              <w:rPr>
                <w:rFonts w:eastAsia="Times New Roman" w:cs="Times New Roman"/>
                <w:b/>
                <w:sz w:val="32"/>
                <w:szCs w:val="32"/>
              </w:rPr>
            </w:pPr>
            <w:r w:rsidRPr="00300FD9">
              <w:rPr>
                <w:rFonts w:eastAsia="Times New Roman" w:cs="Times New Roman"/>
                <w:b/>
                <w:sz w:val="32"/>
                <w:szCs w:val="32"/>
              </w:rPr>
              <w:t>STT</w:t>
            </w:r>
          </w:p>
        </w:tc>
        <w:tc>
          <w:tcPr>
            <w:tcW w:w="2693" w:type="dxa"/>
          </w:tcPr>
          <w:p w:rsidR="004C6D94" w:rsidRPr="00300FD9" w:rsidRDefault="00CE6E81" w:rsidP="00300FD9">
            <w:pPr>
              <w:spacing w:after="120" w:line="26" w:lineRule="atLeast"/>
              <w:ind w:firstLine="709"/>
              <w:jc w:val="center"/>
              <w:rPr>
                <w:rFonts w:eastAsia="Times New Roman" w:cs="Times New Roman"/>
                <w:b/>
                <w:sz w:val="32"/>
                <w:szCs w:val="32"/>
              </w:rPr>
            </w:pPr>
            <w:r w:rsidRPr="00300FD9">
              <w:rPr>
                <w:rFonts w:eastAsia="Times New Roman" w:cs="Times New Roman"/>
                <w:b/>
                <w:sz w:val="32"/>
                <w:szCs w:val="32"/>
              </w:rPr>
              <w:t>Hành động của tác nhân</w:t>
            </w:r>
          </w:p>
        </w:tc>
        <w:tc>
          <w:tcPr>
            <w:tcW w:w="5097" w:type="dxa"/>
          </w:tcPr>
          <w:p w:rsidR="004C6D94" w:rsidRPr="00300FD9" w:rsidRDefault="00CE6E81" w:rsidP="00300FD9">
            <w:pPr>
              <w:spacing w:after="120" w:line="26" w:lineRule="atLeast"/>
              <w:ind w:firstLine="709"/>
              <w:jc w:val="center"/>
              <w:rPr>
                <w:rFonts w:eastAsia="Times New Roman" w:cs="Times New Roman"/>
                <w:b/>
                <w:sz w:val="32"/>
                <w:szCs w:val="32"/>
              </w:rPr>
            </w:pPr>
            <w:r w:rsidRPr="00300FD9">
              <w:rPr>
                <w:rFonts w:eastAsia="Times New Roman" w:cs="Times New Roman"/>
                <w:b/>
                <w:sz w:val="32"/>
                <w:szCs w:val="32"/>
              </w:rPr>
              <w:t>Phản ứng của hệ thống</w:t>
            </w:r>
          </w:p>
        </w:tc>
      </w:tr>
      <w:tr w:rsidR="00490E61" w:rsidRPr="00300FD9" w:rsidTr="0025068A">
        <w:tc>
          <w:tcPr>
            <w:tcW w:w="988" w:type="dxa"/>
          </w:tcPr>
          <w:p w:rsidR="004C6D94" w:rsidRPr="00300FD9" w:rsidRDefault="004C6D94"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1</w:t>
            </w:r>
          </w:p>
        </w:tc>
        <w:tc>
          <w:tcPr>
            <w:tcW w:w="2693" w:type="dxa"/>
          </w:tcPr>
          <w:p w:rsidR="004C6D94" w:rsidRPr="00300FD9" w:rsidRDefault="00CE6E81"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Vào hệ thống</w:t>
            </w:r>
          </w:p>
        </w:tc>
        <w:tc>
          <w:tcPr>
            <w:tcW w:w="5097" w:type="dxa"/>
          </w:tcPr>
          <w:p w:rsidR="004C6D94" w:rsidRPr="00300FD9" w:rsidRDefault="00CE6E81" w:rsidP="00300FD9">
            <w:pPr>
              <w:spacing w:after="120" w:line="26" w:lineRule="atLeast"/>
              <w:ind w:firstLine="709"/>
              <w:jc w:val="center"/>
              <w:rPr>
                <w:rFonts w:eastAsia="Times New Roman" w:cs="Times New Roman"/>
                <w:sz w:val="32"/>
                <w:szCs w:val="32"/>
              </w:rPr>
            </w:pPr>
            <w:r w:rsidRPr="00300FD9">
              <w:rPr>
                <w:rFonts w:cs="Times New Roman"/>
                <w:sz w:val="32"/>
                <w:szCs w:val="32"/>
              </w:rPr>
              <w:t>Vào màn hình chính và hiển thị các tài xế nhận vận chuyển được cập nhật xung quanh vị trí của mình.</w:t>
            </w:r>
          </w:p>
        </w:tc>
      </w:tr>
      <w:tr w:rsidR="00490E61" w:rsidRPr="00300FD9" w:rsidTr="0025068A">
        <w:tc>
          <w:tcPr>
            <w:tcW w:w="988" w:type="dxa"/>
          </w:tcPr>
          <w:p w:rsidR="004C6D94" w:rsidRPr="00300FD9" w:rsidRDefault="004C6D94"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2</w:t>
            </w:r>
          </w:p>
        </w:tc>
        <w:tc>
          <w:tcPr>
            <w:tcW w:w="2693" w:type="dxa"/>
          </w:tcPr>
          <w:p w:rsidR="004C6D94" w:rsidRPr="00300FD9" w:rsidRDefault="00CE6E81"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Xem thông tin các tài xế</w:t>
            </w:r>
          </w:p>
        </w:tc>
        <w:tc>
          <w:tcPr>
            <w:tcW w:w="5097" w:type="dxa"/>
          </w:tcPr>
          <w:p w:rsidR="004C6D94" w:rsidRPr="00300FD9" w:rsidRDefault="00CE6E81"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 xml:space="preserve">Xem thông tin </w:t>
            </w:r>
            <w:r w:rsidRPr="00300FD9">
              <w:rPr>
                <w:rFonts w:cs="Times New Roman"/>
                <w:sz w:val="32"/>
                <w:szCs w:val="32"/>
              </w:rPr>
              <w:t>các tài xế nhận vận chuyển được cập nhật xung quanh vị trí của mình.</w:t>
            </w:r>
          </w:p>
        </w:tc>
      </w:tr>
      <w:tr w:rsidR="00490E61" w:rsidRPr="00300FD9" w:rsidTr="0025068A">
        <w:tc>
          <w:tcPr>
            <w:tcW w:w="988" w:type="dxa"/>
          </w:tcPr>
          <w:p w:rsidR="004C6D94" w:rsidRPr="00300FD9" w:rsidRDefault="004C6D94"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3</w:t>
            </w:r>
          </w:p>
        </w:tc>
        <w:tc>
          <w:tcPr>
            <w:tcW w:w="2693" w:type="dxa"/>
          </w:tcPr>
          <w:p w:rsidR="004C6D94" w:rsidRPr="00300FD9" w:rsidRDefault="00CE6E81"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Tìm kiếm theo phương tiện</w:t>
            </w:r>
          </w:p>
        </w:tc>
        <w:tc>
          <w:tcPr>
            <w:tcW w:w="5097" w:type="dxa"/>
          </w:tcPr>
          <w:p w:rsidR="004C6D94" w:rsidRPr="00300FD9" w:rsidRDefault="00CE6E81"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Người dùng có thể tìm kiếm tài xế theo phương tiện di chuyển của họ là xe ôtô hoặc xe máy</w:t>
            </w:r>
          </w:p>
        </w:tc>
      </w:tr>
      <w:tr w:rsidR="00490E61" w:rsidRPr="00300FD9" w:rsidTr="0025068A">
        <w:tc>
          <w:tcPr>
            <w:tcW w:w="988" w:type="dxa"/>
          </w:tcPr>
          <w:p w:rsidR="004C6D94" w:rsidRPr="00300FD9" w:rsidRDefault="004C6D94"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lastRenderedPageBreak/>
              <w:t>4</w:t>
            </w:r>
          </w:p>
        </w:tc>
        <w:tc>
          <w:tcPr>
            <w:tcW w:w="2693" w:type="dxa"/>
          </w:tcPr>
          <w:p w:rsidR="004C6D94" w:rsidRPr="00300FD9" w:rsidRDefault="00CE6E81"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Chọn một tài xế trên bản đồ</w:t>
            </w:r>
          </w:p>
        </w:tc>
        <w:tc>
          <w:tcPr>
            <w:tcW w:w="5097" w:type="dxa"/>
          </w:tcPr>
          <w:p w:rsidR="004C6D94" w:rsidRPr="00300FD9" w:rsidRDefault="00CE6E81"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Mở một giao diện mới với các thông tin của tài xế đó</w:t>
            </w:r>
          </w:p>
        </w:tc>
      </w:tr>
    </w:tbl>
    <w:p w:rsidR="004C6D94" w:rsidRPr="00300FD9" w:rsidRDefault="00EC5264" w:rsidP="00300FD9">
      <w:pPr>
        <w:spacing w:line="26" w:lineRule="atLeast"/>
        <w:ind w:firstLine="709"/>
        <w:jc w:val="center"/>
        <w:rPr>
          <w:rFonts w:cs="Times New Roman"/>
          <w:sz w:val="32"/>
          <w:szCs w:val="32"/>
        </w:rPr>
      </w:pPr>
      <w:r w:rsidRPr="00300FD9">
        <w:rPr>
          <w:rFonts w:cs="Times New Roman"/>
          <w:b/>
          <w:bCs/>
          <w:sz w:val="32"/>
          <w:szCs w:val="32"/>
        </w:rPr>
        <w:t>Các yêu cầu cụ thể</w:t>
      </w:r>
      <w:r w:rsidRPr="00300FD9">
        <w:rPr>
          <w:rFonts w:cs="Times New Roman"/>
          <w:sz w:val="32"/>
          <w:szCs w:val="32"/>
        </w:rPr>
        <w:t>: Các trường nhập thông tin không được để trống.</w:t>
      </w:r>
    </w:p>
    <w:p w:rsidR="00EC5264" w:rsidRPr="00300FD9" w:rsidRDefault="00EC5264" w:rsidP="00300FD9">
      <w:pPr>
        <w:spacing w:line="26" w:lineRule="atLeast"/>
        <w:ind w:firstLine="709"/>
        <w:jc w:val="center"/>
        <w:rPr>
          <w:rFonts w:cs="Times New Roman"/>
          <w:sz w:val="32"/>
          <w:szCs w:val="32"/>
        </w:rPr>
      </w:pPr>
      <w:r w:rsidRPr="00300FD9">
        <w:rPr>
          <w:rFonts w:cs="Times New Roman"/>
          <w:b/>
          <w:bCs/>
          <w:sz w:val="32"/>
          <w:szCs w:val="32"/>
        </w:rPr>
        <w:t>Điều kiện trước</w:t>
      </w:r>
      <w:r w:rsidRPr="00300FD9">
        <w:rPr>
          <w:rFonts w:cs="Times New Roman"/>
          <w:sz w:val="32"/>
          <w:szCs w:val="32"/>
        </w:rPr>
        <w:t>: Nguời dùng đã kết nối mạng và bật kết nối Internet.</w:t>
      </w:r>
    </w:p>
    <w:p w:rsidR="00EC5264" w:rsidRPr="00300FD9" w:rsidRDefault="00EC5264" w:rsidP="00300FD9">
      <w:pPr>
        <w:spacing w:line="26" w:lineRule="atLeast"/>
        <w:ind w:firstLine="709"/>
        <w:jc w:val="center"/>
        <w:rPr>
          <w:rFonts w:cs="Times New Roman"/>
          <w:sz w:val="32"/>
          <w:szCs w:val="32"/>
        </w:rPr>
      </w:pPr>
      <w:r w:rsidRPr="00300FD9">
        <w:rPr>
          <w:rFonts w:cs="Times New Roman"/>
          <w:b/>
          <w:bCs/>
          <w:sz w:val="32"/>
          <w:szCs w:val="32"/>
        </w:rPr>
        <w:t>Điều kiện sau</w:t>
      </w:r>
      <w:r w:rsidRPr="00300FD9">
        <w:rPr>
          <w:rFonts w:cs="Times New Roman"/>
          <w:sz w:val="32"/>
          <w:szCs w:val="32"/>
        </w:rPr>
        <w:t>: Thông báo tìm kiếm số lượng tài xế.</w:t>
      </w:r>
    </w:p>
    <w:p w:rsidR="004C6D94" w:rsidRPr="00300FD9" w:rsidRDefault="004C6D94" w:rsidP="00300FD9">
      <w:pPr>
        <w:spacing w:line="26" w:lineRule="atLeast"/>
        <w:ind w:firstLine="709"/>
        <w:jc w:val="center"/>
        <w:rPr>
          <w:rFonts w:cs="Times New Roman"/>
          <w:sz w:val="32"/>
          <w:szCs w:val="32"/>
        </w:rPr>
      </w:pPr>
    </w:p>
    <w:p w:rsidR="00EC5264" w:rsidRPr="00300FD9" w:rsidRDefault="00EC5264" w:rsidP="00300FD9">
      <w:pPr>
        <w:spacing w:line="26" w:lineRule="atLeast"/>
        <w:ind w:firstLine="709"/>
        <w:jc w:val="center"/>
        <w:rPr>
          <w:rFonts w:cs="Times New Roman"/>
          <w:sz w:val="32"/>
          <w:szCs w:val="32"/>
        </w:rPr>
      </w:pPr>
    </w:p>
    <w:p w:rsidR="004C6D94" w:rsidRPr="00300FD9" w:rsidRDefault="004C6D94" w:rsidP="00300FD9">
      <w:pPr>
        <w:spacing w:line="26" w:lineRule="atLeast"/>
        <w:ind w:firstLine="709"/>
        <w:jc w:val="center"/>
        <w:rPr>
          <w:rFonts w:eastAsia="Times New Roman" w:cs="Times New Roman"/>
          <w:b/>
          <w:sz w:val="32"/>
          <w:szCs w:val="32"/>
        </w:rPr>
      </w:pPr>
      <w:r w:rsidRPr="00300FD9">
        <w:rPr>
          <w:rFonts w:cs="Times New Roman"/>
          <w:b/>
          <w:sz w:val="32"/>
          <w:szCs w:val="32"/>
        </w:rPr>
        <w:t xml:space="preserve">3.3.2  Ca sử dụng </w:t>
      </w:r>
      <w:r w:rsidR="00EC5264" w:rsidRPr="00300FD9">
        <w:rPr>
          <w:rFonts w:eastAsia="Times New Roman" w:cs="Times New Roman"/>
          <w:b/>
          <w:sz w:val="32"/>
          <w:szCs w:val="32"/>
        </w:rPr>
        <w:t>gửi yêu cầu vận chuyển:</w:t>
      </w:r>
    </w:p>
    <w:p w:rsidR="00EC5264" w:rsidRPr="00300FD9" w:rsidRDefault="004C6D94" w:rsidP="00300FD9">
      <w:pPr>
        <w:pStyle w:val="ListParagraph"/>
        <w:numPr>
          <w:ilvl w:val="0"/>
          <w:numId w:val="2"/>
        </w:numPr>
        <w:spacing w:line="26" w:lineRule="atLeast"/>
        <w:ind w:firstLine="709"/>
        <w:jc w:val="center"/>
        <w:rPr>
          <w:rFonts w:eastAsia="Times New Roman" w:cs="Times New Roman"/>
          <w:sz w:val="32"/>
          <w:szCs w:val="32"/>
        </w:rPr>
      </w:pPr>
      <w:r w:rsidRPr="00300FD9">
        <w:rPr>
          <w:rFonts w:cs="Times New Roman"/>
          <w:sz w:val="32"/>
          <w:szCs w:val="32"/>
        </w:rPr>
        <w:t xml:space="preserve">- </w:t>
      </w:r>
      <w:r w:rsidR="00EC5264" w:rsidRPr="00300FD9">
        <w:rPr>
          <w:rFonts w:eastAsia="Times New Roman" w:cs="Times New Roman"/>
          <w:sz w:val="32"/>
          <w:szCs w:val="32"/>
        </w:rPr>
        <w:t>Mục đích</w:t>
      </w:r>
    </w:p>
    <w:p w:rsidR="00EC5264" w:rsidRPr="00300FD9" w:rsidRDefault="00EC5264" w:rsidP="00300FD9">
      <w:pPr>
        <w:spacing w:line="26" w:lineRule="atLeast"/>
        <w:ind w:firstLine="709"/>
        <w:jc w:val="center"/>
        <w:rPr>
          <w:rFonts w:eastAsia="Times New Roman" w:cs="Times New Roman"/>
          <w:sz w:val="32"/>
          <w:szCs w:val="32"/>
        </w:rPr>
      </w:pPr>
      <w:r w:rsidRPr="00300FD9">
        <w:rPr>
          <w:rFonts w:eastAsia="Times New Roman" w:cs="Times New Roman"/>
          <w:sz w:val="32"/>
          <w:szCs w:val="32"/>
        </w:rPr>
        <w:t>+ Gửi yêu cầu của khách hàng đến tài xế.</w:t>
      </w:r>
    </w:p>
    <w:p w:rsidR="00EC5264" w:rsidRPr="00300FD9" w:rsidRDefault="00EC5264" w:rsidP="00300FD9">
      <w:pPr>
        <w:spacing w:line="26" w:lineRule="atLeast"/>
        <w:ind w:firstLine="709"/>
        <w:jc w:val="center"/>
        <w:rPr>
          <w:rFonts w:eastAsia="Times New Roman" w:cs="Times New Roman"/>
          <w:sz w:val="32"/>
          <w:szCs w:val="32"/>
        </w:rPr>
      </w:pPr>
      <w:r w:rsidRPr="00300FD9">
        <w:rPr>
          <w:rFonts w:eastAsia="Times New Roman" w:cs="Times New Roman"/>
          <w:sz w:val="32"/>
          <w:szCs w:val="32"/>
        </w:rPr>
        <w:t>+ Tạo cuộc gọi trực tiếp đến tài xế.</w:t>
      </w:r>
    </w:p>
    <w:p w:rsidR="00EC5264" w:rsidRPr="00300FD9" w:rsidRDefault="00EC5264" w:rsidP="00300FD9">
      <w:pPr>
        <w:spacing w:line="26" w:lineRule="atLeast"/>
        <w:ind w:firstLine="709"/>
        <w:jc w:val="center"/>
        <w:rPr>
          <w:rFonts w:eastAsia="Times New Roman" w:cs="Times New Roman"/>
          <w:sz w:val="32"/>
          <w:szCs w:val="32"/>
        </w:rPr>
      </w:pPr>
    </w:p>
    <w:p w:rsidR="00EC5264" w:rsidRPr="00300FD9" w:rsidRDefault="00EC5264" w:rsidP="00300FD9">
      <w:pPr>
        <w:spacing w:line="26" w:lineRule="atLeast"/>
        <w:ind w:firstLine="709"/>
        <w:jc w:val="center"/>
        <w:rPr>
          <w:rFonts w:eastAsia="Times New Roman" w:cs="Times New Roman"/>
          <w:sz w:val="32"/>
          <w:szCs w:val="32"/>
        </w:rPr>
      </w:pPr>
      <w:r w:rsidRPr="00300FD9">
        <w:rPr>
          <w:rFonts w:eastAsia="Times New Roman" w:cs="Times New Roman"/>
          <w:sz w:val="32"/>
          <w:szCs w:val="32"/>
        </w:rPr>
        <w:t>c) Mô tả tác nhân và ca sử dụng</w:t>
      </w:r>
    </w:p>
    <w:tbl>
      <w:tblPr>
        <w:tblStyle w:val="TableGrid"/>
        <w:tblW w:w="0" w:type="auto"/>
        <w:tblLook w:val="04A0" w:firstRow="1" w:lastRow="0" w:firstColumn="1" w:lastColumn="0" w:noHBand="0" w:noVBand="1"/>
      </w:tblPr>
      <w:tblGrid>
        <w:gridCol w:w="1530"/>
        <w:gridCol w:w="2572"/>
        <w:gridCol w:w="4725"/>
      </w:tblGrid>
      <w:tr w:rsidR="00EC5264" w:rsidRPr="00300FD9" w:rsidTr="00EC5264">
        <w:tc>
          <w:tcPr>
            <w:tcW w:w="988" w:type="dxa"/>
          </w:tcPr>
          <w:p w:rsidR="00EC5264" w:rsidRPr="00300FD9" w:rsidRDefault="00EC5264" w:rsidP="00300FD9">
            <w:pPr>
              <w:spacing w:after="120" w:line="26" w:lineRule="atLeast"/>
              <w:ind w:firstLine="709"/>
              <w:jc w:val="center"/>
              <w:rPr>
                <w:rFonts w:eastAsia="Times New Roman" w:cs="Times New Roman"/>
                <w:b/>
                <w:sz w:val="32"/>
                <w:szCs w:val="32"/>
              </w:rPr>
            </w:pPr>
            <w:r w:rsidRPr="00300FD9">
              <w:rPr>
                <w:rFonts w:eastAsia="Times New Roman" w:cs="Times New Roman"/>
                <w:b/>
                <w:sz w:val="32"/>
                <w:szCs w:val="32"/>
              </w:rPr>
              <w:t>STT</w:t>
            </w:r>
          </w:p>
        </w:tc>
        <w:tc>
          <w:tcPr>
            <w:tcW w:w="2693" w:type="dxa"/>
          </w:tcPr>
          <w:p w:rsidR="00EC5264" w:rsidRPr="00300FD9" w:rsidRDefault="00EC5264" w:rsidP="00300FD9">
            <w:pPr>
              <w:spacing w:after="120" w:line="26" w:lineRule="atLeast"/>
              <w:ind w:firstLine="709"/>
              <w:jc w:val="center"/>
              <w:rPr>
                <w:rFonts w:eastAsia="Times New Roman" w:cs="Times New Roman"/>
                <w:b/>
                <w:sz w:val="32"/>
                <w:szCs w:val="32"/>
              </w:rPr>
            </w:pPr>
            <w:r w:rsidRPr="00300FD9">
              <w:rPr>
                <w:rFonts w:eastAsia="Times New Roman" w:cs="Times New Roman"/>
                <w:b/>
                <w:sz w:val="32"/>
                <w:szCs w:val="32"/>
              </w:rPr>
              <w:t>Tên tác nhân</w:t>
            </w:r>
          </w:p>
        </w:tc>
        <w:tc>
          <w:tcPr>
            <w:tcW w:w="5097" w:type="dxa"/>
          </w:tcPr>
          <w:p w:rsidR="00EC5264" w:rsidRPr="00300FD9" w:rsidRDefault="00EC5264" w:rsidP="00300FD9">
            <w:pPr>
              <w:spacing w:after="120" w:line="26" w:lineRule="atLeast"/>
              <w:ind w:firstLine="709"/>
              <w:jc w:val="center"/>
              <w:rPr>
                <w:rFonts w:eastAsia="Times New Roman" w:cs="Times New Roman"/>
                <w:b/>
                <w:sz w:val="32"/>
                <w:szCs w:val="32"/>
              </w:rPr>
            </w:pPr>
            <w:r w:rsidRPr="00300FD9">
              <w:rPr>
                <w:rFonts w:eastAsia="Times New Roman" w:cs="Times New Roman"/>
                <w:b/>
                <w:sz w:val="32"/>
                <w:szCs w:val="32"/>
              </w:rPr>
              <w:t>Mô tả</w:t>
            </w:r>
          </w:p>
        </w:tc>
      </w:tr>
      <w:tr w:rsidR="00EC5264" w:rsidRPr="00300FD9" w:rsidTr="00EC5264">
        <w:tc>
          <w:tcPr>
            <w:tcW w:w="988" w:type="dxa"/>
          </w:tcPr>
          <w:p w:rsidR="00EC5264" w:rsidRPr="00300FD9" w:rsidRDefault="00EC5264"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1</w:t>
            </w:r>
          </w:p>
        </w:tc>
        <w:tc>
          <w:tcPr>
            <w:tcW w:w="2693" w:type="dxa"/>
          </w:tcPr>
          <w:p w:rsidR="00EC5264" w:rsidRPr="00300FD9" w:rsidRDefault="00EC5264"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User</w:t>
            </w:r>
          </w:p>
        </w:tc>
        <w:tc>
          <w:tcPr>
            <w:tcW w:w="5097" w:type="dxa"/>
          </w:tcPr>
          <w:p w:rsidR="00EC5264" w:rsidRPr="00300FD9" w:rsidRDefault="00EC5264" w:rsidP="00300FD9">
            <w:pPr>
              <w:spacing w:after="120" w:line="26" w:lineRule="atLeast"/>
              <w:ind w:firstLine="709"/>
              <w:jc w:val="center"/>
              <w:rPr>
                <w:rFonts w:eastAsia="Times New Roman" w:cs="Times New Roman"/>
                <w:sz w:val="32"/>
                <w:szCs w:val="32"/>
              </w:rPr>
            </w:pPr>
            <w:r w:rsidRPr="00300FD9">
              <w:rPr>
                <w:rFonts w:cs="Times New Roman"/>
                <w:sz w:val="32"/>
                <w:szCs w:val="32"/>
              </w:rPr>
              <w:t>User sau khi tìm được một tài xế thì có 2 lựa chọn giao dịch: gọi điện trực tiếp và gửi yêu cầu đến khác hàng qua thông điệp.</w:t>
            </w:r>
          </w:p>
        </w:tc>
      </w:tr>
    </w:tbl>
    <w:p w:rsidR="00EC5264" w:rsidRPr="00300FD9" w:rsidRDefault="00EC5264" w:rsidP="00300FD9">
      <w:pPr>
        <w:spacing w:line="26" w:lineRule="atLeast"/>
        <w:ind w:firstLine="709"/>
        <w:jc w:val="center"/>
        <w:rPr>
          <w:rFonts w:eastAsia="Times New Roman" w:cs="Times New Roman"/>
          <w:sz w:val="32"/>
          <w:szCs w:val="32"/>
        </w:rPr>
      </w:pPr>
    </w:p>
    <w:p w:rsidR="00EC5264" w:rsidRPr="00300FD9" w:rsidRDefault="00EC5264" w:rsidP="00300FD9">
      <w:pPr>
        <w:spacing w:line="26" w:lineRule="atLeast"/>
        <w:ind w:firstLine="709"/>
        <w:jc w:val="center"/>
        <w:rPr>
          <w:rFonts w:eastAsia="Times New Roman" w:cs="Times New Roman"/>
          <w:sz w:val="32"/>
          <w:szCs w:val="32"/>
        </w:rPr>
      </w:pPr>
      <w:r w:rsidRPr="00300FD9">
        <w:rPr>
          <w:rFonts w:eastAsia="Times New Roman" w:cs="Times New Roman"/>
          <w:sz w:val="32"/>
          <w:szCs w:val="32"/>
        </w:rPr>
        <w:t>d) Mô tả ca sử dụng</w:t>
      </w:r>
    </w:p>
    <w:tbl>
      <w:tblPr>
        <w:tblStyle w:val="TableGrid"/>
        <w:tblW w:w="0" w:type="auto"/>
        <w:tblLook w:val="04A0" w:firstRow="1" w:lastRow="0" w:firstColumn="1" w:lastColumn="0" w:noHBand="0" w:noVBand="1"/>
      </w:tblPr>
      <w:tblGrid>
        <w:gridCol w:w="1530"/>
        <w:gridCol w:w="2582"/>
        <w:gridCol w:w="4715"/>
      </w:tblGrid>
      <w:tr w:rsidR="00EC5264" w:rsidRPr="00300FD9" w:rsidTr="00EC5264">
        <w:tc>
          <w:tcPr>
            <w:tcW w:w="988" w:type="dxa"/>
          </w:tcPr>
          <w:p w:rsidR="00EC5264" w:rsidRPr="00300FD9" w:rsidRDefault="00EC5264" w:rsidP="00300FD9">
            <w:pPr>
              <w:spacing w:after="120" w:line="26" w:lineRule="atLeast"/>
              <w:ind w:firstLine="709"/>
              <w:jc w:val="center"/>
              <w:rPr>
                <w:rFonts w:eastAsia="Times New Roman" w:cs="Times New Roman"/>
                <w:b/>
                <w:sz w:val="32"/>
                <w:szCs w:val="32"/>
              </w:rPr>
            </w:pPr>
            <w:r w:rsidRPr="00300FD9">
              <w:rPr>
                <w:rFonts w:eastAsia="Times New Roman" w:cs="Times New Roman"/>
                <w:b/>
                <w:sz w:val="32"/>
                <w:szCs w:val="32"/>
              </w:rPr>
              <w:t>STT</w:t>
            </w:r>
          </w:p>
        </w:tc>
        <w:tc>
          <w:tcPr>
            <w:tcW w:w="2693" w:type="dxa"/>
          </w:tcPr>
          <w:p w:rsidR="00EC5264" w:rsidRPr="00300FD9" w:rsidRDefault="00EC5264" w:rsidP="00300FD9">
            <w:pPr>
              <w:spacing w:after="120" w:line="26" w:lineRule="atLeast"/>
              <w:ind w:firstLine="709"/>
              <w:jc w:val="center"/>
              <w:rPr>
                <w:rFonts w:eastAsia="Times New Roman" w:cs="Times New Roman"/>
                <w:b/>
                <w:sz w:val="32"/>
                <w:szCs w:val="32"/>
              </w:rPr>
            </w:pPr>
            <w:r w:rsidRPr="00300FD9">
              <w:rPr>
                <w:rFonts w:eastAsia="Times New Roman" w:cs="Times New Roman"/>
                <w:b/>
                <w:sz w:val="32"/>
                <w:szCs w:val="32"/>
              </w:rPr>
              <w:t>Hành động của tác nhân</w:t>
            </w:r>
          </w:p>
        </w:tc>
        <w:tc>
          <w:tcPr>
            <w:tcW w:w="5097" w:type="dxa"/>
          </w:tcPr>
          <w:p w:rsidR="00EC5264" w:rsidRPr="00300FD9" w:rsidRDefault="00EC5264" w:rsidP="00300FD9">
            <w:pPr>
              <w:spacing w:after="120" w:line="26" w:lineRule="atLeast"/>
              <w:ind w:firstLine="709"/>
              <w:jc w:val="center"/>
              <w:rPr>
                <w:rFonts w:eastAsia="Times New Roman" w:cs="Times New Roman"/>
                <w:b/>
                <w:sz w:val="32"/>
                <w:szCs w:val="32"/>
              </w:rPr>
            </w:pPr>
            <w:r w:rsidRPr="00300FD9">
              <w:rPr>
                <w:rFonts w:eastAsia="Times New Roman" w:cs="Times New Roman"/>
                <w:b/>
                <w:sz w:val="32"/>
                <w:szCs w:val="32"/>
              </w:rPr>
              <w:t>Phản ứng của hệ thống</w:t>
            </w:r>
          </w:p>
        </w:tc>
      </w:tr>
      <w:tr w:rsidR="00EC5264" w:rsidRPr="00300FD9" w:rsidTr="00EC5264">
        <w:tc>
          <w:tcPr>
            <w:tcW w:w="988" w:type="dxa"/>
          </w:tcPr>
          <w:p w:rsidR="00EC5264" w:rsidRPr="00300FD9" w:rsidRDefault="00EC5264"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lastRenderedPageBreak/>
              <w:t>1</w:t>
            </w:r>
          </w:p>
        </w:tc>
        <w:tc>
          <w:tcPr>
            <w:tcW w:w="2693" w:type="dxa"/>
          </w:tcPr>
          <w:p w:rsidR="00EC5264" w:rsidRPr="00300FD9" w:rsidRDefault="00EC5264"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Click chọn một tài xế đã tìm trên bản đồ</w:t>
            </w:r>
          </w:p>
        </w:tc>
        <w:tc>
          <w:tcPr>
            <w:tcW w:w="5097" w:type="dxa"/>
          </w:tcPr>
          <w:p w:rsidR="00EC5264" w:rsidRPr="00300FD9" w:rsidRDefault="00EC5264"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Mở một giao diện mới với các thông tin của tài xế đó</w:t>
            </w:r>
          </w:p>
        </w:tc>
      </w:tr>
      <w:tr w:rsidR="00EC5264" w:rsidRPr="00300FD9" w:rsidTr="00EC5264">
        <w:tc>
          <w:tcPr>
            <w:tcW w:w="988" w:type="dxa"/>
          </w:tcPr>
          <w:p w:rsidR="00EC5264" w:rsidRPr="00300FD9" w:rsidRDefault="00EC5264"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2</w:t>
            </w:r>
          </w:p>
        </w:tc>
        <w:tc>
          <w:tcPr>
            <w:tcW w:w="2693" w:type="dxa"/>
          </w:tcPr>
          <w:p w:rsidR="00EC5264" w:rsidRPr="00300FD9" w:rsidRDefault="00EC5264"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Click Gửi yêu cầu</w:t>
            </w:r>
          </w:p>
        </w:tc>
        <w:tc>
          <w:tcPr>
            <w:tcW w:w="5097" w:type="dxa"/>
          </w:tcPr>
          <w:p w:rsidR="00EC5264" w:rsidRPr="00300FD9" w:rsidRDefault="00EC5264"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 xml:space="preserve">Hiện lên diglog </w:t>
            </w:r>
            <w:r w:rsidR="00C254C3" w:rsidRPr="00300FD9">
              <w:rPr>
                <w:rFonts w:eastAsia="Times New Roman" w:cs="Times New Roman"/>
                <w:sz w:val="32"/>
                <w:szCs w:val="32"/>
              </w:rPr>
              <w:t>nhập số điện thoại và thông điệp sẽ muốn gửi đến tài xế.</w:t>
            </w:r>
          </w:p>
        </w:tc>
      </w:tr>
      <w:tr w:rsidR="00EC5264" w:rsidRPr="00300FD9" w:rsidTr="00EC5264">
        <w:tc>
          <w:tcPr>
            <w:tcW w:w="988" w:type="dxa"/>
          </w:tcPr>
          <w:p w:rsidR="00EC5264" w:rsidRPr="00300FD9" w:rsidRDefault="00EC5264"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3</w:t>
            </w:r>
          </w:p>
        </w:tc>
        <w:tc>
          <w:tcPr>
            <w:tcW w:w="2693" w:type="dxa"/>
          </w:tcPr>
          <w:p w:rsidR="00EC5264" w:rsidRPr="00300FD9" w:rsidRDefault="00C254C3"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Click tạo cuộc gọi</w:t>
            </w:r>
          </w:p>
        </w:tc>
        <w:tc>
          <w:tcPr>
            <w:tcW w:w="5097" w:type="dxa"/>
          </w:tcPr>
          <w:p w:rsidR="00EC5264" w:rsidRPr="00300FD9" w:rsidRDefault="00C254C3"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Gọi trực tiếp đến tài xê</w:t>
            </w:r>
          </w:p>
        </w:tc>
      </w:tr>
    </w:tbl>
    <w:p w:rsidR="00EC5264" w:rsidRPr="00300FD9" w:rsidRDefault="00EC5264" w:rsidP="00300FD9">
      <w:pPr>
        <w:spacing w:line="26" w:lineRule="atLeast"/>
        <w:ind w:firstLine="709"/>
        <w:jc w:val="center"/>
        <w:rPr>
          <w:rFonts w:cs="Times New Roman"/>
          <w:sz w:val="32"/>
          <w:szCs w:val="32"/>
        </w:rPr>
      </w:pPr>
      <w:r w:rsidRPr="00300FD9">
        <w:rPr>
          <w:rFonts w:cs="Times New Roman"/>
          <w:b/>
          <w:bCs/>
          <w:sz w:val="32"/>
          <w:szCs w:val="32"/>
        </w:rPr>
        <w:t>Các yêu cầu cụ thể</w:t>
      </w:r>
      <w:r w:rsidRPr="00300FD9">
        <w:rPr>
          <w:rFonts w:cs="Times New Roman"/>
          <w:sz w:val="32"/>
          <w:szCs w:val="32"/>
        </w:rPr>
        <w:t>: Các trường nhập thông tin không được để trống.</w:t>
      </w:r>
    </w:p>
    <w:p w:rsidR="00EC5264" w:rsidRPr="00300FD9" w:rsidRDefault="00EC5264" w:rsidP="00300FD9">
      <w:pPr>
        <w:spacing w:line="26" w:lineRule="atLeast"/>
        <w:ind w:firstLine="709"/>
        <w:jc w:val="center"/>
        <w:rPr>
          <w:rFonts w:cs="Times New Roman"/>
          <w:sz w:val="32"/>
          <w:szCs w:val="32"/>
        </w:rPr>
      </w:pPr>
      <w:r w:rsidRPr="00300FD9">
        <w:rPr>
          <w:rFonts w:cs="Times New Roman"/>
          <w:b/>
          <w:bCs/>
          <w:sz w:val="32"/>
          <w:szCs w:val="32"/>
        </w:rPr>
        <w:t>Điều kiện trước</w:t>
      </w:r>
      <w:r w:rsidRPr="00300FD9">
        <w:rPr>
          <w:rFonts w:cs="Times New Roman"/>
          <w:sz w:val="32"/>
          <w:szCs w:val="32"/>
        </w:rPr>
        <w:t>: Nguời dùng đã kết nối mạng và bật kết nối Internet.</w:t>
      </w:r>
    </w:p>
    <w:p w:rsidR="00C254C3" w:rsidRPr="00300FD9" w:rsidRDefault="00C254C3" w:rsidP="00300FD9">
      <w:pPr>
        <w:spacing w:line="26" w:lineRule="atLeast"/>
        <w:ind w:firstLine="709"/>
        <w:jc w:val="center"/>
        <w:rPr>
          <w:rFonts w:cs="Times New Roman"/>
          <w:sz w:val="32"/>
          <w:szCs w:val="32"/>
        </w:rPr>
      </w:pPr>
    </w:p>
    <w:p w:rsidR="00C254C3" w:rsidRPr="00300FD9" w:rsidRDefault="00C254C3" w:rsidP="00300FD9">
      <w:pPr>
        <w:spacing w:line="26" w:lineRule="atLeast"/>
        <w:ind w:firstLine="709"/>
        <w:jc w:val="center"/>
        <w:rPr>
          <w:rFonts w:cs="Times New Roman"/>
          <w:sz w:val="32"/>
          <w:szCs w:val="32"/>
        </w:rPr>
      </w:pPr>
    </w:p>
    <w:p w:rsidR="004C6D94" w:rsidRPr="00300FD9" w:rsidRDefault="004C6D94" w:rsidP="00300FD9">
      <w:pPr>
        <w:spacing w:line="26" w:lineRule="atLeast"/>
        <w:ind w:firstLine="709"/>
        <w:jc w:val="center"/>
        <w:rPr>
          <w:rFonts w:cs="Times New Roman"/>
          <w:b/>
          <w:sz w:val="32"/>
          <w:szCs w:val="32"/>
        </w:rPr>
      </w:pPr>
      <w:r w:rsidRPr="00300FD9">
        <w:rPr>
          <w:rFonts w:cs="Times New Roman"/>
          <w:b/>
          <w:sz w:val="32"/>
          <w:szCs w:val="32"/>
        </w:rPr>
        <w:t xml:space="preserve">3.3.3 Ca sử dụng </w:t>
      </w:r>
      <w:r w:rsidR="00C254C3" w:rsidRPr="00300FD9">
        <w:rPr>
          <w:rFonts w:cs="Times New Roman"/>
          <w:b/>
          <w:sz w:val="32"/>
          <w:szCs w:val="32"/>
        </w:rPr>
        <w:t>đăng ký trở thành tài xế</w:t>
      </w:r>
    </w:p>
    <w:p w:rsidR="00C254C3" w:rsidRPr="00300FD9" w:rsidRDefault="00C254C3" w:rsidP="00300FD9">
      <w:pPr>
        <w:pStyle w:val="ListParagraph"/>
        <w:numPr>
          <w:ilvl w:val="0"/>
          <w:numId w:val="2"/>
        </w:numPr>
        <w:spacing w:line="26" w:lineRule="atLeast"/>
        <w:ind w:firstLine="709"/>
        <w:jc w:val="center"/>
        <w:rPr>
          <w:rFonts w:eastAsia="Times New Roman" w:cs="Times New Roman"/>
          <w:sz w:val="32"/>
          <w:szCs w:val="32"/>
        </w:rPr>
      </w:pPr>
      <w:r w:rsidRPr="00300FD9">
        <w:rPr>
          <w:rFonts w:cs="Times New Roman"/>
          <w:sz w:val="32"/>
          <w:szCs w:val="32"/>
        </w:rPr>
        <w:t xml:space="preserve">- </w:t>
      </w:r>
      <w:r w:rsidRPr="00300FD9">
        <w:rPr>
          <w:rFonts w:eastAsia="Times New Roman" w:cs="Times New Roman"/>
          <w:sz w:val="32"/>
          <w:szCs w:val="32"/>
        </w:rPr>
        <w:t>Mục đích</w:t>
      </w:r>
    </w:p>
    <w:p w:rsidR="00C254C3" w:rsidRPr="00300FD9" w:rsidRDefault="00C254C3" w:rsidP="00300FD9">
      <w:pPr>
        <w:spacing w:line="26" w:lineRule="atLeast"/>
        <w:ind w:firstLine="709"/>
        <w:jc w:val="center"/>
        <w:rPr>
          <w:rFonts w:eastAsia="Times New Roman" w:cs="Times New Roman"/>
          <w:sz w:val="32"/>
          <w:szCs w:val="32"/>
        </w:rPr>
      </w:pPr>
      <w:r w:rsidRPr="00300FD9">
        <w:rPr>
          <w:rFonts w:eastAsia="Times New Roman" w:cs="Times New Roman"/>
          <w:sz w:val="32"/>
          <w:szCs w:val="32"/>
        </w:rPr>
        <w:t>+ Đăng kí trở thành tài xế tiếp nhận những yêu cầu từ khách hàng</w:t>
      </w:r>
    </w:p>
    <w:p w:rsidR="00C254C3" w:rsidRPr="00300FD9" w:rsidRDefault="00C254C3" w:rsidP="00300FD9">
      <w:pPr>
        <w:spacing w:line="26" w:lineRule="atLeast"/>
        <w:ind w:firstLine="709"/>
        <w:jc w:val="center"/>
        <w:rPr>
          <w:rFonts w:eastAsia="Times New Roman" w:cs="Times New Roman"/>
          <w:sz w:val="32"/>
          <w:szCs w:val="32"/>
        </w:rPr>
      </w:pPr>
    </w:p>
    <w:p w:rsidR="00C254C3" w:rsidRPr="00300FD9" w:rsidRDefault="00C254C3" w:rsidP="00300FD9">
      <w:pPr>
        <w:spacing w:line="26" w:lineRule="atLeast"/>
        <w:ind w:firstLine="709"/>
        <w:jc w:val="center"/>
        <w:rPr>
          <w:rFonts w:eastAsia="Times New Roman" w:cs="Times New Roman"/>
          <w:sz w:val="32"/>
          <w:szCs w:val="32"/>
        </w:rPr>
      </w:pPr>
      <w:r w:rsidRPr="00300FD9">
        <w:rPr>
          <w:rFonts w:eastAsia="Times New Roman" w:cs="Times New Roman"/>
          <w:sz w:val="32"/>
          <w:szCs w:val="32"/>
        </w:rPr>
        <w:t>c) Mô tả tác nhân và ca sử dụng</w:t>
      </w:r>
    </w:p>
    <w:tbl>
      <w:tblPr>
        <w:tblStyle w:val="TableGrid"/>
        <w:tblW w:w="0" w:type="auto"/>
        <w:tblLook w:val="04A0" w:firstRow="1" w:lastRow="0" w:firstColumn="1" w:lastColumn="0" w:noHBand="0" w:noVBand="1"/>
      </w:tblPr>
      <w:tblGrid>
        <w:gridCol w:w="1530"/>
        <w:gridCol w:w="2572"/>
        <w:gridCol w:w="4725"/>
      </w:tblGrid>
      <w:tr w:rsidR="00C254C3" w:rsidRPr="00300FD9" w:rsidTr="00985F4B">
        <w:tc>
          <w:tcPr>
            <w:tcW w:w="988" w:type="dxa"/>
          </w:tcPr>
          <w:p w:rsidR="00C254C3" w:rsidRPr="00300FD9" w:rsidRDefault="00C254C3" w:rsidP="00300FD9">
            <w:pPr>
              <w:spacing w:after="120" w:line="26" w:lineRule="atLeast"/>
              <w:ind w:firstLine="709"/>
              <w:jc w:val="center"/>
              <w:rPr>
                <w:rFonts w:eastAsia="Times New Roman" w:cs="Times New Roman"/>
                <w:b/>
                <w:sz w:val="32"/>
                <w:szCs w:val="32"/>
              </w:rPr>
            </w:pPr>
            <w:r w:rsidRPr="00300FD9">
              <w:rPr>
                <w:rFonts w:eastAsia="Times New Roman" w:cs="Times New Roman"/>
                <w:b/>
                <w:sz w:val="32"/>
                <w:szCs w:val="32"/>
              </w:rPr>
              <w:t>STT</w:t>
            </w:r>
          </w:p>
        </w:tc>
        <w:tc>
          <w:tcPr>
            <w:tcW w:w="2693" w:type="dxa"/>
          </w:tcPr>
          <w:p w:rsidR="00C254C3" w:rsidRPr="00300FD9" w:rsidRDefault="00C254C3" w:rsidP="00300FD9">
            <w:pPr>
              <w:spacing w:after="120" w:line="26" w:lineRule="atLeast"/>
              <w:ind w:firstLine="709"/>
              <w:jc w:val="center"/>
              <w:rPr>
                <w:rFonts w:eastAsia="Times New Roman" w:cs="Times New Roman"/>
                <w:b/>
                <w:sz w:val="32"/>
                <w:szCs w:val="32"/>
              </w:rPr>
            </w:pPr>
            <w:r w:rsidRPr="00300FD9">
              <w:rPr>
                <w:rFonts w:eastAsia="Times New Roman" w:cs="Times New Roman"/>
                <w:b/>
                <w:sz w:val="32"/>
                <w:szCs w:val="32"/>
              </w:rPr>
              <w:t>Tên tác nhân</w:t>
            </w:r>
          </w:p>
        </w:tc>
        <w:tc>
          <w:tcPr>
            <w:tcW w:w="5097" w:type="dxa"/>
          </w:tcPr>
          <w:p w:rsidR="00C254C3" w:rsidRPr="00300FD9" w:rsidRDefault="00C254C3" w:rsidP="00300FD9">
            <w:pPr>
              <w:spacing w:after="120" w:line="26" w:lineRule="atLeast"/>
              <w:ind w:firstLine="709"/>
              <w:jc w:val="center"/>
              <w:rPr>
                <w:rFonts w:eastAsia="Times New Roman" w:cs="Times New Roman"/>
                <w:b/>
                <w:sz w:val="32"/>
                <w:szCs w:val="32"/>
              </w:rPr>
            </w:pPr>
            <w:r w:rsidRPr="00300FD9">
              <w:rPr>
                <w:rFonts w:eastAsia="Times New Roman" w:cs="Times New Roman"/>
                <w:b/>
                <w:sz w:val="32"/>
                <w:szCs w:val="32"/>
              </w:rPr>
              <w:t>Mô tả</w:t>
            </w:r>
          </w:p>
        </w:tc>
      </w:tr>
      <w:tr w:rsidR="00C254C3" w:rsidRPr="00300FD9" w:rsidTr="00985F4B">
        <w:tc>
          <w:tcPr>
            <w:tcW w:w="988" w:type="dxa"/>
          </w:tcPr>
          <w:p w:rsidR="00C254C3" w:rsidRPr="00300FD9" w:rsidRDefault="00C254C3"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1</w:t>
            </w:r>
          </w:p>
        </w:tc>
        <w:tc>
          <w:tcPr>
            <w:tcW w:w="2693" w:type="dxa"/>
          </w:tcPr>
          <w:p w:rsidR="00C254C3" w:rsidRPr="00300FD9" w:rsidRDefault="00C254C3"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User</w:t>
            </w:r>
          </w:p>
        </w:tc>
        <w:tc>
          <w:tcPr>
            <w:tcW w:w="5097" w:type="dxa"/>
          </w:tcPr>
          <w:p w:rsidR="00C254C3" w:rsidRPr="00300FD9" w:rsidRDefault="00C254C3" w:rsidP="00300FD9">
            <w:pPr>
              <w:spacing w:after="120" w:line="26" w:lineRule="atLeast"/>
              <w:ind w:firstLine="709"/>
              <w:jc w:val="center"/>
              <w:rPr>
                <w:rFonts w:eastAsia="Times New Roman" w:cs="Times New Roman"/>
                <w:sz w:val="32"/>
                <w:szCs w:val="32"/>
              </w:rPr>
            </w:pPr>
            <w:r w:rsidRPr="00300FD9">
              <w:rPr>
                <w:rFonts w:cs="Times New Roman"/>
                <w:sz w:val="32"/>
                <w:szCs w:val="32"/>
              </w:rPr>
              <w:t>User đăng kí trở thành tài xế với những thông tin cá nhân và trở thành tài xế hiện trên bản đồ với vị trí hiện tại và gửi cập nhật liên tục vị trí của mình.</w:t>
            </w:r>
          </w:p>
        </w:tc>
      </w:tr>
    </w:tbl>
    <w:p w:rsidR="00C254C3" w:rsidRPr="00300FD9" w:rsidRDefault="00C254C3" w:rsidP="00300FD9">
      <w:pPr>
        <w:spacing w:line="26" w:lineRule="atLeast"/>
        <w:ind w:firstLine="709"/>
        <w:jc w:val="center"/>
        <w:rPr>
          <w:rFonts w:eastAsia="Times New Roman" w:cs="Times New Roman"/>
          <w:sz w:val="32"/>
          <w:szCs w:val="32"/>
        </w:rPr>
      </w:pPr>
    </w:p>
    <w:p w:rsidR="00C254C3" w:rsidRPr="00300FD9" w:rsidRDefault="00C254C3" w:rsidP="00300FD9">
      <w:pPr>
        <w:spacing w:line="26" w:lineRule="atLeast"/>
        <w:ind w:firstLine="709"/>
        <w:jc w:val="center"/>
        <w:rPr>
          <w:rFonts w:eastAsia="Times New Roman" w:cs="Times New Roman"/>
          <w:sz w:val="32"/>
          <w:szCs w:val="32"/>
        </w:rPr>
      </w:pPr>
      <w:r w:rsidRPr="00300FD9">
        <w:rPr>
          <w:rFonts w:eastAsia="Times New Roman" w:cs="Times New Roman"/>
          <w:sz w:val="32"/>
          <w:szCs w:val="32"/>
        </w:rPr>
        <w:t>d) Mô tả ca sử dụng</w:t>
      </w:r>
    </w:p>
    <w:tbl>
      <w:tblPr>
        <w:tblStyle w:val="TableGrid"/>
        <w:tblW w:w="0" w:type="auto"/>
        <w:tblLook w:val="04A0" w:firstRow="1" w:lastRow="0" w:firstColumn="1" w:lastColumn="0" w:noHBand="0" w:noVBand="1"/>
      </w:tblPr>
      <w:tblGrid>
        <w:gridCol w:w="1530"/>
        <w:gridCol w:w="2582"/>
        <w:gridCol w:w="4715"/>
      </w:tblGrid>
      <w:tr w:rsidR="00C254C3" w:rsidRPr="00300FD9" w:rsidTr="00985F4B">
        <w:tc>
          <w:tcPr>
            <w:tcW w:w="988" w:type="dxa"/>
          </w:tcPr>
          <w:p w:rsidR="00C254C3" w:rsidRPr="00300FD9" w:rsidRDefault="00C254C3" w:rsidP="00300FD9">
            <w:pPr>
              <w:spacing w:after="120" w:line="26" w:lineRule="atLeast"/>
              <w:ind w:firstLine="709"/>
              <w:jc w:val="center"/>
              <w:rPr>
                <w:rFonts w:eastAsia="Times New Roman" w:cs="Times New Roman"/>
                <w:b/>
                <w:sz w:val="32"/>
                <w:szCs w:val="32"/>
              </w:rPr>
            </w:pPr>
            <w:r w:rsidRPr="00300FD9">
              <w:rPr>
                <w:rFonts w:eastAsia="Times New Roman" w:cs="Times New Roman"/>
                <w:b/>
                <w:sz w:val="32"/>
                <w:szCs w:val="32"/>
              </w:rPr>
              <w:t>STT</w:t>
            </w:r>
          </w:p>
        </w:tc>
        <w:tc>
          <w:tcPr>
            <w:tcW w:w="2693" w:type="dxa"/>
          </w:tcPr>
          <w:p w:rsidR="00C254C3" w:rsidRPr="00300FD9" w:rsidRDefault="00C254C3" w:rsidP="00300FD9">
            <w:pPr>
              <w:spacing w:after="120" w:line="26" w:lineRule="atLeast"/>
              <w:ind w:firstLine="709"/>
              <w:jc w:val="center"/>
              <w:rPr>
                <w:rFonts w:eastAsia="Times New Roman" w:cs="Times New Roman"/>
                <w:b/>
                <w:sz w:val="32"/>
                <w:szCs w:val="32"/>
              </w:rPr>
            </w:pPr>
            <w:r w:rsidRPr="00300FD9">
              <w:rPr>
                <w:rFonts w:eastAsia="Times New Roman" w:cs="Times New Roman"/>
                <w:b/>
                <w:sz w:val="32"/>
                <w:szCs w:val="32"/>
              </w:rPr>
              <w:t>Hành động của tác nhân</w:t>
            </w:r>
          </w:p>
        </w:tc>
        <w:tc>
          <w:tcPr>
            <w:tcW w:w="5097" w:type="dxa"/>
          </w:tcPr>
          <w:p w:rsidR="00C254C3" w:rsidRPr="00300FD9" w:rsidRDefault="00C254C3" w:rsidP="00300FD9">
            <w:pPr>
              <w:spacing w:after="120" w:line="26" w:lineRule="atLeast"/>
              <w:ind w:firstLine="709"/>
              <w:jc w:val="center"/>
              <w:rPr>
                <w:rFonts w:eastAsia="Times New Roman" w:cs="Times New Roman"/>
                <w:b/>
                <w:sz w:val="32"/>
                <w:szCs w:val="32"/>
              </w:rPr>
            </w:pPr>
            <w:r w:rsidRPr="00300FD9">
              <w:rPr>
                <w:rFonts w:eastAsia="Times New Roman" w:cs="Times New Roman"/>
                <w:b/>
                <w:sz w:val="32"/>
                <w:szCs w:val="32"/>
              </w:rPr>
              <w:t>Phản ứng của hệ thống</w:t>
            </w:r>
          </w:p>
        </w:tc>
      </w:tr>
      <w:tr w:rsidR="00C254C3" w:rsidRPr="00300FD9" w:rsidTr="00985F4B">
        <w:tc>
          <w:tcPr>
            <w:tcW w:w="988" w:type="dxa"/>
          </w:tcPr>
          <w:p w:rsidR="00C254C3" w:rsidRPr="00300FD9" w:rsidRDefault="00C254C3"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1</w:t>
            </w:r>
          </w:p>
        </w:tc>
        <w:tc>
          <w:tcPr>
            <w:tcW w:w="2693" w:type="dxa"/>
          </w:tcPr>
          <w:p w:rsidR="00C254C3" w:rsidRPr="00300FD9" w:rsidRDefault="00C254C3"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Click Trở thành tài xế</w:t>
            </w:r>
          </w:p>
        </w:tc>
        <w:tc>
          <w:tcPr>
            <w:tcW w:w="5097" w:type="dxa"/>
          </w:tcPr>
          <w:p w:rsidR="00C254C3" w:rsidRPr="00300FD9" w:rsidRDefault="00C254C3"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Mở một giao diện đăng kí thông tin tài xế</w:t>
            </w:r>
          </w:p>
        </w:tc>
      </w:tr>
      <w:tr w:rsidR="00C254C3" w:rsidRPr="00300FD9" w:rsidTr="00985F4B">
        <w:tc>
          <w:tcPr>
            <w:tcW w:w="988" w:type="dxa"/>
          </w:tcPr>
          <w:p w:rsidR="00C254C3" w:rsidRPr="00300FD9" w:rsidRDefault="00C254C3"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2</w:t>
            </w:r>
          </w:p>
        </w:tc>
        <w:tc>
          <w:tcPr>
            <w:tcW w:w="2693" w:type="dxa"/>
          </w:tcPr>
          <w:p w:rsidR="00C254C3" w:rsidRPr="00300FD9" w:rsidRDefault="00C254C3"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Click Đăng ký</w:t>
            </w:r>
          </w:p>
        </w:tc>
        <w:tc>
          <w:tcPr>
            <w:tcW w:w="5097" w:type="dxa"/>
          </w:tcPr>
          <w:p w:rsidR="00C254C3" w:rsidRPr="00300FD9" w:rsidRDefault="00C254C3" w:rsidP="00300FD9">
            <w:pPr>
              <w:spacing w:after="120" w:line="26" w:lineRule="atLeast"/>
              <w:ind w:firstLine="709"/>
              <w:jc w:val="center"/>
              <w:rPr>
                <w:rFonts w:eastAsia="Times New Roman" w:cs="Times New Roman"/>
                <w:sz w:val="32"/>
                <w:szCs w:val="32"/>
              </w:rPr>
            </w:pPr>
            <w:r w:rsidRPr="00300FD9">
              <w:rPr>
                <w:rFonts w:eastAsia="Times New Roman" w:cs="Times New Roman"/>
                <w:sz w:val="32"/>
                <w:szCs w:val="32"/>
              </w:rPr>
              <w:t>Gửi yêu cầu đăng kí và kiểm tra số điện thoại đăng kí đã tồn tại hay chưa và tiếp tục</w:t>
            </w:r>
          </w:p>
        </w:tc>
      </w:tr>
    </w:tbl>
    <w:p w:rsidR="00C254C3" w:rsidRPr="00300FD9" w:rsidRDefault="00C254C3" w:rsidP="00300FD9">
      <w:pPr>
        <w:spacing w:line="26" w:lineRule="atLeast"/>
        <w:ind w:firstLine="709"/>
        <w:jc w:val="center"/>
        <w:rPr>
          <w:rFonts w:cs="Times New Roman"/>
          <w:sz w:val="32"/>
          <w:szCs w:val="32"/>
        </w:rPr>
      </w:pPr>
      <w:r w:rsidRPr="00300FD9">
        <w:rPr>
          <w:rFonts w:cs="Times New Roman"/>
          <w:b/>
          <w:bCs/>
          <w:sz w:val="32"/>
          <w:szCs w:val="32"/>
        </w:rPr>
        <w:t>Các yêu cầu cụ thể</w:t>
      </w:r>
      <w:r w:rsidRPr="00300FD9">
        <w:rPr>
          <w:rFonts w:cs="Times New Roman"/>
          <w:sz w:val="32"/>
          <w:szCs w:val="32"/>
        </w:rPr>
        <w:t>: Các trường nhập thông tin không được để trống.</w:t>
      </w:r>
    </w:p>
    <w:p w:rsidR="00C254C3" w:rsidRPr="00300FD9" w:rsidRDefault="00C254C3" w:rsidP="00300FD9">
      <w:pPr>
        <w:spacing w:line="26" w:lineRule="atLeast"/>
        <w:ind w:firstLine="709"/>
        <w:jc w:val="center"/>
        <w:rPr>
          <w:rFonts w:cs="Times New Roman"/>
          <w:sz w:val="32"/>
          <w:szCs w:val="32"/>
        </w:rPr>
      </w:pPr>
      <w:r w:rsidRPr="00300FD9">
        <w:rPr>
          <w:rFonts w:cs="Times New Roman"/>
          <w:b/>
          <w:bCs/>
          <w:sz w:val="32"/>
          <w:szCs w:val="32"/>
        </w:rPr>
        <w:t>Điều kiện trước</w:t>
      </w:r>
      <w:r w:rsidRPr="00300FD9">
        <w:rPr>
          <w:rFonts w:cs="Times New Roman"/>
          <w:sz w:val="32"/>
          <w:szCs w:val="32"/>
        </w:rPr>
        <w:t>: Nguời dùng đã kết nối mạng và bật kết nối Internet, số điện thoại nhập không được để trống.</w:t>
      </w:r>
    </w:p>
    <w:p w:rsidR="00C254C3" w:rsidRPr="00300FD9" w:rsidRDefault="00C254C3" w:rsidP="00300FD9">
      <w:pPr>
        <w:spacing w:line="26" w:lineRule="atLeast"/>
        <w:ind w:firstLine="709"/>
        <w:jc w:val="center"/>
        <w:rPr>
          <w:rFonts w:cs="Times New Roman"/>
          <w:sz w:val="32"/>
          <w:szCs w:val="32"/>
        </w:rPr>
      </w:pPr>
      <w:r w:rsidRPr="00300FD9">
        <w:rPr>
          <w:rFonts w:cs="Times New Roman"/>
          <w:b/>
          <w:bCs/>
          <w:sz w:val="32"/>
          <w:szCs w:val="32"/>
        </w:rPr>
        <w:t>Điều kiện sau</w:t>
      </w:r>
      <w:r w:rsidRPr="00300FD9">
        <w:rPr>
          <w:rFonts w:cs="Times New Roman"/>
          <w:sz w:val="32"/>
          <w:szCs w:val="32"/>
        </w:rPr>
        <w:t>: Thông báo trạ</w:t>
      </w:r>
      <w:r w:rsidR="00827F65" w:rsidRPr="00300FD9">
        <w:rPr>
          <w:rFonts w:cs="Times New Roman"/>
          <w:sz w:val="32"/>
          <w:szCs w:val="32"/>
        </w:rPr>
        <w:t>ng thái đăng ký.</w:t>
      </w:r>
    </w:p>
    <w:p w:rsidR="004C6D94" w:rsidRPr="00300FD9" w:rsidRDefault="00395C6E" w:rsidP="00300FD9">
      <w:pPr>
        <w:pStyle w:val="Heading2"/>
        <w:spacing w:before="120" w:after="120" w:line="26" w:lineRule="atLeast"/>
        <w:ind w:firstLine="709"/>
        <w:jc w:val="center"/>
        <w:rPr>
          <w:rFonts w:cs="Times New Roman"/>
          <w:color w:val="auto"/>
          <w:sz w:val="32"/>
          <w:szCs w:val="32"/>
        </w:rPr>
      </w:pPr>
      <w:bookmarkStart w:id="424" w:name="_Toc475999860"/>
      <w:bookmarkStart w:id="425" w:name="_Toc507842851"/>
      <w:bookmarkStart w:id="426" w:name="_Toc511914423"/>
      <w:bookmarkStart w:id="427" w:name="_Toc511914503"/>
      <w:bookmarkStart w:id="428" w:name="_Toc511919238"/>
      <w:r w:rsidRPr="00300FD9">
        <w:rPr>
          <w:rFonts w:cs="Times New Roman"/>
          <w:color w:val="auto"/>
          <w:sz w:val="32"/>
          <w:szCs w:val="32"/>
        </w:rPr>
        <w:t>5</w:t>
      </w:r>
      <w:r w:rsidR="005C5F4F" w:rsidRPr="00300FD9">
        <w:rPr>
          <w:rFonts w:cs="Times New Roman"/>
          <w:color w:val="auto"/>
          <w:sz w:val="32"/>
          <w:szCs w:val="32"/>
        </w:rPr>
        <w:t>.</w:t>
      </w:r>
      <w:r w:rsidR="00EB1427" w:rsidRPr="00300FD9">
        <w:rPr>
          <w:rFonts w:cs="Times New Roman"/>
          <w:color w:val="auto"/>
          <w:sz w:val="32"/>
          <w:szCs w:val="32"/>
        </w:rPr>
        <w:t xml:space="preserve"> </w:t>
      </w:r>
      <w:r w:rsidR="005C5F4F" w:rsidRPr="00300FD9">
        <w:rPr>
          <w:rFonts w:cs="Times New Roman"/>
          <w:color w:val="auto"/>
          <w:sz w:val="32"/>
          <w:szCs w:val="32"/>
        </w:rPr>
        <w:t>Giao diện ứng dụng</w:t>
      </w:r>
      <w:bookmarkEnd w:id="424"/>
      <w:bookmarkEnd w:id="425"/>
      <w:bookmarkEnd w:id="426"/>
      <w:bookmarkEnd w:id="427"/>
      <w:bookmarkEnd w:id="428"/>
    </w:p>
    <w:p w:rsidR="001953E8" w:rsidRPr="00300FD9" w:rsidRDefault="001953E8" w:rsidP="00300FD9">
      <w:pPr>
        <w:jc w:val="center"/>
        <w:rPr>
          <w:rFonts w:cs="Times New Roman"/>
          <w:sz w:val="32"/>
          <w:szCs w:val="32"/>
        </w:rPr>
      </w:pPr>
      <w:r w:rsidRPr="00300FD9">
        <w:rPr>
          <w:rFonts w:cs="Times New Roman"/>
          <w:sz w:val="32"/>
          <w:szCs w:val="32"/>
        </w:rPr>
        <w:br w:type="page"/>
      </w:r>
    </w:p>
    <w:p w:rsidR="00EB1427" w:rsidRPr="00A835CC" w:rsidRDefault="001953E8" w:rsidP="00A835CC">
      <w:pPr>
        <w:pStyle w:val="Heading1"/>
        <w:rPr>
          <w:rFonts w:cs="Times New Roman"/>
          <w:color w:val="auto"/>
          <w:szCs w:val="32"/>
        </w:rPr>
      </w:pPr>
      <w:bookmarkStart w:id="429" w:name="_Toc511914424"/>
      <w:bookmarkStart w:id="430" w:name="_Toc511914504"/>
      <w:bookmarkStart w:id="431" w:name="_Toc511919239"/>
      <w:r w:rsidRPr="00A835CC">
        <w:rPr>
          <w:rFonts w:cs="Times New Roman"/>
          <w:color w:val="auto"/>
          <w:szCs w:val="32"/>
        </w:rPr>
        <w:lastRenderedPageBreak/>
        <w:t>CHƯƠNG 3: CÀI ĐẶT VÀ CHẠY CHƯƠNG TRÌNH</w:t>
      </w:r>
      <w:bookmarkEnd w:id="431"/>
      <w:del w:id="432" w:author="D" w:date="2018-04-19T15:11:00Z">
        <w:r w:rsidRPr="00A835CC" w:rsidDel="008D7B7D">
          <w:rPr>
            <w:rFonts w:cs="Times New Roman"/>
            <w:color w:val="auto"/>
            <w:szCs w:val="32"/>
          </w:rPr>
          <w:delText xml:space="preserve"> ỨNG DỤNG</w:delText>
        </w:r>
      </w:del>
      <w:bookmarkEnd w:id="429"/>
      <w:bookmarkEnd w:id="430"/>
    </w:p>
    <w:p w:rsidR="005C4549" w:rsidRDefault="005C4549">
      <w:pPr>
        <w:rPr>
          <w:rFonts w:cs="Times New Roman"/>
          <w:b/>
          <w:szCs w:val="26"/>
        </w:rPr>
      </w:pPr>
      <w:r>
        <w:rPr>
          <w:rFonts w:cs="Times New Roman"/>
          <w:b/>
          <w:szCs w:val="26"/>
        </w:rPr>
        <w:br w:type="page"/>
      </w:r>
    </w:p>
    <w:p w:rsidR="00827F65" w:rsidRPr="00A835CC" w:rsidRDefault="00827F65">
      <w:pPr>
        <w:pStyle w:val="Heading1"/>
        <w:jc w:val="center"/>
        <w:rPr>
          <w:rFonts w:cs="Times New Roman"/>
          <w:szCs w:val="32"/>
        </w:rPr>
        <w:pPrChange w:id="433" w:author="D" w:date="2018-04-19T15:11:00Z">
          <w:pPr>
            <w:jc w:val="center"/>
          </w:pPr>
        </w:pPrChange>
      </w:pPr>
      <w:bookmarkStart w:id="434" w:name="_Toc511919240"/>
      <w:r w:rsidRPr="00A835CC">
        <w:rPr>
          <w:rFonts w:cs="Times New Roman"/>
          <w:color w:val="auto"/>
          <w:szCs w:val="32"/>
        </w:rPr>
        <w:lastRenderedPageBreak/>
        <w:t>Kết luận</w:t>
      </w:r>
      <w:bookmarkEnd w:id="434"/>
    </w:p>
    <w:p w:rsidR="00ED60D3" w:rsidRPr="000A6031" w:rsidRDefault="00ED60D3" w:rsidP="00300FD9">
      <w:pPr>
        <w:spacing w:line="26" w:lineRule="atLeast"/>
        <w:ind w:firstLine="709"/>
        <w:rPr>
          <w:rFonts w:cs="Times New Roman"/>
          <w:b/>
          <w:szCs w:val="26"/>
        </w:rPr>
      </w:pPr>
    </w:p>
    <w:p w:rsidR="00ED60D3" w:rsidRPr="001953E8" w:rsidRDefault="00ED60D3" w:rsidP="00300FD9">
      <w:pPr>
        <w:spacing w:line="26" w:lineRule="atLeast"/>
        <w:ind w:firstLine="709"/>
        <w:rPr>
          <w:rFonts w:cs="Times New Roman"/>
          <w:b/>
          <w:szCs w:val="26"/>
        </w:rPr>
      </w:pPr>
    </w:p>
    <w:p w:rsidR="00ED60D3" w:rsidRPr="000A6031" w:rsidRDefault="00ED60D3" w:rsidP="00300FD9">
      <w:pPr>
        <w:spacing w:line="26" w:lineRule="atLeast"/>
        <w:ind w:firstLine="709"/>
        <w:rPr>
          <w:rFonts w:cs="Times New Roman"/>
          <w:szCs w:val="26"/>
          <w:lang w:val="vi-VN"/>
        </w:rPr>
      </w:pPr>
      <w:r w:rsidRPr="000A6031">
        <w:rPr>
          <w:rFonts w:cs="Times New Roman"/>
          <w:szCs w:val="26"/>
          <w:lang w:val="vi-VN"/>
        </w:rPr>
        <w:t xml:space="preserve">      </w:t>
      </w:r>
    </w:p>
    <w:p w:rsidR="00E727D0" w:rsidRPr="00A835CC" w:rsidRDefault="00ED60D3">
      <w:pPr>
        <w:pStyle w:val="Heading1"/>
        <w:jc w:val="center"/>
        <w:rPr>
          <w:ins w:id="435" w:author="D" w:date="2018-04-19T15:07:00Z"/>
          <w:rFonts w:cs="Times New Roman"/>
          <w:szCs w:val="32"/>
        </w:rPr>
        <w:pPrChange w:id="436" w:author="D" w:date="2018-04-19T15:11:00Z">
          <w:pPr>
            <w:spacing w:line="26" w:lineRule="atLeast"/>
            <w:ind w:firstLine="709"/>
          </w:pPr>
        </w:pPrChange>
      </w:pPr>
      <w:r w:rsidRPr="000A6031">
        <w:rPr>
          <w:lang w:val="vi-VN"/>
        </w:rPr>
        <w:br w:type="page"/>
      </w:r>
      <w:bookmarkStart w:id="437" w:name="_Toc511914425"/>
      <w:bookmarkStart w:id="438" w:name="_Toc511914505"/>
      <w:del w:id="439" w:author="D" w:date="2018-04-19T15:07:00Z">
        <w:r w:rsidR="001951E5" w:rsidRPr="00827F65" w:rsidDel="001951E5">
          <w:rPr>
            <w:b w:val="0"/>
            <w:szCs w:val="32"/>
          </w:rPr>
          <w:lastRenderedPageBreak/>
          <w:delText>CHƯƠNG 3:</w:delText>
        </w:r>
      </w:del>
      <w:r w:rsidR="001951E5" w:rsidRPr="00827F65">
        <w:rPr>
          <w:b w:val="0"/>
          <w:szCs w:val="32"/>
        </w:rPr>
        <w:t xml:space="preserve"> </w:t>
      </w:r>
      <w:bookmarkStart w:id="440" w:name="_Toc511919241"/>
      <w:r w:rsidR="001951E5" w:rsidRPr="00A835CC">
        <w:rPr>
          <w:rFonts w:cs="Times New Roman"/>
          <w:color w:val="auto"/>
          <w:szCs w:val="32"/>
        </w:rPr>
        <w:t xml:space="preserve">Tài </w:t>
      </w:r>
      <w:del w:id="441" w:author="D" w:date="2018-04-19T15:07:00Z">
        <w:r w:rsidR="001951E5" w:rsidRPr="00A835CC" w:rsidDel="001951E5">
          <w:rPr>
            <w:rFonts w:cs="Times New Roman"/>
            <w:color w:val="auto"/>
            <w:szCs w:val="32"/>
          </w:rPr>
          <w:delText xml:space="preserve">Liệu </w:delText>
        </w:r>
      </w:del>
      <w:ins w:id="442" w:author="D" w:date="2018-04-19T15:07:00Z">
        <w:r w:rsidR="001951E5" w:rsidRPr="00A835CC">
          <w:rPr>
            <w:rFonts w:cs="Times New Roman"/>
            <w:color w:val="auto"/>
            <w:szCs w:val="32"/>
          </w:rPr>
          <w:t xml:space="preserve">liệu </w:t>
        </w:r>
      </w:ins>
      <w:del w:id="443" w:author="D" w:date="2018-04-19T15:07:00Z">
        <w:r w:rsidR="001951E5" w:rsidRPr="00A835CC" w:rsidDel="001951E5">
          <w:rPr>
            <w:rFonts w:cs="Times New Roman"/>
            <w:color w:val="auto"/>
            <w:szCs w:val="32"/>
          </w:rPr>
          <w:delText xml:space="preserve">Tham </w:delText>
        </w:r>
      </w:del>
      <w:ins w:id="444" w:author="D" w:date="2018-04-19T15:07:00Z">
        <w:r w:rsidR="001951E5" w:rsidRPr="00A835CC">
          <w:rPr>
            <w:rFonts w:cs="Times New Roman"/>
            <w:color w:val="auto"/>
            <w:szCs w:val="32"/>
          </w:rPr>
          <w:t xml:space="preserve">tham </w:t>
        </w:r>
      </w:ins>
      <w:del w:id="445" w:author="D" w:date="2018-04-19T15:07:00Z">
        <w:r w:rsidR="001951E5" w:rsidRPr="00A835CC" w:rsidDel="001951E5">
          <w:rPr>
            <w:rFonts w:cs="Times New Roman"/>
            <w:color w:val="auto"/>
            <w:szCs w:val="32"/>
          </w:rPr>
          <w:delText>Khảo</w:delText>
        </w:r>
      </w:del>
      <w:ins w:id="446" w:author="D" w:date="2018-04-19T15:07:00Z">
        <w:r w:rsidR="001951E5" w:rsidRPr="00A835CC">
          <w:rPr>
            <w:rFonts w:cs="Times New Roman"/>
            <w:color w:val="auto"/>
            <w:szCs w:val="32"/>
          </w:rPr>
          <w:t>khảo</w:t>
        </w:r>
        <w:bookmarkEnd w:id="437"/>
        <w:bookmarkEnd w:id="438"/>
        <w:bookmarkEnd w:id="440"/>
      </w:ins>
    </w:p>
    <w:p w:rsidR="001951E5" w:rsidRPr="001951E5" w:rsidRDefault="001951E5">
      <w:pPr>
        <w:spacing w:line="26" w:lineRule="atLeast"/>
        <w:ind w:firstLine="709"/>
        <w:jc w:val="center"/>
        <w:rPr>
          <w:rFonts w:cs="Times New Roman"/>
          <w:sz w:val="32"/>
          <w:szCs w:val="32"/>
          <w:rPrChange w:id="447" w:author="D" w:date="2018-04-19T15:06:00Z">
            <w:rPr>
              <w:rFonts w:cs="Times New Roman"/>
              <w:szCs w:val="26"/>
            </w:rPr>
          </w:rPrChange>
        </w:rPr>
        <w:pPrChange w:id="448" w:author="D" w:date="2018-04-19T15:07:00Z">
          <w:pPr>
            <w:spacing w:line="26" w:lineRule="atLeast"/>
            <w:ind w:firstLine="709"/>
          </w:pPr>
        </w:pPrChange>
      </w:pPr>
    </w:p>
    <w:p w:rsidR="00EB1427" w:rsidRPr="000A6031" w:rsidRDefault="00EB1427" w:rsidP="00300FD9">
      <w:pPr>
        <w:rPr>
          <w:szCs w:val="26"/>
        </w:rPr>
      </w:pPr>
      <w:r w:rsidRPr="000A6031">
        <w:rPr>
          <w:szCs w:val="26"/>
        </w:rPr>
        <w:t>- Maps Android API:</w:t>
      </w:r>
    </w:p>
    <w:p w:rsidR="00E727D0" w:rsidRPr="000A6031" w:rsidRDefault="004A4A32" w:rsidP="00300FD9">
      <w:pPr>
        <w:rPr>
          <w:rFonts w:cs="Times New Roman"/>
          <w:szCs w:val="26"/>
        </w:rPr>
      </w:pPr>
      <w:hyperlink r:id="rId146" w:history="1">
        <w:r w:rsidR="00EB1427" w:rsidRPr="000A6031">
          <w:rPr>
            <w:rStyle w:val="Hyperlink"/>
            <w:rFonts w:cs="Times New Roman"/>
            <w:szCs w:val="26"/>
            <w:u w:val="none"/>
          </w:rPr>
          <w:t>https://developers.google.com/maps/documentation/android-api/</w:t>
        </w:r>
      </w:hyperlink>
    </w:p>
    <w:p w:rsidR="00EB1427" w:rsidRPr="000A6031" w:rsidRDefault="00EB1427" w:rsidP="00300FD9">
      <w:pPr>
        <w:rPr>
          <w:szCs w:val="26"/>
        </w:rPr>
      </w:pPr>
      <w:r w:rsidRPr="000A6031">
        <w:rPr>
          <w:szCs w:val="26"/>
        </w:rPr>
        <w:t>- Sử dụng NodeJS</w:t>
      </w:r>
    </w:p>
    <w:p w:rsidR="00EB1427" w:rsidRPr="000A6031" w:rsidRDefault="004A4A32" w:rsidP="00300FD9">
      <w:pPr>
        <w:rPr>
          <w:szCs w:val="26"/>
        </w:rPr>
      </w:pPr>
      <w:hyperlink r:id="rId147" w:history="1">
        <w:r w:rsidR="00EB1427" w:rsidRPr="000A6031">
          <w:rPr>
            <w:rStyle w:val="Hyperlink"/>
            <w:szCs w:val="26"/>
            <w:u w:val="none"/>
          </w:rPr>
          <w:t>https://viblo.asia/p/nodejs-tutorial-phan-1-gioi-thieu-va-cai-dat-ung-dung-dau-tien-gVQvlwdykZJ</w:t>
        </w:r>
      </w:hyperlink>
    </w:p>
    <w:p w:rsidR="00EB1427" w:rsidRPr="000A6031" w:rsidRDefault="00EB1427" w:rsidP="00300FD9">
      <w:pPr>
        <w:rPr>
          <w:szCs w:val="26"/>
        </w:rPr>
      </w:pPr>
      <w:r w:rsidRPr="000A6031">
        <w:rPr>
          <w:szCs w:val="26"/>
        </w:rPr>
        <w:t>- Express trong NodeJS</w:t>
      </w:r>
    </w:p>
    <w:p w:rsidR="00EB1427" w:rsidRPr="000A6031" w:rsidRDefault="004A4A32" w:rsidP="00300FD9">
      <w:pPr>
        <w:rPr>
          <w:szCs w:val="26"/>
        </w:rPr>
      </w:pPr>
      <w:hyperlink r:id="rId148" w:history="1">
        <w:r w:rsidR="00EB1427" w:rsidRPr="000A6031">
          <w:rPr>
            <w:rStyle w:val="Hyperlink"/>
            <w:szCs w:val="26"/>
            <w:u w:val="none"/>
          </w:rPr>
          <w:t>https://viblo.asia/p/nodejs-voi-express-framework-rQOvPKVgkYj</w:t>
        </w:r>
      </w:hyperlink>
    </w:p>
    <w:p w:rsidR="00EB1427" w:rsidRPr="000A6031" w:rsidRDefault="00EB1427" w:rsidP="00300FD9">
      <w:pPr>
        <w:rPr>
          <w:szCs w:val="26"/>
        </w:rPr>
      </w:pPr>
      <w:r w:rsidRPr="000A6031">
        <w:rPr>
          <w:szCs w:val="26"/>
        </w:rPr>
        <w:t>-MongoDB:</w:t>
      </w:r>
    </w:p>
    <w:p w:rsidR="00EB1427" w:rsidRPr="000A6031" w:rsidRDefault="004A4A32" w:rsidP="00300FD9">
      <w:pPr>
        <w:rPr>
          <w:szCs w:val="26"/>
        </w:rPr>
      </w:pPr>
      <w:hyperlink r:id="rId149" w:history="1">
        <w:r w:rsidR="00EB1427" w:rsidRPr="000A6031">
          <w:rPr>
            <w:rStyle w:val="Hyperlink"/>
            <w:szCs w:val="26"/>
            <w:u w:val="none"/>
          </w:rPr>
          <w:t>https://kipalog.com/posts/Hoc-MongoDB--Bai-1--MongoDB-la-gi</w:t>
        </w:r>
      </w:hyperlink>
    </w:p>
    <w:p w:rsidR="00EB1427" w:rsidRPr="000A6031" w:rsidRDefault="00EB1427" w:rsidP="00300FD9">
      <w:pPr>
        <w:rPr>
          <w:szCs w:val="26"/>
        </w:rPr>
      </w:pPr>
      <w:r w:rsidRPr="000A6031">
        <w:rPr>
          <w:szCs w:val="26"/>
        </w:rPr>
        <w:t>- SocketIO:</w:t>
      </w:r>
    </w:p>
    <w:p w:rsidR="00EB1427" w:rsidRPr="000A6031" w:rsidRDefault="004A4A32" w:rsidP="00300FD9">
      <w:pPr>
        <w:rPr>
          <w:szCs w:val="26"/>
        </w:rPr>
      </w:pPr>
      <w:hyperlink r:id="rId150" w:history="1">
        <w:r w:rsidR="00EB1427" w:rsidRPr="000A6031">
          <w:rPr>
            <w:rStyle w:val="Hyperlink"/>
            <w:szCs w:val="26"/>
            <w:u w:val="none"/>
          </w:rPr>
          <w:t>https://viblo.asia/p/nodejs-va-socketio-can-ban-jlA7GKxdvKZQ</w:t>
        </w:r>
      </w:hyperlink>
    </w:p>
    <w:p w:rsidR="00EB1427" w:rsidRPr="000A6031" w:rsidRDefault="00EB1427" w:rsidP="00300FD9">
      <w:pPr>
        <w:rPr>
          <w:szCs w:val="26"/>
        </w:rPr>
      </w:pPr>
      <w:r w:rsidRPr="000A6031">
        <w:rPr>
          <w:szCs w:val="26"/>
        </w:rPr>
        <w:t>https://viblo.asia/p/buoc-dau-lam-quen-voi-nodejs-va-socketio-MJyGjQrWvPB</w:t>
      </w:r>
    </w:p>
    <w:p w:rsidR="00EB1427" w:rsidRPr="000A6031" w:rsidRDefault="00EB1427" w:rsidP="00300FD9">
      <w:pPr>
        <w:rPr>
          <w:szCs w:val="26"/>
        </w:rPr>
      </w:pPr>
    </w:p>
    <w:sectPr w:rsidR="00EB1427" w:rsidRPr="000A6031" w:rsidSect="004A4A32">
      <w:headerReference w:type="default" r:id="rId151"/>
      <w:footerReference w:type="default" r:id="rId152"/>
      <w:pgSz w:w="12240" w:h="15840" w:code="1"/>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4F0B" w:rsidRDefault="00224F0B" w:rsidP="009C7267">
      <w:pPr>
        <w:spacing w:after="0" w:line="240" w:lineRule="auto"/>
      </w:pPr>
      <w:r>
        <w:separator/>
      </w:r>
    </w:p>
  </w:endnote>
  <w:endnote w:type="continuationSeparator" w:id="0">
    <w:p w:rsidR="00224F0B" w:rsidRDefault="00224F0B" w:rsidP="009C7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7022692"/>
      <w:docPartObj>
        <w:docPartGallery w:val="Page Numbers (Bottom of Page)"/>
        <w:docPartUnique/>
      </w:docPartObj>
    </w:sdtPr>
    <w:sdtEndPr>
      <w:rPr>
        <w:noProof/>
      </w:rPr>
    </w:sdtEndPr>
    <w:sdtContent>
      <w:p w:rsidR="004A4A32" w:rsidRDefault="004A4A32">
        <w:pPr>
          <w:pStyle w:val="Footer"/>
          <w:jc w:val="right"/>
        </w:pPr>
        <w:r>
          <w:fldChar w:fldCharType="begin"/>
        </w:r>
        <w:r>
          <w:instrText xml:space="preserve"> PAGE   \* MERGEFORMAT </w:instrText>
        </w:r>
        <w:r>
          <w:fldChar w:fldCharType="separate"/>
        </w:r>
        <w:r w:rsidR="005A4F33">
          <w:rPr>
            <w:noProof/>
          </w:rPr>
          <w:t>2</w:t>
        </w:r>
        <w:r>
          <w:rPr>
            <w:noProof/>
          </w:rPr>
          <w:fldChar w:fldCharType="end"/>
        </w:r>
      </w:p>
    </w:sdtContent>
  </w:sdt>
  <w:p w:rsidR="004A4A32" w:rsidRDefault="004A4A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4F33" w:rsidRDefault="005A4F33">
    <w:pPr>
      <w:pStyle w:val="Footer"/>
      <w:jc w:val="right"/>
    </w:pPr>
  </w:p>
  <w:p w:rsidR="005A4F33" w:rsidRDefault="005A4F3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9127451"/>
      <w:docPartObj>
        <w:docPartGallery w:val="Page Numbers (Bottom of Page)"/>
        <w:docPartUnique/>
      </w:docPartObj>
    </w:sdtPr>
    <w:sdtEndPr>
      <w:rPr>
        <w:noProof/>
      </w:rPr>
    </w:sdtEndPr>
    <w:sdtContent>
      <w:p w:rsidR="005A4F33" w:rsidRDefault="005A4F33">
        <w:pPr>
          <w:pStyle w:val="Footer"/>
          <w:jc w:val="right"/>
        </w:pPr>
        <w:r>
          <w:fldChar w:fldCharType="begin"/>
        </w:r>
        <w:r>
          <w:instrText xml:space="preserve"> PAGE   \* MERGEFORMAT </w:instrText>
        </w:r>
        <w:r>
          <w:fldChar w:fldCharType="separate"/>
        </w:r>
        <w:r w:rsidR="00FC5F0B">
          <w:rPr>
            <w:noProof/>
          </w:rPr>
          <w:t>17</w:t>
        </w:r>
        <w:r>
          <w:rPr>
            <w:noProof/>
          </w:rPr>
          <w:fldChar w:fldCharType="end"/>
        </w:r>
      </w:p>
    </w:sdtContent>
  </w:sdt>
  <w:p w:rsidR="005A4F33" w:rsidRDefault="005A4F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4F0B" w:rsidRDefault="00224F0B" w:rsidP="009C7267">
      <w:pPr>
        <w:spacing w:after="0" w:line="240" w:lineRule="auto"/>
      </w:pPr>
      <w:r>
        <w:separator/>
      </w:r>
    </w:p>
  </w:footnote>
  <w:footnote w:type="continuationSeparator" w:id="0">
    <w:p w:rsidR="00224F0B" w:rsidRDefault="00224F0B" w:rsidP="009C72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A32" w:rsidRDefault="004A4A32" w:rsidP="004B515E">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A32" w:rsidRDefault="004A4A32" w:rsidP="004B515E">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4F33" w:rsidRDefault="005A4F33" w:rsidP="004B515E">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4C7A405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000BA4"/>
    <w:multiLevelType w:val="hybridMultilevel"/>
    <w:tmpl w:val="B9FC7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6A650F"/>
    <w:multiLevelType w:val="hybridMultilevel"/>
    <w:tmpl w:val="587878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31118"/>
    <w:multiLevelType w:val="hybridMultilevel"/>
    <w:tmpl w:val="4B0A4EFA"/>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05FC4A94"/>
    <w:multiLevelType w:val="multilevel"/>
    <w:tmpl w:val="C6B23042"/>
    <w:lvl w:ilvl="0">
      <w:start w:val="1"/>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6A06288"/>
    <w:multiLevelType w:val="hybridMultilevel"/>
    <w:tmpl w:val="9CCEF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604259"/>
    <w:multiLevelType w:val="hybridMultilevel"/>
    <w:tmpl w:val="FA4CEC2A"/>
    <w:lvl w:ilvl="0" w:tplc="32D45858">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11DC6178"/>
    <w:multiLevelType w:val="hybridMultilevel"/>
    <w:tmpl w:val="E9E6D56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6243FE"/>
    <w:multiLevelType w:val="hybridMultilevel"/>
    <w:tmpl w:val="01BCC20C"/>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693AAA"/>
    <w:multiLevelType w:val="hybridMultilevel"/>
    <w:tmpl w:val="6652AFA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405128"/>
    <w:multiLevelType w:val="hybridMultilevel"/>
    <w:tmpl w:val="5D1682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784C8B"/>
    <w:multiLevelType w:val="hybridMultilevel"/>
    <w:tmpl w:val="57E2FAA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1E45E8"/>
    <w:multiLevelType w:val="hybridMultilevel"/>
    <w:tmpl w:val="CC7C46B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1DB00EC2"/>
    <w:multiLevelType w:val="hybridMultilevel"/>
    <w:tmpl w:val="318C32C8"/>
    <w:lvl w:ilvl="0" w:tplc="32D45858">
      <w:start w:val="1"/>
      <w:numFmt w:val="bullet"/>
      <w:lvlText w:val="-"/>
      <w:lvlJc w:val="left"/>
      <w:pPr>
        <w:ind w:left="1069" w:hanging="360"/>
      </w:pPr>
      <w:rPr>
        <w:rFonts w:ascii="Times New Roman" w:eastAsia="Times New Roman" w:hAnsi="Times New Roman" w:cs="Times New Roman"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nsid w:val="21FA1FF8"/>
    <w:multiLevelType w:val="hybridMultilevel"/>
    <w:tmpl w:val="959C3096"/>
    <w:lvl w:ilvl="0" w:tplc="73DEAC0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7C32DD1"/>
    <w:multiLevelType w:val="hybridMultilevel"/>
    <w:tmpl w:val="B628AB5E"/>
    <w:lvl w:ilvl="0" w:tplc="32D4585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D8F7A03"/>
    <w:multiLevelType w:val="hybridMultilevel"/>
    <w:tmpl w:val="2F6CB5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3626266"/>
    <w:multiLevelType w:val="hybridMultilevel"/>
    <w:tmpl w:val="73DA04B4"/>
    <w:lvl w:ilvl="0" w:tplc="32D45858">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34165B15"/>
    <w:multiLevelType w:val="hybridMultilevel"/>
    <w:tmpl w:val="E98A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252351"/>
    <w:multiLevelType w:val="hybridMultilevel"/>
    <w:tmpl w:val="667CFB90"/>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nsid w:val="38F016CC"/>
    <w:multiLevelType w:val="hybridMultilevel"/>
    <w:tmpl w:val="E6E8CEB0"/>
    <w:lvl w:ilvl="0" w:tplc="04090019">
      <w:start w:val="1"/>
      <w:numFmt w:val="low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C3717B"/>
    <w:multiLevelType w:val="hybridMultilevel"/>
    <w:tmpl w:val="B704A66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76557F"/>
    <w:multiLevelType w:val="hybridMultilevel"/>
    <w:tmpl w:val="8C24DB1E"/>
    <w:lvl w:ilvl="0" w:tplc="594C2832">
      <w:start w:val="1"/>
      <w:numFmt w:val="decimal"/>
      <w:lvlText w:val="%1."/>
      <w:lvlJc w:val="left"/>
      <w:pPr>
        <w:ind w:left="1080" w:hanging="360"/>
      </w:pPr>
      <w:rPr>
        <w:rFonts w:hint="default"/>
        <w:b/>
      </w:rPr>
    </w:lvl>
    <w:lvl w:ilvl="1" w:tplc="9640B16A">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0E83EA5"/>
    <w:multiLevelType w:val="hybridMultilevel"/>
    <w:tmpl w:val="C8B67408"/>
    <w:lvl w:ilvl="0" w:tplc="26808A5A">
      <w:start w:val="1"/>
      <w:numFmt w:val="lowerLetter"/>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nsid w:val="475B2A6D"/>
    <w:multiLevelType w:val="hybridMultilevel"/>
    <w:tmpl w:val="84C867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7E42EF7"/>
    <w:multiLevelType w:val="hybridMultilevel"/>
    <w:tmpl w:val="E3606BC0"/>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413A00"/>
    <w:multiLevelType w:val="multilevel"/>
    <w:tmpl w:val="9BD02490"/>
    <w:lvl w:ilvl="0">
      <w:start w:val="1"/>
      <w:numFmt w:val="decimal"/>
      <w:lvlText w:val="%1"/>
      <w:lvlJc w:val="left"/>
      <w:pPr>
        <w:ind w:left="525" w:hanging="525"/>
      </w:pPr>
      <w:rPr>
        <w:rFonts w:hint="default"/>
        <w:b/>
      </w:rPr>
    </w:lvl>
    <w:lvl w:ilvl="1">
      <w:start w:val="4"/>
      <w:numFmt w:val="decimal"/>
      <w:lvlText w:val="%1.%2"/>
      <w:lvlJc w:val="left"/>
      <w:pPr>
        <w:ind w:left="525" w:hanging="52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7">
    <w:nsid w:val="4B972F83"/>
    <w:multiLevelType w:val="hybridMultilevel"/>
    <w:tmpl w:val="9CFA9B6E"/>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nsid w:val="4E960A5D"/>
    <w:multiLevelType w:val="hybridMultilevel"/>
    <w:tmpl w:val="96CA5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507D4B"/>
    <w:multiLevelType w:val="hybridMultilevel"/>
    <w:tmpl w:val="13A27464"/>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9E556D"/>
    <w:multiLevelType w:val="hybridMultilevel"/>
    <w:tmpl w:val="0FF8E9DC"/>
    <w:lvl w:ilvl="0" w:tplc="32D45858">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1">
    <w:nsid w:val="52B778A2"/>
    <w:multiLevelType w:val="hybridMultilevel"/>
    <w:tmpl w:val="48F66A32"/>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46128E"/>
    <w:multiLevelType w:val="multilevel"/>
    <w:tmpl w:val="4E64A00E"/>
    <w:lvl w:ilvl="0">
      <w:start w:val="1"/>
      <w:numFmt w:val="decimal"/>
      <w:lvlText w:val="%1"/>
      <w:lvlJc w:val="left"/>
      <w:pPr>
        <w:ind w:left="525" w:hanging="525"/>
      </w:pPr>
      <w:rPr>
        <w:rFonts w:hint="default"/>
        <w:b w:val="0"/>
      </w:rPr>
    </w:lvl>
    <w:lvl w:ilvl="1">
      <w:start w:val="5"/>
      <w:numFmt w:val="decimal"/>
      <w:lvlText w:val="%1.%2"/>
      <w:lvlJc w:val="left"/>
      <w:pPr>
        <w:ind w:left="525" w:hanging="525"/>
      </w:pPr>
      <w:rPr>
        <w:rFonts w:hint="default"/>
        <w:b w:val="0"/>
      </w:rPr>
    </w:lvl>
    <w:lvl w:ilvl="2">
      <w:start w:val="7"/>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33">
    <w:nsid w:val="5E3B3797"/>
    <w:multiLevelType w:val="hybridMultilevel"/>
    <w:tmpl w:val="E8BC0BA0"/>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nsid w:val="666E6665"/>
    <w:multiLevelType w:val="hybridMultilevel"/>
    <w:tmpl w:val="F1EEE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AE5E6B"/>
    <w:multiLevelType w:val="multilevel"/>
    <w:tmpl w:val="F9001C60"/>
    <w:lvl w:ilvl="0">
      <w:start w:val="1"/>
      <w:numFmt w:val="decimal"/>
      <w:lvlText w:val="%1"/>
      <w:lvlJc w:val="left"/>
      <w:pPr>
        <w:ind w:left="525" w:hanging="525"/>
      </w:pPr>
      <w:rPr>
        <w:rFonts w:hint="default"/>
      </w:rPr>
    </w:lvl>
    <w:lvl w:ilvl="1">
      <w:start w:val="5"/>
      <w:numFmt w:val="decimal"/>
      <w:lvlText w:val="%1.%2"/>
      <w:lvlJc w:val="left"/>
      <w:pPr>
        <w:ind w:left="885" w:hanging="525"/>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6">
    <w:nsid w:val="6ECD7464"/>
    <w:multiLevelType w:val="hybridMultilevel"/>
    <w:tmpl w:val="FF565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F543D20"/>
    <w:multiLevelType w:val="hybridMultilevel"/>
    <w:tmpl w:val="204ED076"/>
    <w:lvl w:ilvl="0" w:tplc="26808A5A">
      <w:start w:val="1"/>
      <w:numFmt w:val="lowerLetter"/>
      <w:lvlText w:val="%1."/>
      <w:lvlJc w:val="left"/>
      <w:pPr>
        <w:ind w:left="1070"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nsid w:val="746A68EA"/>
    <w:multiLevelType w:val="hybridMultilevel"/>
    <w:tmpl w:val="667AD7BA"/>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50B0AB0"/>
    <w:multiLevelType w:val="hybridMultilevel"/>
    <w:tmpl w:val="59941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AA3AE9"/>
    <w:multiLevelType w:val="hybridMultilevel"/>
    <w:tmpl w:val="DDAA6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A301B1"/>
    <w:multiLevelType w:val="hybridMultilevel"/>
    <w:tmpl w:val="22543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7B9569F"/>
    <w:multiLevelType w:val="hybridMultilevel"/>
    <w:tmpl w:val="8BFCB2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D92064"/>
    <w:multiLevelType w:val="hybridMultilevel"/>
    <w:tmpl w:val="BC8AA382"/>
    <w:lvl w:ilvl="0" w:tplc="32D4585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0"/>
  </w:num>
  <w:num w:numId="3">
    <w:abstractNumId w:val="9"/>
  </w:num>
  <w:num w:numId="4">
    <w:abstractNumId w:val="30"/>
  </w:num>
  <w:num w:numId="5">
    <w:abstractNumId w:val="25"/>
  </w:num>
  <w:num w:numId="6">
    <w:abstractNumId w:val="29"/>
  </w:num>
  <w:num w:numId="7">
    <w:abstractNumId w:val="31"/>
  </w:num>
  <w:num w:numId="8">
    <w:abstractNumId w:val="7"/>
  </w:num>
  <w:num w:numId="9">
    <w:abstractNumId w:val="43"/>
  </w:num>
  <w:num w:numId="10">
    <w:abstractNumId w:val="26"/>
  </w:num>
  <w:num w:numId="11">
    <w:abstractNumId w:val="8"/>
  </w:num>
  <w:num w:numId="12">
    <w:abstractNumId w:val="19"/>
  </w:num>
  <w:num w:numId="13">
    <w:abstractNumId w:val="22"/>
  </w:num>
  <w:num w:numId="14">
    <w:abstractNumId w:val="14"/>
  </w:num>
  <w:num w:numId="15">
    <w:abstractNumId w:val="4"/>
  </w:num>
  <w:num w:numId="16">
    <w:abstractNumId w:val="11"/>
  </w:num>
  <w:num w:numId="17">
    <w:abstractNumId w:val="42"/>
  </w:num>
  <w:num w:numId="18">
    <w:abstractNumId w:val="23"/>
  </w:num>
  <w:num w:numId="19">
    <w:abstractNumId w:val="20"/>
  </w:num>
  <w:num w:numId="20">
    <w:abstractNumId w:val="6"/>
  </w:num>
  <w:num w:numId="21">
    <w:abstractNumId w:val="17"/>
  </w:num>
  <w:num w:numId="22">
    <w:abstractNumId w:val="21"/>
  </w:num>
  <w:num w:numId="23">
    <w:abstractNumId w:val="15"/>
  </w:num>
  <w:num w:numId="24">
    <w:abstractNumId w:val="38"/>
  </w:num>
  <w:num w:numId="25">
    <w:abstractNumId w:val="2"/>
  </w:num>
  <w:num w:numId="26">
    <w:abstractNumId w:val="24"/>
  </w:num>
  <w:num w:numId="27">
    <w:abstractNumId w:val="16"/>
  </w:num>
  <w:num w:numId="28">
    <w:abstractNumId w:val="3"/>
  </w:num>
  <w:num w:numId="29">
    <w:abstractNumId w:val="13"/>
  </w:num>
  <w:num w:numId="30">
    <w:abstractNumId w:val="27"/>
  </w:num>
  <w:num w:numId="31">
    <w:abstractNumId w:val="18"/>
  </w:num>
  <w:num w:numId="32">
    <w:abstractNumId w:val="41"/>
  </w:num>
  <w:num w:numId="33">
    <w:abstractNumId w:val="39"/>
  </w:num>
  <w:num w:numId="34">
    <w:abstractNumId w:val="28"/>
  </w:num>
  <w:num w:numId="35">
    <w:abstractNumId w:val="36"/>
  </w:num>
  <w:num w:numId="36">
    <w:abstractNumId w:val="1"/>
  </w:num>
  <w:num w:numId="37">
    <w:abstractNumId w:val="37"/>
  </w:num>
  <w:num w:numId="38">
    <w:abstractNumId w:val="33"/>
  </w:num>
  <w:num w:numId="39">
    <w:abstractNumId w:val="12"/>
  </w:num>
  <w:num w:numId="40">
    <w:abstractNumId w:val="10"/>
  </w:num>
  <w:num w:numId="41">
    <w:abstractNumId w:val="5"/>
  </w:num>
  <w:num w:numId="42">
    <w:abstractNumId w:val="34"/>
  </w:num>
  <w:num w:numId="43">
    <w:abstractNumId w:val="35"/>
  </w:num>
  <w:num w:numId="44">
    <w:abstractNumId w:val="32"/>
  </w:num>
  <w:numIdMacAtCleanup w:val="4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
    <w15:presenceInfo w15:providerId="None" w15:userI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98C"/>
    <w:rsid w:val="00000161"/>
    <w:rsid w:val="00002935"/>
    <w:rsid w:val="00036510"/>
    <w:rsid w:val="0004006F"/>
    <w:rsid w:val="00045ED3"/>
    <w:rsid w:val="00052BE1"/>
    <w:rsid w:val="00062A40"/>
    <w:rsid w:val="00084962"/>
    <w:rsid w:val="000A0088"/>
    <w:rsid w:val="000A136D"/>
    <w:rsid w:val="000A6031"/>
    <w:rsid w:val="000C1C99"/>
    <w:rsid w:val="000E34B7"/>
    <w:rsid w:val="000F0B6C"/>
    <w:rsid w:val="000F36EC"/>
    <w:rsid w:val="00101651"/>
    <w:rsid w:val="00103B3F"/>
    <w:rsid w:val="00115835"/>
    <w:rsid w:val="00117F25"/>
    <w:rsid w:val="00147AD8"/>
    <w:rsid w:val="00155A27"/>
    <w:rsid w:val="001778C7"/>
    <w:rsid w:val="00187151"/>
    <w:rsid w:val="001951E5"/>
    <w:rsid w:val="001953E8"/>
    <w:rsid w:val="001B6C9B"/>
    <w:rsid w:val="001D56F0"/>
    <w:rsid w:val="001E1BF5"/>
    <w:rsid w:val="00203ACA"/>
    <w:rsid w:val="00224F0B"/>
    <w:rsid w:val="00233248"/>
    <w:rsid w:val="0023573F"/>
    <w:rsid w:val="002370A6"/>
    <w:rsid w:val="00245AFD"/>
    <w:rsid w:val="0025068A"/>
    <w:rsid w:val="00251B53"/>
    <w:rsid w:val="00275014"/>
    <w:rsid w:val="002B0824"/>
    <w:rsid w:val="002C42E6"/>
    <w:rsid w:val="002D374F"/>
    <w:rsid w:val="002D4FC0"/>
    <w:rsid w:val="00300159"/>
    <w:rsid w:val="003008C5"/>
    <w:rsid w:val="00300FD9"/>
    <w:rsid w:val="0031674F"/>
    <w:rsid w:val="003222A5"/>
    <w:rsid w:val="00331814"/>
    <w:rsid w:val="00331D9B"/>
    <w:rsid w:val="0033494C"/>
    <w:rsid w:val="00353465"/>
    <w:rsid w:val="0035652E"/>
    <w:rsid w:val="003774B9"/>
    <w:rsid w:val="00382C76"/>
    <w:rsid w:val="003866A2"/>
    <w:rsid w:val="00395C6E"/>
    <w:rsid w:val="003A115F"/>
    <w:rsid w:val="003A63EA"/>
    <w:rsid w:val="003C0FFF"/>
    <w:rsid w:val="003C18AB"/>
    <w:rsid w:val="003E1187"/>
    <w:rsid w:val="003E3051"/>
    <w:rsid w:val="003E5A12"/>
    <w:rsid w:val="003F0B99"/>
    <w:rsid w:val="003F43D6"/>
    <w:rsid w:val="00423A8D"/>
    <w:rsid w:val="00427BEE"/>
    <w:rsid w:val="00435C51"/>
    <w:rsid w:val="00441F4F"/>
    <w:rsid w:val="0044386D"/>
    <w:rsid w:val="0046697E"/>
    <w:rsid w:val="0047737C"/>
    <w:rsid w:val="00485394"/>
    <w:rsid w:val="004869B8"/>
    <w:rsid w:val="00490E61"/>
    <w:rsid w:val="004A404B"/>
    <w:rsid w:val="004A4A32"/>
    <w:rsid w:val="004B515E"/>
    <w:rsid w:val="004C08DC"/>
    <w:rsid w:val="004C1075"/>
    <w:rsid w:val="004C6D94"/>
    <w:rsid w:val="004F7BB2"/>
    <w:rsid w:val="00535672"/>
    <w:rsid w:val="00547EC1"/>
    <w:rsid w:val="00553076"/>
    <w:rsid w:val="005615DA"/>
    <w:rsid w:val="00562C29"/>
    <w:rsid w:val="00563E72"/>
    <w:rsid w:val="005715BF"/>
    <w:rsid w:val="005730C2"/>
    <w:rsid w:val="005775DA"/>
    <w:rsid w:val="00591CE4"/>
    <w:rsid w:val="005A0582"/>
    <w:rsid w:val="005A38AA"/>
    <w:rsid w:val="005A4F33"/>
    <w:rsid w:val="005B0366"/>
    <w:rsid w:val="005B16C5"/>
    <w:rsid w:val="005C1B27"/>
    <w:rsid w:val="005C4549"/>
    <w:rsid w:val="005C5F4F"/>
    <w:rsid w:val="005E31EA"/>
    <w:rsid w:val="005E63D2"/>
    <w:rsid w:val="005F73C5"/>
    <w:rsid w:val="0062265A"/>
    <w:rsid w:val="00635015"/>
    <w:rsid w:val="00640FD2"/>
    <w:rsid w:val="006624B4"/>
    <w:rsid w:val="00667E0D"/>
    <w:rsid w:val="00676D63"/>
    <w:rsid w:val="006A121C"/>
    <w:rsid w:val="006A3462"/>
    <w:rsid w:val="006A7B88"/>
    <w:rsid w:val="006B1C5D"/>
    <w:rsid w:val="006B202C"/>
    <w:rsid w:val="006B4A05"/>
    <w:rsid w:val="006E033C"/>
    <w:rsid w:val="006E1A24"/>
    <w:rsid w:val="006E2A14"/>
    <w:rsid w:val="00712E92"/>
    <w:rsid w:val="0071524F"/>
    <w:rsid w:val="0072342D"/>
    <w:rsid w:val="00730DE8"/>
    <w:rsid w:val="00736FBC"/>
    <w:rsid w:val="00746A63"/>
    <w:rsid w:val="00756683"/>
    <w:rsid w:val="00774812"/>
    <w:rsid w:val="00780F64"/>
    <w:rsid w:val="00785FBF"/>
    <w:rsid w:val="007B4EAB"/>
    <w:rsid w:val="007E4F7E"/>
    <w:rsid w:val="007F5757"/>
    <w:rsid w:val="008223F5"/>
    <w:rsid w:val="0082270D"/>
    <w:rsid w:val="00823E11"/>
    <w:rsid w:val="00824434"/>
    <w:rsid w:val="00827F65"/>
    <w:rsid w:val="00835184"/>
    <w:rsid w:val="00845339"/>
    <w:rsid w:val="00851A18"/>
    <w:rsid w:val="00853332"/>
    <w:rsid w:val="00873DAB"/>
    <w:rsid w:val="008931FF"/>
    <w:rsid w:val="008A21D8"/>
    <w:rsid w:val="008C7C5E"/>
    <w:rsid w:val="008D1EEE"/>
    <w:rsid w:val="008D47E7"/>
    <w:rsid w:val="008D7B7D"/>
    <w:rsid w:val="008F0F59"/>
    <w:rsid w:val="008F2A78"/>
    <w:rsid w:val="008F3934"/>
    <w:rsid w:val="00906EEC"/>
    <w:rsid w:val="009163A4"/>
    <w:rsid w:val="009262BA"/>
    <w:rsid w:val="00935095"/>
    <w:rsid w:val="00936B29"/>
    <w:rsid w:val="0095552C"/>
    <w:rsid w:val="00972F09"/>
    <w:rsid w:val="009803F1"/>
    <w:rsid w:val="00985F4B"/>
    <w:rsid w:val="00987798"/>
    <w:rsid w:val="00994C01"/>
    <w:rsid w:val="009C09D6"/>
    <w:rsid w:val="009C2466"/>
    <w:rsid w:val="009C7267"/>
    <w:rsid w:val="009D1BE1"/>
    <w:rsid w:val="009D7AB6"/>
    <w:rsid w:val="009E0327"/>
    <w:rsid w:val="009F50CB"/>
    <w:rsid w:val="00A01087"/>
    <w:rsid w:val="00A02BA1"/>
    <w:rsid w:val="00A10052"/>
    <w:rsid w:val="00A2286C"/>
    <w:rsid w:val="00A23856"/>
    <w:rsid w:val="00A529F1"/>
    <w:rsid w:val="00A5442C"/>
    <w:rsid w:val="00A67684"/>
    <w:rsid w:val="00A73087"/>
    <w:rsid w:val="00A73B29"/>
    <w:rsid w:val="00A757AD"/>
    <w:rsid w:val="00A808A4"/>
    <w:rsid w:val="00A835CC"/>
    <w:rsid w:val="00A94D7A"/>
    <w:rsid w:val="00AD3A6E"/>
    <w:rsid w:val="00B00F15"/>
    <w:rsid w:val="00B024FC"/>
    <w:rsid w:val="00B03ECB"/>
    <w:rsid w:val="00B041E5"/>
    <w:rsid w:val="00B07DBF"/>
    <w:rsid w:val="00B2336A"/>
    <w:rsid w:val="00B43442"/>
    <w:rsid w:val="00B552DE"/>
    <w:rsid w:val="00B57E8C"/>
    <w:rsid w:val="00B97B73"/>
    <w:rsid w:val="00BA2FB6"/>
    <w:rsid w:val="00BA6DB3"/>
    <w:rsid w:val="00BC2941"/>
    <w:rsid w:val="00BD300F"/>
    <w:rsid w:val="00BF748C"/>
    <w:rsid w:val="00C20F57"/>
    <w:rsid w:val="00C254C3"/>
    <w:rsid w:val="00C42860"/>
    <w:rsid w:val="00C47AB2"/>
    <w:rsid w:val="00C649BA"/>
    <w:rsid w:val="00C67697"/>
    <w:rsid w:val="00C71CD0"/>
    <w:rsid w:val="00C829F5"/>
    <w:rsid w:val="00C83E6E"/>
    <w:rsid w:val="00CE272D"/>
    <w:rsid w:val="00CE6E81"/>
    <w:rsid w:val="00D0315B"/>
    <w:rsid w:val="00D07B25"/>
    <w:rsid w:val="00D24530"/>
    <w:rsid w:val="00D37403"/>
    <w:rsid w:val="00D4100B"/>
    <w:rsid w:val="00D43C73"/>
    <w:rsid w:val="00D46C45"/>
    <w:rsid w:val="00D716A8"/>
    <w:rsid w:val="00DA18F3"/>
    <w:rsid w:val="00DE5B47"/>
    <w:rsid w:val="00E401DD"/>
    <w:rsid w:val="00E41D2A"/>
    <w:rsid w:val="00E5470E"/>
    <w:rsid w:val="00E67A81"/>
    <w:rsid w:val="00E721C5"/>
    <w:rsid w:val="00E727D0"/>
    <w:rsid w:val="00E8598C"/>
    <w:rsid w:val="00EA2225"/>
    <w:rsid w:val="00EA4D68"/>
    <w:rsid w:val="00EB1427"/>
    <w:rsid w:val="00EC065C"/>
    <w:rsid w:val="00EC5264"/>
    <w:rsid w:val="00ED60D3"/>
    <w:rsid w:val="00EE2C07"/>
    <w:rsid w:val="00F13E8D"/>
    <w:rsid w:val="00F142FA"/>
    <w:rsid w:val="00F234A6"/>
    <w:rsid w:val="00F26E39"/>
    <w:rsid w:val="00F37FDE"/>
    <w:rsid w:val="00F4632D"/>
    <w:rsid w:val="00F464DF"/>
    <w:rsid w:val="00F46D1D"/>
    <w:rsid w:val="00F5088C"/>
    <w:rsid w:val="00F63A75"/>
    <w:rsid w:val="00F63E22"/>
    <w:rsid w:val="00F92DAC"/>
    <w:rsid w:val="00F9427A"/>
    <w:rsid w:val="00FA5E79"/>
    <w:rsid w:val="00FC5F0B"/>
    <w:rsid w:val="00FD39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4C3CFE5-94E7-4A51-9BB2-EB5F3FEC0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6"/>
        <w:szCs w:val="22"/>
        <w:lang w:val="en-US" w:eastAsia="ja-JP" w:bidi="ar-SA"/>
      </w:rPr>
    </w:rPrDefault>
    <w:pPrDefault>
      <w:pPr>
        <w:spacing w:before="120" w:after="120"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98C"/>
  </w:style>
  <w:style w:type="paragraph" w:styleId="Heading1">
    <w:name w:val="heading 1"/>
    <w:basedOn w:val="Normal"/>
    <w:next w:val="Normal"/>
    <w:link w:val="Heading1Char"/>
    <w:uiPriority w:val="9"/>
    <w:qFormat/>
    <w:rsid w:val="00B024FC"/>
    <w:pPr>
      <w:keepNext/>
      <w:keepLines/>
      <w:spacing w:before="480" w:after="0"/>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B024FC"/>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B024FC"/>
    <w:pPr>
      <w:keepNext/>
      <w:keepLines/>
      <w:spacing w:before="200" w:after="0"/>
      <w:outlineLvl w:val="2"/>
    </w:pPr>
    <w:rPr>
      <w:rFonts w:eastAsiaTheme="majorEastAsia" w:cstheme="majorBidi"/>
      <w:b/>
      <w:bCs/>
      <w:color w:val="000000" w:themeColor="text1"/>
    </w:rPr>
  </w:style>
  <w:style w:type="paragraph" w:styleId="Heading4">
    <w:name w:val="heading 4"/>
    <w:basedOn w:val="Normal"/>
    <w:link w:val="Heading4Char"/>
    <w:uiPriority w:val="9"/>
    <w:qFormat/>
    <w:rsid w:val="00E8598C"/>
    <w:pPr>
      <w:spacing w:before="100" w:beforeAutospacing="1" w:after="100" w:afterAutospacing="1" w:line="240" w:lineRule="auto"/>
      <w:outlineLvl w:val="3"/>
    </w:pPr>
    <w:rPr>
      <w:rFonts w:eastAsia="Times New Roman" w:cs="Times New Roman"/>
      <w:b/>
      <w:bCs/>
      <w:sz w:val="24"/>
      <w:szCs w:val="24"/>
    </w:rPr>
  </w:style>
  <w:style w:type="paragraph" w:styleId="Heading5">
    <w:name w:val="heading 5"/>
    <w:basedOn w:val="Normal"/>
    <w:next w:val="Normal"/>
    <w:link w:val="Heading5Char"/>
    <w:uiPriority w:val="9"/>
    <w:unhideWhenUsed/>
    <w:qFormat/>
    <w:rsid w:val="00C829F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4FC"/>
    <w:rPr>
      <w:rFonts w:eastAsiaTheme="majorEastAsia" w:cstheme="majorBidi"/>
      <w:b/>
      <w:bCs/>
      <w:color w:val="000000" w:themeColor="text1"/>
      <w:sz w:val="32"/>
      <w:szCs w:val="28"/>
    </w:rPr>
  </w:style>
  <w:style w:type="character" w:customStyle="1" w:styleId="Heading2Char">
    <w:name w:val="Heading 2 Char"/>
    <w:basedOn w:val="DefaultParagraphFont"/>
    <w:link w:val="Heading2"/>
    <w:uiPriority w:val="9"/>
    <w:rsid w:val="00B024FC"/>
    <w:rPr>
      <w:rFonts w:eastAsiaTheme="majorEastAsia" w:cstheme="majorBidi"/>
      <w:b/>
      <w:bCs/>
      <w:color w:val="000000" w:themeColor="text1"/>
      <w:sz w:val="28"/>
      <w:szCs w:val="26"/>
    </w:rPr>
  </w:style>
  <w:style w:type="character" w:customStyle="1" w:styleId="Heading3Char">
    <w:name w:val="Heading 3 Char"/>
    <w:basedOn w:val="DefaultParagraphFont"/>
    <w:link w:val="Heading3"/>
    <w:uiPriority w:val="9"/>
    <w:rsid w:val="00B024FC"/>
    <w:rPr>
      <w:rFonts w:eastAsiaTheme="majorEastAsia" w:cstheme="majorBidi"/>
      <w:b/>
      <w:bCs/>
      <w:color w:val="000000" w:themeColor="text1"/>
    </w:rPr>
  </w:style>
  <w:style w:type="character" w:customStyle="1" w:styleId="Heading4Char">
    <w:name w:val="Heading 4 Char"/>
    <w:basedOn w:val="DefaultParagraphFont"/>
    <w:link w:val="Heading4"/>
    <w:uiPriority w:val="9"/>
    <w:rsid w:val="00E8598C"/>
    <w:rPr>
      <w:rFonts w:ascii="Times New Roman" w:eastAsia="Times New Roman" w:hAnsi="Times New Roman" w:cs="Times New Roman"/>
      <w:b/>
      <w:bCs/>
      <w:sz w:val="24"/>
      <w:szCs w:val="24"/>
      <w:lang w:eastAsia="en-US"/>
    </w:rPr>
  </w:style>
  <w:style w:type="paragraph" w:styleId="ListParagraph">
    <w:name w:val="List Paragraph"/>
    <w:basedOn w:val="Normal"/>
    <w:uiPriority w:val="34"/>
    <w:qFormat/>
    <w:rsid w:val="00E8598C"/>
    <w:pPr>
      <w:ind w:left="720"/>
      <w:contextualSpacing/>
    </w:pPr>
  </w:style>
  <w:style w:type="paragraph" w:styleId="BalloonText">
    <w:name w:val="Balloon Text"/>
    <w:basedOn w:val="Normal"/>
    <w:link w:val="BalloonTextChar"/>
    <w:uiPriority w:val="99"/>
    <w:semiHidden/>
    <w:unhideWhenUsed/>
    <w:rsid w:val="00E85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98C"/>
    <w:rPr>
      <w:rFonts w:ascii="Tahoma" w:eastAsiaTheme="minorHAnsi" w:hAnsi="Tahoma" w:cs="Tahoma"/>
      <w:sz w:val="16"/>
      <w:szCs w:val="16"/>
      <w:lang w:eastAsia="en-US"/>
    </w:rPr>
  </w:style>
  <w:style w:type="paragraph" w:styleId="Header">
    <w:name w:val="header"/>
    <w:basedOn w:val="Normal"/>
    <w:link w:val="HeaderChar"/>
    <w:uiPriority w:val="99"/>
    <w:unhideWhenUsed/>
    <w:rsid w:val="00E859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98C"/>
    <w:rPr>
      <w:rFonts w:eastAsiaTheme="minorHAnsi"/>
      <w:lang w:eastAsia="en-US"/>
    </w:rPr>
  </w:style>
  <w:style w:type="paragraph" w:styleId="Footer">
    <w:name w:val="footer"/>
    <w:basedOn w:val="Normal"/>
    <w:link w:val="FooterChar"/>
    <w:uiPriority w:val="99"/>
    <w:unhideWhenUsed/>
    <w:rsid w:val="00E859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98C"/>
    <w:rPr>
      <w:rFonts w:eastAsiaTheme="minorHAnsi"/>
      <w:lang w:eastAsia="en-US"/>
    </w:rPr>
  </w:style>
  <w:style w:type="table" w:styleId="TableGrid">
    <w:name w:val="Table Grid"/>
    <w:basedOn w:val="TableNormal"/>
    <w:uiPriority w:val="39"/>
    <w:rsid w:val="00E8598C"/>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8598C"/>
    <w:pPr>
      <w:outlineLvl w:val="9"/>
    </w:pPr>
  </w:style>
  <w:style w:type="paragraph" w:styleId="TOC1">
    <w:name w:val="toc 1"/>
    <w:basedOn w:val="Normal"/>
    <w:next w:val="Normal"/>
    <w:autoRedefine/>
    <w:uiPriority w:val="39"/>
    <w:unhideWhenUsed/>
    <w:rsid w:val="00FC5F0B"/>
    <w:pPr>
      <w:tabs>
        <w:tab w:val="right" w:leader="dot" w:pos="8827"/>
      </w:tabs>
      <w:spacing w:after="100"/>
    </w:pPr>
    <w:rPr>
      <w:rFonts w:cs="Times New Roman"/>
      <w:b/>
      <w:noProof/>
    </w:rPr>
  </w:style>
  <w:style w:type="paragraph" w:styleId="TOC2">
    <w:name w:val="toc 2"/>
    <w:basedOn w:val="Normal"/>
    <w:next w:val="Normal"/>
    <w:autoRedefine/>
    <w:uiPriority w:val="39"/>
    <w:unhideWhenUsed/>
    <w:rsid w:val="00E8598C"/>
    <w:pPr>
      <w:tabs>
        <w:tab w:val="left" w:pos="426"/>
        <w:tab w:val="right" w:leader="dot" w:pos="9111"/>
      </w:tabs>
      <w:spacing w:after="100"/>
      <w:ind w:left="426" w:hanging="206"/>
    </w:pPr>
    <w:rPr>
      <w:rFonts w:cs="Times New Roman"/>
      <w:b/>
      <w:noProof/>
      <w:szCs w:val="28"/>
    </w:rPr>
  </w:style>
  <w:style w:type="paragraph" w:styleId="TOC3">
    <w:name w:val="toc 3"/>
    <w:basedOn w:val="Normal"/>
    <w:next w:val="Normal"/>
    <w:autoRedefine/>
    <w:uiPriority w:val="39"/>
    <w:unhideWhenUsed/>
    <w:rsid w:val="00E8598C"/>
    <w:pPr>
      <w:tabs>
        <w:tab w:val="left" w:pos="880"/>
        <w:tab w:val="right" w:leader="dot" w:pos="9111"/>
      </w:tabs>
      <w:spacing w:after="100"/>
      <w:ind w:left="440"/>
    </w:pPr>
    <w:rPr>
      <w:rFonts w:cs="Times New Roman"/>
      <w:b/>
      <w:noProof/>
      <w:szCs w:val="28"/>
    </w:rPr>
  </w:style>
  <w:style w:type="character" w:styleId="Hyperlink">
    <w:name w:val="Hyperlink"/>
    <w:basedOn w:val="DefaultParagraphFont"/>
    <w:uiPriority w:val="99"/>
    <w:unhideWhenUsed/>
    <w:rsid w:val="00E8598C"/>
    <w:rPr>
      <w:color w:val="0563C1" w:themeColor="hyperlink"/>
      <w:u w:val="single"/>
    </w:rPr>
  </w:style>
  <w:style w:type="character" w:customStyle="1" w:styleId="apple-converted-space">
    <w:name w:val="apple-converted-space"/>
    <w:basedOn w:val="DefaultParagraphFont"/>
    <w:rsid w:val="00E8598C"/>
  </w:style>
  <w:style w:type="paragraph" w:styleId="NormalWeb">
    <w:name w:val="Normal (Web)"/>
    <w:basedOn w:val="Normal"/>
    <w:uiPriority w:val="99"/>
    <w:unhideWhenUsed/>
    <w:rsid w:val="00E8598C"/>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E8598C"/>
  </w:style>
  <w:style w:type="character" w:customStyle="1" w:styleId="mw-editsection">
    <w:name w:val="mw-editsection"/>
    <w:basedOn w:val="DefaultParagraphFont"/>
    <w:rsid w:val="00E8598C"/>
  </w:style>
  <w:style w:type="character" w:customStyle="1" w:styleId="mw-editsection-bracket">
    <w:name w:val="mw-editsection-bracket"/>
    <w:basedOn w:val="DefaultParagraphFont"/>
    <w:rsid w:val="00E8598C"/>
  </w:style>
  <w:style w:type="character" w:customStyle="1" w:styleId="mw-editsection-divider">
    <w:name w:val="mw-editsection-divider"/>
    <w:basedOn w:val="DefaultParagraphFont"/>
    <w:rsid w:val="00E8598C"/>
  </w:style>
  <w:style w:type="paragraph" w:customStyle="1" w:styleId="para">
    <w:name w:val="para"/>
    <w:basedOn w:val="Normal"/>
    <w:rsid w:val="00E8598C"/>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E8598C"/>
    <w:rPr>
      <w:b/>
      <w:bCs/>
    </w:rPr>
  </w:style>
  <w:style w:type="character" w:styleId="IntenseEmphasis">
    <w:name w:val="Intense Emphasis"/>
    <w:basedOn w:val="DefaultParagraphFont"/>
    <w:uiPriority w:val="21"/>
    <w:qFormat/>
    <w:rsid w:val="00E8598C"/>
    <w:rPr>
      <w:b/>
      <w:bCs/>
      <w:i/>
      <w:iCs/>
      <w:color w:val="5B9BD5" w:themeColor="accent1"/>
    </w:rPr>
  </w:style>
  <w:style w:type="paragraph" w:customStyle="1" w:styleId="ListParagraph1">
    <w:name w:val="List Paragraph1"/>
    <w:basedOn w:val="Normal"/>
    <w:uiPriority w:val="99"/>
    <w:qFormat/>
    <w:rsid w:val="00E8598C"/>
    <w:pPr>
      <w:ind w:left="720"/>
      <w:contextualSpacing/>
    </w:pPr>
  </w:style>
  <w:style w:type="character" w:styleId="HTMLCode">
    <w:name w:val="HTML Code"/>
    <w:basedOn w:val="DefaultParagraphFont"/>
    <w:uiPriority w:val="99"/>
    <w:semiHidden/>
    <w:unhideWhenUsed/>
    <w:rsid w:val="00E8598C"/>
    <w:rPr>
      <w:rFonts w:ascii="Courier New" w:eastAsia="Times New Roman" w:hAnsi="Courier New" w:cs="Courier New"/>
      <w:sz w:val="20"/>
      <w:szCs w:val="20"/>
    </w:rPr>
  </w:style>
  <w:style w:type="character" w:styleId="Emphasis">
    <w:name w:val="Emphasis"/>
    <w:basedOn w:val="DefaultParagraphFont"/>
    <w:qFormat/>
    <w:rsid w:val="00E8598C"/>
    <w:rPr>
      <w:i/>
      <w:iCs/>
    </w:rPr>
  </w:style>
  <w:style w:type="paragraph" w:styleId="TOC4">
    <w:name w:val="toc 4"/>
    <w:basedOn w:val="Normal"/>
    <w:next w:val="Normal"/>
    <w:autoRedefine/>
    <w:uiPriority w:val="39"/>
    <w:unhideWhenUsed/>
    <w:rsid w:val="00E8598C"/>
    <w:pPr>
      <w:spacing w:after="100"/>
      <w:ind w:left="660"/>
    </w:pPr>
  </w:style>
  <w:style w:type="paragraph" w:styleId="TOC5">
    <w:name w:val="toc 5"/>
    <w:basedOn w:val="Normal"/>
    <w:next w:val="Normal"/>
    <w:autoRedefine/>
    <w:uiPriority w:val="39"/>
    <w:unhideWhenUsed/>
    <w:rsid w:val="00E8598C"/>
    <w:pPr>
      <w:spacing w:after="100"/>
      <w:ind w:left="880"/>
    </w:pPr>
  </w:style>
  <w:style w:type="paragraph" w:styleId="TOC6">
    <w:name w:val="toc 6"/>
    <w:basedOn w:val="Normal"/>
    <w:next w:val="Normal"/>
    <w:autoRedefine/>
    <w:uiPriority w:val="39"/>
    <w:unhideWhenUsed/>
    <w:rsid w:val="00E8598C"/>
    <w:pPr>
      <w:spacing w:after="100"/>
      <w:ind w:left="1100"/>
    </w:pPr>
  </w:style>
  <w:style w:type="paragraph" w:styleId="TOC7">
    <w:name w:val="toc 7"/>
    <w:basedOn w:val="Normal"/>
    <w:next w:val="Normal"/>
    <w:autoRedefine/>
    <w:uiPriority w:val="39"/>
    <w:unhideWhenUsed/>
    <w:rsid w:val="00E8598C"/>
    <w:pPr>
      <w:spacing w:after="100"/>
      <w:ind w:left="1320"/>
    </w:pPr>
  </w:style>
  <w:style w:type="paragraph" w:styleId="TOC8">
    <w:name w:val="toc 8"/>
    <w:basedOn w:val="Normal"/>
    <w:next w:val="Normal"/>
    <w:autoRedefine/>
    <w:uiPriority w:val="39"/>
    <w:unhideWhenUsed/>
    <w:rsid w:val="00E8598C"/>
    <w:pPr>
      <w:spacing w:after="100"/>
      <w:ind w:left="1540"/>
    </w:pPr>
  </w:style>
  <w:style w:type="paragraph" w:styleId="TOC9">
    <w:name w:val="toc 9"/>
    <w:basedOn w:val="Normal"/>
    <w:next w:val="Normal"/>
    <w:autoRedefine/>
    <w:uiPriority w:val="39"/>
    <w:unhideWhenUsed/>
    <w:rsid w:val="00E8598C"/>
    <w:pPr>
      <w:spacing w:after="100"/>
      <w:ind w:left="1760"/>
    </w:pPr>
  </w:style>
  <w:style w:type="paragraph" w:customStyle="1" w:styleId="3Mcln">
    <w:name w:val="3. Mục lớn"/>
    <w:basedOn w:val="Normal"/>
    <w:qFormat/>
    <w:rsid w:val="004C6D94"/>
    <w:pPr>
      <w:ind w:firstLine="720"/>
    </w:pPr>
    <w:rPr>
      <w:rFonts w:eastAsia="Calibri" w:cs="Times New Roman"/>
    </w:rPr>
  </w:style>
  <w:style w:type="paragraph" w:customStyle="1" w:styleId="Headingtext2Blue">
    <w:name w:val="Heading text 2 + Blue"/>
    <w:basedOn w:val="Normal"/>
    <w:autoRedefine/>
    <w:rsid w:val="005E63D2"/>
    <w:pPr>
      <w:spacing w:after="160" w:line="240" w:lineRule="auto"/>
    </w:pPr>
    <w:rPr>
      <w:rFonts w:eastAsia="Times New Roman" w:cs="Times New Roman"/>
      <w:b/>
      <w:szCs w:val="28"/>
      <w:lang w:val="en-AU"/>
    </w:rPr>
  </w:style>
  <w:style w:type="paragraph" w:customStyle="1" w:styleId="5mcnhnh">
    <w:name w:val="5. mục nhỏ nhỏ"/>
    <w:basedOn w:val="Normal"/>
    <w:qFormat/>
    <w:rsid w:val="004C6D94"/>
    <w:pPr>
      <w:spacing w:after="160" w:line="254" w:lineRule="auto"/>
      <w:ind w:left="720"/>
    </w:pPr>
    <w:rPr>
      <w:rFonts w:eastAsia="Calibri" w:cs="Times New Roman"/>
      <w:noProof/>
    </w:rPr>
  </w:style>
  <w:style w:type="paragraph" w:customStyle="1" w:styleId="4mcnh">
    <w:name w:val="4. mục nhỏ"/>
    <w:basedOn w:val="3Mcln"/>
    <w:qFormat/>
    <w:rsid w:val="004C6D94"/>
  </w:style>
  <w:style w:type="paragraph" w:styleId="HTMLPreformatted">
    <w:name w:val="HTML Preformatted"/>
    <w:basedOn w:val="Normal"/>
    <w:link w:val="HTMLPreformattedChar"/>
    <w:uiPriority w:val="99"/>
    <w:semiHidden/>
    <w:unhideWhenUsed/>
    <w:rsid w:val="00187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87151"/>
    <w:rPr>
      <w:rFonts w:ascii="Courier New" w:eastAsia="Times New Roman" w:hAnsi="Courier New" w:cs="Courier New"/>
      <w:sz w:val="20"/>
      <w:szCs w:val="20"/>
    </w:rPr>
  </w:style>
  <w:style w:type="paragraph" w:styleId="ListBullet">
    <w:name w:val="List Bullet"/>
    <w:basedOn w:val="Normal"/>
    <w:uiPriority w:val="99"/>
    <w:unhideWhenUsed/>
    <w:rsid w:val="00A757AD"/>
    <w:pPr>
      <w:numPr>
        <w:numId w:val="1"/>
      </w:numPr>
      <w:spacing w:after="160" w:line="259" w:lineRule="auto"/>
      <w:contextualSpacing/>
    </w:pPr>
    <w:rPr>
      <w:rFonts w:eastAsiaTheme="minorHAnsi" w:cs="Times New Roman"/>
      <w:szCs w:val="26"/>
      <w:lang w:eastAsia="en-US"/>
    </w:rPr>
  </w:style>
  <w:style w:type="character" w:customStyle="1" w:styleId="hljs-comment">
    <w:name w:val="hljs-comment"/>
    <w:basedOn w:val="DefaultParagraphFont"/>
    <w:rsid w:val="00A757AD"/>
  </w:style>
  <w:style w:type="character" w:customStyle="1" w:styleId="hljs-string">
    <w:name w:val="hljs-string"/>
    <w:basedOn w:val="DefaultParagraphFont"/>
    <w:rsid w:val="00A757AD"/>
  </w:style>
  <w:style w:type="character" w:customStyle="1" w:styleId="hljs-function">
    <w:name w:val="hljs-function"/>
    <w:basedOn w:val="DefaultParagraphFont"/>
    <w:rsid w:val="00A757AD"/>
  </w:style>
  <w:style w:type="character" w:customStyle="1" w:styleId="hljs-keyword">
    <w:name w:val="hljs-keyword"/>
    <w:basedOn w:val="DefaultParagraphFont"/>
    <w:rsid w:val="00A757AD"/>
  </w:style>
  <w:style w:type="character" w:customStyle="1" w:styleId="hljs-params">
    <w:name w:val="hljs-params"/>
    <w:basedOn w:val="DefaultParagraphFont"/>
    <w:rsid w:val="00A757AD"/>
  </w:style>
  <w:style w:type="character" w:customStyle="1" w:styleId="hljs-builtin">
    <w:name w:val="hljs-built_in"/>
    <w:basedOn w:val="DefaultParagraphFont"/>
    <w:rsid w:val="00A757AD"/>
  </w:style>
  <w:style w:type="character" w:customStyle="1" w:styleId="hljs-number">
    <w:name w:val="hljs-number"/>
    <w:basedOn w:val="DefaultParagraphFont"/>
    <w:rsid w:val="00A757AD"/>
  </w:style>
  <w:style w:type="paragraph" w:styleId="NoSpacing">
    <w:name w:val="No Spacing"/>
    <w:uiPriority w:val="1"/>
    <w:qFormat/>
    <w:rsid w:val="00C829F5"/>
    <w:pPr>
      <w:spacing w:before="0" w:after="0" w:line="240" w:lineRule="auto"/>
    </w:pPr>
  </w:style>
  <w:style w:type="character" w:customStyle="1" w:styleId="Heading5Char">
    <w:name w:val="Heading 5 Char"/>
    <w:basedOn w:val="DefaultParagraphFont"/>
    <w:link w:val="Heading5"/>
    <w:uiPriority w:val="9"/>
    <w:rsid w:val="00C829F5"/>
    <w:rPr>
      <w:rFonts w:asciiTheme="majorHAnsi" w:eastAsiaTheme="majorEastAsia" w:hAnsiTheme="majorHAnsi" w:cstheme="majorBidi"/>
      <w:color w:val="2E74B5" w:themeColor="accent1" w:themeShade="BF"/>
    </w:rPr>
  </w:style>
  <w:style w:type="paragraph" w:customStyle="1" w:styleId="phongcode">
    <w:name w:val="phong code"/>
    <w:basedOn w:val="Normal"/>
    <w:qFormat/>
    <w:rsid w:val="00667E0D"/>
    <w:pPr>
      <w:spacing w:line="26" w:lineRule="atLeast"/>
      <w:ind w:firstLine="709"/>
    </w:pPr>
    <w:rPr>
      <w:rFonts w:ascii="Consolas" w:eastAsia="Calibri" w:hAnsi="Consolas" w:cs="Times New Roman"/>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1040">
      <w:bodyDiv w:val="1"/>
      <w:marLeft w:val="0"/>
      <w:marRight w:val="0"/>
      <w:marTop w:val="0"/>
      <w:marBottom w:val="0"/>
      <w:divBdr>
        <w:top w:val="none" w:sz="0" w:space="0" w:color="auto"/>
        <w:left w:val="none" w:sz="0" w:space="0" w:color="auto"/>
        <w:bottom w:val="none" w:sz="0" w:space="0" w:color="auto"/>
        <w:right w:val="none" w:sz="0" w:space="0" w:color="auto"/>
      </w:divBdr>
    </w:div>
    <w:div w:id="59598752">
      <w:bodyDiv w:val="1"/>
      <w:marLeft w:val="0"/>
      <w:marRight w:val="0"/>
      <w:marTop w:val="0"/>
      <w:marBottom w:val="0"/>
      <w:divBdr>
        <w:top w:val="none" w:sz="0" w:space="0" w:color="auto"/>
        <w:left w:val="none" w:sz="0" w:space="0" w:color="auto"/>
        <w:bottom w:val="none" w:sz="0" w:space="0" w:color="auto"/>
        <w:right w:val="none" w:sz="0" w:space="0" w:color="auto"/>
      </w:divBdr>
    </w:div>
    <w:div w:id="128018085">
      <w:bodyDiv w:val="1"/>
      <w:marLeft w:val="0"/>
      <w:marRight w:val="0"/>
      <w:marTop w:val="0"/>
      <w:marBottom w:val="0"/>
      <w:divBdr>
        <w:top w:val="none" w:sz="0" w:space="0" w:color="auto"/>
        <w:left w:val="none" w:sz="0" w:space="0" w:color="auto"/>
        <w:bottom w:val="none" w:sz="0" w:space="0" w:color="auto"/>
        <w:right w:val="none" w:sz="0" w:space="0" w:color="auto"/>
      </w:divBdr>
      <w:divsChild>
        <w:div w:id="732317798">
          <w:marLeft w:val="0"/>
          <w:marRight w:val="0"/>
          <w:marTop w:val="0"/>
          <w:marBottom w:val="0"/>
          <w:divBdr>
            <w:top w:val="none" w:sz="0" w:space="0" w:color="auto"/>
            <w:left w:val="none" w:sz="0" w:space="0" w:color="auto"/>
            <w:bottom w:val="none" w:sz="0" w:space="0" w:color="auto"/>
            <w:right w:val="none" w:sz="0" w:space="0" w:color="auto"/>
          </w:divBdr>
        </w:div>
      </w:divsChild>
    </w:div>
    <w:div w:id="559245592">
      <w:bodyDiv w:val="1"/>
      <w:marLeft w:val="0"/>
      <w:marRight w:val="0"/>
      <w:marTop w:val="0"/>
      <w:marBottom w:val="0"/>
      <w:divBdr>
        <w:top w:val="none" w:sz="0" w:space="0" w:color="auto"/>
        <w:left w:val="none" w:sz="0" w:space="0" w:color="auto"/>
        <w:bottom w:val="none" w:sz="0" w:space="0" w:color="auto"/>
        <w:right w:val="none" w:sz="0" w:space="0" w:color="auto"/>
      </w:divBdr>
    </w:div>
    <w:div w:id="570964206">
      <w:bodyDiv w:val="1"/>
      <w:marLeft w:val="0"/>
      <w:marRight w:val="0"/>
      <w:marTop w:val="0"/>
      <w:marBottom w:val="0"/>
      <w:divBdr>
        <w:top w:val="none" w:sz="0" w:space="0" w:color="auto"/>
        <w:left w:val="none" w:sz="0" w:space="0" w:color="auto"/>
        <w:bottom w:val="none" w:sz="0" w:space="0" w:color="auto"/>
        <w:right w:val="none" w:sz="0" w:space="0" w:color="auto"/>
      </w:divBdr>
    </w:div>
    <w:div w:id="659621604">
      <w:bodyDiv w:val="1"/>
      <w:marLeft w:val="0"/>
      <w:marRight w:val="0"/>
      <w:marTop w:val="0"/>
      <w:marBottom w:val="0"/>
      <w:divBdr>
        <w:top w:val="none" w:sz="0" w:space="0" w:color="auto"/>
        <w:left w:val="none" w:sz="0" w:space="0" w:color="auto"/>
        <w:bottom w:val="none" w:sz="0" w:space="0" w:color="auto"/>
        <w:right w:val="none" w:sz="0" w:space="0" w:color="auto"/>
      </w:divBdr>
    </w:div>
    <w:div w:id="693727273">
      <w:bodyDiv w:val="1"/>
      <w:marLeft w:val="0"/>
      <w:marRight w:val="0"/>
      <w:marTop w:val="0"/>
      <w:marBottom w:val="0"/>
      <w:divBdr>
        <w:top w:val="none" w:sz="0" w:space="0" w:color="auto"/>
        <w:left w:val="none" w:sz="0" w:space="0" w:color="auto"/>
        <w:bottom w:val="none" w:sz="0" w:space="0" w:color="auto"/>
        <w:right w:val="none" w:sz="0" w:space="0" w:color="auto"/>
      </w:divBdr>
    </w:div>
    <w:div w:id="804665426">
      <w:bodyDiv w:val="1"/>
      <w:marLeft w:val="0"/>
      <w:marRight w:val="0"/>
      <w:marTop w:val="0"/>
      <w:marBottom w:val="0"/>
      <w:divBdr>
        <w:top w:val="none" w:sz="0" w:space="0" w:color="auto"/>
        <w:left w:val="none" w:sz="0" w:space="0" w:color="auto"/>
        <w:bottom w:val="none" w:sz="0" w:space="0" w:color="auto"/>
        <w:right w:val="none" w:sz="0" w:space="0" w:color="auto"/>
      </w:divBdr>
      <w:divsChild>
        <w:div w:id="1610890442">
          <w:marLeft w:val="0"/>
          <w:marRight w:val="0"/>
          <w:marTop w:val="0"/>
          <w:marBottom w:val="0"/>
          <w:divBdr>
            <w:top w:val="none" w:sz="0" w:space="0" w:color="auto"/>
            <w:left w:val="none" w:sz="0" w:space="0" w:color="auto"/>
            <w:bottom w:val="none" w:sz="0" w:space="0" w:color="auto"/>
            <w:right w:val="none" w:sz="0" w:space="0" w:color="auto"/>
          </w:divBdr>
        </w:div>
      </w:divsChild>
    </w:div>
    <w:div w:id="823935403">
      <w:bodyDiv w:val="1"/>
      <w:marLeft w:val="0"/>
      <w:marRight w:val="0"/>
      <w:marTop w:val="0"/>
      <w:marBottom w:val="0"/>
      <w:divBdr>
        <w:top w:val="none" w:sz="0" w:space="0" w:color="auto"/>
        <w:left w:val="none" w:sz="0" w:space="0" w:color="auto"/>
        <w:bottom w:val="none" w:sz="0" w:space="0" w:color="auto"/>
        <w:right w:val="none" w:sz="0" w:space="0" w:color="auto"/>
      </w:divBdr>
    </w:div>
    <w:div w:id="884676332">
      <w:bodyDiv w:val="1"/>
      <w:marLeft w:val="0"/>
      <w:marRight w:val="0"/>
      <w:marTop w:val="0"/>
      <w:marBottom w:val="0"/>
      <w:divBdr>
        <w:top w:val="none" w:sz="0" w:space="0" w:color="auto"/>
        <w:left w:val="none" w:sz="0" w:space="0" w:color="auto"/>
        <w:bottom w:val="none" w:sz="0" w:space="0" w:color="auto"/>
        <w:right w:val="none" w:sz="0" w:space="0" w:color="auto"/>
      </w:divBdr>
    </w:div>
    <w:div w:id="1067190517">
      <w:bodyDiv w:val="1"/>
      <w:marLeft w:val="0"/>
      <w:marRight w:val="0"/>
      <w:marTop w:val="0"/>
      <w:marBottom w:val="0"/>
      <w:divBdr>
        <w:top w:val="none" w:sz="0" w:space="0" w:color="auto"/>
        <w:left w:val="none" w:sz="0" w:space="0" w:color="auto"/>
        <w:bottom w:val="none" w:sz="0" w:space="0" w:color="auto"/>
        <w:right w:val="none" w:sz="0" w:space="0" w:color="auto"/>
      </w:divBdr>
    </w:div>
    <w:div w:id="1237934814">
      <w:bodyDiv w:val="1"/>
      <w:marLeft w:val="0"/>
      <w:marRight w:val="0"/>
      <w:marTop w:val="0"/>
      <w:marBottom w:val="0"/>
      <w:divBdr>
        <w:top w:val="none" w:sz="0" w:space="0" w:color="auto"/>
        <w:left w:val="none" w:sz="0" w:space="0" w:color="auto"/>
        <w:bottom w:val="none" w:sz="0" w:space="0" w:color="auto"/>
        <w:right w:val="none" w:sz="0" w:space="0" w:color="auto"/>
      </w:divBdr>
    </w:div>
    <w:div w:id="1259950357">
      <w:bodyDiv w:val="1"/>
      <w:marLeft w:val="0"/>
      <w:marRight w:val="0"/>
      <w:marTop w:val="0"/>
      <w:marBottom w:val="0"/>
      <w:divBdr>
        <w:top w:val="none" w:sz="0" w:space="0" w:color="auto"/>
        <w:left w:val="none" w:sz="0" w:space="0" w:color="auto"/>
        <w:bottom w:val="none" w:sz="0" w:space="0" w:color="auto"/>
        <w:right w:val="none" w:sz="0" w:space="0" w:color="auto"/>
      </w:divBdr>
      <w:divsChild>
        <w:div w:id="999380686">
          <w:marLeft w:val="0"/>
          <w:marRight w:val="0"/>
          <w:marTop w:val="0"/>
          <w:marBottom w:val="0"/>
          <w:divBdr>
            <w:top w:val="none" w:sz="0" w:space="0" w:color="auto"/>
            <w:left w:val="none" w:sz="0" w:space="0" w:color="auto"/>
            <w:bottom w:val="none" w:sz="0" w:space="0" w:color="auto"/>
            <w:right w:val="none" w:sz="0" w:space="0" w:color="auto"/>
          </w:divBdr>
        </w:div>
      </w:divsChild>
    </w:div>
    <w:div w:id="1313557460">
      <w:bodyDiv w:val="1"/>
      <w:marLeft w:val="0"/>
      <w:marRight w:val="0"/>
      <w:marTop w:val="0"/>
      <w:marBottom w:val="0"/>
      <w:divBdr>
        <w:top w:val="none" w:sz="0" w:space="0" w:color="auto"/>
        <w:left w:val="none" w:sz="0" w:space="0" w:color="auto"/>
        <w:bottom w:val="none" w:sz="0" w:space="0" w:color="auto"/>
        <w:right w:val="none" w:sz="0" w:space="0" w:color="auto"/>
      </w:divBdr>
      <w:divsChild>
        <w:div w:id="756366180">
          <w:marLeft w:val="0"/>
          <w:marRight w:val="0"/>
          <w:marTop w:val="0"/>
          <w:marBottom w:val="0"/>
          <w:divBdr>
            <w:top w:val="none" w:sz="0" w:space="0" w:color="auto"/>
            <w:left w:val="none" w:sz="0" w:space="0" w:color="auto"/>
            <w:bottom w:val="none" w:sz="0" w:space="0" w:color="auto"/>
            <w:right w:val="none" w:sz="0" w:space="0" w:color="auto"/>
          </w:divBdr>
        </w:div>
      </w:divsChild>
    </w:div>
    <w:div w:id="1465273880">
      <w:bodyDiv w:val="1"/>
      <w:marLeft w:val="0"/>
      <w:marRight w:val="0"/>
      <w:marTop w:val="0"/>
      <w:marBottom w:val="0"/>
      <w:divBdr>
        <w:top w:val="none" w:sz="0" w:space="0" w:color="auto"/>
        <w:left w:val="none" w:sz="0" w:space="0" w:color="auto"/>
        <w:bottom w:val="none" w:sz="0" w:space="0" w:color="auto"/>
        <w:right w:val="none" w:sz="0" w:space="0" w:color="auto"/>
      </w:divBdr>
    </w:div>
    <w:div w:id="1508983163">
      <w:bodyDiv w:val="1"/>
      <w:marLeft w:val="0"/>
      <w:marRight w:val="0"/>
      <w:marTop w:val="0"/>
      <w:marBottom w:val="0"/>
      <w:divBdr>
        <w:top w:val="none" w:sz="0" w:space="0" w:color="auto"/>
        <w:left w:val="none" w:sz="0" w:space="0" w:color="auto"/>
        <w:bottom w:val="none" w:sz="0" w:space="0" w:color="auto"/>
        <w:right w:val="none" w:sz="0" w:space="0" w:color="auto"/>
      </w:divBdr>
      <w:divsChild>
        <w:div w:id="555630741">
          <w:marLeft w:val="0"/>
          <w:marRight w:val="0"/>
          <w:marTop w:val="0"/>
          <w:marBottom w:val="0"/>
          <w:divBdr>
            <w:top w:val="none" w:sz="0" w:space="0" w:color="auto"/>
            <w:left w:val="none" w:sz="0" w:space="0" w:color="auto"/>
            <w:bottom w:val="none" w:sz="0" w:space="0" w:color="auto"/>
            <w:right w:val="none" w:sz="0" w:space="0" w:color="auto"/>
          </w:divBdr>
          <w:divsChild>
            <w:div w:id="2986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6804">
      <w:bodyDiv w:val="1"/>
      <w:marLeft w:val="0"/>
      <w:marRight w:val="0"/>
      <w:marTop w:val="0"/>
      <w:marBottom w:val="0"/>
      <w:divBdr>
        <w:top w:val="none" w:sz="0" w:space="0" w:color="auto"/>
        <w:left w:val="none" w:sz="0" w:space="0" w:color="auto"/>
        <w:bottom w:val="none" w:sz="0" w:space="0" w:color="auto"/>
        <w:right w:val="none" w:sz="0" w:space="0" w:color="auto"/>
      </w:divBdr>
    </w:div>
    <w:div w:id="1877959355">
      <w:bodyDiv w:val="1"/>
      <w:marLeft w:val="0"/>
      <w:marRight w:val="0"/>
      <w:marTop w:val="0"/>
      <w:marBottom w:val="0"/>
      <w:divBdr>
        <w:top w:val="none" w:sz="0" w:space="0" w:color="auto"/>
        <w:left w:val="none" w:sz="0" w:space="0" w:color="auto"/>
        <w:bottom w:val="none" w:sz="0" w:space="0" w:color="auto"/>
        <w:right w:val="none" w:sz="0" w:space="0" w:color="auto"/>
      </w:divBdr>
    </w:div>
    <w:div w:id="1879463580">
      <w:bodyDiv w:val="1"/>
      <w:marLeft w:val="0"/>
      <w:marRight w:val="0"/>
      <w:marTop w:val="0"/>
      <w:marBottom w:val="0"/>
      <w:divBdr>
        <w:top w:val="none" w:sz="0" w:space="0" w:color="auto"/>
        <w:left w:val="none" w:sz="0" w:space="0" w:color="auto"/>
        <w:bottom w:val="none" w:sz="0" w:space="0" w:color="auto"/>
        <w:right w:val="none" w:sz="0" w:space="0" w:color="auto"/>
      </w:divBdr>
    </w:div>
    <w:div w:id="2117215536">
      <w:bodyDiv w:val="1"/>
      <w:marLeft w:val="0"/>
      <w:marRight w:val="0"/>
      <w:marTop w:val="0"/>
      <w:marBottom w:val="0"/>
      <w:divBdr>
        <w:top w:val="none" w:sz="0" w:space="0" w:color="auto"/>
        <w:left w:val="none" w:sz="0" w:space="0" w:color="auto"/>
        <w:bottom w:val="none" w:sz="0" w:space="0" w:color="auto"/>
        <w:right w:val="none" w:sz="0" w:space="0" w:color="auto"/>
      </w:divBdr>
      <w:divsChild>
        <w:div w:id="1578321229">
          <w:marLeft w:val="0"/>
          <w:marRight w:val="0"/>
          <w:marTop w:val="0"/>
          <w:marBottom w:val="0"/>
          <w:divBdr>
            <w:top w:val="none" w:sz="0" w:space="0" w:color="auto"/>
            <w:left w:val="none" w:sz="0" w:space="0" w:color="auto"/>
            <w:bottom w:val="none" w:sz="0" w:space="0" w:color="auto"/>
            <w:right w:val="none" w:sz="0" w:space="0" w:color="auto"/>
          </w:divBdr>
        </w:div>
      </w:divsChild>
    </w:div>
    <w:div w:id="214565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uythanhcse.files.wordpress.com/2013/04/10_common_control_4.png" TargetMode="External"/><Relationship Id="rId21" Type="http://schemas.openxmlformats.org/officeDocument/2006/relationships/hyperlink" Target="https://vi.wikipedia.org/w/index.php?title=C%C6%A1_s%E1%BB%9F_d%E1%BB%AF_li%E1%BB%87u_quan_h%E1%BB%87&amp;action=edit&amp;redlink=1" TargetMode="External"/><Relationship Id="rId42" Type="http://schemas.openxmlformats.org/officeDocument/2006/relationships/hyperlink" Target="https://vi.wikipedia.org/wiki/C%2B%2B" TargetMode="External"/><Relationship Id="rId63" Type="http://schemas.openxmlformats.org/officeDocument/2006/relationships/hyperlink" Target="https://vi.wikipedia.org/wiki/Ph%E1%BA%A7n_m%E1%BB%81m" TargetMode="External"/><Relationship Id="rId84" Type="http://schemas.openxmlformats.org/officeDocument/2006/relationships/hyperlink" Target="http://schemas.android.com/apk/res/android" TargetMode="External"/><Relationship Id="rId138" Type="http://schemas.openxmlformats.org/officeDocument/2006/relationships/hyperlink" Target="https://medium.com/tech-in-asia/material-design-why-the-floating-action-button-is-bad-ux-design-acd5b32c5ef" TargetMode="External"/><Relationship Id="rId107" Type="http://schemas.openxmlformats.org/officeDocument/2006/relationships/hyperlink" Target="https://duythanhcse.files.wordpress.com/2013/04/7_layout_21.png" TargetMode="External"/><Relationship Id="rId11" Type="http://schemas.openxmlformats.org/officeDocument/2006/relationships/header" Target="header2.xml"/><Relationship Id="rId32" Type="http://schemas.openxmlformats.org/officeDocument/2006/relationships/hyperlink" Target="https://vi.wikipedia.org/wiki/Ph%E1%BA%A7n_m%E1%BB%81m_t%E1%BB%B1_do" TargetMode="External"/><Relationship Id="rId53" Type="http://schemas.openxmlformats.org/officeDocument/2006/relationships/hyperlink" Target="http://java.sun.com/javase/6/" TargetMode="External"/><Relationship Id="rId74" Type="http://schemas.openxmlformats.org/officeDocument/2006/relationships/hyperlink" Target="https://en.wikipedia.org/wiki/Android_KitKat" TargetMode="External"/><Relationship Id="rId128" Type="http://schemas.openxmlformats.org/officeDocument/2006/relationships/image" Target="media/image26.png"/><Relationship Id="rId149" Type="http://schemas.openxmlformats.org/officeDocument/2006/relationships/hyperlink" Target="https://kipalog.com/posts/Hoc-MongoDB--Bai-1--MongoDB-la-gi" TargetMode="External"/><Relationship Id="rId5" Type="http://schemas.openxmlformats.org/officeDocument/2006/relationships/webSettings" Target="webSettings.xml"/><Relationship Id="rId95" Type="http://schemas.openxmlformats.org/officeDocument/2006/relationships/hyperlink" Target="https://duythanhcse.files.wordpress.com/2013/04/7_layout_14.png" TargetMode="External"/><Relationship Id="rId22" Type="http://schemas.openxmlformats.org/officeDocument/2006/relationships/hyperlink" Target="https://vi.wikipedia.org/w/index.php?title=Tr%C3%ACnh_%E1%BB%A9ng_d%E1%BB%A5ng&amp;action=edit&amp;redlink=1" TargetMode="External"/><Relationship Id="rId27" Type="http://schemas.openxmlformats.org/officeDocument/2006/relationships/hyperlink" Target="https://vi.wikipedia.org/wiki/Ph%E1%BA%A7n_c%E1%BB%A9ng" TargetMode="External"/><Relationship Id="rId43" Type="http://schemas.openxmlformats.org/officeDocument/2006/relationships/hyperlink" Target="https://vi.wikipedia.org/wiki/Python" TargetMode="External"/><Relationship Id="rId48" Type="http://schemas.openxmlformats.org/officeDocument/2006/relationships/hyperlink" Target="https://vi.wikipedia.org/wiki/C_(ng%C3%B4n_ng%E1%BB%AF_l%E1%BA%ADp_tr%C3%ACnh)" TargetMode="External"/><Relationship Id="rId64" Type="http://schemas.openxmlformats.org/officeDocument/2006/relationships/hyperlink" Target="https://vi.wikipedia.org/wiki/Vi%E1%BB%85n_th%C3%B4ng" TargetMode="External"/><Relationship Id="rId69" Type="http://schemas.openxmlformats.org/officeDocument/2006/relationships/hyperlink" Target="https://en.wikipedia.org/wiki/Android_Froyo" TargetMode="External"/><Relationship Id="rId113" Type="http://schemas.openxmlformats.org/officeDocument/2006/relationships/hyperlink" Target="https://duythanhcse.files.wordpress.com/2013/04/7_layout_24.png" TargetMode="External"/><Relationship Id="rId118" Type="http://schemas.openxmlformats.org/officeDocument/2006/relationships/image" Target="media/image20.png"/><Relationship Id="rId134" Type="http://schemas.openxmlformats.org/officeDocument/2006/relationships/image" Target="media/image32.png"/><Relationship Id="rId139" Type="http://schemas.openxmlformats.org/officeDocument/2006/relationships/image" Target="media/image35.png"/><Relationship Id="rId80" Type="http://schemas.openxmlformats.org/officeDocument/2006/relationships/hyperlink" Target="https://developer.android.com/studio/index.html" TargetMode="External"/><Relationship Id="rId85" Type="http://schemas.openxmlformats.org/officeDocument/2006/relationships/hyperlink" Target="http://schemas.android.com/tools" TargetMode="External"/><Relationship Id="rId150" Type="http://schemas.openxmlformats.org/officeDocument/2006/relationships/hyperlink" Target="https://viblo.asia/p/nodejs-va-socketio-can-ban-jlA7GKxdvKZQ" TargetMode="External"/><Relationship Id="rId155" Type="http://schemas.openxmlformats.org/officeDocument/2006/relationships/theme" Target="theme/theme1.xml"/><Relationship Id="rId12" Type="http://schemas.openxmlformats.org/officeDocument/2006/relationships/footer" Target="footer2.xml"/><Relationship Id="rId17" Type="http://schemas.openxmlformats.org/officeDocument/2006/relationships/hyperlink" Target="https://vi.wikipedia.org/w/index.php?title=SQL_server&amp;action=edit&amp;redlink=1" TargetMode="External"/><Relationship Id="rId33" Type="http://schemas.openxmlformats.org/officeDocument/2006/relationships/hyperlink" Target="https://vi.wikipedia.org/wiki/M%C3%A3_ngu%E1%BB%93n" TargetMode="External"/><Relationship Id="rId38" Type="http://schemas.openxmlformats.org/officeDocument/2006/relationships/hyperlink" Target="https://vi.wikipedia.org/wiki/M%C3%A3_ngu%E1%BB%93n" TargetMode="External"/><Relationship Id="rId59" Type="http://schemas.openxmlformats.org/officeDocument/2006/relationships/hyperlink" Target="https://vi.wikipedia.org/wiki/M%C3%A1y_t%C3%ADnh_b%E1%BA%A3ng" TargetMode="External"/><Relationship Id="rId103" Type="http://schemas.openxmlformats.org/officeDocument/2006/relationships/hyperlink" Target="https://duythanhcse.files.wordpress.com/2013/04/7_layout_19.png" TargetMode="External"/><Relationship Id="rId108" Type="http://schemas.openxmlformats.org/officeDocument/2006/relationships/image" Target="media/image15.png"/><Relationship Id="rId124" Type="http://schemas.openxmlformats.org/officeDocument/2006/relationships/image" Target="media/image23.png"/><Relationship Id="rId129" Type="http://schemas.openxmlformats.org/officeDocument/2006/relationships/image" Target="media/image27.png"/><Relationship Id="rId54" Type="http://schemas.openxmlformats.org/officeDocument/2006/relationships/hyperlink" Target="https://vi.wiktionary.org/wiki/android" TargetMode="External"/><Relationship Id="rId70" Type="http://schemas.openxmlformats.org/officeDocument/2006/relationships/hyperlink" Target="https://en.wikipedia.org/wiki/Android_Gingerbread" TargetMode="External"/><Relationship Id="rId75" Type="http://schemas.openxmlformats.org/officeDocument/2006/relationships/hyperlink" Target="https://en.wikipedia.org/wiki/Android_Lollipop" TargetMode="External"/><Relationship Id="rId91" Type="http://schemas.openxmlformats.org/officeDocument/2006/relationships/hyperlink" Target="https://duythanhcse.files.wordpress.com/2013/04/7_layout_12.png" TargetMode="External"/><Relationship Id="rId96" Type="http://schemas.openxmlformats.org/officeDocument/2006/relationships/image" Target="media/image9.png"/><Relationship Id="rId140" Type="http://schemas.openxmlformats.org/officeDocument/2006/relationships/hyperlink" Target="https://www.google.com/design/spec/patterns/navigation-drawer.html" TargetMode="External"/><Relationship Id="rId145"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vi.wikipedia.org/wiki/Th%C6%B0_vi%E1%BB%87n" TargetMode="External"/><Relationship Id="rId28" Type="http://schemas.openxmlformats.org/officeDocument/2006/relationships/hyperlink" Target="https://vi.wikipedia.org/w/index.php?title=SQL92&amp;action=edit&amp;redlink=1" TargetMode="External"/><Relationship Id="rId49" Type="http://schemas.openxmlformats.org/officeDocument/2006/relationships/hyperlink" Target="https://vi.wikipedia.org/wiki/C%2B%2B" TargetMode="External"/><Relationship Id="rId114" Type="http://schemas.openxmlformats.org/officeDocument/2006/relationships/image" Target="media/image18.png"/><Relationship Id="rId119" Type="http://schemas.openxmlformats.org/officeDocument/2006/relationships/hyperlink" Target="https://duythanhcse.files.wordpress.com/2013/04/10_common_control_6.png" TargetMode="External"/><Relationship Id="rId44" Type="http://schemas.openxmlformats.org/officeDocument/2006/relationships/hyperlink" Target="https://vi.wikipedia.org/wiki/Perl" TargetMode="External"/><Relationship Id="rId60" Type="http://schemas.openxmlformats.org/officeDocument/2006/relationships/hyperlink" Target="https://vi.wikipedia.org/wiki/Google" TargetMode="External"/><Relationship Id="rId65" Type="http://schemas.openxmlformats.org/officeDocument/2006/relationships/hyperlink" Target="https://vi.wikipedia.org/w/index.php?title=Ti%C3%AAu_chu%E1%BA%A9n_m%E1%BB%9F&amp;action=edit&amp;redlink=1" TargetMode="External"/><Relationship Id="rId81" Type="http://schemas.openxmlformats.org/officeDocument/2006/relationships/hyperlink" Target="https://developer.android.com/studio/install.html" TargetMode="External"/><Relationship Id="rId86" Type="http://schemas.openxmlformats.org/officeDocument/2006/relationships/hyperlink" Target="http://schemas.android.com/apk/res/android%E2%80%9D&amp;gt" TargetMode="External"/><Relationship Id="rId130" Type="http://schemas.openxmlformats.org/officeDocument/2006/relationships/image" Target="media/image28.png"/><Relationship Id="rId135" Type="http://schemas.openxmlformats.org/officeDocument/2006/relationships/image" Target="media/image33.png"/><Relationship Id="rId151" Type="http://schemas.openxmlformats.org/officeDocument/2006/relationships/header" Target="header3.xml"/><Relationship Id="rId13" Type="http://schemas.openxmlformats.org/officeDocument/2006/relationships/hyperlink" Target="https://vi.wikipedia.org/wiki/ASCII" TargetMode="External"/><Relationship Id="rId18" Type="http://schemas.openxmlformats.org/officeDocument/2006/relationships/hyperlink" Target="https://vi.wikipedia.org/wiki/Oracle" TargetMode="External"/><Relationship Id="rId39" Type="http://schemas.openxmlformats.org/officeDocument/2006/relationships/hyperlink" Target="https://vi.wikipedia.org/wiki/Ng%C3%B4n_ng%E1%BB%AF_m%C3%A1y" TargetMode="External"/><Relationship Id="rId109" Type="http://schemas.openxmlformats.org/officeDocument/2006/relationships/hyperlink" Target="https://duythanhcse.files.wordpress.com/2013/04/7_layout_22.png" TargetMode="External"/><Relationship Id="rId34" Type="http://schemas.openxmlformats.org/officeDocument/2006/relationships/image" Target="media/image2.jpeg"/><Relationship Id="rId50" Type="http://schemas.openxmlformats.org/officeDocument/2006/relationships/hyperlink" Target="http://java.sun.com/" TargetMode="External"/><Relationship Id="rId55" Type="http://schemas.openxmlformats.org/officeDocument/2006/relationships/hyperlink" Target="https://vi.wikipedia.org/w/index.php?title=H%E1%BB%87_%C4%91i%E1%BB%81u_h%C3%A0nh_di_%C4%91%E1%BB%99ng&amp;action=edit&amp;redlink=1" TargetMode="External"/><Relationship Id="rId76" Type="http://schemas.openxmlformats.org/officeDocument/2006/relationships/hyperlink" Target="https://en.wikipedia.org/wiki/Android_Marshmallow" TargetMode="External"/><Relationship Id="rId97" Type="http://schemas.openxmlformats.org/officeDocument/2006/relationships/hyperlink" Target="https://duythanhcse.files.wordpress.com/2013/04/7_layout_15.png" TargetMode="External"/><Relationship Id="rId104" Type="http://schemas.openxmlformats.org/officeDocument/2006/relationships/image" Target="media/image13.png"/><Relationship Id="rId120" Type="http://schemas.openxmlformats.org/officeDocument/2006/relationships/image" Target="media/image21.png"/><Relationship Id="rId125" Type="http://schemas.openxmlformats.org/officeDocument/2006/relationships/hyperlink" Target="https://duythanhcse.files.wordpress.com/2013/04/11_chk_rad_61.png" TargetMode="External"/><Relationship Id="rId141" Type="http://schemas.openxmlformats.org/officeDocument/2006/relationships/image" Target="media/image36.png"/><Relationship Id="rId146" Type="http://schemas.openxmlformats.org/officeDocument/2006/relationships/hyperlink" Target="https://developers.google.com/maps/documentation/android-api/" TargetMode="External"/><Relationship Id="rId7" Type="http://schemas.openxmlformats.org/officeDocument/2006/relationships/endnotes" Target="endnotes.xml"/><Relationship Id="rId71" Type="http://schemas.openxmlformats.org/officeDocument/2006/relationships/hyperlink" Target="https://en.wikipedia.org/wiki/Android_Honeycomb" TargetMode="External"/><Relationship Id="rId92" Type="http://schemas.openxmlformats.org/officeDocument/2006/relationships/image" Target="media/image7.png"/><Relationship Id="rId2" Type="http://schemas.openxmlformats.org/officeDocument/2006/relationships/numbering" Target="numbering.xml"/><Relationship Id="rId29" Type="http://schemas.openxmlformats.org/officeDocument/2006/relationships/hyperlink" Target="https://vi.wikipedia.org/wiki/Kilobyte" TargetMode="External"/><Relationship Id="rId24" Type="http://schemas.openxmlformats.org/officeDocument/2006/relationships/hyperlink" Target="https://vi.wikipedia.org/wiki/C" TargetMode="External"/><Relationship Id="rId40" Type="http://schemas.openxmlformats.org/officeDocument/2006/relationships/hyperlink" Target="https://vi.wikipedia.org/wiki/Tr%C3%ACnh_th%C3%B4ng_d%E1%BB%8Bch" TargetMode="External"/><Relationship Id="rId45" Type="http://schemas.openxmlformats.org/officeDocument/2006/relationships/hyperlink" Target="https://vi.wikipedia.org/wiki/PHP" TargetMode="External"/><Relationship Id="rId66" Type="http://schemas.openxmlformats.org/officeDocument/2006/relationships/hyperlink" Target="https://en.wikipedia.org/wiki/Android_Cupcake" TargetMode="External"/><Relationship Id="rId87" Type="http://schemas.openxmlformats.org/officeDocument/2006/relationships/hyperlink" Target="https://duythanhcse.files.wordpress.com/2013/04/7_layout_10.png" TargetMode="External"/><Relationship Id="rId110" Type="http://schemas.openxmlformats.org/officeDocument/2006/relationships/image" Target="media/image16.png"/><Relationship Id="rId115" Type="http://schemas.openxmlformats.org/officeDocument/2006/relationships/hyperlink" Target="https://duythanhcse.files.wordpress.com/2013/04/10_common_control_0.png" TargetMode="External"/><Relationship Id="rId131" Type="http://schemas.openxmlformats.org/officeDocument/2006/relationships/image" Target="media/image29.png"/><Relationship Id="rId136" Type="http://schemas.openxmlformats.org/officeDocument/2006/relationships/image" Target="media/image34.png"/><Relationship Id="rId61" Type="http://schemas.openxmlformats.org/officeDocument/2006/relationships/hyperlink" Target="https://vi.wikipedia.org/wiki/Li%C3%AAn_minh_thi%E1%BA%BFt_b%E1%BB%8B_c%E1%BA%A7m_tay_m%E1%BB%9F" TargetMode="External"/><Relationship Id="rId82" Type="http://schemas.openxmlformats.org/officeDocument/2006/relationships/image" Target="media/image3.jpeg"/><Relationship Id="rId152" Type="http://schemas.openxmlformats.org/officeDocument/2006/relationships/footer" Target="footer3.xml"/><Relationship Id="rId19" Type="http://schemas.openxmlformats.org/officeDocument/2006/relationships/hyperlink" Target="https://vi.wikipedia.org/wiki/MySQL" TargetMode="External"/><Relationship Id="rId14" Type="http://schemas.openxmlformats.org/officeDocument/2006/relationships/hyperlink" Target="https://vi.wikipedia.org/wiki/Visual_FoxPro" TargetMode="External"/><Relationship Id="rId30" Type="http://schemas.openxmlformats.org/officeDocument/2006/relationships/hyperlink" Target="https://vi.wikipedia.org/w/index.php?title=Kh%C3%A1ch/ch%E1%BB%A7&amp;action=edit&amp;redlink=1" TargetMode="External"/><Relationship Id="rId35" Type="http://schemas.openxmlformats.org/officeDocument/2006/relationships/hyperlink" Target="https://vi.wikipedia.org/wiki/Ng%C3%B4n_ng%E1%BB%AF_l%E1%BA%ADp_tr%C3%ACnh" TargetMode="External"/><Relationship Id="rId56" Type="http://schemas.openxmlformats.org/officeDocument/2006/relationships/hyperlink" Target="https://vi.wikipedia.org/wiki/Linux" TargetMode="External"/><Relationship Id="rId77" Type="http://schemas.openxmlformats.org/officeDocument/2006/relationships/hyperlink" Target="https://en.wikipedia.org/wiki/Android_Nougat" TargetMode="External"/><Relationship Id="rId100" Type="http://schemas.openxmlformats.org/officeDocument/2006/relationships/image" Target="media/image11.png"/><Relationship Id="rId105" Type="http://schemas.openxmlformats.org/officeDocument/2006/relationships/hyperlink" Target="https://duythanhcse.files.wordpress.com/2013/04/7_layout_20.png" TargetMode="External"/><Relationship Id="rId126" Type="http://schemas.openxmlformats.org/officeDocument/2006/relationships/image" Target="media/image24.png"/><Relationship Id="rId147" Type="http://schemas.openxmlformats.org/officeDocument/2006/relationships/hyperlink" Target="https://viblo.asia/p/nodejs-tutorial-phan-1-gioi-thieu-va-cai-dat-ung-dung-dau-tien-gVQvlwdykZJ" TargetMode="External"/><Relationship Id="rId8" Type="http://schemas.openxmlformats.org/officeDocument/2006/relationships/image" Target="media/image1.jpeg"/><Relationship Id="rId51" Type="http://schemas.openxmlformats.org/officeDocument/2006/relationships/hyperlink" Target="https://vi.wikipedia.org/wiki/11_th%C3%A1ng_12" TargetMode="External"/><Relationship Id="rId72" Type="http://schemas.openxmlformats.org/officeDocument/2006/relationships/hyperlink" Target="https://en.wikipedia.org/wiki/Android_Ice_Cream_Sandwich" TargetMode="External"/><Relationship Id="rId93" Type="http://schemas.openxmlformats.org/officeDocument/2006/relationships/hyperlink" Target="https://duythanhcse.files.wordpress.com/2013/04/7_layout_13.png" TargetMode="External"/><Relationship Id="rId98" Type="http://schemas.openxmlformats.org/officeDocument/2006/relationships/image" Target="media/image10.png"/><Relationship Id="rId121" Type="http://schemas.openxmlformats.org/officeDocument/2006/relationships/hyperlink" Target="https://duythanhcse.files.wordpress.com/2013/04/11_chk_rad_3.png" TargetMode="External"/><Relationship Id="rId142" Type="http://schemas.openxmlformats.org/officeDocument/2006/relationships/image" Target="media/image37.png"/><Relationship Id="rId3" Type="http://schemas.openxmlformats.org/officeDocument/2006/relationships/styles" Target="styles.xml"/><Relationship Id="rId25" Type="http://schemas.openxmlformats.org/officeDocument/2006/relationships/hyperlink" Target="https://vi.wikipedia.org/wiki/C%C6%A1_s%E1%BB%9F_d%E1%BB%AF_li%E1%BB%87u" TargetMode="External"/><Relationship Id="rId46" Type="http://schemas.openxmlformats.org/officeDocument/2006/relationships/hyperlink" Target="https://vi.wikipedia.org/wiki/C_th%C4%83ng" TargetMode="External"/><Relationship Id="rId67" Type="http://schemas.openxmlformats.org/officeDocument/2006/relationships/hyperlink" Target="https://en.wikipedia.org/wiki/Android_Donut" TargetMode="External"/><Relationship Id="rId116" Type="http://schemas.openxmlformats.org/officeDocument/2006/relationships/image" Target="media/image19.png"/><Relationship Id="rId137" Type="http://schemas.openxmlformats.org/officeDocument/2006/relationships/hyperlink" Target="http://www.google.com/design/spec/components/buttons-floating-action-button.html" TargetMode="External"/><Relationship Id="rId20" Type="http://schemas.openxmlformats.org/officeDocument/2006/relationships/hyperlink" Target="https://vi.wikipedia.org/wiki/Tag" TargetMode="External"/><Relationship Id="rId41" Type="http://schemas.openxmlformats.org/officeDocument/2006/relationships/hyperlink" Target="https://vi.wikipedia.org/wiki/Bytecode" TargetMode="External"/><Relationship Id="rId62" Type="http://schemas.openxmlformats.org/officeDocument/2006/relationships/hyperlink" Target="https://vi.wikipedia.org/wiki/Ph%E1%BA%A7n_c%E1%BB%A9ng" TargetMode="External"/><Relationship Id="rId83" Type="http://schemas.openxmlformats.org/officeDocument/2006/relationships/image" Target="media/image4.png"/><Relationship Id="rId88" Type="http://schemas.openxmlformats.org/officeDocument/2006/relationships/image" Target="media/image5.png"/><Relationship Id="rId111" Type="http://schemas.openxmlformats.org/officeDocument/2006/relationships/hyperlink" Target="https://duythanhcse.files.wordpress.com/2013/04/7_layout_23.png" TargetMode="External"/><Relationship Id="rId132" Type="http://schemas.openxmlformats.org/officeDocument/2006/relationships/image" Target="media/image30.png"/><Relationship Id="rId153" Type="http://schemas.openxmlformats.org/officeDocument/2006/relationships/fontTable" Target="fontTable.xml"/><Relationship Id="rId15" Type="http://schemas.openxmlformats.org/officeDocument/2006/relationships/hyperlink" Target="https://vi.wikipedia.org/wiki/Quan_h%E1%BB%87" TargetMode="External"/><Relationship Id="rId36" Type="http://schemas.openxmlformats.org/officeDocument/2006/relationships/hyperlink" Target="https://vi.wikipedia.org/wiki/L%E1%BA%ADp_tr%C3%ACnh_h%C6%B0%E1%BB%9Bng_%C4%91%E1%BB%91i_t%C6%B0%E1%BB%A3ng" TargetMode="External"/><Relationship Id="rId57" Type="http://schemas.openxmlformats.org/officeDocument/2006/relationships/hyperlink" Target="https://vi.wikipedia.org/wiki/M%C3%A0n_h%C3%ACnh_c%E1%BA%A3m_%E1%BB%A9ng" TargetMode="External"/><Relationship Id="rId106" Type="http://schemas.openxmlformats.org/officeDocument/2006/relationships/image" Target="media/image14.png"/><Relationship Id="rId12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hyperlink" Target="https://vi.wikipedia.org/wiki/Ph%E1%BA%A7n_m%E1%BB%81m" TargetMode="External"/><Relationship Id="rId52" Type="http://schemas.openxmlformats.org/officeDocument/2006/relationships/hyperlink" Target="https://vi.wikipedia.org/wiki/2006" TargetMode="External"/><Relationship Id="rId73" Type="http://schemas.openxmlformats.org/officeDocument/2006/relationships/hyperlink" Target="https://en.wikipedia.org/wiki/Android_Jelly_Bean" TargetMode="External"/><Relationship Id="rId78" Type="http://schemas.openxmlformats.org/officeDocument/2006/relationships/hyperlink" Target="http://www.oracle.com/technetwork/java/javase/downloads/index.html" TargetMode="External"/><Relationship Id="rId94" Type="http://schemas.openxmlformats.org/officeDocument/2006/relationships/image" Target="media/image8.png"/><Relationship Id="rId99" Type="http://schemas.openxmlformats.org/officeDocument/2006/relationships/hyperlink" Target="https://duythanhcse.files.wordpress.com/2013/04/7_layout_16.png" TargetMode="External"/><Relationship Id="rId101" Type="http://schemas.openxmlformats.org/officeDocument/2006/relationships/hyperlink" Target="https://duythanhcse.files.wordpress.com/2013/04/7_layout_17.png" TargetMode="External"/><Relationship Id="rId122" Type="http://schemas.openxmlformats.org/officeDocument/2006/relationships/image" Target="media/image22.png"/><Relationship Id="rId143" Type="http://schemas.openxmlformats.org/officeDocument/2006/relationships/image" Target="media/image38.png"/><Relationship Id="rId148" Type="http://schemas.openxmlformats.org/officeDocument/2006/relationships/hyperlink" Target="https://viblo.asia/p/nodejs-voi-express-framework-rQOvPKVgkYj"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vi.wikipedia.org/w/index.php?title=T%C3%ADnh_to%C3%A0n_v%E1%BA%B9n_(giao_d%E1%BB%8Bch)&amp;action=edit&amp;redlink=1" TargetMode="External"/><Relationship Id="rId47" Type="http://schemas.openxmlformats.org/officeDocument/2006/relationships/hyperlink" Target="https://vi.wikipedia.org/wiki/C%C3%BA_ph%C3%A1p_h%E1%BB%8Dc" TargetMode="External"/><Relationship Id="rId68" Type="http://schemas.openxmlformats.org/officeDocument/2006/relationships/hyperlink" Target="https://en.wikipedia.org/wiki/Android_Eclair" TargetMode="External"/><Relationship Id="rId89" Type="http://schemas.openxmlformats.org/officeDocument/2006/relationships/hyperlink" Target="https://duythanhcse.files.wordpress.com/2013/04/7_layout_11.png" TargetMode="External"/><Relationship Id="rId112" Type="http://schemas.openxmlformats.org/officeDocument/2006/relationships/image" Target="media/image17.png"/><Relationship Id="rId133" Type="http://schemas.openxmlformats.org/officeDocument/2006/relationships/image" Target="media/image31.png"/><Relationship Id="rId154" Type="http://schemas.microsoft.com/office/2011/relationships/people" Target="people.xml"/><Relationship Id="rId16" Type="http://schemas.openxmlformats.org/officeDocument/2006/relationships/hyperlink" Target="https://vi.wikipedia.org/wiki/Kh%C3%B3a_ch%C3%ADnh" TargetMode="External"/><Relationship Id="rId37" Type="http://schemas.openxmlformats.org/officeDocument/2006/relationships/hyperlink" Target="https://vi.wikipedia.org/wiki/Tr%C3%ACnh_bi%C3%AAn_d%E1%BB%8Bch" TargetMode="External"/><Relationship Id="rId58" Type="http://schemas.openxmlformats.org/officeDocument/2006/relationships/hyperlink" Target="https://vi.wikipedia.org/wiki/%C4%90i%E1%BB%87n_tho%E1%BA%A1i_th%C3%B4ng_minh" TargetMode="External"/><Relationship Id="rId79" Type="http://schemas.openxmlformats.org/officeDocument/2006/relationships/hyperlink" Target="http://windybook.com/java-bai-2-thiet-lap-bien-moi-truong-java-va-cai-dat-ide-netbean/" TargetMode="External"/><Relationship Id="rId102" Type="http://schemas.openxmlformats.org/officeDocument/2006/relationships/image" Target="media/image12.png"/><Relationship Id="rId123" Type="http://schemas.openxmlformats.org/officeDocument/2006/relationships/hyperlink" Target="https://duythanhcse.files.wordpress.com/2013/04/11_chk_rad_5.png" TargetMode="External"/><Relationship Id="rId144" Type="http://schemas.openxmlformats.org/officeDocument/2006/relationships/image" Target="media/image39.png"/><Relationship Id="rId9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8B288-88CD-46B6-B43C-D042CECD5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73</Pages>
  <Words>13086</Words>
  <Characters>74591</Characters>
  <Application>Microsoft Office Word</Application>
  <DocSecurity>0</DocSecurity>
  <Lines>621</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Nhozip 96</dc:creator>
  <cp:keywords/>
  <dc:description/>
  <cp:lastModifiedBy>D</cp:lastModifiedBy>
  <cp:revision>188</cp:revision>
  <dcterms:created xsi:type="dcterms:W3CDTF">2018-03-03T07:39:00Z</dcterms:created>
  <dcterms:modified xsi:type="dcterms:W3CDTF">2018-04-19T09:45:00Z</dcterms:modified>
</cp:coreProperties>
</file>