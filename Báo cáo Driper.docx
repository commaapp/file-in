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75801466"/>
    <w:p w:rsidR="00D716A8" w:rsidRPr="000A136D" w:rsidRDefault="00D716A8" w:rsidP="00547EC1">
      <w:pPr>
        <w:spacing w:line="26" w:lineRule="atLeast"/>
        <w:ind w:firstLine="709"/>
        <w:jc w:val="center"/>
        <w:rPr>
          <w:rFonts w:cs="Times New Roman"/>
          <w:b/>
          <w:szCs w:val="28"/>
        </w:rPr>
      </w:pPr>
      <w:r w:rsidRPr="000A136D">
        <w:rPr>
          <w:rFonts w:cs="Times New Roman"/>
          <w:b/>
          <w:noProof/>
          <w:szCs w:val="28"/>
          <w:lang w:eastAsia="en-US"/>
        </w:rPr>
        <mc:AlternateContent>
          <mc:Choice Requires="wpg">
            <w:drawing>
              <wp:anchor distT="0" distB="0" distL="114300" distR="114300" simplePos="0" relativeHeight="251665408" behindDoc="0" locked="0" layoutInCell="1" allowOverlap="1" wp14:anchorId="59FB708A" wp14:editId="1E195280">
                <wp:simplePos x="0" y="0"/>
                <wp:positionH relativeFrom="column">
                  <wp:posOffset>-224287</wp:posOffset>
                </wp:positionH>
                <wp:positionV relativeFrom="paragraph">
                  <wp:posOffset>-612475</wp:posOffset>
                </wp:positionV>
                <wp:extent cx="6248400" cy="9099877"/>
                <wp:effectExtent l="0" t="0" r="19050" b="25400"/>
                <wp:wrapNone/>
                <wp:docPr id="762"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099877"/>
                          <a:chOff x="1625" y="1003"/>
                          <a:chExt cx="9158" cy="14683"/>
                        </a:xfrm>
                      </wpg:grpSpPr>
                      <wps:wsp>
                        <wps:cNvPr id="763"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4"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5"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6"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7"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8"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9"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0"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1"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2"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3"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4"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5"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6"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7"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8"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9"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0"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1"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2"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3"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4"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5"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6"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7"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8"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9"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0"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1"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2"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3"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4"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5"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6"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7"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8"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9"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0"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1"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2"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3"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4"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5"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6"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7"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8"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9"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0" name="Rectangle 119"/>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1" name="Rectangle 120"/>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2"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3"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4"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5"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6"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7"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8"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9"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0"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1"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2"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3"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4"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5"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6"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7"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8" name="Rectangle 137"/>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9" name="Rectangle 138"/>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14007D" id="Group 762" o:spid="_x0000_s1026" style="position:absolute;margin-left:-17.65pt;margin-top:-48.25pt;width:492pt;height:716.55pt;z-index:25166540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">
                <v:shape id="Freeform 72"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zDF8YA&#10;AADcAAAADwAAAGRycy9kb3ducmV2LnhtbESPT4vCMBTE78J+h/AW9iKaugtVqlFEFF3w4h/Q47N5&#10;tsXmpTRRu356syB4HGbmN8xo0phS3Kh2hWUFvW4Egji1uuBMwX636AxAOI+ssbRMCv7IwWT80Rph&#10;ou2dN3Tb+kwECLsEFeTeV4mULs3JoOvaijh4Z1sb9EHWmdQ13gPclPI7imJpsOCwkGNFs5zSy/Zq&#10;FKzt76a9i6fHuYkej8Olfzhdl6zU12czHYLw1Ph3+NVeaQX9+Af+z4QjIM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zDF8YAAADcAAAADwAAAAAAAAAAAAAAAACYAgAAZHJz&#10;L2Rvd25yZXYueG1sUEsFBgAAAAAEAAQA9QAAAIs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CcYA&#10;AADcAAAADwAAAGRycy9kb3ducmV2LnhtbESPQWvCQBSE7wX/w/KEXopuUoqV6CrSIi29NdGDt2f2&#10;uQlm34bs1qT59d1CocdhZr5h1tvBNuJGna8dK0jnCQji0umajYJDsZ8tQfiArLFxTAq+ycN2M7lb&#10;Y6Zdz590y4MREcI+QwVVCG0mpS8rsujnriWO3sV1FkOUnZG6wz7CbSMfk2QhLdYcFyps6aWi8pp/&#10;WQWFeUjNW56O7jwWff5xet0f01Gp++mwW4EINIT/8F/7XSt4XjzB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2CcYAAADcAAAADwAAAAAAAAAAAAAAAACYAgAAZHJz&#10;L2Rvd25yZXYueG1sUEsFBgAAAAAEAAQA9QAAAIsD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Nc8YA&#10;AADcAAAADwAAAGRycy9kb3ducmV2LnhtbESPW2sCMRSE34X+h3AE3zRrxdtqlCJKlQrFy4OPx81x&#10;N3RzsmxS3f77Rij0cZiZb5j5srGluFPtjWMF/V4Cgjhz2nCu4HzadCcgfEDWWDomBT/kYbl4ac0x&#10;1e7BB7ofQy4ihH2KCooQqlRKnxVk0fdcRRy9m6sthijrXOoaHxFuS/maJCNp0XBcKLCiVUHZ1/Hb&#10;Rsr7h9X9/W63v0zXn9f1wIyzrVGq027eZiACNeE//NfeagXj0RCe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VNc8YAAADcAAAADwAAAAAAAAAAAAAAAACYAgAAZHJz&#10;L2Rvd25yZXYueG1sUEsFBgAAAAAEAAQA9QAAAIsDA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4O8QA&#10;AADcAAAADwAAAGRycy9kb3ducmV2LnhtbESPQWvCQBSE7wX/w/IKXkrd6GFto6tIQdB60njp7ZF9&#10;JqHZt0t2m8R/3y0UPA4z8w2z3o62FT11oXGsYT7LQBCXzjRcabgW+9c3ECEiG2wdk4Y7BdhuJk9r&#10;zI0b+Ez9JVYiQTjkqKGO0edShrImi2HmPHHybq6zGJPsKmk6HBLctnKRZUpabDgt1Ojpo6by+/Jj&#10;NXySeimCfy+u85NCN/KxH/yX1tPncbcCEWmMj/B/+2A0LJWCvzPp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4ODv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D9ccA&#10;AADcAAAADwAAAGRycy9kb3ducmV2LnhtbESPS2vDMBCE74X8B7GF3hq5zcPBiRJCH1BID3mRXDfW&#10;xja2VkZSE7e/vioUchxm5htmtuhMIy7kfGVZwVM/AUGcW11xoWC/e3+cgPABWWNjmRR8k4fFvHc3&#10;w0zbK2/osg2FiBD2GSooQ2gzKX1ekkHfty1x9M7WGQxRukJqh9cIN418TpKxNFhxXCixpZeS8nr7&#10;ZRTIQW5Gw9Xpc/KzPhxfh/WbSwe1Ug/33XIKIlAXbuH/9odWkI5T+DsTj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3Q/XHAAAA3AAAAA8AAAAAAAAAAAAAAAAAmAIAAGRy&#10;cy9kb3ducmV2LnhtbFBLBQYAAAAABAAEAPUAAACMAw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d28EA&#10;AADcAAAADwAAAGRycy9kb3ducmV2LnhtbERP3WrCMBS+F3yHcITdaaqISte0SFFwGxtMfYBDc9Z2&#10;a05qE9vu7ZeLgZcf33+SjaYRPXWutqxguYhAEBdW11wquF6O8x0I55E1NpZJwS85yNLpJMFY24E/&#10;qT/7UoQQdjEqqLxvYyldUZFBt7AtceC+bGfQB9iVUnc4hHDTyFUUbaTBmkNDhS3lFRU/57tRcFt/&#10;aPfWvHwf7m3+jq+IY3RFpZ5m4/4ZhKfRP8T/7pNWsN2EteFMOA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CndvBAAAA3AAAAA8AAAAAAAAAAAAAAAAAmAIAAGRycy9kb3du&#10;cmV2LnhtbFBLBQYAAAAABAAEAPUAAACG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WxlcIA&#10;AADcAAAADwAAAGRycy9kb3ducmV2LnhtbESPT4vCMBTE74LfITxhb5rqobpdo4ig7Enwz97fNs8m&#10;2LyUJtbut98IgsdhZn7DLNe9q0VHbbCeFUwnGQji0mvLlYLLeTdegAgRWWPtmRT8UYD1ajhYYqH9&#10;g4/UnWIlEoRDgQpMjE0hZSgNOQwT3xAn7+pbhzHJtpK6xUeCu1rOsiyXDi2nBYMNbQ2Vt9PdKZj9&#10;7M1m39991h0Wvzaf26surVIfo37zBSJSH9/hV/tbK5jnn/A8k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RbGVwgAAANwAAAAPAAAAAAAAAAAAAAAAAJgCAABkcnMvZG93&#10;bnJldi54bWxQSwUGAAAAAAQABAD1AAAAhw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fsFcAA&#10;AADcAAAADwAAAGRycy9kb3ducmV2LnhtbERPTYvCMBC9C/sfwizsTVNlsUs1irsgCHppFdzj0IxN&#10;sZmUJtb6781B8Ph438v1YBvRU+drxwqmkwQEcel0zZWC03E7/gHhA7LGxjEpeJCH9epjtMRMuzvn&#10;1BehEjGEfYYKTAhtJqUvDVn0E9cSR+7iOoshwq6SusN7DLeNnCXJXFqsOTYYbOnPUHktblbBv0nb&#10;w+x7U3h73p+L/jeXh12u1NfnsFmACDSEt/jl3mkFaRrnxz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fsFcAAAADcAAAADwAAAAAAAAAAAAAAAACYAgAAZHJzL2Rvd25y&#10;ZXYueG1sUEsFBgAAAAAEAAQA9QAAAIUDA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lPMQA&#10;AADcAAAADwAAAGRycy9kb3ducmV2LnhtbESPT4vCMBTE7wt+h/AEb2tadVW6RimK4MXD+ufg7W3z&#10;ti3bvJQm2vrtjSB4HGZ+M8xi1ZlK3KhxpWUF8TACQZxZXXKu4HTcfs5BOI+ssbJMCu7kYLXsfSww&#10;0bblH7odfC5CCbsEFRTe14mULivIoBvamjh4f7Yx6INscqkbbEO5qeQoiqbSYMlhocCa1gVl/4er&#10;UTCbxJeUv37H6bna57tNa68lWaUG/S79BuGp8+/wi97pwM1i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JTzEAAAA3AAAAA8AAAAAAAAAAAAAAAAAmAIAAGRycy9k&#10;b3ducmV2LnhtbFBLBQYAAAAABAAEAPUAAACJAw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o+sYA&#10;AADcAAAADwAAAGRycy9kb3ducmV2LnhtbESPT2sCMRTE74V+h/AEbzXrH6puzUopiB56UQvV22Pz&#10;ull28xI2qa5++qZQ6HGYmd8wq3VvW3GhLtSOFYxHGQji0umaKwUfx83TAkSIyBpbx6TgRgHWxePD&#10;CnPtrrynyyFWIkE45KjAxOhzKUNpyGIYOU+cvC/XWYxJdpXUHV4T3LZykmXP0mLNacGgpzdDZXP4&#10;tgqc99Nm694/zX1zzPr97LSszjOlhoP+9QVEpD7+h//aO61gPp/A75l0BGT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zo+sYAAADcAAAADwAAAAAAAAAAAAAAAACYAgAAZHJz&#10;L2Rvd25yZXYueG1sUEsFBgAAAAAEAAQA9QAAAIsDA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88WsMA&#10;AADcAAAADwAAAGRycy9kb3ducmV2LnhtbESPQYvCMBSE74L/ITxhb5qqZSvVKCoIu+xeqoLXR/Ns&#10;i81LaaKt/36zIHgcZuYbZrXpTS0e1LrKsoLpJAJBnFtdcaHgfDqMFyCcR9ZYWyYFT3KwWQ8HK0y1&#10;7Tijx9EXIkDYpaig9L5JpXR5SQbdxDbEwbva1qAPsi2kbrELcFPLWRR9SoMVh4USG9qXlN+Od6Ng&#10;a2+/u0X3pOQb44v56WODWazUx6jfLkF46v07/Gp/aQVJMof/M+E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88W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JZFcMA&#10;AADcAAAADwAAAGRycy9kb3ducmV2LnhtbESPT4vCMBTE78J+h/AW9qZpl0WlGmXZXbE38Q96fTTP&#10;ptq8lCar9dsbQfA4zMxvmOm8s7W4UOsrxwrSQQKCuHC64lLBbrvoj0H4gKyxdkwKbuRhPnvrTTHT&#10;7sprumxCKSKEfYYKTAhNJqUvDFn0A9cQR+/oWoshyraUusVrhNtafibJUFqsOC4YbOjHUHHe/FsF&#10;HTWrxfJ3fwrn+uA5TXPzt8+V+njvvicgAnXhFX62c61gNPqCx5l4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JZFcMAAADcAAAADwAAAAAAAAAAAAAAAACYAgAAZHJzL2Rv&#10;d25yZXYueG1sUEsFBgAAAAAEAAQA9QAAAIgDA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ZsQA&#10;AADcAAAADwAAAGRycy9kb3ducmV2LnhtbESPzYoCMRCE78K+Q+gFb5pRXJVZo6ggePDizwM0k97J&#10;6KQzJlFHn34jLOyxqKqvqNmitbW4kw+VYwWDfgaCuHC64lLB6bjpTUGEiKyxdkwKnhRgMf/ozDDX&#10;7sF7uh9iKRKEQ44KTIxNLmUoDFkMfdcQJ+/HeYsxSV9K7fGR4LaWwywbS4sVpwWDDa0NFZfDzSpY&#10;+dd1vTvvVu6p/fll2mtxG42V6n62y28Qkdr4H/5rb7WCyeQL3mfS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7GbEAAAA3AAAAA8AAAAAAAAAAAAAAAAAmAIAAGRycy9k&#10;b3ducmV2LnhtbFBLBQYAAAAABAAEAPUAAACJAw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XsMA&#10;AADcAAAADwAAAGRycy9kb3ducmV2LnhtbESPQYvCMBSE7wv+h/AEb2vaRXSpRtEF0YsHdRGPj+bZ&#10;FpuX0qS1+uuNIHgcZuYbZrboTClaql1hWUE8jEAQp1YXnCn4P66/f0E4j6yxtEwK7uRgMe99zTDR&#10;9sZ7ag8+EwHCLkEFufdVIqVLczLohrYiDt7F1gZ9kHUmdY23ADel/ImisTRYcFjIsaK/nNLroTEK&#10;ePVYt5ujic+beDei5mqxOY2UGvS75RSEp85/wu/2ViuYTMbwOh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q/X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xHFMMA&#10;AADcAAAADwAAAGRycy9kb3ducmV2LnhtbESPQWsCMRSE7wX/Q3hCbzWrha6sRlFBkLaXquD1uXnu&#10;RjcvYRN1/fdNoeBxmJlvmOm8s424URuMYwXDQQaCuHTacKVgv1u/jUGEiKyxcUwKHhRgPuu9TLHQ&#10;7s4/dNvGSiQIhwIV1DH6QspQ1mQxDJwnTt7JtRZjkm0ldYv3BLeNHGXZh7RoOC3U6GlVU3nZXq2C&#10;w3E5Mt9eevM5rrovOjze+WyUeu13iwmISF18hv/bG60gz3P4O5OO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xHFMMAAADcAAAADwAAAAAAAAAAAAAAAACYAgAAZHJzL2Rv&#10;d25yZXYueG1sUEsFBgAAAAAEAAQA9QAAAIgDA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Spr0A&#10;AADcAAAADwAAAGRycy9kb3ducmV2LnhtbERPvQrCMBDeBd8hnOAimuqgUo0iguImVhHdjuZsi82l&#10;NLHWtzeD4Pjx/S/XrSlFQ7UrLCsYjyIQxKnVBWcKLufdcA7CeWSNpWVS8CEH61W3s8RY2zefqEl8&#10;JkIIuxgV5N5XsZQuzcmgG9mKOHAPWxv0AdaZ1DW+Q7gp5SSKptJgwaEhx4q2OaXP5GUU0K5p3fxB&#10;5bFJ3HVCgz3fb0apfq/dLEB4av1f/HMftILZLKwNZ8IR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fVSpr0AAADcAAAADwAAAAAAAAAAAAAAAACYAgAAZHJzL2Rvd25yZXYu&#10;eG1sUEsFBgAAAAAEAAQA9QAAAIID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GMaMYA&#10;AADcAAAADwAAAGRycy9kb3ducmV2LnhtbESPQWvCQBSE74L/YXmCN93YQ2PTbKQIQqki1QrS2yP7&#10;mqTNvg3ZVRN/vVsQPA4z8w2TLjpTizO1rrKsYDaNQBDnVldcKDh8rSZzEM4ja6wtk4KeHCyy4SDF&#10;RNsL7+i894UIEHYJKii9bxIpXV6SQTe1DXHwfmxr0AfZFlK3eAlwU8unKHqWBisOCyU2tCwp/9uf&#10;jILj9rNff1y7oo9XZns8/G4Yv3OlxqPu7RWEp84/wvf2u1YQxy/wfy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GMaMYAAADcAAAADwAAAAAAAAAAAAAAAACYAgAAZHJz&#10;L2Rvd25yZXYueG1sUEsFBgAAAAAEAAQA9QAAAIs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2o8MA&#10;AADcAAAADwAAAGRycy9kb3ducmV2LnhtbERP3WrCMBS+H/gO4Qi7kZkqoqUzihQdmyho5wMcmrO2&#10;2JzUJtO6pzcXwi4/vv/5sjO1uFLrKssKRsMIBHFudcWFgtP35i0G4TyyxtoyKbiTg+Wi9zLHRNsb&#10;H+ma+UKEEHYJKii9bxIpXV6SQTe0DXHgfmxr0AfYFlK3eAvhppbjKJpKgxWHhhIbSkvKz9mvUVBv&#10;08l68HWJ08P+tBv9fQwa60mp1363egfhqfP/4qf7UyuYxWF+OB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2o8MAAADcAAAADwAAAAAAAAAAAAAAAACYAgAAZHJzL2Rv&#10;d25yZXYueG1sUEsFBgAAAAAEAAQA9QAAAIgD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CkcMA&#10;AADcAAAADwAAAGRycy9kb3ducmV2LnhtbESPT4vCMBTE78J+h/AWvGnaHrRUY5EVxfXmn4PHR/Ns&#10;q81LabK1++3NwoLHYWZ+wyzzwTSip87VlhXE0wgEcWF1zaWCy3k7SUE4j6yxsUwKfslBvvoYLTHT&#10;9slH6k++FAHCLkMFlfdtJqUrKjLoprYlDt7NdgZ9kF0pdYfPADeNTKJoJg3WHBYqbOmrouJx+jEK&#10;9Ga2oWu6O9v7dn+QLk0O332i1PhzWC9AeBr8O/zf3msF8zS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CkcMAAADcAAAADwAAAAAAAAAAAAAAAACYAgAAZHJzL2Rv&#10;d25yZXYueG1sUEsFBgAAAAAEAAQA9QAAAIgDA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MVZMQA&#10;AADcAAAADwAAAGRycy9kb3ducmV2LnhtbESPT4vCMBTE7wt+h/AEb2uqBy3VKCIK4p/DuooeH82z&#10;LTYvtYm2++03wsIeh5n5DTOdt6YUL6pdYVnBoB+BIE6tLjhTcPpef8YgnEfWWFomBT/kYD7rfEwx&#10;0bbhL3odfSYChF2CCnLvq0RKl+Zk0PVtRRy8m60N+iDrTOoamwA3pRxG0UgaLDgs5FjRMqf0fnwa&#10;BdSMzof4FMnLlZsHy9Vuy/uxUr1uu5iA8NT6//Bfe6MVjOMhvM+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FWT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jDMcA&#10;AADcAAAADwAAAGRycy9kb3ducmV2LnhtbESPT2vCQBTE74LfYXlCb7qpsRpSV5H+AaEerC3t9TX7&#10;moRk34bdrUY/vVso9DjMzG+Y5bo3rTiS87VlBbeTBARxYXXNpYL3t+dxBsIHZI2tZVJwJg/r1XCw&#10;xFzbE7/S8RBKESHsc1RQhdDlUvqiIoN+Yjvi6H1bZzBE6UqpHZ4i3LRymiRzabDmuFBhRw8VFc3h&#10;xyiQaWHuZi9fu+yy//h8nDVPbpE2St2M+s09iEB9+A//tbdawSJL4fd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AowzHAAAA3AAAAA8AAAAAAAAAAAAAAAAAmAIAAGRy&#10;cy9kb3ducmV2LnhtbFBLBQYAAAAABAAEAPUAAACMAw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u5CsYA&#10;AADcAAAADwAAAGRycy9kb3ducmV2LnhtbESPQWvCQBSE7wX/w/IK3uqmWmpIXSUpCBa9qD20t0f2&#10;mUSzb7fZVeO/7xYKHoeZ+YaZLXrTigt1vrGs4HmUgCAurW64UvC5Xz6lIHxA1thaJgU38rCYDx5m&#10;mGl75S1ddqESEcI+QwV1CC6T0pc1GfQj64ijd7CdwRBlV0nd4TXCTSvHSfIqDTYcF2p09F5Tedqd&#10;jYKiLfINntecVt9fP5vj1E1O7kOp4WOfv4EI1Id7+L+90gqm6Q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u5CsYAAADcAAAADwAAAAAAAAAAAAAAAACYAgAAZHJz&#10;L2Rvd25yZXYueG1sUEsFBgAAAAAEAAQA9QAAAIs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cEsYA&#10;AADcAAAADwAAAGRycy9kb3ducmV2LnhtbESPzWrCQBSF94LvMFyhm6KTVkxC6ig2oHXRRY12f8nc&#10;JqGZOyEzxvTtO4WCy8P5+Tjr7WhaMVDvGssKnhYRCOLS6oYrBZfzfp6CcB5ZY2uZFPyQg+1mOllj&#10;pu2NTzQUvhJhhF2GCmrvu0xKV9Zk0C1sRxy8L9sb9EH2ldQ93sK4aeVzFMXSYMOBUGNHeU3ld3E1&#10;gTumr8njsfmID+/LZLV823f57lOph9m4ewHhafT38H/7qBUk6Qr+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KcEsYAAADc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B48IA&#10;AADcAAAADwAAAGRycy9kb3ducmV2LnhtbESPzYrCMBSF98K8Q7gD7jRVRy3VKCIIrtSpo+tLc22L&#10;zU1pYq1vPxkYcHk4Px9nue5MJVpqXGlZwWgYgSDOrC45V/Bz3g1iEM4ja6wsk4IXOVivPnpLTLR9&#10;8je1qc9FGGGXoILC+zqR0mUFGXRDWxMH72Ybgz7IJpe6wWcYN5UcR9FMGiw5EAqsaVtQdk8fJkDi&#10;61Ffjpkz5/wkp18H1u1tolT/s9ssQHjq/Dv8395rBfN4Bn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AHjwgAAANwAAAAPAAAAAAAAAAAAAAAAAJgCAABkcnMvZG93&#10;bnJldi54bWxQSwUGAAAAAAQABAD1AAAAhwM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JEMMA&#10;AADcAAAADwAAAGRycy9kb3ducmV2LnhtbESPQWsCMRSE7wX/Q3hCbzWxgspqlFpYsN7UQvH2SJ67&#10;azcvyybq6q83QqHHYWa+YebLztXiQm2oPGsYDhQIYuNtxYWG733+NgURIrLF2jNpuFGA5aL3MsfM&#10;+itv6bKLhUgQDhlqKGNsMimDKclhGPiGOHlH3zqMSbaFtC1eE9zV8l2psXRYcVoosaHPkszv7uw0&#10;nM3XSP14PG1UuOdM29UhN53Wr/3uYwYiUhf/w3/ttdUwmU7geSYd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4JEMMAAADcAAAADwAAAAAAAAAAAAAAAACYAgAAZHJzL2Rv&#10;d25yZXYueG1sUEsFBgAAAAAEAAQA9QAAAIgD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W9MQA&#10;AADcAAAADwAAAGRycy9kb3ducmV2LnhtbERPTWvCQBC9C/6HZYRepG5aaCupqxTR0ouHRlF6G7LT&#10;bEh2NmRXjf31nUOhx8f7XqwG36oL9bEObOBhloEiLoOtuTJw2G/v56BiQrbYBiYDN4qwWo5HC8xt&#10;uPInXYpUKQnhmKMBl1KXax1LRx7jLHTEwn2H3mMS2Ffa9niVcN/qxyx71h5rlgaHHa0dlU1x9lLy&#10;87WbNrvTvoknt34qbsdNdX435m4yvL2CSjSkf/Gf+8MaeJnLWjkjR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RVvTEAAAA3AAAAA8AAAAAAAAAAAAAAAAAmAIAAGRycy9k&#10;b3ducmV2LnhtbFBLBQYAAAAABAAEAPUAAACJAw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br8UA&#10;AADcAAAADwAAAGRycy9kb3ducmV2LnhtbESPzW7CMBCE75V4B2uReisOSG0hYBBCoLaHHhJ4gCVe&#10;koh4HdkmP29fV6rU42hmvtFsdoNpREfO15YVzGcJCOLC6ppLBZfz6WUJwgdkjY1lUjCSh9128rTB&#10;VNueM+ryUIoIYZ+igiqENpXSFxUZ9DPbEkfvZp3BEKUrpXbYR7hp5CJJ3qTBmuNChS0dKiru+cMo&#10;+P7oD/vs0ZXZ6L56ez2O4dXkSj1Ph/0aRKAh/If/2p9awftyB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tuv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K58EA&#10;AADcAAAADwAAAGRycy9kb3ducmV2LnhtbERPy4rCMBTdD/gP4QruxtSKM2M1iihCd44PcHttrm1p&#10;c1OaqPXvzUJweTjv+bIztbhT60rLCkbDCARxZnXJuYLTcfv9B8J5ZI21ZVLwJAfLRe9rjom2D97T&#10;/eBzEULYJaig8L5JpHRZQQbd0DbEgbva1qAPsM2lbvERwk0t4yj6kQZLDg0FNrQuKKsON6NgvNnk&#10;8ag6VruUuvMp3v9f0slKqUG/W81AeOr8R/x2p1rB7zTMD2fC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SufBAAAA3AAAAA8AAAAAAAAAAAAAAAAAmAIAAGRycy9kb3du&#10;cmV2LnhtbFBLBQYAAAAABAAEAPUAAACGAw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l2sUA&#10;AADcAAAADwAAAGRycy9kb3ducmV2LnhtbESPQWvCQBSE7wX/w/IEL6VutFCb1FWCIAo9mYrg7ZF9&#10;JqHZt3F3NfHfdwuFHoeZ+YZZrgfTijs531hWMJsmIIhLqxuuFBy/ti/vIHxA1thaJgUP8rBejZ6W&#10;mGnb84HuRahEhLDPUEEdQpdJ6cuaDPqp7Yijd7HOYIjSVVI77CPctHKeJG/SYMNxocaONjWV38XN&#10;KOjbXbgeXHFOn/PutUlvySn/PCo1GQ/5B4hAQ/gP/7X3WsEincH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iXaxQAAANwAAAAPAAAAAAAAAAAAAAAAAJgCAABkcnMv&#10;ZG93bnJldi54bWxQSwUGAAAAAAQABAD1AAAAigM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s8UA&#10;AADcAAAADwAAAGRycy9kb3ducmV2LnhtbESPQWvCQBSE74X+h+UJvdWNOdQmuglS0BYvRS2lx0f2&#10;mY1m34bsGuO/dwuFHoeZ+YZZlqNtxUC9bxwrmE0TEMSV0w3XCr4O6+dXED4ga2wdk4IbeSiLx4cl&#10;5tpdeUfDPtQiQtjnqMCE0OVS+sqQRT91HXH0jq63GKLsa6l7vEa4bWWaJC/SYsNxwWBHb4aq8/5i&#10;FQzZ6rCmzfb9ePqeNeHn0+5MapV6moyrBYhAY/gP/7U/tIJ5lsLvmXg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FKzxQAAANwAAAAPAAAAAAAAAAAAAAAAAJgCAABkcnMv&#10;ZG93bnJldi54bWxQSwUGAAAAAAQABAD1AAAAi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yrIsQA&#10;AADcAAAADwAAAGRycy9kb3ducmV2LnhtbESPT4vCMBTE7wt+h/AEb2vqCq1Wo4ggrLsX/4HXR/Ns&#10;is1LbaLWb79ZWNjjMDO/YebLztbiQa2vHCsYDRMQxIXTFZcKTsfN+wSED8gaa8ek4EUelove2xxz&#10;7Z68p8chlCJC2OeowITQ5FL6wpBFP3QNcfQurrUYomxLqVt8Rrit5UeSpNJixXHBYENrQ8X1cLcK&#10;bGfN7pxmmzKrdtvv2nyld31TatDvVjMQgbrwH/5rf2oF2XQMv2fiEZ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yLEAAAA3AAAAA8AAAAAAAAAAAAAAAAAmAIAAGRycy9k&#10;b3ducmV2LnhtbFBLBQYAAAAABAAEAPUAAACJAw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S+WcMA&#10;AADcAAAADwAAAGRycy9kb3ducmV2LnhtbESPT4vCMBTE74LfITxhL6LpivinGkUWXLyJVURvj+bZ&#10;FpuX0mRr99sbQfA4zMxvmOW6NaVoqHaFZQXfwwgEcWp1wZmC03E7mIFwHlljaZkU/JOD9arbWWKs&#10;7YMP1CQ+EwHCLkYFufdVLKVLczLohrYiDt7N1gZ9kHUmdY2PADelHEXRRBosOCzkWNFPTuk9+TMK&#10;aNu0bnajct8k7jyi/i9fL0apr167WYDw1PpP+N3eaQXT+RheZ8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S+WcMAAADcAAAADwAAAAAAAAAAAAAAAACYAgAAZHJzL2Rv&#10;d25yZXYueG1sUEsFBgAAAAAEAAQA9QAAAIgDA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TG8QA&#10;AADcAAAADwAAAGRycy9kb3ducmV2LnhtbESP3YrCMBSE7xd8h3AEb5Y11WX9qUYRQZDuVXUf4NAc&#10;22JzUpKo1ac3C4KXw8x8wyzXnWnElZyvLSsYDRMQxIXVNZcK/o67rxkIH5A1NpZJwZ08rFe9jyWm&#10;2t44p+shlCJC2KeooAqhTaX0RUUG/dC2xNE7WWcwROlKqR3eItw0cpwkE2mw5rhQYUvbiorz4WIU&#10;fP5OqMmmj9zON1l2/E5m+84VSg363WYBIlAX3uFXe68VTOc/8H8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BExvEAAAA3A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9wscA&#10;AADcAAAADwAAAGRycy9kb3ducmV2LnhtbESPQWvCQBSE74L/YXkFL1I36UHb1FWkRZTemuiht9fs&#10;6yY0+zZktybm13cLQo/DzHzDrLeDbcSFOl87VpAuEhDEpdM1GwWnYn//CMIHZI2NY1JwJQ/bzXSy&#10;xky7nt/pkgcjIoR9hgqqENpMSl9WZNEvXEscvS/XWQxRdkbqDvsIt418SJKltFhzXKiwpZeKyu/8&#10;xyoozDw1hzwd3edY9Pnbx+v+nI5Kze6G3TOIQEP4D9/aR61g9bSEvzPx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ZfcLHAAAA3AAAAA8AAAAAAAAAAAAAAAAAmAIAAGRy&#10;cy9kb3ducmV2LnhtbFBLBQYAAAAABAAEAPUAAACMAw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4GuMUA&#10;AADcAAAADwAAAGRycy9kb3ducmV2LnhtbESPT2sCMRTE74V+h/AK3jRrBbdujSJiUVEo/jl4fN28&#10;7oZuXpZN1PXbG0HocZiZ3zDjaWsrcaHGG8cK+r0EBHHutOFCwfHw1f0A4QOyxsoxKbiRh+nk9WWM&#10;mXZX3tFlHwoRIewzVFCGUGdS+rwki77nauLo/brGYoiyKaRu8BrhtpLvSTKUFg3HhRJrmpeU/+3P&#10;NlKWG6v72/V6exotvn8WA5PmK6NU562dfYII1Ib/8LO90grSUQq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ga4xQAAANwAAAAPAAAAAAAAAAAAAAAAAJgCAABkcnMv&#10;ZG93bnJldi54bWxQSwUGAAAAAAQABAD1AAAAigM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59cAA&#10;AADcAAAADwAAAGRycy9kb3ducmV2LnhtbERPTYvCMBC9C/sfwix4kTV1D1W7RlkWhFVPWi/ehmZs&#10;i80kNLGt/94cBI+P973aDKYRHbW+tqxgNk1AEBdW11wqOOfbrwUIH5A1NpZJwYM8bNYfoxVm2vZ8&#10;pO4UShFD2GeooArBZVL6oiKDfmodceSutjUYImxLqVvsY7hp5HeSpNJgzbGhQkd/FRW3090o2FM6&#10;yb1b5ufZIUU78K7r3UWp8efw+wMi0BDe4pf7XyuYL+PaeCYe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59c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0V8MA&#10;AADcAAAADwAAAGRycy9kb3ducmV2LnhtbESPQWvCQBSE70L/w/IKvemmFmoTXcUKxeJNk96f2WcS&#10;zb4N2TVJ/70rCB6HmfmGWawGU4uOWldZVvA+iUAQ51ZXXCjI0p/xFwjnkTXWlknBPzlYLV9GC0y0&#10;7XlP3cEXIkDYJaig9L5JpHR5SQbdxDbEwTvZ1qAPsi2kbrEPcFPLaRR9SoMVh4USG9qUlF8OV6Mg&#10;zfj4sbVu26+/U7u7dtkfny9Kvb0O6zkIT4N/hh/tX61gFsdwPxOO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A0V8MAAADc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kzsIA&#10;AADcAAAADwAAAGRycy9kb3ducmV2LnhtbERPTYvCMBC9C/sfwix407SyLFKNIsKqeNlVC3ocm7Gt&#10;NpPSpFr//eYgeHy87+m8M5W4U+NKywriYQSCOLO65FxBevgZjEE4j6yxskwKnuRgPvvoTTHR9sE7&#10;uu99LkIIuwQVFN7XiZQuK8igG9qaOHAX2xj0ATa51A0+Qrip5CiKvqXBkkNDgTUtC8pu+9Yo+PrL&#10;4nV1Slfn62aU0u9zvWq3R6X6n91iAsJT59/il3ujFYyjMD+cCUd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OTOwgAAANw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MpcQA&#10;AADcAAAADwAAAGRycy9kb3ducmV2LnhtbESPwWrDMBBE74X8g9hALqWRnIMxrpXQpCQ0t9buByzW&#10;1ja1VsZSbffvq0Igx2Fm3jDFYbG9mGj0nWMNyVaBIK6d6bjR8FmdnzIQPiAb7B2Thl/ycNivHgrM&#10;jZv5g6YyNCJC2OeooQ1hyKX0dUsW/dYNxNH7cqPFEOXYSDPiHOG2lzulUmmx47jQ4kCnlurv8sdq&#10;mB7V+3y5Nmliquvrcdj1JZqz1pv18vIMItAS7uFb+81oyFQC/2fiEZ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xzKX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dOsMA&#10;AADcAAAADwAAAGRycy9kb3ducmV2LnhtbESPQWsCMRSE70L/Q3iF3jSph+JujaJCQTzVtT/gkbxu&#10;lm5e1k3U1V9vCoLHYWa+YebLwbfiTH1sAmt4nygQxCbYhmsNP4ev8QxETMgW28Ck4UoRlouX0RxL&#10;Gy68p3OVapEhHEvU4FLqSimjceQxTkJHnL3f0HtMWfa1tD1eMty3cqrUh/TYcF5w2NHGkfmrTl5D&#10;QWuzNcXhhCv1Xdz21a5xm6PWb6/D6hNEoiE9w4/21mqYqSn8n8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ydOsMAAADcAAAADwAAAAAAAAAAAAAAAACYAgAAZHJzL2Rv&#10;d25yZXYueG1sUEsFBgAAAAAEAAQA9QAAAIgDA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8IA&#10;AADcAAAADwAAAGRycy9kb3ducmV2LnhtbESPQYvCMBSE78L+h/AWvMiaqqBuNcqyrOLV1ou3R/Ns&#10;yzYvpYk1/nsjCB6HmfmGWW+DaURPnastK5iMExDEhdU1lwpO+e5rCcJ5ZI2NZVJwJwfbzcdgjam2&#10;Nz5Sn/lSRAi7FBVU3replK6oyKAb25Y4ehfbGfRRdqXUHd4i3DRymiRzabDmuFBhS78VFf/Z1Siw&#10;OB1lxcn+fbf7mVss8nAO/VGp4Wf4WYHwFPw7/GoftIJlMoPnmXg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j8LwgAAANwAAAAPAAAAAAAAAAAAAAAAAJgCAABkcnMvZG93&#10;bnJldi54bWxQSwUGAAAAAAQABAD1AAAAhwM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30ksQA&#10;AADcAAAADwAAAGRycy9kb3ducmV2LnhtbESPQWvCQBSE7wX/w/IEb3WjlhKjq4SAIEoPtb14e2af&#10;STD7NuyuMf77bqHQ4zAz3zDr7WBa0ZPzjWUFs2kCgri0uuFKwffX7jUF4QOyxtYyKXiSh+1m9LLG&#10;TNsHf1J/CpWIEPYZKqhD6DIpfVmTQT+1HXH0rtYZDFG6SmqHjwg3rZwnybs02HBcqLGjoqbydrob&#10;BQuTXnd9vixc8YHnY7649Ad9VGoyHvIViEBD+A//tfdaQZq8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99JLEAAAA3AAAAA8AAAAAAAAAAAAAAAAAmAIAAGRycy9k&#10;b3ducmV2LnhtbFBLBQYAAAAABAAEAPUAAACJAw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DscUA&#10;AADcAAAADwAAAGRycy9kb3ducmV2LnhtbESPQWvCQBSE7wX/w/KEXkrdbSASUlcpgmB7skY9P7LP&#10;JDb7NmTXJP333UKhx2FmvmFWm8m2YqDeN441vCwUCOLSmYYrDadi95yB8AHZYOuYNHyTh8169rDC&#10;3LiRP2k4hkpECPscNdQhdLmUvqzJol+4jjh6V9dbDFH2lTQ9jhFuW5kotZQWG44LNXa0ran8Ot6t&#10;hnOqbkM73Q/Fx74xy/Rgn5L3i9aP8+ntFUSgKfyH/9p7oyFTK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AOx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F0sIA&#10;AADcAAAADwAAAGRycy9kb3ducmV2LnhtbESPT4vCMBTE78J+h/CEvWlaDyJdo4iubG+Lf+heH82z&#10;qTYvpYna/fZGEDwOM/MbZr7sbSNu1PnasYJ0nIAgLp2uuVJwPGxHMxA+IGtsHJOCf/KwXHwM5php&#10;d+cd3fahEhHCPkMFJoQ2k9KXhiz6sWuJo3dyncUQZVdJ3eE9wm0jJ0kylRZrjgsGW1obKi/7q1XQ&#10;U/u7/dkU53Bp/jynaW6+i1ypz2G/+gIRqA/v8KudawWzZArP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7oXSwgAAANwAAAAPAAAAAAAAAAAAAAAAAJgCAABkcnMvZG93&#10;bnJldi54bWxQSwUGAAAAAAQABAD1AAAAhwM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m9dMMA&#10;AADcAAAADwAAAGRycy9kb3ducmV2LnhtbESPW2vCQBSE3wv+h+UUfCnNxiJVYlYRS9E3qdr3Q/bk&#10;YrNnQ3aby793BcHHYWa+YdLNYGrRUesqywpmUQyCOLO64kLB5fz9vgThPLLG2jIpGMnBZj15STHR&#10;tucf6k6+EAHCLkEFpfdNIqXLSjLoItsQBy+3rUEfZFtI3WIf4KaWH3H8KQ1WHBZKbGhXUvZ3+jcK&#10;rl/0Ns/lHo9j0Yx2b+wh/50rNX0dtisQngb/DD/aB61gGS/gfi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m9dMMAAADcAAAADwAAAAAAAAAAAAAAAACYAgAAZHJzL2Rv&#10;d25yZXYueG1sUEsFBgAAAAAEAAQA9QAAAIgDA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kiMEA&#10;AADcAAAADwAAAGRycy9kb3ducmV2LnhtbERPy4rCMBTdC/5DuII7TXUhTse0iOADN4MPZJaX5tp0&#10;prkpTaz1781iYJaH817lva1FR62vHCuYTRMQxIXTFZcKrpftZAnCB2SNtWNS8CIPeTYcrDDV7skn&#10;6s6hFDGEfYoKTAhNKqUvDFn0U9cQR+7uWoshwraUusVnDLe1nCfJQlqsODYYbGhjqPg9P6yC7mN9&#10;2dLuuL//3GZV+P6yJzO3So1H/foTRKA+/Iv/3AetYJnEtfFMPAI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WZIj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lM8IA&#10;AADcAAAADwAAAGRycy9kb3ducmV2LnhtbESPQWsCMRSE7wX/Q3hCL6UmbUG2q1FaQfCqFb0+Nm83&#10;i5uXJUnX9d8bodDjMDPfMMv16DoxUIitZw1vMwWCuPKm5UbD8Wf7WoCICdlg55k03CjCejV5WmJp&#10;/JX3NBxSIzKEY4kabEp9KWWsLDmMM98TZ6/2wWHKMjTSBLxmuOvku1Jz6bDlvGCxp42l6nL4dRrC&#10;y26w6lR/1zjvT47O9YcvBq2fp+PXAkSiMf2H/9o7o6FQn/A4k4+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yUz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c4sMA&#10;AADcAAAADwAAAGRycy9kb3ducmV2LnhtbERPy2rCQBTdC/7DcIVupE4sIjZ1lFYQ3LgwPtrlbeY2&#10;CZ25EzJjjH69sxBcHs57vuysES01vnKsYDxKQBDnTldcKDjs168zED4gazSOScGVPCwX/d4cU+0u&#10;vKM2C4WIIexTVFCGUKdS+rwki37kauLI/bnGYoiwKaRu8BLDrZFvSTKVFiuODSXWtCop/8/OVsHX&#10;j8GrqXhy/L79vm+zzrbt8KTUy6D7/AARqAtP8cO90Qpm4zg/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xc4sMAAADcAAAADwAAAAAAAAAAAAAAAACYAgAAZHJzL2Rv&#10;d25yZXYueG1sUEsFBgAAAAAEAAQA9QAAAIgDAAAAAA==&#10;" fillcolor="#7f7f7f" strokecolor="#f2f2f2" strokeweight="1pt">
                  <v:fill color2="black" angle="45" focus="100%" type="gradient"/>
                  <v:shadow type="perspective" color="#999" opacity=".5" origin=",.5" offset="0,0" matrix=",-56756f,,.5"/>
                </v:rect>
                <v:rect id="Rectangle 120"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5ecYA&#10;AADcAAAADwAAAGRycy9kb3ducmV2LnhtbESPT2vCQBTE70K/w/IKXqRuIkVs6iqtIHjpwVj/HF+z&#10;r0no7tuQXWP003cLQo/DzPyGmS97a0RHra8dK0jHCQjiwumaSwWfu/XTDIQPyBqNY1JwJQ/LxcNg&#10;jpl2F95Sl4dSRAj7DBVUITSZlL6oyKIfu4Y4et+utRiibEupW7xEuDVykiRTabHmuFBhQ6uKip/8&#10;bBW8nwxeTc3P++Pt6+Uj723XjQ5KDR/7t1cQgfrwH763N1rBLE3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5ecYAAADcAAAADwAAAAAAAAAAAAAAAACYAgAAZHJz&#10;L2Rvd25yZXYueG1sUEsFBgAAAAAEAAQA9QAAAIsDAAAAAA==&#10;" fillcolor="#7f7f7f" strokecolor="#f2f2f2" strokeweight="1pt">
                  <v:fill color2="black" angle="45" focus="100%" type="gradient"/>
                  <v:shadow type="perspective" color="#999" opacity=".5" origin=",.5" offset="0,0" matrix=",-56756f,,.5"/>
                </v:rect>
                <v:shape id="Freeform 121"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JhcYA&#10;AADcAAAADwAAAGRycy9kb3ducmV2LnhtbESPX0vDQBDE3wW/w7GCb/bSirWNvRYpiqVQsH/wec2t&#10;STS3F+7WNP32vYLg4zAzv2Fmi941qqMQa88GhoMMFHHhbc2lgcP+9W4CKgqyxcYzGThRhMX8+mqG&#10;ufVH3lK3k1IlCMccDVQiba51LCpyGAe+JU7elw8OJclQahvwmOCu0aMsG2uHNaeFCltaVlT87H6d&#10;gfXH8vvNvdxPTw+f72MbRB6LbmPM7U3//ARKqJf/8F97ZQ1MhiO4nElHQ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JhcYAAADcAAAADwAAAAAAAAAAAAAAAACYAgAAZHJz&#10;L2Rvd25yZXYueG1sUEsFBgAAAAAEAAQA9QAAAIsDA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uC8QA&#10;AADcAAAADwAAAGRycy9kb3ducmV2LnhtbESPQWvCQBSE74X+h+UJvdVNLEhIXaVYQhvoJUY9P7Kv&#10;SWj2bdhdNe2v7wqCx2FmvmFWm8kM4kzO95YVpPMEBHFjdc+tgn1dPGcgfEDWOFgmBb/kYbN+fFhh&#10;ru2FKzrvQisihH2OCroQxlxK33Rk0M/tSBy9b+sMhihdK7XDS4SbQS6SZCkN9hwXOhxp21HzszsZ&#10;Be/tR1ka6+hYjYe/OnwVGWaDUk+z6e0VRKAp3MO39qdWkKUv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rgv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Uw8MA&#10;AADcAAAADwAAAGRycy9kb3ducmV2LnhtbESPQWvCQBSE70L/w/IKveluipaYuooIQi85aOP9sftM&#10;YrNvQ3bV9N+7QqHHYWa+YVab0XXiRkNoPWvIZgoEsfG25VpD9b2f5iBCRLbYeSYNvxRgs36ZrLCw&#10;/s4Huh1jLRKEQ4Eamhj7QspgGnIYZr4nTt7ZDw5jkkMt7YD3BHedfFfqQzpsOS002NOuIfNzvDoN&#10;7lJdy+VirkplTqbM9nnwl6D12+u4/QQRaYz/4b/2l9WQZ3N4nk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sUw8MAAADcAAAADwAAAAAAAAAAAAAAAACYAgAAZHJzL2Rv&#10;d25yZXYueG1sUEsFBgAAAAAEAAQA9QAAAIgD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RfMYA&#10;AADcAAAADwAAAGRycy9kb3ducmV2LnhtbESPQUsDMRSE74L/ITzBm81uQSnbpqW1FqyKxW0vvT02&#10;r5vFzcuSxO7675uC4HGYmW+Y2WKwrTiTD41jBfkoA0FcOd1wreCw3zxMQISIrLF1TAp+KcBifnsz&#10;w0K7nr/oXMZaJAiHAhWYGLtCylAZshhGriNO3sl5izFJX0vtsU9w28pxlj1Jiw2nBYMdPRuqvssf&#10;q2D7uT36HbpV/r7uN+Xb6WP3YoJS93fDcgoi0hD/w3/tV61gkj/C9Uw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eRfMYAAADcAAAADwAAAAAAAAAAAAAAAACYAgAAZHJz&#10;L2Rvd25yZXYueG1sUEsFBgAAAAAEAAQA9QAAAIsD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91s8QA&#10;AADcAAAADwAAAGRycy9kb3ducmV2LnhtbESPQWsCMRSE7wX/Q3iCt5pV7Gq3ZhcRBA+9VMVeH5vn&#10;7tLkZUmirv/eFAo9DjPzDbOuBmvEjXzoHCuYTTMQxLXTHTcKTsfd6wpEiMgajWNS8KAAVTl6WWOh&#10;3Z2/6HaIjUgQDgUqaGPsCylD3ZLFMHU9cfIuzluMSfpGao/3BLdGzrMslxY7Tgst9rRtqf45XK2C&#10;7/ztzIvtWb5f7ObT+N3yOsSlUpPxsPkAEWmI/+G/9l4rWM1y+D2TjoAs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dbP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k3scA&#10;AADcAAAADwAAAGRycy9kb3ducmV2LnhtbESPT2vCQBTE7wW/w/KE3urGajWkrlK0BaE91D/Y62v2&#10;NQnJvg27W41+erdQ8DjMzG+Y2aIzjTiS85VlBcNBAoI4t7riQsF+9/aQgvABWWNjmRScycNi3rub&#10;YabtiTd03IZCRAj7DBWUIbSZlD4vyaAf2JY4ej/WGQxRukJqh6cIN418TJKJNFhxXCixpWVJeb39&#10;NQrkKDdP4/fvj/TyefhajetXNx3VSt33u5dnEIG6cAv/t9daQTqcwt+Ze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FpN7HAAAA3AAAAA8AAAAAAAAAAAAAAAAAmAIAAGRy&#10;cy9kb3ducmV2LnhtbFBLBQYAAAAABAAEAPUAAACM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NsAA&#10;AADcAAAADwAAAGRycy9kb3ducmV2LnhtbERPy4rCMBTdD/gP4QruxlQXUjrG4oPCuBJ1PuDSXNva&#10;5qZtMlr9erMQXB7Oe5kOphE36l1lWcFsGoEgzq2uuFDwd86+YxDOI2tsLJOCBzlIV6OvJSba3vlI&#10;t5MvRAhhl6CC0vs2kdLlJRl0U9sSB+5ie4M+wL6Qusd7CDeNnEfRQhqsODSU2NK2pLw+/RsFMuts&#10;TZt97LuDzaLd/Hrs4qdSk/Gw/gHhafAf8dv9qxXEs7A2nAlH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m/Ns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2UMYA&#10;AADcAAAADwAAAGRycy9kb3ducmV2LnhtbESPS2vCQBSF94X+h+EK3YhOVOojdRQpKD6g1Oimu0vm&#10;msRm7oTMqPHfOwWhy8N5fJzpvDGluFLtCssKet0IBHFqdcGZguNh2RmDcB5ZY2mZFNzJwXz2+jLF&#10;WNsb7+ma+EyEEXYxKsi9r2IpXZqTQde1FXHwTrY26IOsM6lrvIVxU8p+FA2lwYIDIceKPnNKf5OL&#10;CZDtapcM+pvv5buM2qOf81dyXlyUems1iw8Qnhr/H36211rBuDeBv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h2UMYAAADcAAAADwAAAAAAAAAAAAAAAACYAgAAZHJz&#10;L2Rvd25yZXYueG1sUEsFBgAAAAAEAAQA9QAAAIs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3YMAA&#10;AADcAAAADwAAAGRycy9kb3ducmV2LnhtbERPTWvCQBC9C/0PyxR6041WJURXKYVCT1Vj63nIjkkw&#10;Oxuy2xj/vXMQPD7e93o7uEb11IXas4HpJAFFXHhbc2ng9/g1TkGFiGyx8UwGbhRgu3kZrTGz/soH&#10;6vNYKgnhkKGBKsY20zoUFTkME98SC3f2ncMosCu17fAq4a7RsyRZaoc1S0OFLX1WVFzyfycl6Wln&#10;/3ZFcMdyrxfzH7b9+d2Yt9fhYwUq0hCf4of72xpIZzJfzsgR0J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3YMAAAADcAAAADwAAAAAAAAAAAAAAAACYAgAAZHJzL2Rvd25y&#10;ZXYueG1sUEsFBgAAAAAEAAQA9QAAAIUDA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gb8UA&#10;AADcAAAADwAAAGRycy9kb3ducmV2LnhtbESPS2vDMBCE74X+B7GF3ho57oPgRAmhUCg5NU7J47ZY&#10;G9vUWhlJld1/HwUCPQ4z8w2zWI2mE5Gcby0rmE4yEMSV1S3XCr53H08zED4ga+wsk4I/8rBa3t8t&#10;sNB24C3FMtQiQdgXqKAJoS+k9FVDBv3E9sTJO1tnMCTpaqkdDgluOpln2Zs02HJaaLCn94aqn/LX&#10;KPhyce33h/i6eSnz82kTnod4PCj1+DCu5yACjeE/fGt/agWzfArXM+kI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iBvxQAAANwAAAAPAAAAAAAAAAAAAAAAAJgCAABkcnMv&#10;ZG93bnJldi54bWxQSwUGAAAAAAQABAD1AAAAigM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qcsUA&#10;AADcAAAADwAAAGRycy9kb3ducmV2LnhtbESPzWrCQBSF90LfYbiFbkQnBlokOkqRWrpxYRTF3SVz&#10;zYRk7oTMqLFP3xEKLg/n5+PMl71txJU6XzlWMBknIIgLpysuFex369EUhA/IGhvHpOBOHpaLl8Ec&#10;M+1uvKVrHkoRR9hnqMCE0GZS+sKQRT92LXH0zq6zGKLsSqk7vMVx28g0ST6kxYojwWBLK0NFnV9s&#10;hPyeNsN6c9zV/mhW7/n98FVevpV6e+0/ZyAC9eEZ/m//aAXTNIXH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6pyxQAAANwAAAAPAAAAAAAAAAAAAAAAAJgCAABkcnMv&#10;ZG93bnJldi54bWxQSwUGAAAAAAQABAD1AAAAigM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LlcQA&#10;AADcAAAADwAAAGRycy9kb3ducmV2LnhtbESPQWsCMRSE74X+h/AK3jSr1iJbo2xbBPUiWnt/bJ6b&#10;4OZlSVLd/vumIPQ4zMw3zGLVu1ZcKUTrWcF4VIAgrr223Cg4fa6HcxAxIWtsPZOCH4qwWj4+LLDU&#10;/sYHuh5TIzKEY4kKTEpdKWWsDTmMI98RZ+/sg8OUZWikDnjLcNfKSVG8SIeW84LBjt4N1Zfjt1Pg&#10;T7vnfWXX54/Ndvs1s+Gtqguj1OCpr15BJOrTf/je3mgF88kU/s7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Ty5X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iXsQA&#10;AADcAAAADwAAAGRycy9kb3ducmV2LnhtbESPQWvCQBSE7wX/w/IEb80mQYqkriJqaG6ltqTXR/aZ&#10;jWbfhuxW03/fLRR6HGbmG2a9nWwvbjT6zrGCLElBEDdOd9wq+HgvH1cgfEDW2DsmBd/kYbuZPayx&#10;0O7Ob3Q7hVZECPsCFZgQhkJK3xiy6BM3EEfv7EaLIcqxlXrEe4TbXuZp+iQtdhwXDA60N9RcT19W&#10;wUTDa/lyqC/h2n96zrLKHOtKqcV82j2DCDSF//Bfu9IKVvkS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F4l7EAAAA3AAAAA8AAAAAAAAAAAAAAAAAmAIAAGRycy9k&#10;b3ducmV2LnhtbFBLBQYAAAAABAAEAPUAAACJAw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JiMMA&#10;AADcAAAADwAAAGRycy9kb3ducmV2LnhtbESPT4vCMBTE7wt+h/CEva2pXVykGkUqwrIX8b/HR/Ns&#10;i81LaWKt394Iwh6HmfkNM513phItNa60rGA4iEAQZ1aXnCvY71ZfYxDOI2usLJOCBzmYz3ofU0y0&#10;vfOG2q3PRYCwS1BB4X2dSOmyggy6ga2Jg3exjUEfZJNL3eA9wE0l4yj6kQZLDgsF1pQWlF23N6PA&#10;P9IOjyYfndbtbRlvDvbvOz0r9dnvFhMQnjr/H363f7WCcTyC15l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KJiMMAAADcAAAADwAAAAAAAAAAAAAAAACYAgAAZHJzL2Rv&#10;d25yZXYueG1sUEsFBgAAAAAEAAQA9QAAAIgDA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0EFcQA&#10;AADcAAAADwAAAGRycy9kb3ducmV2LnhtbESPQWvCQBSE74X+h+UVequbiARJXcUWQnrxYBTp8ZF9&#10;JsHs25DdxLS/3hUEj8PMfMOsNpNpxUi9aywriGcRCOLS6oYrBcdD9rEE4TyyxtYyKfgjB5v168sK&#10;U22vvKex8JUIEHYpKqi971IpXVmTQTezHXHwzrY36IPsK6l7vAa4aeU8ihJpsOGwUGNH3zWVl2Iw&#10;CvjrPxvzg4l/83i3oOFicTgtlHp/m7afIDxN/hl+tH+0guU8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dBBX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RH8MA&#10;AADcAAAADwAAAGRycy9kb3ducmV2LnhtbESPT4vCMBTE74LfIbyFvdl0PexKNYoIiif/VMHro3m2&#10;xealJlGrn94sLOxxmJnfMJNZZxpxJ+drywq+khQEcWF1zaWC42E5GIHwAVljY5kUPMnDbNrvTTDT&#10;9sF7uuehFBHCPkMFVQhtJqUvKjLoE9sSR+9sncEQpSuldviIcNPIYZp+S4M1x4UKW1pUVFzym1Gw&#10;uTrp5P61ubndduG7VX4qVk+lPj+6+RhEoC78h//aa61gNPyB3zPx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cRH8MAAADcAAAADwAAAAAAAAAAAAAAAACYAgAAZHJzL2Rv&#10;d25yZXYueG1sUEsFBgAAAAAEAAQA9QAAAIgDA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aWcQA&#10;AADcAAAADwAAAGRycy9kb3ducmV2LnhtbERPy2rCQBTdF/yH4Qpuik4qpWjMRLQgdNNF0/pYXjPX&#10;JDhzJ2SmMfbrO4tCl4fzztaDNaKnzjeOFTzNEhDEpdMNVwq+PnfTBQgfkDUax6TgTh7W+eghw1S7&#10;G39QX4RKxBD2KSqoQ2hTKX1Zk0U/cy1x5C6usxgi7CqpO7zFcGvkPElepMWGY0ONLb3WVF6Lb6tg&#10;ezJ4Nw0/748/5+V7Mdi+fzwoNRkPmxWIQEP4F/+537SCxTyujWfiE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mmlnEAAAA3AAAAA8AAAAAAAAAAAAAAAAAmAIAAGRycy9k&#10;b3ducmV2LnhtbFBLBQYAAAAABAAEAPUAAACJAwAAAAA=&#10;" fillcolor="#7f7f7f" strokecolor="#f2f2f2" strokeweight="1pt">
                  <v:fill color2="black" angle="45" focus="100%" type="gradient"/>
                  <v:shadow type="perspective" color="#999" opacity=".5" origin=",.5" offset="0,0" matrix=",-56756f,,.5"/>
                </v:rect>
                <v:rect id="Rectangle 138"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sYA&#10;AADcAAAADwAAAGRycy9kb3ducmV2LnhtbESPQWvCQBSE70L/w/IKXkQ3ShGNrtIKgpceTFv1+My+&#10;JqG7b0N2jdFf3y0IPQ4z8w2zXHfWiJYaXzlWMB4lIIhzpysuFHx+bIczED4gazSOScGNPKxXT70l&#10;ptpdeU9tFgoRIexTVFCGUKdS+rwki37kauLofbvGYoiyKaRu8Brh1shJkkylxYrjQok1bUrKf7KL&#10;VfB2MngzFb98He/n+XvW2bYdHJTqP3evCxCBuvAffrR3WsFsM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wsYAAADcAAAADwAAAAAAAAAAAAAAAACYAgAAZHJz&#10;L2Rvd25yZXYueG1sUEsFBgAAAAAEAAQA9QAAAIsDAAAAAA==&#10;" fillcolor="#7f7f7f" strokecolor="#f2f2f2" strokeweight="1pt">
                  <v:fill color2="black" angle="45" focus="100%" type="gradient"/>
                  <v:shadow type="perspective" color="#999" opacity=".5" origin=",.5" offset="0,0" matrix=",-56756f,,.5"/>
                </v:rect>
              </v:group>
            </w:pict>
          </mc:Fallback>
        </mc:AlternateContent>
      </w:r>
      <w:r w:rsidRPr="000A136D">
        <w:rPr>
          <w:rFonts w:cs="Times New Roman"/>
          <w:b/>
          <w:szCs w:val="28"/>
        </w:rPr>
        <w:t>TRƯỜNG ĐẠI HỌC CÔNG NGHIỆP HÀ NỘI</w:t>
      </w:r>
    </w:p>
    <w:p w:rsidR="00D716A8" w:rsidRPr="000A136D" w:rsidRDefault="00D716A8" w:rsidP="00547EC1">
      <w:pPr>
        <w:spacing w:line="26" w:lineRule="atLeast"/>
        <w:ind w:firstLine="709"/>
        <w:jc w:val="center"/>
        <w:rPr>
          <w:rFonts w:cs="Times New Roman"/>
          <w:b/>
          <w:bCs/>
          <w:szCs w:val="28"/>
        </w:rPr>
      </w:pPr>
      <w:r w:rsidRPr="000A136D">
        <w:rPr>
          <w:rFonts w:cs="Times New Roman"/>
          <w:b/>
          <w:bCs/>
          <w:szCs w:val="28"/>
        </w:rPr>
        <w:t>KHOA CÔNG NGHỆ THÔNG TIN</w:t>
      </w:r>
    </w:p>
    <w:p w:rsidR="00D716A8" w:rsidRPr="000A136D" w:rsidRDefault="00D716A8" w:rsidP="00547EC1">
      <w:pPr>
        <w:spacing w:line="26" w:lineRule="atLeast"/>
        <w:ind w:firstLine="709"/>
        <w:jc w:val="center"/>
        <w:rPr>
          <w:rFonts w:cs="Times New Roman"/>
          <w:b/>
          <w:bCs/>
          <w:szCs w:val="28"/>
        </w:rPr>
      </w:pPr>
      <w:r w:rsidRPr="000A136D">
        <w:rPr>
          <w:rFonts w:cs="Times New Roman"/>
          <w:b/>
          <w:bCs/>
          <w:szCs w:val="28"/>
        </w:rPr>
        <w:t>----------o0o----------</w:t>
      </w:r>
    </w:p>
    <w:p w:rsidR="00D716A8" w:rsidRDefault="00D716A8" w:rsidP="00547EC1">
      <w:pPr>
        <w:spacing w:line="26" w:lineRule="atLeast"/>
        <w:ind w:firstLine="709"/>
        <w:jc w:val="center"/>
        <w:rPr>
          <w:rFonts w:cs="Times New Roman"/>
          <w:b/>
          <w:bCs/>
          <w:szCs w:val="28"/>
        </w:rPr>
      </w:pPr>
      <w:r w:rsidRPr="000A136D">
        <w:rPr>
          <w:rFonts w:cs="Times New Roman"/>
          <w:b/>
          <w:bCs/>
          <w:noProof/>
          <w:szCs w:val="28"/>
          <w:lang w:eastAsia="en-US"/>
        </w:rPr>
        <w:drawing>
          <wp:inline distT="0" distB="0" distL="0" distR="0" wp14:anchorId="4C7EAF59" wp14:editId="3319C1AC">
            <wp:extent cx="2019300" cy="2019300"/>
            <wp:effectExtent l="0" t="0" r="0" b="0"/>
            <wp:docPr id="760" name="Picture 76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6513" cy="2016513"/>
                    </a:xfrm>
                    <a:prstGeom prst="rect">
                      <a:avLst/>
                    </a:prstGeom>
                    <a:noFill/>
                    <a:ln>
                      <a:noFill/>
                    </a:ln>
                  </pic:spPr>
                </pic:pic>
              </a:graphicData>
            </a:graphic>
          </wp:inline>
        </w:drawing>
      </w:r>
    </w:p>
    <w:p w:rsidR="00000161" w:rsidRPr="000A136D" w:rsidRDefault="00000161" w:rsidP="00547EC1">
      <w:pPr>
        <w:spacing w:line="26" w:lineRule="atLeast"/>
        <w:ind w:firstLine="709"/>
        <w:jc w:val="center"/>
        <w:rPr>
          <w:rFonts w:cs="Times New Roman"/>
          <w:b/>
          <w:bCs/>
          <w:szCs w:val="28"/>
        </w:rPr>
      </w:pPr>
    </w:p>
    <w:p w:rsidR="00D716A8" w:rsidRPr="000A136D" w:rsidRDefault="00000161" w:rsidP="00547EC1">
      <w:pPr>
        <w:spacing w:line="26" w:lineRule="atLeast"/>
        <w:ind w:firstLine="709"/>
        <w:jc w:val="center"/>
        <w:rPr>
          <w:rFonts w:cs="Times New Roman"/>
          <w:b/>
          <w:bCs/>
          <w:sz w:val="52"/>
          <w:szCs w:val="52"/>
        </w:rPr>
      </w:pPr>
      <w:r w:rsidRPr="000A136D">
        <w:rPr>
          <w:rFonts w:cs="Times New Roman"/>
          <w:b/>
          <w:bCs/>
          <w:sz w:val="52"/>
          <w:szCs w:val="52"/>
        </w:rPr>
        <w:t>ĐỒ ÁN</w:t>
      </w:r>
    </w:p>
    <w:p w:rsidR="00851A18" w:rsidRPr="000A136D" w:rsidRDefault="00000161" w:rsidP="00547EC1">
      <w:pPr>
        <w:spacing w:line="26" w:lineRule="atLeast"/>
        <w:ind w:firstLine="709"/>
        <w:jc w:val="center"/>
        <w:rPr>
          <w:rFonts w:cs="Times New Roman"/>
          <w:b/>
          <w:bCs/>
          <w:sz w:val="52"/>
          <w:szCs w:val="52"/>
        </w:rPr>
      </w:pPr>
      <w:r w:rsidRPr="000A136D">
        <w:rPr>
          <w:rFonts w:cs="Times New Roman"/>
          <w:b/>
          <w:bCs/>
          <w:sz w:val="52"/>
          <w:szCs w:val="52"/>
        </w:rPr>
        <w:t>TỐT NGHIỆP ĐẠI HỌC</w:t>
      </w:r>
    </w:p>
    <w:p w:rsidR="00000161" w:rsidRDefault="00000161" w:rsidP="00547EC1">
      <w:pPr>
        <w:spacing w:line="26" w:lineRule="atLeast"/>
        <w:ind w:firstLine="709"/>
        <w:jc w:val="center"/>
        <w:rPr>
          <w:rFonts w:cs="Times New Roman"/>
          <w:b/>
          <w:bCs/>
          <w:sz w:val="36"/>
          <w:szCs w:val="36"/>
        </w:rPr>
      </w:pPr>
      <w:r w:rsidRPr="000A136D">
        <w:rPr>
          <w:rFonts w:cs="Times New Roman"/>
          <w:b/>
          <w:bCs/>
          <w:sz w:val="36"/>
          <w:szCs w:val="36"/>
        </w:rPr>
        <w:t>Ngành Hệ thố</w:t>
      </w:r>
      <w:r w:rsidR="00547EC1">
        <w:rPr>
          <w:rFonts w:cs="Times New Roman"/>
          <w:b/>
          <w:bCs/>
          <w:sz w:val="36"/>
          <w:szCs w:val="36"/>
        </w:rPr>
        <w:t>ng thông tin</w:t>
      </w:r>
    </w:p>
    <w:p w:rsidR="00547EC1" w:rsidRPr="000A136D" w:rsidRDefault="00547EC1" w:rsidP="00547EC1">
      <w:pPr>
        <w:spacing w:line="26" w:lineRule="atLeast"/>
        <w:ind w:firstLine="709"/>
        <w:jc w:val="center"/>
        <w:rPr>
          <w:rFonts w:cs="Times New Roman"/>
          <w:b/>
          <w:bCs/>
          <w:sz w:val="36"/>
          <w:szCs w:val="36"/>
        </w:rPr>
      </w:pPr>
    </w:p>
    <w:p w:rsidR="00000161" w:rsidRPr="000A136D" w:rsidRDefault="00851A18" w:rsidP="00547EC1">
      <w:pPr>
        <w:spacing w:line="26" w:lineRule="atLeast"/>
        <w:ind w:firstLine="709"/>
        <w:rPr>
          <w:rFonts w:cs="Times New Roman"/>
          <w:sz w:val="52"/>
          <w:szCs w:val="52"/>
        </w:rPr>
      </w:pPr>
      <w:r w:rsidRPr="000A136D">
        <w:rPr>
          <w:rFonts w:cs="Times New Roman"/>
          <w:sz w:val="52"/>
          <w:szCs w:val="52"/>
        </w:rPr>
        <w:t>Xây dựng phần mềm giải pháp vận tải</w:t>
      </w:r>
    </w:p>
    <w:p w:rsidR="00851A18" w:rsidRPr="000A136D" w:rsidRDefault="00851A18" w:rsidP="00547EC1">
      <w:pPr>
        <w:spacing w:line="26" w:lineRule="atLeast"/>
        <w:ind w:firstLine="709"/>
        <w:jc w:val="center"/>
        <w:rPr>
          <w:rFonts w:cs="Times New Roman"/>
          <w:sz w:val="52"/>
          <w:szCs w:val="52"/>
        </w:rPr>
      </w:pPr>
      <w:r w:rsidRPr="000A136D">
        <w:rPr>
          <w:rFonts w:cs="Times New Roman"/>
          <w:sz w:val="52"/>
          <w:szCs w:val="52"/>
        </w:rPr>
        <w:t>Driper trên thiết bị di động</w:t>
      </w:r>
    </w:p>
    <w:p w:rsidR="00D716A8" w:rsidRDefault="00D716A8" w:rsidP="00547EC1">
      <w:pPr>
        <w:spacing w:line="26" w:lineRule="atLeast"/>
        <w:ind w:firstLine="709"/>
        <w:jc w:val="center"/>
        <w:rPr>
          <w:rFonts w:cs="Times New Roman"/>
          <w:b/>
          <w:i/>
          <w:caps/>
          <w:szCs w:val="28"/>
        </w:rPr>
      </w:pPr>
    </w:p>
    <w:p w:rsidR="00547EC1" w:rsidRPr="000A136D" w:rsidRDefault="00547EC1" w:rsidP="00547EC1">
      <w:pPr>
        <w:spacing w:line="26" w:lineRule="atLeast"/>
        <w:ind w:firstLine="709"/>
        <w:jc w:val="center"/>
        <w:rPr>
          <w:rFonts w:cs="Times New Roman"/>
          <w:b/>
          <w:i/>
          <w:caps/>
          <w:szCs w:val="28"/>
        </w:rPr>
      </w:pPr>
    </w:p>
    <w:p w:rsidR="00000161" w:rsidRPr="000A136D" w:rsidRDefault="00547EC1" w:rsidP="00547EC1">
      <w:pPr>
        <w:tabs>
          <w:tab w:val="left" w:pos="2410"/>
          <w:tab w:val="left" w:pos="5580"/>
        </w:tabs>
        <w:spacing w:line="26" w:lineRule="atLeast"/>
        <w:ind w:firstLine="709"/>
        <w:rPr>
          <w:rFonts w:cs="Times New Roman"/>
          <w:b/>
          <w:bCs/>
          <w:szCs w:val="28"/>
        </w:rPr>
      </w:pPr>
      <w:r>
        <w:rPr>
          <w:rFonts w:cs="Times New Roman"/>
          <w:b/>
          <w:i/>
          <w:caps/>
          <w:szCs w:val="28"/>
        </w:rPr>
        <w:tab/>
      </w:r>
      <w:r w:rsidR="00000161" w:rsidRPr="000A136D">
        <w:rPr>
          <w:rFonts w:cs="Times New Roman"/>
          <w:b/>
          <w:bCs/>
          <w:szCs w:val="28"/>
        </w:rPr>
        <w:t>Sinh viên thực hiện</w:t>
      </w:r>
      <w:r w:rsidR="00000161" w:rsidRPr="000A136D">
        <w:rPr>
          <w:rFonts w:cs="Times New Roman"/>
          <w:b/>
          <w:bCs/>
          <w:szCs w:val="28"/>
        </w:rPr>
        <w:tab/>
        <w:t>:</w:t>
      </w:r>
      <w:r w:rsidR="00000161" w:rsidRPr="000A136D">
        <w:rPr>
          <w:rFonts w:cs="Times New Roman"/>
          <w:b/>
          <w:bCs/>
          <w:szCs w:val="28"/>
        </w:rPr>
        <w:tab/>
        <w:t>Lê Hồng Dương</w:t>
      </w:r>
    </w:p>
    <w:p w:rsidR="00000161" w:rsidRPr="000A136D" w:rsidRDefault="00547EC1" w:rsidP="00547EC1">
      <w:pPr>
        <w:tabs>
          <w:tab w:val="left" w:pos="2410"/>
          <w:tab w:val="left" w:pos="5580"/>
        </w:tabs>
        <w:spacing w:line="26" w:lineRule="atLeast"/>
        <w:ind w:firstLine="709"/>
        <w:rPr>
          <w:rFonts w:cs="Times New Roman"/>
          <w:b/>
          <w:bCs/>
          <w:szCs w:val="28"/>
        </w:rPr>
      </w:pPr>
      <w:bookmarkStart w:id="1" w:name="OLE_LINK80"/>
      <w:bookmarkStart w:id="2" w:name="OLE_LINK81"/>
      <w:r>
        <w:rPr>
          <w:rFonts w:cs="Times New Roman"/>
          <w:b/>
          <w:bCs/>
          <w:szCs w:val="28"/>
        </w:rPr>
        <w:tab/>
      </w:r>
      <w:r w:rsidR="00000161" w:rsidRPr="000A136D">
        <w:rPr>
          <w:rFonts w:cs="Times New Roman"/>
          <w:b/>
          <w:bCs/>
          <w:szCs w:val="28"/>
        </w:rPr>
        <w:t>Lớp</w:t>
      </w:r>
      <w:bookmarkEnd w:id="1"/>
      <w:bookmarkEnd w:id="2"/>
      <w:r w:rsidR="00000161" w:rsidRPr="000A136D">
        <w:rPr>
          <w:rFonts w:cs="Times New Roman"/>
          <w:b/>
          <w:bCs/>
          <w:szCs w:val="28"/>
        </w:rPr>
        <w:tab/>
        <w:t>:</w:t>
      </w:r>
      <w:r w:rsidR="00000161" w:rsidRPr="000A136D">
        <w:rPr>
          <w:rFonts w:cs="Times New Roman"/>
          <w:b/>
          <w:bCs/>
          <w:szCs w:val="28"/>
        </w:rPr>
        <w:tab/>
        <w:t>ĐH HTTT1 - K9</w:t>
      </w:r>
    </w:p>
    <w:p w:rsidR="00D716A8" w:rsidRPr="000A136D" w:rsidRDefault="00547EC1" w:rsidP="00547EC1">
      <w:pPr>
        <w:tabs>
          <w:tab w:val="left" w:pos="2410"/>
          <w:tab w:val="left" w:pos="5580"/>
        </w:tabs>
        <w:spacing w:line="26" w:lineRule="atLeast"/>
        <w:ind w:firstLine="709"/>
        <w:rPr>
          <w:rFonts w:cs="Times New Roman"/>
          <w:b/>
          <w:bCs/>
          <w:szCs w:val="28"/>
        </w:rPr>
      </w:pPr>
      <w:r>
        <w:rPr>
          <w:rFonts w:cs="Times New Roman"/>
          <w:b/>
          <w:bCs/>
          <w:szCs w:val="28"/>
        </w:rPr>
        <w:tab/>
      </w:r>
      <w:r w:rsidR="00D716A8" w:rsidRPr="000A136D">
        <w:rPr>
          <w:rFonts w:cs="Times New Roman"/>
          <w:b/>
          <w:bCs/>
          <w:szCs w:val="28"/>
        </w:rPr>
        <w:t>Giả</w:t>
      </w:r>
      <w:r w:rsidR="00395C6E" w:rsidRPr="000A136D">
        <w:rPr>
          <w:rFonts w:cs="Times New Roman"/>
          <w:b/>
          <w:bCs/>
          <w:szCs w:val="28"/>
        </w:rPr>
        <w:t xml:space="preserve">ng viên </w:t>
      </w:r>
      <w:r w:rsidR="00000161" w:rsidRPr="000A136D">
        <w:rPr>
          <w:rFonts w:cs="Times New Roman"/>
          <w:b/>
          <w:bCs/>
          <w:szCs w:val="28"/>
        </w:rPr>
        <w:t>hướng dẫn</w:t>
      </w:r>
      <w:r w:rsidR="00000161" w:rsidRPr="000A136D">
        <w:rPr>
          <w:rFonts w:cs="Times New Roman"/>
          <w:b/>
          <w:bCs/>
          <w:szCs w:val="28"/>
        </w:rPr>
        <w:tab/>
        <w:t>:</w:t>
      </w:r>
      <w:r w:rsidR="00000161" w:rsidRPr="000A136D">
        <w:rPr>
          <w:rFonts w:cs="Times New Roman"/>
          <w:b/>
          <w:bCs/>
          <w:szCs w:val="28"/>
        </w:rPr>
        <w:tab/>
      </w:r>
      <w:r w:rsidR="00D716A8" w:rsidRPr="000A136D">
        <w:rPr>
          <w:rFonts w:cs="Times New Roman"/>
          <w:b/>
          <w:bCs/>
          <w:szCs w:val="28"/>
        </w:rPr>
        <w:t>Th</w:t>
      </w:r>
      <w:ins w:id="3" w:author="D" w:date="2018-04-19T15:08:00Z">
        <w:r w:rsidR="008D7B7D">
          <w:rPr>
            <w:rFonts w:cs="Times New Roman"/>
            <w:b/>
            <w:bCs/>
            <w:szCs w:val="28"/>
          </w:rPr>
          <w:t>s.</w:t>
        </w:r>
      </w:ins>
      <w:del w:id="4" w:author="D" w:date="2018-04-19T15:08:00Z">
        <w:r w:rsidR="00D716A8" w:rsidRPr="000A136D" w:rsidDel="008D7B7D">
          <w:rPr>
            <w:rFonts w:cs="Times New Roman"/>
            <w:b/>
            <w:bCs/>
            <w:szCs w:val="28"/>
          </w:rPr>
          <w:delText>.S</w:delText>
        </w:r>
      </w:del>
      <w:r w:rsidR="00D716A8" w:rsidRPr="000A136D">
        <w:rPr>
          <w:rFonts w:cs="Times New Roman"/>
          <w:b/>
          <w:bCs/>
          <w:szCs w:val="28"/>
        </w:rPr>
        <w:t xml:space="preserve"> An Văn Minh</w:t>
      </w:r>
    </w:p>
    <w:p w:rsidR="00547EC1" w:rsidRDefault="00D716A8" w:rsidP="00547EC1">
      <w:pPr>
        <w:spacing w:line="26" w:lineRule="atLeast"/>
        <w:ind w:firstLine="709"/>
        <w:rPr>
          <w:rFonts w:cs="Times New Roman"/>
          <w:b/>
          <w:bCs/>
          <w:szCs w:val="28"/>
        </w:rPr>
      </w:pPr>
      <w:r w:rsidRPr="000A136D">
        <w:rPr>
          <w:rFonts w:cs="Times New Roman"/>
          <w:b/>
          <w:bCs/>
          <w:szCs w:val="28"/>
        </w:rPr>
        <w:tab/>
      </w:r>
      <w:r w:rsidRPr="000A136D">
        <w:rPr>
          <w:rFonts w:cs="Times New Roman"/>
          <w:b/>
          <w:bCs/>
          <w:szCs w:val="28"/>
        </w:rPr>
        <w:tab/>
      </w:r>
    </w:p>
    <w:p w:rsidR="00547EC1" w:rsidRPr="000A136D" w:rsidRDefault="00547EC1" w:rsidP="00547EC1">
      <w:pPr>
        <w:spacing w:line="26" w:lineRule="atLeast"/>
        <w:rPr>
          <w:rFonts w:cs="Times New Roman"/>
          <w:b/>
          <w:bCs/>
          <w:szCs w:val="28"/>
        </w:rPr>
      </w:pPr>
    </w:p>
    <w:p w:rsidR="00000161" w:rsidRPr="000A136D" w:rsidRDefault="00000161">
      <w:pPr>
        <w:spacing w:line="26" w:lineRule="atLeast"/>
        <w:ind w:firstLine="709"/>
        <w:rPr>
          <w:rFonts w:cs="Times New Roman"/>
          <w:b/>
          <w:szCs w:val="28"/>
        </w:rPr>
        <w:pPrChange w:id="5" w:author="D" w:date="2018-04-19T15:30:00Z">
          <w:pPr>
            <w:spacing w:line="26" w:lineRule="atLeast"/>
            <w:ind w:firstLine="709"/>
            <w:jc w:val="center"/>
          </w:pPr>
        </w:pPrChange>
      </w:pPr>
    </w:p>
    <w:p w:rsidR="005A4F33" w:rsidRPr="005A4F33" w:rsidRDefault="00D716A8" w:rsidP="005A4F33">
      <w:pPr>
        <w:spacing w:line="26" w:lineRule="atLeast"/>
        <w:ind w:firstLine="709"/>
        <w:jc w:val="center"/>
        <w:rPr>
          <w:rFonts w:cs="Times New Roman"/>
          <w:b/>
          <w:szCs w:val="28"/>
        </w:rPr>
        <w:sectPr w:rsidR="005A4F33" w:rsidRPr="005A4F33" w:rsidSect="00DA18F3">
          <w:headerReference w:type="default" r:id="rId9"/>
          <w:footerReference w:type="default" r:id="rId10"/>
          <w:pgSz w:w="12240" w:h="15840" w:code="1"/>
          <w:pgMar w:top="1418" w:right="1418" w:bottom="1418" w:left="1985" w:header="720" w:footer="720" w:gutter="0"/>
          <w:pgNumType w:start="1"/>
          <w:cols w:space="720"/>
          <w:titlePg/>
          <w:docGrid w:linePitch="381"/>
        </w:sectPr>
      </w:pPr>
      <w:r w:rsidRPr="000A136D">
        <w:rPr>
          <w:rFonts w:cs="Times New Roman"/>
          <w:b/>
          <w:szCs w:val="28"/>
        </w:rPr>
        <w:t>Hà Nội</w:t>
      </w:r>
      <w:r w:rsidR="00FA5E79" w:rsidRPr="000A136D">
        <w:rPr>
          <w:rFonts w:cs="Times New Roman"/>
          <w:b/>
          <w:szCs w:val="28"/>
        </w:rPr>
        <w:t xml:space="preserve"> </w:t>
      </w:r>
      <w:r w:rsidR="009D7AB6" w:rsidRPr="000A136D">
        <w:rPr>
          <w:rFonts w:cs="Times New Roman"/>
          <w:b/>
          <w:szCs w:val="28"/>
        </w:rPr>
        <w:t>– 5/</w:t>
      </w:r>
      <w:r w:rsidR="004A4A32">
        <w:rPr>
          <w:rFonts w:cs="Times New Roman"/>
          <w:b/>
          <w:szCs w:val="28"/>
        </w:rPr>
        <w:t>20</w:t>
      </w:r>
      <w:r w:rsidR="005A4F33">
        <w:rPr>
          <w:rFonts w:cs="Times New Roman"/>
          <w:b/>
          <w:szCs w:val="28"/>
        </w:rPr>
        <w:t>18</w:t>
      </w:r>
    </w:p>
    <w:sdt>
      <w:sdtPr>
        <w:rPr>
          <w:rFonts w:eastAsiaTheme="minorEastAsia" w:cstheme="minorBidi"/>
          <w:b w:val="0"/>
          <w:bCs w:val="0"/>
          <w:color w:val="auto"/>
          <w:sz w:val="26"/>
          <w:szCs w:val="22"/>
        </w:rPr>
        <w:id w:val="-10142967"/>
        <w:docPartObj>
          <w:docPartGallery w:val="Table of Contents"/>
          <w:docPartUnique/>
        </w:docPartObj>
      </w:sdtPr>
      <w:sdtEndPr>
        <w:rPr>
          <w:noProof/>
        </w:rPr>
      </w:sdtEndPr>
      <w:sdtContent>
        <w:p w:rsidR="004A4A32" w:rsidRDefault="004A4A32">
          <w:pPr>
            <w:pStyle w:val="TOCHeading"/>
          </w:pPr>
          <w:r>
            <w:t>Mục lục</w:t>
          </w:r>
        </w:p>
        <w:p w:rsidR="004A4A32" w:rsidRPr="00FC5F0B" w:rsidRDefault="004A4A32" w:rsidP="00FC5F0B">
          <w:pPr>
            <w:pStyle w:val="TOC1"/>
            <w:rPr>
              <w:rFonts w:asciiTheme="minorHAnsi" w:hAnsiTheme="minorHAnsi" w:cstheme="minorBidi"/>
              <w:sz w:val="22"/>
              <w:lang w:eastAsia="en-US"/>
            </w:rPr>
          </w:pPr>
          <w:r w:rsidRPr="00FC5F0B">
            <w:fldChar w:fldCharType="begin"/>
          </w:r>
          <w:r w:rsidRPr="00FC5F0B">
            <w:instrText xml:space="preserve"> TOC \o "1-3" \h \z \u </w:instrText>
          </w:r>
          <w:r w:rsidRPr="00FC5F0B">
            <w:fldChar w:fldCharType="separate"/>
          </w:r>
          <w:hyperlink w:anchor="_Toc511919159" w:history="1">
            <w:r w:rsidRPr="00FC5F0B">
              <w:rPr>
                <w:rStyle w:val="Hyperlink"/>
              </w:rPr>
              <w:t>Lời nói đầu</w:t>
            </w:r>
            <w:r w:rsidRPr="00FC5F0B">
              <w:rPr>
                <w:webHidden/>
              </w:rPr>
              <w:tab/>
            </w:r>
            <w:r w:rsidRPr="00FC5F0B">
              <w:rPr>
                <w:webHidden/>
              </w:rPr>
              <w:fldChar w:fldCharType="begin"/>
            </w:r>
            <w:r w:rsidRPr="00FC5F0B">
              <w:rPr>
                <w:webHidden/>
              </w:rPr>
              <w:instrText xml:space="preserve"> PAGEREF _Toc511919159 \h </w:instrText>
            </w:r>
            <w:r w:rsidRPr="00FC5F0B">
              <w:rPr>
                <w:webHidden/>
              </w:rPr>
            </w:r>
            <w:r w:rsidRPr="00FC5F0B">
              <w:rPr>
                <w:webHidden/>
              </w:rPr>
              <w:fldChar w:fldCharType="separate"/>
            </w:r>
            <w:r w:rsidRPr="00FC5F0B">
              <w:rPr>
                <w:webHidden/>
              </w:rPr>
              <w:t>2</w:t>
            </w:r>
            <w:r w:rsidRPr="00FC5F0B">
              <w:rPr>
                <w:webHidden/>
              </w:rPr>
              <w:fldChar w:fldCharType="end"/>
            </w:r>
          </w:hyperlink>
        </w:p>
        <w:p w:rsidR="004A4A32" w:rsidRPr="00FC5F0B" w:rsidRDefault="004155FC" w:rsidP="00FC5F0B">
          <w:pPr>
            <w:pStyle w:val="TOC1"/>
            <w:rPr>
              <w:rFonts w:asciiTheme="minorHAnsi" w:hAnsiTheme="minorHAnsi" w:cstheme="minorBidi"/>
              <w:sz w:val="22"/>
              <w:lang w:eastAsia="en-US"/>
            </w:rPr>
          </w:pPr>
          <w:hyperlink w:anchor="_Toc511919160" w:history="1">
            <w:r w:rsidR="004A4A32" w:rsidRPr="00FC5F0B">
              <w:rPr>
                <w:rStyle w:val="Hyperlink"/>
              </w:rPr>
              <w:t>CHƯƠNG 1: CƠ SỞ LÝ THUYẾT</w:t>
            </w:r>
            <w:r w:rsidR="004A4A32" w:rsidRPr="00FC5F0B">
              <w:rPr>
                <w:webHidden/>
              </w:rPr>
              <w:tab/>
            </w:r>
            <w:r w:rsidR="004A4A32" w:rsidRPr="00FC5F0B">
              <w:rPr>
                <w:webHidden/>
              </w:rPr>
              <w:fldChar w:fldCharType="begin"/>
            </w:r>
            <w:r w:rsidR="004A4A32" w:rsidRPr="00FC5F0B">
              <w:rPr>
                <w:webHidden/>
              </w:rPr>
              <w:instrText xml:space="preserve"> PAGEREF _Toc511919160 \h </w:instrText>
            </w:r>
            <w:r w:rsidR="004A4A32" w:rsidRPr="00FC5F0B">
              <w:rPr>
                <w:webHidden/>
              </w:rPr>
            </w:r>
            <w:r w:rsidR="004A4A32" w:rsidRPr="00FC5F0B">
              <w:rPr>
                <w:webHidden/>
              </w:rPr>
              <w:fldChar w:fldCharType="separate"/>
            </w:r>
            <w:r w:rsidR="004A4A32" w:rsidRPr="00FC5F0B">
              <w:rPr>
                <w:webHidden/>
              </w:rPr>
              <w:t>3</w:t>
            </w:r>
            <w:r w:rsidR="004A4A32" w:rsidRPr="00FC5F0B">
              <w:rPr>
                <w:webHidden/>
              </w:rPr>
              <w:fldChar w:fldCharType="end"/>
            </w:r>
          </w:hyperlink>
        </w:p>
        <w:p w:rsidR="004A4A32" w:rsidRPr="00FC5F0B" w:rsidRDefault="004155FC">
          <w:pPr>
            <w:pStyle w:val="TOC2"/>
            <w:rPr>
              <w:rFonts w:asciiTheme="minorHAnsi" w:hAnsiTheme="minorHAnsi" w:cstheme="minorBidi"/>
              <w:b w:val="0"/>
              <w:sz w:val="22"/>
              <w:szCs w:val="22"/>
              <w:lang w:eastAsia="en-US"/>
            </w:rPr>
          </w:pPr>
          <w:hyperlink w:anchor="_Toc511919161" w:history="1">
            <w:r w:rsidR="004A4A32" w:rsidRPr="00FC5F0B">
              <w:rPr>
                <w:rStyle w:val="Hyperlink"/>
                <w:b w:val="0"/>
              </w:rPr>
              <w:t>1.1 Cơ sở dữ liệu</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_Toc511919161 \h </w:instrText>
            </w:r>
            <w:r w:rsidR="004A4A32" w:rsidRPr="00FC5F0B">
              <w:rPr>
                <w:b w:val="0"/>
                <w:webHidden/>
              </w:rPr>
            </w:r>
            <w:r w:rsidR="004A4A32" w:rsidRPr="00FC5F0B">
              <w:rPr>
                <w:b w:val="0"/>
                <w:webHidden/>
              </w:rPr>
              <w:fldChar w:fldCharType="separate"/>
            </w:r>
            <w:r w:rsidR="004A4A32" w:rsidRPr="00FC5F0B">
              <w:rPr>
                <w:b w:val="0"/>
                <w:webHidden/>
              </w:rPr>
              <w:t>3</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62" w:history="1">
            <w:r w:rsidR="004A4A32" w:rsidRPr="00FC5F0B">
              <w:rPr>
                <w:rStyle w:val="Hyperlink"/>
                <w:b w:val="0"/>
              </w:rPr>
              <w:t>1.1.1 Định nghĩa</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_Toc511919162 \h </w:instrText>
            </w:r>
            <w:r w:rsidR="004A4A32" w:rsidRPr="00FC5F0B">
              <w:rPr>
                <w:b w:val="0"/>
                <w:webHidden/>
              </w:rPr>
            </w:r>
            <w:r w:rsidR="004A4A32" w:rsidRPr="00FC5F0B">
              <w:rPr>
                <w:b w:val="0"/>
                <w:webHidden/>
              </w:rPr>
              <w:fldChar w:fldCharType="separate"/>
            </w:r>
            <w:r w:rsidR="004A4A32" w:rsidRPr="00FC5F0B">
              <w:rPr>
                <w:b w:val="0"/>
                <w:webHidden/>
              </w:rPr>
              <w:t>3</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63" w:history="1">
            <w:r w:rsidR="004A4A32" w:rsidRPr="00FC5F0B">
              <w:rPr>
                <w:rStyle w:val="Hyperlink"/>
                <w:b w:val="0"/>
                <w:shd w:val="clear" w:color="auto" w:fill="FFFFFF"/>
              </w:rPr>
              <w:t>1.1.2</w:t>
            </w:r>
            <w:r w:rsidR="004A4A32" w:rsidRPr="00FC5F0B">
              <w:rPr>
                <w:rStyle w:val="Hyperlink"/>
                <w:b w:val="0"/>
              </w:rPr>
              <w:t xml:space="preserve"> Ưu điểm:</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_Toc511919163 \h </w:instrText>
            </w:r>
            <w:r w:rsidR="004A4A32" w:rsidRPr="00FC5F0B">
              <w:rPr>
                <w:b w:val="0"/>
                <w:webHidden/>
              </w:rPr>
            </w:r>
            <w:r w:rsidR="004A4A32" w:rsidRPr="00FC5F0B">
              <w:rPr>
                <w:b w:val="0"/>
                <w:webHidden/>
              </w:rPr>
              <w:fldChar w:fldCharType="separate"/>
            </w:r>
            <w:r w:rsidR="004A4A32" w:rsidRPr="00FC5F0B">
              <w:rPr>
                <w:b w:val="0"/>
                <w:webHidden/>
              </w:rPr>
              <w:t>3</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64" w:history="1">
            <w:r w:rsidR="004A4A32" w:rsidRPr="00FC5F0B">
              <w:rPr>
                <w:rStyle w:val="Hyperlink"/>
                <w:b w:val="0"/>
              </w:rPr>
              <w:t>1.1.3 Nhược điểm:</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_Toc511919164 \h </w:instrText>
            </w:r>
            <w:r w:rsidR="004A4A32" w:rsidRPr="00FC5F0B">
              <w:rPr>
                <w:b w:val="0"/>
                <w:webHidden/>
              </w:rPr>
            </w:r>
            <w:r w:rsidR="004A4A32" w:rsidRPr="00FC5F0B">
              <w:rPr>
                <w:b w:val="0"/>
                <w:webHidden/>
              </w:rPr>
              <w:fldChar w:fldCharType="separate"/>
            </w:r>
            <w:r w:rsidR="004A4A32" w:rsidRPr="00FC5F0B">
              <w:rPr>
                <w:b w:val="0"/>
                <w:webHidden/>
              </w:rPr>
              <w:t>3</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65" w:history="1">
            <w:r w:rsidR="004A4A32" w:rsidRPr="00FC5F0B">
              <w:rPr>
                <w:rStyle w:val="Hyperlink"/>
                <w:b w:val="0"/>
              </w:rPr>
              <w:t>1.1.4 Tính chất:</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_Toc511919165 \h </w:instrText>
            </w:r>
            <w:r w:rsidR="004A4A32" w:rsidRPr="00FC5F0B">
              <w:rPr>
                <w:b w:val="0"/>
                <w:webHidden/>
              </w:rPr>
            </w:r>
            <w:r w:rsidR="004A4A32" w:rsidRPr="00FC5F0B">
              <w:rPr>
                <w:b w:val="0"/>
                <w:webHidden/>
              </w:rPr>
              <w:fldChar w:fldCharType="separate"/>
            </w:r>
            <w:r w:rsidR="004A4A32" w:rsidRPr="00FC5F0B">
              <w:rPr>
                <w:b w:val="0"/>
                <w:webHidden/>
              </w:rPr>
              <w:t>4</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66" w:history="1">
            <w:r w:rsidR="004A4A32" w:rsidRPr="00FC5F0B">
              <w:rPr>
                <w:rStyle w:val="Hyperlink"/>
                <w:b w:val="0"/>
              </w:rPr>
              <w:t>1.1.5 Tổ chức cơ sở dữ liệu:</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_Toc511919166 \h </w:instrText>
            </w:r>
            <w:r w:rsidR="004A4A32" w:rsidRPr="00FC5F0B">
              <w:rPr>
                <w:b w:val="0"/>
                <w:webHidden/>
              </w:rPr>
            </w:r>
            <w:r w:rsidR="004A4A32" w:rsidRPr="00FC5F0B">
              <w:rPr>
                <w:b w:val="0"/>
                <w:webHidden/>
              </w:rPr>
              <w:fldChar w:fldCharType="separate"/>
            </w:r>
            <w:r w:rsidR="004A4A32" w:rsidRPr="00FC5F0B">
              <w:rPr>
                <w:b w:val="0"/>
                <w:webHidden/>
              </w:rPr>
              <w:t>4</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67" w:history="1">
            <w:r w:rsidR="004A4A32" w:rsidRPr="00FC5F0B">
              <w:rPr>
                <w:rStyle w:val="Hyperlink"/>
                <w:rFonts w:eastAsia="Times New Roman"/>
                <w:b w:val="0"/>
              </w:rPr>
              <w:t>1.1.6 Phân loại:</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_Toc511919167 \h </w:instrText>
            </w:r>
            <w:r w:rsidR="004A4A32" w:rsidRPr="00FC5F0B">
              <w:rPr>
                <w:b w:val="0"/>
                <w:webHidden/>
              </w:rPr>
            </w:r>
            <w:r w:rsidR="004A4A32" w:rsidRPr="00FC5F0B">
              <w:rPr>
                <w:b w:val="0"/>
                <w:webHidden/>
              </w:rPr>
              <w:fldChar w:fldCharType="separate"/>
            </w:r>
            <w:r w:rsidR="004A4A32" w:rsidRPr="00FC5F0B">
              <w:rPr>
                <w:b w:val="0"/>
                <w:webHidden/>
              </w:rPr>
              <w:t>4</w:t>
            </w:r>
            <w:r w:rsidR="004A4A32" w:rsidRPr="00FC5F0B">
              <w:rPr>
                <w:b w:val="0"/>
                <w:webHidden/>
              </w:rPr>
              <w:fldChar w:fldCharType="end"/>
            </w:r>
          </w:hyperlink>
        </w:p>
        <w:p w:rsidR="004A4A32" w:rsidRPr="00FC5F0B" w:rsidRDefault="004155FC">
          <w:pPr>
            <w:pStyle w:val="TOC2"/>
            <w:rPr>
              <w:rFonts w:asciiTheme="minorHAnsi" w:hAnsiTheme="minorHAnsi" w:cstheme="minorBidi"/>
              <w:b w:val="0"/>
              <w:sz w:val="22"/>
              <w:szCs w:val="22"/>
              <w:lang w:eastAsia="en-US"/>
            </w:rPr>
          </w:pPr>
          <w:hyperlink w:anchor="_Toc511919168" w:history="1">
            <w:r w:rsidR="004A4A32" w:rsidRPr="00FC5F0B">
              <w:rPr>
                <w:rStyle w:val="Hyperlink"/>
                <w:b w:val="0"/>
              </w:rPr>
              <w:t>1.2 Hệ quản trị cơ sở dữ liệu</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_Toc511919168 \h </w:instrText>
            </w:r>
            <w:r w:rsidR="004A4A32" w:rsidRPr="00FC5F0B">
              <w:rPr>
                <w:b w:val="0"/>
                <w:webHidden/>
              </w:rPr>
            </w:r>
            <w:r w:rsidR="004A4A32" w:rsidRPr="00FC5F0B">
              <w:rPr>
                <w:b w:val="0"/>
                <w:webHidden/>
              </w:rPr>
              <w:fldChar w:fldCharType="separate"/>
            </w:r>
            <w:r w:rsidR="004A4A32" w:rsidRPr="00FC5F0B">
              <w:rPr>
                <w:b w:val="0"/>
                <w:webHidden/>
              </w:rPr>
              <w:t>4</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69" w:history="1">
            <w:r w:rsidR="004A4A32" w:rsidRPr="00FC5F0B">
              <w:rPr>
                <w:rStyle w:val="Hyperlink"/>
                <w:b w:val="0"/>
              </w:rPr>
              <w:t>1.2.1 Định nghĩa</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_Toc511919169 \h </w:instrText>
            </w:r>
            <w:r w:rsidR="004A4A32" w:rsidRPr="00FC5F0B">
              <w:rPr>
                <w:b w:val="0"/>
                <w:webHidden/>
              </w:rPr>
            </w:r>
            <w:r w:rsidR="004A4A32" w:rsidRPr="00FC5F0B">
              <w:rPr>
                <w:b w:val="0"/>
                <w:webHidden/>
              </w:rPr>
              <w:fldChar w:fldCharType="separate"/>
            </w:r>
            <w:r w:rsidR="004A4A32" w:rsidRPr="00FC5F0B">
              <w:rPr>
                <w:b w:val="0"/>
                <w:webHidden/>
              </w:rPr>
              <w:t>4</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70" w:history="1">
            <w:r w:rsidR="004A4A32" w:rsidRPr="00FC5F0B">
              <w:rPr>
                <w:rStyle w:val="Hyperlink"/>
                <w:rFonts w:eastAsia="Times New Roman"/>
                <w:b w:val="0"/>
              </w:rPr>
              <w:t>1.</w:t>
            </w:r>
            <w:r w:rsidR="004A4A32" w:rsidRPr="00FC5F0B">
              <w:rPr>
                <w:rStyle w:val="Hyperlink"/>
                <w:b w:val="0"/>
              </w:rPr>
              <w:t>2.</w:t>
            </w:r>
            <w:r w:rsidR="004A4A32" w:rsidRPr="00FC5F0B">
              <w:rPr>
                <w:rStyle w:val="Hyperlink"/>
                <w:rFonts w:eastAsia="Times New Roman"/>
                <w:b w:val="0"/>
              </w:rPr>
              <w:t>2 Ưu điểm của Hệ quản trị cơ sở dữ liệu:</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_Toc511919170 \h </w:instrText>
            </w:r>
            <w:r w:rsidR="004A4A32" w:rsidRPr="00FC5F0B">
              <w:rPr>
                <w:b w:val="0"/>
                <w:webHidden/>
              </w:rPr>
            </w:r>
            <w:r w:rsidR="004A4A32" w:rsidRPr="00FC5F0B">
              <w:rPr>
                <w:b w:val="0"/>
                <w:webHidden/>
              </w:rPr>
              <w:fldChar w:fldCharType="separate"/>
            </w:r>
            <w:r w:rsidR="004A4A32" w:rsidRPr="00FC5F0B">
              <w:rPr>
                <w:b w:val="0"/>
                <w:webHidden/>
              </w:rPr>
              <w:t>5</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71" w:history="1">
            <w:r w:rsidR="004A4A32" w:rsidRPr="00FC5F0B">
              <w:rPr>
                <w:rStyle w:val="Hyperlink"/>
                <w:rFonts w:eastAsia="Times New Roman"/>
                <w:b w:val="0"/>
              </w:rPr>
              <w:t>1.2.3 Nhược điểm:</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_Toc511919171 \h </w:instrText>
            </w:r>
            <w:r w:rsidR="004A4A32" w:rsidRPr="00FC5F0B">
              <w:rPr>
                <w:b w:val="0"/>
                <w:webHidden/>
              </w:rPr>
            </w:r>
            <w:r w:rsidR="004A4A32" w:rsidRPr="00FC5F0B">
              <w:rPr>
                <w:b w:val="0"/>
                <w:webHidden/>
              </w:rPr>
              <w:fldChar w:fldCharType="separate"/>
            </w:r>
            <w:r w:rsidR="004A4A32" w:rsidRPr="00FC5F0B">
              <w:rPr>
                <w:b w:val="0"/>
                <w:webHidden/>
              </w:rPr>
              <w:t>5</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72" w:history="1">
            <w:r w:rsidR="004A4A32" w:rsidRPr="00FC5F0B">
              <w:rPr>
                <w:rStyle w:val="Hyperlink"/>
                <w:b w:val="0"/>
              </w:rPr>
              <w:t>1.</w:t>
            </w:r>
            <w:r w:rsidR="004A4A32" w:rsidRPr="00FC5F0B">
              <w:rPr>
                <w:rStyle w:val="Hyperlink"/>
                <w:rFonts w:eastAsia="Times New Roman"/>
                <w:b w:val="0"/>
              </w:rPr>
              <w:t>2.</w:t>
            </w:r>
            <w:r w:rsidR="004A4A32" w:rsidRPr="00FC5F0B">
              <w:rPr>
                <w:rStyle w:val="Hyperlink"/>
                <w:b w:val="0"/>
              </w:rPr>
              <w:t xml:space="preserve">4 Các khả năng của hệ quản trị </w:t>
            </w:r>
            <w:r w:rsidR="004A4A32" w:rsidRPr="00FC5F0B">
              <w:rPr>
                <w:rStyle w:val="Hyperlink"/>
                <w:rFonts w:eastAsia="Times New Roman"/>
                <w:b w:val="0"/>
              </w:rPr>
              <w:t>cơ sở dữ liệu</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_Toc511919172 \h </w:instrText>
            </w:r>
            <w:r w:rsidR="004A4A32" w:rsidRPr="00FC5F0B">
              <w:rPr>
                <w:b w:val="0"/>
                <w:webHidden/>
              </w:rPr>
            </w:r>
            <w:r w:rsidR="004A4A32" w:rsidRPr="00FC5F0B">
              <w:rPr>
                <w:b w:val="0"/>
                <w:webHidden/>
              </w:rPr>
              <w:fldChar w:fldCharType="separate"/>
            </w:r>
            <w:r w:rsidR="004A4A32" w:rsidRPr="00FC5F0B">
              <w:rPr>
                <w:b w:val="0"/>
                <w:webHidden/>
              </w:rPr>
              <w:t>5</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73" w:history="1">
            <w:r w:rsidR="004A4A32" w:rsidRPr="00FC5F0B">
              <w:rPr>
                <w:rStyle w:val="Hyperlink"/>
                <w:rFonts w:eastAsia="Times New Roman"/>
                <w:b w:val="0"/>
              </w:rPr>
              <w:t>1.2.5 Các hệ quản trị cơ sở dữ liệu đều thực hiện các chức năng sau :</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_Toc511919173 \h </w:instrText>
            </w:r>
            <w:r w:rsidR="004A4A32" w:rsidRPr="00FC5F0B">
              <w:rPr>
                <w:b w:val="0"/>
                <w:webHidden/>
              </w:rPr>
            </w:r>
            <w:r w:rsidR="004A4A32" w:rsidRPr="00FC5F0B">
              <w:rPr>
                <w:b w:val="0"/>
                <w:webHidden/>
              </w:rPr>
              <w:fldChar w:fldCharType="separate"/>
            </w:r>
            <w:r w:rsidR="004A4A32" w:rsidRPr="00FC5F0B">
              <w:rPr>
                <w:b w:val="0"/>
                <w:webHidden/>
              </w:rPr>
              <w:t>6</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74" w:history="1">
            <w:r w:rsidR="004A4A32" w:rsidRPr="00FC5F0B">
              <w:rPr>
                <w:rStyle w:val="Hyperlink"/>
                <w:rFonts w:eastAsia="Times New Roman"/>
                <w:b w:val="0"/>
              </w:rPr>
              <w:t>1.2.6 Giới thiệu về hệ quản trị cơ sở dữ liệu SQLite</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_Toc511919174 \h </w:instrText>
            </w:r>
            <w:r w:rsidR="004A4A32" w:rsidRPr="00FC5F0B">
              <w:rPr>
                <w:b w:val="0"/>
                <w:webHidden/>
              </w:rPr>
            </w:r>
            <w:r w:rsidR="004A4A32" w:rsidRPr="00FC5F0B">
              <w:rPr>
                <w:b w:val="0"/>
                <w:webHidden/>
              </w:rPr>
              <w:fldChar w:fldCharType="separate"/>
            </w:r>
            <w:r w:rsidR="004A4A32" w:rsidRPr="00FC5F0B">
              <w:rPr>
                <w:b w:val="0"/>
                <w:webHidden/>
              </w:rPr>
              <w:t>6</w:t>
            </w:r>
            <w:r w:rsidR="004A4A32" w:rsidRPr="00FC5F0B">
              <w:rPr>
                <w:b w:val="0"/>
                <w:webHidden/>
              </w:rPr>
              <w:fldChar w:fldCharType="end"/>
            </w:r>
          </w:hyperlink>
        </w:p>
        <w:p w:rsidR="004A4A32" w:rsidRPr="00FC5F0B" w:rsidRDefault="004155FC">
          <w:pPr>
            <w:pStyle w:val="TOC2"/>
            <w:rPr>
              <w:rFonts w:asciiTheme="minorHAnsi" w:hAnsiTheme="minorHAnsi" w:cstheme="minorBidi"/>
              <w:b w:val="0"/>
              <w:sz w:val="22"/>
              <w:szCs w:val="22"/>
              <w:lang w:eastAsia="en-US"/>
            </w:rPr>
          </w:pPr>
          <w:hyperlink w:anchor="_Toc511919175" w:history="1">
            <w:r w:rsidR="004A4A32" w:rsidRPr="00FC5F0B">
              <w:rPr>
                <w:rStyle w:val="Hyperlink"/>
                <w:b w:val="0"/>
              </w:rPr>
              <w:t>1.3 Phân tích thiết kế hệ thống</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_Toc511919175 \h </w:instrText>
            </w:r>
            <w:r w:rsidR="004A4A32" w:rsidRPr="00FC5F0B">
              <w:rPr>
                <w:b w:val="0"/>
                <w:webHidden/>
              </w:rPr>
            </w:r>
            <w:r w:rsidR="004A4A32" w:rsidRPr="00FC5F0B">
              <w:rPr>
                <w:b w:val="0"/>
                <w:webHidden/>
              </w:rPr>
              <w:fldChar w:fldCharType="separate"/>
            </w:r>
            <w:r w:rsidR="004A4A32" w:rsidRPr="00FC5F0B">
              <w:rPr>
                <w:b w:val="0"/>
                <w:webHidden/>
              </w:rPr>
              <w:t>7</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76" w:history="1">
            <w:r w:rsidR="004A4A32" w:rsidRPr="00FC5F0B">
              <w:rPr>
                <w:rStyle w:val="Hyperlink"/>
                <w:b w:val="0"/>
              </w:rPr>
              <w:t>1.3.1 Các khái niệm</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_Toc511919176 \h </w:instrText>
            </w:r>
            <w:r w:rsidR="004A4A32" w:rsidRPr="00FC5F0B">
              <w:rPr>
                <w:b w:val="0"/>
                <w:webHidden/>
              </w:rPr>
            </w:r>
            <w:r w:rsidR="004A4A32" w:rsidRPr="00FC5F0B">
              <w:rPr>
                <w:b w:val="0"/>
                <w:webHidden/>
              </w:rPr>
              <w:fldChar w:fldCharType="separate"/>
            </w:r>
            <w:r w:rsidR="004A4A32" w:rsidRPr="00FC5F0B">
              <w:rPr>
                <w:b w:val="0"/>
                <w:webHidden/>
              </w:rPr>
              <w:t>7</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77" w:history="1">
            <w:r w:rsidR="004A4A32" w:rsidRPr="00FC5F0B">
              <w:rPr>
                <w:rStyle w:val="Hyperlink"/>
                <w:b w:val="0"/>
              </w:rPr>
              <w:t>1.3.2 Vai trò</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_Toc511919177 \h </w:instrText>
            </w:r>
            <w:r w:rsidR="004A4A32" w:rsidRPr="00FC5F0B">
              <w:rPr>
                <w:b w:val="0"/>
                <w:webHidden/>
              </w:rPr>
            </w:r>
            <w:r w:rsidR="004A4A32" w:rsidRPr="00FC5F0B">
              <w:rPr>
                <w:b w:val="0"/>
                <w:webHidden/>
              </w:rPr>
              <w:fldChar w:fldCharType="separate"/>
            </w:r>
            <w:r w:rsidR="004A4A32" w:rsidRPr="00FC5F0B">
              <w:rPr>
                <w:b w:val="0"/>
                <w:webHidden/>
              </w:rPr>
              <w:t>7</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78" w:history="1">
            <w:r w:rsidR="004A4A32" w:rsidRPr="00FC5F0B">
              <w:rPr>
                <w:rStyle w:val="Hyperlink"/>
                <w:b w:val="0"/>
              </w:rPr>
              <w:t>1.3.3 Nhiệm vụ</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_Toc511919178 \h </w:instrText>
            </w:r>
            <w:r w:rsidR="004A4A32" w:rsidRPr="00FC5F0B">
              <w:rPr>
                <w:b w:val="0"/>
                <w:webHidden/>
              </w:rPr>
            </w:r>
            <w:r w:rsidR="004A4A32" w:rsidRPr="00FC5F0B">
              <w:rPr>
                <w:b w:val="0"/>
                <w:webHidden/>
              </w:rPr>
              <w:fldChar w:fldCharType="separate"/>
            </w:r>
            <w:r w:rsidR="004A4A32" w:rsidRPr="00FC5F0B">
              <w:rPr>
                <w:b w:val="0"/>
                <w:webHidden/>
              </w:rPr>
              <w:t>7</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79" w:history="1">
            <w:r w:rsidR="004A4A32" w:rsidRPr="00FC5F0B">
              <w:rPr>
                <w:rStyle w:val="Hyperlink"/>
                <w:b w:val="0"/>
              </w:rPr>
              <w:t>1.3.4 Các phương pháp phân tích thiết kế hệ thống</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_Toc511919179 \h </w:instrText>
            </w:r>
            <w:r w:rsidR="004A4A32" w:rsidRPr="00FC5F0B">
              <w:rPr>
                <w:b w:val="0"/>
                <w:webHidden/>
              </w:rPr>
            </w:r>
            <w:r w:rsidR="004A4A32" w:rsidRPr="00FC5F0B">
              <w:rPr>
                <w:b w:val="0"/>
                <w:webHidden/>
              </w:rPr>
              <w:fldChar w:fldCharType="separate"/>
            </w:r>
            <w:r w:rsidR="004A4A32" w:rsidRPr="00FC5F0B">
              <w:rPr>
                <w:b w:val="0"/>
                <w:webHidden/>
              </w:rPr>
              <w:t>7</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80" w:history="1">
            <w:r w:rsidR="004A4A32" w:rsidRPr="00FC5F0B">
              <w:rPr>
                <w:rStyle w:val="Hyperlink"/>
                <w:b w:val="0"/>
              </w:rPr>
              <w:t>1.3.5 Các giai đoạn phân tích thiết kế hệ thống</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_Toc511919180 \h </w:instrText>
            </w:r>
            <w:r w:rsidR="004A4A32" w:rsidRPr="00FC5F0B">
              <w:rPr>
                <w:b w:val="0"/>
                <w:webHidden/>
              </w:rPr>
            </w:r>
            <w:r w:rsidR="004A4A32" w:rsidRPr="00FC5F0B">
              <w:rPr>
                <w:b w:val="0"/>
                <w:webHidden/>
              </w:rPr>
              <w:fldChar w:fldCharType="separate"/>
            </w:r>
            <w:r w:rsidR="004A4A32" w:rsidRPr="00FC5F0B">
              <w:rPr>
                <w:b w:val="0"/>
                <w:webHidden/>
              </w:rPr>
              <w:t>7</w:t>
            </w:r>
            <w:r w:rsidR="004A4A32" w:rsidRPr="00FC5F0B">
              <w:rPr>
                <w:b w:val="0"/>
                <w:webHidden/>
              </w:rPr>
              <w:fldChar w:fldCharType="end"/>
            </w:r>
          </w:hyperlink>
        </w:p>
        <w:p w:rsidR="004A4A32" w:rsidRPr="00FC5F0B" w:rsidRDefault="004155FC">
          <w:pPr>
            <w:pStyle w:val="TOC2"/>
            <w:rPr>
              <w:rFonts w:asciiTheme="minorHAnsi" w:hAnsiTheme="minorHAnsi" w:cstheme="minorBidi"/>
              <w:b w:val="0"/>
              <w:sz w:val="22"/>
              <w:szCs w:val="22"/>
              <w:lang w:eastAsia="en-US"/>
            </w:rPr>
          </w:pPr>
          <w:hyperlink w:anchor="_Toc511919181" w:history="1">
            <w:r w:rsidR="004A4A32" w:rsidRPr="00FC5F0B">
              <w:rPr>
                <w:rStyle w:val="Hyperlink"/>
                <w:b w:val="0"/>
              </w:rPr>
              <w:t>1.4 Công nghệ Java</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_Toc511919181 \h </w:instrText>
            </w:r>
            <w:r w:rsidR="004A4A32" w:rsidRPr="00FC5F0B">
              <w:rPr>
                <w:b w:val="0"/>
                <w:webHidden/>
              </w:rPr>
            </w:r>
            <w:r w:rsidR="004A4A32" w:rsidRPr="00FC5F0B">
              <w:rPr>
                <w:b w:val="0"/>
                <w:webHidden/>
              </w:rPr>
              <w:fldChar w:fldCharType="separate"/>
            </w:r>
            <w:r w:rsidR="004A4A32" w:rsidRPr="00FC5F0B">
              <w:rPr>
                <w:b w:val="0"/>
                <w:webHidden/>
              </w:rPr>
              <w:t>8</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82" w:history="1">
            <w:r w:rsidR="004A4A32" w:rsidRPr="00FC5F0B">
              <w:rPr>
                <w:rStyle w:val="Hyperlink"/>
                <w:b w:val="0"/>
              </w:rPr>
              <w:t>1.4.1 Lịch sử phát triển</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_Toc511919182 \h </w:instrText>
            </w:r>
            <w:r w:rsidR="004A4A32" w:rsidRPr="00FC5F0B">
              <w:rPr>
                <w:b w:val="0"/>
                <w:webHidden/>
              </w:rPr>
            </w:r>
            <w:r w:rsidR="004A4A32" w:rsidRPr="00FC5F0B">
              <w:rPr>
                <w:b w:val="0"/>
                <w:webHidden/>
              </w:rPr>
              <w:fldChar w:fldCharType="separate"/>
            </w:r>
            <w:r w:rsidR="004A4A32" w:rsidRPr="00FC5F0B">
              <w:rPr>
                <w:b w:val="0"/>
                <w:webHidden/>
              </w:rPr>
              <w:t>9</w:t>
            </w:r>
            <w:r w:rsidR="004A4A32" w:rsidRPr="00FC5F0B">
              <w:rPr>
                <w:b w:val="0"/>
                <w:webHidden/>
              </w:rPr>
              <w:fldChar w:fldCharType="end"/>
            </w:r>
          </w:hyperlink>
        </w:p>
        <w:p w:rsidR="004A4A32" w:rsidRPr="00FC5F0B" w:rsidRDefault="004155FC">
          <w:pPr>
            <w:pStyle w:val="TOC3"/>
            <w:tabs>
              <w:tab w:val="left" w:pos="1320"/>
            </w:tabs>
            <w:rPr>
              <w:rFonts w:asciiTheme="minorHAnsi" w:hAnsiTheme="minorHAnsi" w:cstheme="minorBidi"/>
              <w:b w:val="0"/>
              <w:sz w:val="22"/>
              <w:szCs w:val="22"/>
              <w:lang w:eastAsia="en-US"/>
            </w:rPr>
          </w:pPr>
          <w:hyperlink w:anchor="_Toc511919183" w:history="1">
            <w:r w:rsidR="004A4A32" w:rsidRPr="00FC5F0B">
              <w:rPr>
                <w:rStyle w:val="Hyperlink"/>
                <w:b w:val="0"/>
              </w:rPr>
              <w:t>1.4.2</w:t>
            </w:r>
            <w:r w:rsidR="004A4A32" w:rsidRPr="00FC5F0B">
              <w:rPr>
                <w:rFonts w:asciiTheme="minorHAnsi" w:hAnsiTheme="minorHAnsi" w:cstheme="minorBidi"/>
                <w:b w:val="0"/>
                <w:sz w:val="22"/>
                <w:szCs w:val="22"/>
                <w:lang w:eastAsia="en-US"/>
              </w:rPr>
              <w:tab/>
            </w:r>
            <w:r w:rsidR="004A4A32" w:rsidRPr="00FC5F0B">
              <w:rPr>
                <w:rStyle w:val="Hyperlink"/>
                <w:b w:val="0"/>
              </w:rPr>
              <w:t>Phương châm</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_Toc511919183 \h </w:instrText>
            </w:r>
            <w:r w:rsidR="004A4A32" w:rsidRPr="00FC5F0B">
              <w:rPr>
                <w:b w:val="0"/>
                <w:webHidden/>
              </w:rPr>
            </w:r>
            <w:r w:rsidR="004A4A32" w:rsidRPr="00FC5F0B">
              <w:rPr>
                <w:b w:val="0"/>
                <w:webHidden/>
              </w:rPr>
              <w:fldChar w:fldCharType="separate"/>
            </w:r>
            <w:r w:rsidR="004A4A32" w:rsidRPr="00FC5F0B">
              <w:rPr>
                <w:b w:val="0"/>
                <w:webHidden/>
              </w:rPr>
              <w:t>9</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84" w:history="1">
            <w:r w:rsidR="004A4A32" w:rsidRPr="00FC5F0B">
              <w:rPr>
                <w:rStyle w:val="Hyperlink"/>
                <w:b w:val="0"/>
              </w:rPr>
              <w:t>1.4.3 Khả năng của ngôn ngữ Java</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_Toc511919184 \h </w:instrText>
            </w:r>
            <w:r w:rsidR="004A4A32" w:rsidRPr="00FC5F0B">
              <w:rPr>
                <w:b w:val="0"/>
                <w:webHidden/>
              </w:rPr>
            </w:r>
            <w:r w:rsidR="004A4A32" w:rsidRPr="00FC5F0B">
              <w:rPr>
                <w:b w:val="0"/>
                <w:webHidden/>
              </w:rPr>
              <w:fldChar w:fldCharType="separate"/>
            </w:r>
            <w:r w:rsidR="004A4A32" w:rsidRPr="00FC5F0B">
              <w:rPr>
                <w:b w:val="0"/>
                <w:webHidden/>
              </w:rPr>
              <w:t>9</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85" w:history="1">
            <w:r w:rsidR="004A4A32" w:rsidRPr="00FC5F0B">
              <w:rPr>
                <w:rStyle w:val="Hyperlink"/>
                <w:b w:val="0"/>
              </w:rPr>
              <w:t>1.4.4 Những đặc điểm của ngôn ngữ Java</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_Toc511919185 \h </w:instrText>
            </w:r>
            <w:r w:rsidR="004A4A32" w:rsidRPr="00FC5F0B">
              <w:rPr>
                <w:b w:val="0"/>
                <w:webHidden/>
              </w:rPr>
            </w:r>
            <w:r w:rsidR="004A4A32" w:rsidRPr="00FC5F0B">
              <w:rPr>
                <w:b w:val="0"/>
                <w:webHidden/>
              </w:rPr>
              <w:fldChar w:fldCharType="separate"/>
            </w:r>
            <w:r w:rsidR="004A4A32" w:rsidRPr="00FC5F0B">
              <w:rPr>
                <w:b w:val="0"/>
                <w:webHidden/>
              </w:rPr>
              <w:t>10</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86" w:history="1">
            <w:r w:rsidR="004A4A32" w:rsidRPr="00FC5F0B">
              <w:rPr>
                <w:rStyle w:val="Hyperlink"/>
                <w:b w:val="0"/>
              </w:rPr>
              <w:t>1.4.5 Máy ảo Java (JMV - Java Virtual Machine)</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_Toc511919186 \h </w:instrText>
            </w:r>
            <w:r w:rsidR="004A4A32" w:rsidRPr="00FC5F0B">
              <w:rPr>
                <w:b w:val="0"/>
                <w:webHidden/>
              </w:rPr>
            </w:r>
            <w:r w:rsidR="004A4A32" w:rsidRPr="00FC5F0B">
              <w:rPr>
                <w:b w:val="0"/>
                <w:webHidden/>
              </w:rPr>
              <w:fldChar w:fldCharType="separate"/>
            </w:r>
            <w:r w:rsidR="004A4A32" w:rsidRPr="00FC5F0B">
              <w:rPr>
                <w:b w:val="0"/>
                <w:webHidden/>
              </w:rPr>
              <w:t>10</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87" w:history="1">
            <w:r w:rsidR="004A4A32" w:rsidRPr="00FC5F0B">
              <w:rPr>
                <w:rStyle w:val="Hyperlink"/>
                <w:b w:val="0"/>
              </w:rPr>
              <w:t>1.4.6 Hai kiểu ứng dụng dưới ngôn ngữ java</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_Toc511919187 \h </w:instrText>
            </w:r>
            <w:r w:rsidR="004A4A32" w:rsidRPr="00FC5F0B">
              <w:rPr>
                <w:b w:val="0"/>
                <w:webHidden/>
              </w:rPr>
            </w:r>
            <w:r w:rsidR="004A4A32" w:rsidRPr="00FC5F0B">
              <w:rPr>
                <w:b w:val="0"/>
                <w:webHidden/>
              </w:rPr>
              <w:fldChar w:fldCharType="separate"/>
            </w:r>
            <w:r w:rsidR="004A4A32" w:rsidRPr="00FC5F0B">
              <w:rPr>
                <w:b w:val="0"/>
                <w:webHidden/>
              </w:rPr>
              <w:t>10</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88" w:history="1">
            <w:r w:rsidR="004A4A32" w:rsidRPr="00FC5F0B">
              <w:rPr>
                <w:rStyle w:val="Hyperlink"/>
                <w:b w:val="0"/>
              </w:rPr>
              <w:t>1.4.7 Bộ phát triển ứng dụng Java (JDK- Java Development Kit)</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_Toc511919188 \h </w:instrText>
            </w:r>
            <w:r w:rsidR="004A4A32" w:rsidRPr="00FC5F0B">
              <w:rPr>
                <w:b w:val="0"/>
                <w:webHidden/>
              </w:rPr>
            </w:r>
            <w:r w:rsidR="004A4A32" w:rsidRPr="00FC5F0B">
              <w:rPr>
                <w:b w:val="0"/>
                <w:webHidden/>
              </w:rPr>
              <w:fldChar w:fldCharType="separate"/>
            </w:r>
            <w:r w:rsidR="004A4A32" w:rsidRPr="00FC5F0B">
              <w:rPr>
                <w:b w:val="0"/>
                <w:webHidden/>
              </w:rPr>
              <w:t>11</w:t>
            </w:r>
            <w:r w:rsidR="004A4A32" w:rsidRPr="00FC5F0B">
              <w:rPr>
                <w:b w:val="0"/>
                <w:webHidden/>
              </w:rPr>
              <w:fldChar w:fldCharType="end"/>
            </w:r>
          </w:hyperlink>
        </w:p>
        <w:p w:rsidR="004A4A32" w:rsidRPr="00FC5F0B" w:rsidRDefault="004155FC">
          <w:pPr>
            <w:pStyle w:val="TOC2"/>
            <w:rPr>
              <w:rFonts w:asciiTheme="minorHAnsi" w:hAnsiTheme="minorHAnsi" w:cstheme="minorBidi"/>
              <w:b w:val="0"/>
              <w:sz w:val="22"/>
              <w:szCs w:val="22"/>
              <w:lang w:eastAsia="en-US"/>
            </w:rPr>
          </w:pPr>
          <w:hyperlink w:anchor="_Toc511919189" w:history="1">
            <w:r w:rsidR="004A4A32" w:rsidRPr="00FC5F0B">
              <w:rPr>
                <w:rStyle w:val="Hyperlink"/>
                <w:b w:val="0"/>
              </w:rPr>
              <w:t>1.5. Tìm hiểu về Hệ điều hành Android trên thiết bị di động</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_Toc511919189 \h </w:instrText>
            </w:r>
            <w:r w:rsidR="004A4A32" w:rsidRPr="00FC5F0B">
              <w:rPr>
                <w:b w:val="0"/>
                <w:webHidden/>
              </w:rPr>
            </w:r>
            <w:r w:rsidR="004A4A32" w:rsidRPr="00FC5F0B">
              <w:rPr>
                <w:b w:val="0"/>
                <w:webHidden/>
              </w:rPr>
              <w:fldChar w:fldCharType="separate"/>
            </w:r>
            <w:r w:rsidR="004A4A32" w:rsidRPr="00FC5F0B">
              <w:rPr>
                <w:b w:val="0"/>
                <w:webHidden/>
              </w:rPr>
              <w:t>12</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90" w:history="1">
            <w:r w:rsidR="004A4A32" w:rsidRPr="00FC5F0B">
              <w:rPr>
                <w:rStyle w:val="Hyperlink"/>
                <w:b w:val="0"/>
              </w:rPr>
              <w:t>1.5.1 Giới thiệu</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_Toc511919190 \h </w:instrText>
            </w:r>
            <w:r w:rsidR="004A4A32" w:rsidRPr="00FC5F0B">
              <w:rPr>
                <w:b w:val="0"/>
                <w:webHidden/>
              </w:rPr>
            </w:r>
            <w:r w:rsidR="004A4A32" w:rsidRPr="00FC5F0B">
              <w:rPr>
                <w:b w:val="0"/>
                <w:webHidden/>
              </w:rPr>
              <w:fldChar w:fldCharType="separate"/>
            </w:r>
            <w:r w:rsidR="004A4A32" w:rsidRPr="00FC5F0B">
              <w:rPr>
                <w:b w:val="0"/>
                <w:webHidden/>
              </w:rPr>
              <w:t>12</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91" w:history="1">
            <w:r w:rsidR="004A4A32" w:rsidRPr="00FC5F0B">
              <w:rPr>
                <w:rStyle w:val="Hyperlink"/>
                <w:b w:val="0"/>
              </w:rPr>
              <w:t>1.5.2 Cài đặt môi trường JDK và công cụ lập trình Android Studio</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_Toc511919191 \h </w:instrText>
            </w:r>
            <w:r w:rsidR="004A4A32" w:rsidRPr="00FC5F0B">
              <w:rPr>
                <w:b w:val="0"/>
                <w:webHidden/>
              </w:rPr>
            </w:r>
            <w:r w:rsidR="004A4A32" w:rsidRPr="00FC5F0B">
              <w:rPr>
                <w:b w:val="0"/>
                <w:webHidden/>
              </w:rPr>
              <w:fldChar w:fldCharType="separate"/>
            </w:r>
            <w:r w:rsidR="004A4A32" w:rsidRPr="00FC5F0B">
              <w:rPr>
                <w:b w:val="0"/>
                <w:webHidden/>
              </w:rPr>
              <w:t>13</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92" w:history="1">
            <w:r w:rsidR="004A4A32" w:rsidRPr="00FC5F0B">
              <w:rPr>
                <w:rStyle w:val="Hyperlink"/>
                <w:b w:val="0"/>
              </w:rPr>
              <w:t>1.5.3 Vòng đời của một ứng dụng Android</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_Toc511919192 \h </w:instrText>
            </w:r>
            <w:r w:rsidR="004A4A32" w:rsidRPr="00FC5F0B">
              <w:rPr>
                <w:b w:val="0"/>
                <w:webHidden/>
              </w:rPr>
            </w:r>
            <w:r w:rsidR="004A4A32" w:rsidRPr="00FC5F0B">
              <w:rPr>
                <w:b w:val="0"/>
                <w:webHidden/>
              </w:rPr>
              <w:fldChar w:fldCharType="separate"/>
            </w:r>
            <w:r w:rsidR="004A4A32" w:rsidRPr="00FC5F0B">
              <w:rPr>
                <w:b w:val="0"/>
                <w:webHidden/>
              </w:rPr>
              <w:t>13</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93" w:history="1">
            <w:r w:rsidR="004A4A32" w:rsidRPr="00FC5F0B">
              <w:rPr>
                <w:rStyle w:val="Hyperlink"/>
                <w:b w:val="0"/>
              </w:rPr>
              <w:t>1.5.4 Tính năng của Android</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_Toc511919193 \h </w:instrText>
            </w:r>
            <w:r w:rsidR="004A4A32" w:rsidRPr="00FC5F0B">
              <w:rPr>
                <w:b w:val="0"/>
                <w:webHidden/>
              </w:rPr>
            </w:r>
            <w:r w:rsidR="004A4A32" w:rsidRPr="00FC5F0B">
              <w:rPr>
                <w:b w:val="0"/>
                <w:webHidden/>
              </w:rPr>
              <w:fldChar w:fldCharType="separate"/>
            </w:r>
            <w:r w:rsidR="004A4A32" w:rsidRPr="00FC5F0B">
              <w:rPr>
                <w:b w:val="0"/>
                <w:webHidden/>
              </w:rPr>
              <w:t>14</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94" w:history="1">
            <w:r w:rsidR="004A4A32" w:rsidRPr="00FC5F0B">
              <w:rPr>
                <w:rStyle w:val="Hyperlink"/>
                <w:b w:val="0"/>
              </w:rPr>
              <w:t>1.5.5 Các ứng dụng Android</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_Toc511919194 \h </w:instrText>
            </w:r>
            <w:r w:rsidR="004A4A32" w:rsidRPr="00FC5F0B">
              <w:rPr>
                <w:b w:val="0"/>
                <w:webHidden/>
              </w:rPr>
            </w:r>
            <w:r w:rsidR="004A4A32" w:rsidRPr="00FC5F0B">
              <w:rPr>
                <w:b w:val="0"/>
                <w:webHidden/>
              </w:rPr>
              <w:fldChar w:fldCharType="separate"/>
            </w:r>
            <w:r w:rsidR="004A4A32" w:rsidRPr="00FC5F0B">
              <w:rPr>
                <w:b w:val="0"/>
                <w:webHidden/>
              </w:rPr>
              <w:t>15</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95" w:history="1">
            <w:r w:rsidR="004A4A32" w:rsidRPr="00FC5F0B">
              <w:rPr>
                <w:rStyle w:val="Hyperlink"/>
                <w:b w:val="0"/>
              </w:rPr>
              <w:t>1.5.6 Kiến trúc của hệ điều hành Android</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_Toc511919195 \h </w:instrText>
            </w:r>
            <w:r w:rsidR="004A4A32" w:rsidRPr="00FC5F0B">
              <w:rPr>
                <w:b w:val="0"/>
                <w:webHidden/>
              </w:rPr>
            </w:r>
            <w:r w:rsidR="004A4A32" w:rsidRPr="00FC5F0B">
              <w:rPr>
                <w:b w:val="0"/>
                <w:webHidden/>
              </w:rPr>
              <w:fldChar w:fldCharType="separate"/>
            </w:r>
            <w:r w:rsidR="004A4A32" w:rsidRPr="00FC5F0B">
              <w:rPr>
                <w:b w:val="0"/>
                <w:webHidden/>
              </w:rPr>
              <w:t>15</w:t>
            </w:r>
            <w:r w:rsidR="004A4A32" w:rsidRPr="00FC5F0B">
              <w:rPr>
                <w:b w:val="0"/>
                <w:webHidden/>
              </w:rPr>
              <w:fldChar w:fldCharType="end"/>
            </w:r>
          </w:hyperlink>
        </w:p>
        <w:p w:rsidR="004A4A32" w:rsidRPr="00FC5F0B" w:rsidRDefault="004155FC">
          <w:pPr>
            <w:pStyle w:val="TOC3"/>
            <w:tabs>
              <w:tab w:val="left" w:pos="1320"/>
            </w:tabs>
            <w:rPr>
              <w:rFonts w:asciiTheme="minorHAnsi" w:hAnsiTheme="minorHAnsi" w:cstheme="minorBidi"/>
              <w:b w:val="0"/>
              <w:sz w:val="22"/>
              <w:szCs w:val="22"/>
              <w:lang w:eastAsia="en-US"/>
            </w:rPr>
          </w:pPr>
          <w:hyperlink w:anchor="_Toc511919196" w:history="1">
            <w:r w:rsidR="004A4A32" w:rsidRPr="00FC5F0B">
              <w:rPr>
                <w:rStyle w:val="Hyperlink"/>
                <w:b w:val="0"/>
              </w:rPr>
              <w:t>1.5.7</w:t>
            </w:r>
            <w:r w:rsidR="004A4A32" w:rsidRPr="00FC5F0B">
              <w:rPr>
                <w:rFonts w:asciiTheme="minorHAnsi" w:hAnsiTheme="minorHAnsi" w:cstheme="minorBidi"/>
                <w:b w:val="0"/>
                <w:sz w:val="22"/>
                <w:szCs w:val="22"/>
                <w:lang w:eastAsia="en-US"/>
              </w:rPr>
              <w:tab/>
            </w:r>
            <w:r w:rsidR="004A4A32" w:rsidRPr="00FC5F0B">
              <w:rPr>
                <w:rStyle w:val="Hyperlink"/>
                <w:b w:val="0"/>
              </w:rPr>
              <w:t>Các thành phần cơ bản của một ứng dụng android</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_Toc511919196 \h </w:instrText>
            </w:r>
            <w:r w:rsidR="004A4A32" w:rsidRPr="00FC5F0B">
              <w:rPr>
                <w:b w:val="0"/>
                <w:webHidden/>
              </w:rPr>
            </w:r>
            <w:r w:rsidR="004A4A32" w:rsidRPr="00FC5F0B">
              <w:rPr>
                <w:b w:val="0"/>
                <w:webHidden/>
              </w:rPr>
              <w:fldChar w:fldCharType="separate"/>
            </w:r>
            <w:r w:rsidR="004A4A32" w:rsidRPr="00FC5F0B">
              <w:rPr>
                <w:b w:val="0"/>
                <w:webHidden/>
              </w:rPr>
              <w:t>16</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97" w:history="1">
            <w:r w:rsidR="004A4A32" w:rsidRPr="00FC5F0B">
              <w:rPr>
                <w:rStyle w:val="Hyperlink"/>
                <w:b w:val="0"/>
              </w:rPr>
              <w:t>1.5.8 Các tệp tin quan trọng trong Android</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_Toc511919197 \h </w:instrText>
            </w:r>
            <w:r w:rsidR="004A4A32" w:rsidRPr="00FC5F0B">
              <w:rPr>
                <w:b w:val="0"/>
                <w:webHidden/>
              </w:rPr>
            </w:r>
            <w:r w:rsidR="004A4A32" w:rsidRPr="00FC5F0B">
              <w:rPr>
                <w:b w:val="0"/>
                <w:webHidden/>
              </w:rPr>
              <w:fldChar w:fldCharType="separate"/>
            </w:r>
            <w:r w:rsidR="004A4A32" w:rsidRPr="00FC5F0B">
              <w:rPr>
                <w:b w:val="0"/>
                <w:webHidden/>
              </w:rPr>
              <w:t>19</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98" w:history="1">
            <w:r w:rsidR="004A4A32" w:rsidRPr="00FC5F0B">
              <w:rPr>
                <w:rStyle w:val="Hyperlink"/>
                <w:b w:val="0"/>
              </w:rPr>
              <w:t>1.5.9 Các giao diện cơ bản trong Android</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_Toc511919198 \h </w:instrText>
            </w:r>
            <w:r w:rsidR="004A4A32" w:rsidRPr="00FC5F0B">
              <w:rPr>
                <w:b w:val="0"/>
                <w:webHidden/>
              </w:rPr>
            </w:r>
            <w:r w:rsidR="004A4A32" w:rsidRPr="00FC5F0B">
              <w:rPr>
                <w:b w:val="0"/>
                <w:webHidden/>
              </w:rPr>
              <w:fldChar w:fldCharType="separate"/>
            </w:r>
            <w:r w:rsidR="004A4A32" w:rsidRPr="00FC5F0B">
              <w:rPr>
                <w:b w:val="0"/>
                <w:webHidden/>
              </w:rPr>
              <w:t>22</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199" w:history="1">
            <w:r w:rsidR="004A4A32" w:rsidRPr="00FC5F0B">
              <w:rPr>
                <w:rStyle w:val="Hyperlink"/>
                <w:b w:val="0"/>
              </w:rPr>
              <w:t>c.</w:t>
            </w:r>
            <w:r w:rsidR="004A4A32" w:rsidRPr="00FC5F0B">
              <w:rPr>
                <w:rFonts w:asciiTheme="minorHAnsi" w:hAnsiTheme="minorHAnsi" w:cstheme="minorBidi"/>
                <w:b w:val="0"/>
                <w:sz w:val="22"/>
                <w:szCs w:val="22"/>
                <w:lang w:eastAsia="en-US"/>
              </w:rPr>
              <w:tab/>
            </w:r>
            <w:r w:rsidR="004A4A32" w:rsidRPr="00FC5F0B">
              <w:rPr>
                <w:rStyle w:val="Hyperlink"/>
                <w:b w:val="0"/>
              </w:rPr>
              <w:t>TableLayout</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_Toc511919199 \h </w:instrText>
            </w:r>
            <w:r w:rsidR="004A4A32" w:rsidRPr="00FC5F0B">
              <w:rPr>
                <w:b w:val="0"/>
                <w:webHidden/>
              </w:rPr>
            </w:r>
            <w:r w:rsidR="004A4A32" w:rsidRPr="00FC5F0B">
              <w:rPr>
                <w:b w:val="0"/>
                <w:webHidden/>
              </w:rPr>
              <w:fldChar w:fldCharType="separate"/>
            </w:r>
            <w:r w:rsidR="004A4A32" w:rsidRPr="00FC5F0B">
              <w:rPr>
                <w:b w:val="0"/>
                <w:webHidden/>
              </w:rPr>
              <w:t>28</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00" w:history="1">
            <w:r w:rsidR="004A4A32" w:rsidRPr="00FC5F0B">
              <w:rPr>
                <w:rStyle w:val="Hyperlink"/>
                <w:b w:val="0"/>
              </w:rPr>
              <w:t>1.5.12 Lưu trữ dữ liệu trong Android</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_Toc511919200 \h </w:instrText>
            </w:r>
            <w:r w:rsidR="004A4A32" w:rsidRPr="00FC5F0B">
              <w:rPr>
                <w:b w:val="0"/>
                <w:webHidden/>
              </w:rPr>
            </w:r>
            <w:r w:rsidR="004A4A32" w:rsidRPr="00FC5F0B">
              <w:rPr>
                <w:b w:val="0"/>
                <w:webHidden/>
              </w:rPr>
              <w:fldChar w:fldCharType="separate"/>
            </w:r>
            <w:r w:rsidR="004A4A32" w:rsidRPr="00FC5F0B">
              <w:rPr>
                <w:b w:val="0"/>
                <w:webHidden/>
              </w:rPr>
              <w:t>44</w:t>
            </w:r>
            <w:r w:rsidR="004A4A32" w:rsidRPr="00FC5F0B">
              <w:rPr>
                <w:b w:val="0"/>
                <w:webHidden/>
              </w:rPr>
              <w:fldChar w:fldCharType="end"/>
            </w:r>
          </w:hyperlink>
        </w:p>
        <w:p w:rsidR="004A4A32" w:rsidRPr="00FC5F0B" w:rsidRDefault="004155FC">
          <w:pPr>
            <w:pStyle w:val="TOC2"/>
            <w:rPr>
              <w:rFonts w:asciiTheme="minorHAnsi" w:hAnsiTheme="minorHAnsi" w:cstheme="minorBidi"/>
              <w:b w:val="0"/>
              <w:sz w:val="22"/>
              <w:szCs w:val="22"/>
              <w:lang w:eastAsia="en-US"/>
            </w:rPr>
          </w:pPr>
          <w:hyperlink w:anchor="_Toc511919201" w:history="1">
            <w:r w:rsidR="004A4A32" w:rsidRPr="00FC5F0B">
              <w:rPr>
                <w:rStyle w:val="Hyperlink"/>
                <w:b w:val="0"/>
              </w:rPr>
              <w:t xml:space="preserve">1.6 </w:t>
            </w:r>
            <w:r w:rsidR="004A4A32" w:rsidRPr="00FC5F0B">
              <w:rPr>
                <w:rStyle w:val="Hyperlink"/>
                <w:b w:val="0"/>
                <w:lang w:val="de-DE"/>
              </w:rPr>
              <w:t>Google Map API trên Hệ điều hành Android</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_Toc511919201 \h </w:instrText>
            </w:r>
            <w:r w:rsidR="004A4A32" w:rsidRPr="00FC5F0B">
              <w:rPr>
                <w:b w:val="0"/>
                <w:webHidden/>
              </w:rPr>
            </w:r>
            <w:r w:rsidR="004A4A32" w:rsidRPr="00FC5F0B">
              <w:rPr>
                <w:b w:val="0"/>
                <w:webHidden/>
              </w:rPr>
              <w:fldChar w:fldCharType="separate"/>
            </w:r>
            <w:r w:rsidR="004A4A32" w:rsidRPr="00FC5F0B">
              <w:rPr>
                <w:b w:val="0"/>
                <w:webHidden/>
              </w:rPr>
              <w:t>44</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02" w:history="1">
            <w:r w:rsidR="004A4A32" w:rsidRPr="00FC5F0B">
              <w:rPr>
                <w:rStyle w:val="Hyperlink"/>
                <w:b w:val="0"/>
              </w:rPr>
              <w:t>1.6.1 Google Maps</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_Toc511919202 \h </w:instrText>
            </w:r>
            <w:r w:rsidR="004A4A32" w:rsidRPr="00FC5F0B">
              <w:rPr>
                <w:b w:val="0"/>
                <w:webHidden/>
              </w:rPr>
            </w:r>
            <w:r w:rsidR="004A4A32" w:rsidRPr="00FC5F0B">
              <w:rPr>
                <w:b w:val="0"/>
                <w:webHidden/>
              </w:rPr>
              <w:fldChar w:fldCharType="separate"/>
            </w:r>
            <w:r w:rsidR="004A4A32" w:rsidRPr="00FC5F0B">
              <w:rPr>
                <w:b w:val="0"/>
                <w:webHidden/>
              </w:rPr>
              <w:t>44</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03" w:history="1">
            <w:r w:rsidR="004A4A32" w:rsidRPr="00FC5F0B">
              <w:rPr>
                <w:rStyle w:val="Hyperlink"/>
                <w:b w:val="0"/>
              </w:rPr>
              <w:t>1.6.2 Các loại bản đồ Google Maps</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_Toc511919203 \h </w:instrText>
            </w:r>
            <w:r w:rsidR="004A4A32" w:rsidRPr="00FC5F0B">
              <w:rPr>
                <w:b w:val="0"/>
                <w:webHidden/>
              </w:rPr>
            </w:r>
            <w:r w:rsidR="004A4A32" w:rsidRPr="00FC5F0B">
              <w:rPr>
                <w:b w:val="0"/>
                <w:webHidden/>
              </w:rPr>
              <w:fldChar w:fldCharType="separate"/>
            </w:r>
            <w:r w:rsidR="004A4A32" w:rsidRPr="00FC5F0B">
              <w:rPr>
                <w:b w:val="0"/>
                <w:webHidden/>
              </w:rPr>
              <w:t>45</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04" w:history="1">
            <w:r w:rsidR="004A4A32" w:rsidRPr="00FC5F0B">
              <w:rPr>
                <w:rStyle w:val="Hyperlink"/>
                <w:b w:val="0"/>
              </w:rPr>
              <w:t>1.6.3 Ứng dụng Google Maps trên nền tảng Andriod.</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_Toc511919204 \h </w:instrText>
            </w:r>
            <w:r w:rsidR="004A4A32" w:rsidRPr="00FC5F0B">
              <w:rPr>
                <w:b w:val="0"/>
                <w:webHidden/>
              </w:rPr>
            </w:r>
            <w:r w:rsidR="004A4A32" w:rsidRPr="00FC5F0B">
              <w:rPr>
                <w:b w:val="0"/>
                <w:webHidden/>
              </w:rPr>
              <w:fldChar w:fldCharType="separate"/>
            </w:r>
            <w:r w:rsidR="004A4A32" w:rsidRPr="00FC5F0B">
              <w:rPr>
                <w:b w:val="0"/>
                <w:webHidden/>
              </w:rPr>
              <w:t>45</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05" w:history="1">
            <w:r w:rsidR="004A4A32" w:rsidRPr="00FC5F0B">
              <w:rPr>
                <w:rStyle w:val="Hyperlink"/>
                <w:b w:val="0"/>
              </w:rPr>
              <w:t>1.6.4 Các phương thức của Google Maps</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_Toc511919205 \h </w:instrText>
            </w:r>
            <w:r w:rsidR="004A4A32" w:rsidRPr="00FC5F0B">
              <w:rPr>
                <w:b w:val="0"/>
                <w:webHidden/>
              </w:rPr>
            </w:r>
            <w:r w:rsidR="004A4A32" w:rsidRPr="00FC5F0B">
              <w:rPr>
                <w:b w:val="0"/>
                <w:webHidden/>
              </w:rPr>
              <w:fldChar w:fldCharType="separate"/>
            </w:r>
            <w:r w:rsidR="004A4A32" w:rsidRPr="00FC5F0B">
              <w:rPr>
                <w:b w:val="0"/>
                <w:webHidden/>
              </w:rPr>
              <w:t>45</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06" w:history="1">
            <w:r w:rsidR="004A4A32" w:rsidRPr="00FC5F0B">
              <w:rPr>
                <w:rStyle w:val="Hyperlink"/>
                <w:b w:val="0"/>
              </w:rPr>
              <w:t>1.6.5 Marker trong Google Maps.</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_Toc511919206 \h </w:instrText>
            </w:r>
            <w:r w:rsidR="004A4A32" w:rsidRPr="00FC5F0B">
              <w:rPr>
                <w:b w:val="0"/>
                <w:webHidden/>
              </w:rPr>
            </w:r>
            <w:r w:rsidR="004A4A32" w:rsidRPr="00FC5F0B">
              <w:rPr>
                <w:b w:val="0"/>
                <w:webHidden/>
              </w:rPr>
              <w:fldChar w:fldCharType="separate"/>
            </w:r>
            <w:r w:rsidR="004A4A32" w:rsidRPr="00FC5F0B">
              <w:rPr>
                <w:b w:val="0"/>
                <w:webHidden/>
              </w:rPr>
              <w:t>46</w:t>
            </w:r>
            <w:r w:rsidR="004A4A32" w:rsidRPr="00FC5F0B">
              <w:rPr>
                <w:b w:val="0"/>
                <w:webHidden/>
              </w:rPr>
              <w:fldChar w:fldCharType="end"/>
            </w:r>
          </w:hyperlink>
        </w:p>
        <w:p w:rsidR="004A4A32" w:rsidRPr="00FC5F0B" w:rsidRDefault="004155FC">
          <w:pPr>
            <w:pStyle w:val="TOC2"/>
            <w:rPr>
              <w:rFonts w:asciiTheme="minorHAnsi" w:hAnsiTheme="minorHAnsi" w:cstheme="minorBidi"/>
              <w:b w:val="0"/>
              <w:sz w:val="22"/>
              <w:szCs w:val="22"/>
              <w:lang w:eastAsia="en-US"/>
            </w:rPr>
          </w:pPr>
          <w:hyperlink w:anchor="_Toc511919207" w:history="1">
            <w:r w:rsidR="004A4A32" w:rsidRPr="00FC5F0B">
              <w:rPr>
                <w:rStyle w:val="Hyperlink"/>
                <w:b w:val="0"/>
              </w:rPr>
              <w:t>1.7  Công nghệ Nodejs</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_Toc511919207 \h </w:instrText>
            </w:r>
            <w:r w:rsidR="004A4A32" w:rsidRPr="00FC5F0B">
              <w:rPr>
                <w:b w:val="0"/>
                <w:webHidden/>
              </w:rPr>
            </w:r>
            <w:r w:rsidR="004A4A32" w:rsidRPr="00FC5F0B">
              <w:rPr>
                <w:b w:val="0"/>
                <w:webHidden/>
              </w:rPr>
              <w:fldChar w:fldCharType="separate"/>
            </w:r>
            <w:r w:rsidR="004A4A32" w:rsidRPr="00FC5F0B">
              <w:rPr>
                <w:b w:val="0"/>
                <w:webHidden/>
              </w:rPr>
              <w:t>49</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08" w:history="1">
            <w:r w:rsidR="004A4A32" w:rsidRPr="00FC5F0B">
              <w:rPr>
                <w:rStyle w:val="Hyperlink"/>
                <w:b w:val="0"/>
              </w:rPr>
              <w:t>1.7.1 Tổng quan</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_Toc511919208 \h </w:instrText>
            </w:r>
            <w:r w:rsidR="004A4A32" w:rsidRPr="00FC5F0B">
              <w:rPr>
                <w:b w:val="0"/>
                <w:webHidden/>
              </w:rPr>
            </w:r>
            <w:r w:rsidR="004A4A32" w:rsidRPr="00FC5F0B">
              <w:rPr>
                <w:b w:val="0"/>
                <w:webHidden/>
              </w:rPr>
              <w:fldChar w:fldCharType="separate"/>
            </w:r>
            <w:r w:rsidR="004A4A32" w:rsidRPr="00FC5F0B">
              <w:rPr>
                <w:b w:val="0"/>
                <w:webHidden/>
              </w:rPr>
              <w:t>49</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09" w:history="1">
            <w:r w:rsidR="004A4A32" w:rsidRPr="00FC5F0B">
              <w:rPr>
                <w:rStyle w:val="Hyperlink"/>
                <w:b w:val="0"/>
              </w:rPr>
              <w:t xml:space="preserve">1.7.2 </w:t>
            </w:r>
            <w:r w:rsidR="004A4A32" w:rsidRPr="00FC5F0B">
              <w:rPr>
                <w:rStyle w:val="Hyperlink"/>
                <w:b w:val="0"/>
                <w:shd w:val="clear" w:color="auto" w:fill="FFFFFF"/>
              </w:rPr>
              <w:t>Điểm nổi bật của NodeJS so với các ngôn ngữ lập trình khác</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_Toc511919209 \h </w:instrText>
            </w:r>
            <w:r w:rsidR="004A4A32" w:rsidRPr="00FC5F0B">
              <w:rPr>
                <w:b w:val="0"/>
                <w:webHidden/>
              </w:rPr>
            </w:r>
            <w:r w:rsidR="004A4A32" w:rsidRPr="00FC5F0B">
              <w:rPr>
                <w:b w:val="0"/>
                <w:webHidden/>
              </w:rPr>
              <w:fldChar w:fldCharType="separate"/>
            </w:r>
            <w:r w:rsidR="004A4A32" w:rsidRPr="00FC5F0B">
              <w:rPr>
                <w:b w:val="0"/>
                <w:webHidden/>
              </w:rPr>
              <w:t>49</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10" w:history="1">
            <w:r w:rsidR="004A4A32" w:rsidRPr="00FC5F0B">
              <w:rPr>
                <w:rStyle w:val="Hyperlink"/>
                <w:b w:val="0"/>
              </w:rPr>
              <w:t xml:space="preserve">1.7.3 </w:t>
            </w:r>
            <w:r w:rsidR="004A4A32" w:rsidRPr="00FC5F0B">
              <w:rPr>
                <w:rStyle w:val="Hyperlink"/>
                <w:b w:val="0"/>
                <w:shd w:val="clear" w:color="auto" w:fill="FFFFFF"/>
              </w:rPr>
              <w:t>Đặc điểm của Nodejs</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_Toc511919210 \h </w:instrText>
            </w:r>
            <w:r w:rsidR="004A4A32" w:rsidRPr="00FC5F0B">
              <w:rPr>
                <w:b w:val="0"/>
                <w:webHidden/>
              </w:rPr>
            </w:r>
            <w:r w:rsidR="004A4A32" w:rsidRPr="00FC5F0B">
              <w:rPr>
                <w:b w:val="0"/>
                <w:webHidden/>
              </w:rPr>
              <w:fldChar w:fldCharType="separate"/>
            </w:r>
            <w:r w:rsidR="004A4A32" w:rsidRPr="00FC5F0B">
              <w:rPr>
                <w:b w:val="0"/>
                <w:webHidden/>
              </w:rPr>
              <w:t>50</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11" w:history="1">
            <w:r w:rsidR="004A4A32" w:rsidRPr="00FC5F0B">
              <w:rPr>
                <w:rStyle w:val="Hyperlink"/>
                <w:b w:val="0"/>
              </w:rPr>
              <w:t>1.</w:t>
            </w:r>
            <w:r w:rsidR="004A4A32" w:rsidRPr="00FC5F0B">
              <w:rPr>
                <w:rStyle w:val="Hyperlink"/>
                <w:rFonts w:eastAsia="Times New Roman"/>
                <w:b w:val="0"/>
              </w:rPr>
              <w:t>7.4 Ưu điểm</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_Toc511919211 \h </w:instrText>
            </w:r>
            <w:r w:rsidR="004A4A32" w:rsidRPr="00FC5F0B">
              <w:rPr>
                <w:b w:val="0"/>
                <w:webHidden/>
              </w:rPr>
            </w:r>
            <w:r w:rsidR="004A4A32" w:rsidRPr="00FC5F0B">
              <w:rPr>
                <w:b w:val="0"/>
                <w:webHidden/>
              </w:rPr>
              <w:fldChar w:fldCharType="separate"/>
            </w:r>
            <w:r w:rsidR="004A4A32" w:rsidRPr="00FC5F0B">
              <w:rPr>
                <w:b w:val="0"/>
                <w:webHidden/>
              </w:rPr>
              <w:t>50</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12" w:history="1">
            <w:r w:rsidR="004A4A32" w:rsidRPr="00FC5F0B">
              <w:rPr>
                <w:rStyle w:val="Hyperlink"/>
                <w:b w:val="0"/>
              </w:rPr>
              <w:t>1.</w:t>
            </w:r>
            <w:r w:rsidR="004A4A32" w:rsidRPr="00FC5F0B">
              <w:rPr>
                <w:rStyle w:val="Hyperlink"/>
                <w:rFonts w:eastAsia="Times New Roman"/>
                <w:b w:val="0"/>
              </w:rPr>
              <w:t>7.5 Nhược điểm</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_Toc511919212 \h </w:instrText>
            </w:r>
            <w:r w:rsidR="004A4A32" w:rsidRPr="00FC5F0B">
              <w:rPr>
                <w:b w:val="0"/>
                <w:webHidden/>
              </w:rPr>
            </w:r>
            <w:r w:rsidR="004A4A32" w:rsidRPr="00FC5F0B">
              <w:rPr>
                <w:b w:val="0"/>
                <w:webHidden/>
              </w:rPr>
              <w:fldChar w:fldCharType="separate"/>
            </w:r>
            <w:r w:rsidR="004A4A32" w:rsidRPr="00FC5F0B">
              <w:rPr>
                <w:b w:val="0"/>
                <w:webHidden/>
              </w:rPr>
              <w:t>50</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13" w:history="1">
            <w:r w:rsidR="004A4A32" w:rsidRPr="00FC5F0B">
              <w:rPr>
                <w:rStyle w:val="Hyperlink"/>
                <w:b w:val="0"/>
              </w:rPr>
              <w:t>1.</w:t>
            </w:r>
            <w:r w:rsidR="004A4A32" w:rsidRPr="00FC5F0B">
              <w:rPr>
                <w:rStyle w:val="Hyperlink"/>
                <w:rFonts w:eastAsia="Times New Roman"/>
                <w:b w:val="0"/>
              </w:rPr>
              <w:t>7.6 NodeJS core-module</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_Toc511919213 \h </w:instrText>
            </w:r>
            <w:r w:rsidR="004A4A32" w:rsidRPr="00FC5F0B">
              <w:rPr>
                <w:b w:val="0"/>
                <w:webHidden/>
              </w:rPr>
            </w:r>
            <w:r w:rsidR="004A4A32" w:rsidRPr="00FC5F0B">
              <w:rPr>
                <w:b w:val="0"/>
                <w:webHidden/>
              </w:rPr>
              <w:fldChar w:fldCharType="separate"/>
            </w:r>
            <w:r w:rsidR="004A4A32" w:rsidRPr="00FC5F0B">
              <w:rPr>
                <w:b w:val="0"/>
                <w:webHidden/>
              </w:rPr>
              <w:t>51</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14" w:history="1">
            <w:r w:rsidR="004A4A32" w:rsidRPr="00FC5F0B">
              <w:rPr>
                <w:rStyle w:val="Hyperlink"/>
                <w:b w:val="0"/>
              </w:rPr>
              <w:t>1.</w:t>
            </w:r>
            <w:r w:rsidR="004A4A32" w:rsidRPr="00FC5F0B">
              <w:rPr>
                <w:rStyle w:val="Hyperlink"/>
                <w:rFonts w:eastAsia="Times New Roman"/>
                <w:b w:val="0"/>
              </w:rPr>
              <w:t>7.7 Node.js third-party modules</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_Toc511919214 \h </w:instrText>
            </w:r>
            <w:r w:rsidR="004A4A32" w:rsidRPr="00FC5F0B">
              <w:rPr>
                <w:b w:val="0"/>
                <w:webHidden/>
              </w:rPr>
            </w:r>
            <w:r w:rsidR="004A4A32" w:rsidRPr="00FC5F0B">
              <w:rPr>
                <w:b w:val="0"/>
                <w:webHidden/>
              </w:rPr>
              <w:fldChar w:fldCharType="separate"/>
            </w:r>
            <w:r w:rsidR="004A4A32" w:rsidRPr="00FC5F0B">
              <w:rPr>
                <w:b w:val="0"/>
                <w:webHidden/>
              </w:rPr>
              <w:t>51</w:t>
            </w:r>
            <w:r w:rsidR="004A4A32" w:rsidRPr="00FC5F0B">
              <w:rPr>
                <w:b w:val="0"/>
                <w:webHidden/>
              </w:rPr>
              <w:fldChar w:fldCharType="end"/>
            </w:r>
          </w:hyperlink>
        </w:p>
        <w:p w:rsidR="004A4A32" w:rsidRPr="00FC5F0B" w:rsidRDefault="004155FC">
          <w:pPr>
            <w:pStyle w:val="TOC2"/>
            <w:rPr>
              <w:rFonts w:asciiTheme="minorHAnsi" w:hAnsiTheme="minorHAnsi" w:cstheme="minorBidi"/>
              <w:b w:val="0"/>
              <w:sz w:val="22"/>
              <w:szCs w:val="22"/>
              <w:lang w:eastAsia="en-US"/>
            </w:rPr>
          </w:pPr>
          <w:hyperlink w:anchor="_Toc511919215" w:history="1">
            <w:r w:rsidR="004A4A32" w:rsidRPr="00FC5F0B">
              <w:rPr>
                <w:rStyle w:val="Hyperlink"/>
                <w:b w:val="0"/>
              </w:rPr>
              <w:t>1.</w:t>
            </w:r>
            <w:r w:rsidR="004A4A32" w:rsidRPr="00FC5F0B">
              <w:rPr>
                <w:rStyle w:val="Hyperlink"/>
                <w:rFonts w:eastAsia="Times New Roman"/>
                <w:b w:val="0"/>
              </w:rPr>
              <w:t>8. Express framework trên NodeJS</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_Toc511919215 \h </w:instrText>
            </w:r>
            <w:r w:rsidR="004A4A32" w:rsidRPr="00FC5F0B">
              <w:rPr>
                <w:b w:val="0"/>
                <w:webHidden/>
              </w:rPr>
            </w:r>
            <w:r w:rsidR="004A4A32" w:rsidRPr="00FC5F0B">
              <w:rPr>
                <w:b w:val="0"/>
                <w:webHidden/>
              </w:rPr>
              <w:fldChar w:fldCharType="separate"/>
            </w:r>
            <w:r w:rsidR="004A4A32" w:rsidRPr="00FC5F0B">
              <w:rPr>
                <w:b w:val="0"/>
                <w:webHidden/>
              </w:rPr>
              <w:t>51</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16" w:history="1">
            <w:r w:rsidR="004A4A32" w:rsidRPr="00FC5F0B">
              <w:rPr>
                <w:rStyle w:val="Hyperlink"/>
                <w:b w:val="0"/>
              </w:rPr>
              <w:t>1.</w:t>
            </w:r>
            <w:r w:rsidR="004A4A32" w:rsidRPr="00FC5F0B">
              <w:rPr>
                <w:rStyle w:val="Hyperlink"/>
                <w:rFonts w:eastAsia="Times New Roman"/>
                <w:b w:val="0"/>
              </w:rPr>
              <w:t>8.1 Giới thiệu</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_Toc511919216 \h </w:instrText>
            </w:r>
            <w:r w:rsidR="004A4A32" w:rsidRPr="00FC5F0B">
              <w:rPr>
                <w:b w:val="0"/>
                <w:webHidden/>
              </w:rPr>
            </w:r>
            <w:r w:rsidR="004A4A32" w:rsidRPr="00FC5F0B">
              <w:rPr>
                <w:b w:val="0"/>
                <w:webHidden/>
              </w:rPr>
              <w:fldChar w:fldCharType="separate"/>
            </w:r>
            <w:r w:rsidR="004A4A32" w:rsidRPr="00FC5F0B">
              <w:rPr>
                <w:b w:val="0"/>
                <w:webHidden/>
              </w:rPr>
              <w:t>51</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17" w:history="1">
            <w:r w:rsidR="004A4A32" w:rsidRPr="00FC5F0B">
              <w:rPr>
                <w:rStyle w:val="Hyperlink"/>
                <w:b w:val="0"/>
              </w:rPr>
              <w:t>1.</w:t>
            </w:r>
            <w:r w:rsidR="004A4A32" w:rsidRPr="00FC5F0B">
              <w:rPr>
                <w:rStyle w:val="Hyperlink"/>
                <w:rFonts w:eastAsia="Times New Roman"/>
                <w:b w:val="0"/>
                <w:lang w:eastAsia="en-US"/>
              </w:rPr>
              <w:t>8.2 Cài đặt Express Framework</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_Toc511919217 \h </w:instrText>
            </w:r>
            <w:r w:rsidR="004A4A32" w:rsidRPr="00FC5F0B">
              <w:rPr>
                <w:b w:val="0"/>
                <w:webHidden/>
              </w:rPr>
            </w:r>
            <w:r w:rsidR="004A4A32" w:rsidRPr="00FC5F0B">
              <w:rPr>
                <w:b w:val="0"/>
                <w:webHidden/>
              </w:rPr>
              <w:fldChar w:fldCharType="separate"/>
            </w:r>
            <w:r w:rsidR="004A4A32" w:rsidRPr="00FC5F0B">
              <w:rPr>
                <w:b w:val="0"/>
                <w:webHidden/>
              </w:rPr>
              <w:t>52</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18" w:history="1">
            <w:r w:rsidR="004A4A32" w:rsidRPr="00FC5F0B">
              <w:rPr>
                <w:rStyle w:val="Hyperlink"/>
                <w:b w:val="0"/>
              </w:rPr>
              <w:t>1.</w:t>
            </w:r>
            <w:r w:rsidR="004A4A32" w:rsidRPr="00FC5F0B">
              <w:rPr>
                <w:rStyle w:val="Hyperlink"/>
                <w:rFonts w:eastAsia="Times New Roman"/>
                <w:b w:val="0"/>
                <w:lang w:eastAsia="en-US"/>
              </w:rPr>
              <w:t xml:space="preserve">8.3 </w:t>
            </w:r>
            <w:r w:rsidR="004A4A32" w:rsidRPr="00FC5F0B">
              <w:rPr>
                <w:rStyle w:val="Hyperlink"/>
                <w:b w:val="0"/>
              </w:rPr>
              <w:t>Express route</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_Toc511919218 \h </w:instrText>
            </w:r>
            <w:r w:rsidR="004A4A32" w:rsidRPr="00FC5F0B">
              <w:rPr>
                <w:b w:val="0"/>
                <w:webHidden/>
              </w:rPr>
            </w:r>
            <w:r w:rsidR="004A4A32" w:rsidRPr="00FC5F0B">
              <w:rPr>
                <w:b w:val="0"/>
                <w:webHidden/>
              </w:rPr>
              <w:fldChar w:fldCharType="separate"/>
            </w:r>
            <w:r w:rsidR="004A4A32" w:rsidRPr="00FC5F0B">
              <w:rPr>
                <w:b w:val="0"/>
                <w:webHidden/>
              </w:rPr>
              <w:t>52</w:t>
            </w:r>
            <w:r w:rsidR="004A4A32" w:rsidRPr="00FC5F0B">
              <w:rPr>
                <w:b w:val="0"/>
                <w:webHidden/>
              </w:rPr>
              <w:fldChar w:fldCharType="end"/>
            </w:r>
          </w:hyperlink>
        </w:p>
        <w:p w:rsidR="004A4A32" w:rsidRPr="00FC5F0B" w:rsidRDefault="004155FC">
          <w:pPr>
            <w:pStyle w:val="TOC2"/>
            <w:rPr>
              <w:rFonts w:asciiTheme="minorHAnsi" w:hAnsiTheme="minorHAnsi" w:cstheme="minorBidi"/>
              <w:b w:val="0"/>
              <w:sz w:val="22"/>
              <w:szCs w:val="22"/>
              <w:lang w:eastAsia="en-US"/>
            </w:rPr>
          </w:pPr>
          <w:hyperlink w:anchor="_Toc511919219" w:history="1">
            <w:r w:rsidR="004A4A32" w:rsidRPr="00FC5F0B">
              <w:rPr>
                <w:rStyle w:val="Hyperlink"/>
                <w:b w:val="0"/>
              </w:rPr>
              <w:t>1.9 Socket.io framework Real-time trong Nodejs</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_Toc511919219 \h </w:instrText>
            </w:r>
            <w:r w:rsidR="004A4A32" w:rsidRPr="00FC5F0B">
              <w:rPr>
                <w:b w:val="0"/>
                <w:webHidden/>
              </w:rPr>
            </w:r>
            <w:r w:rsidR="004A4A32" w:rsidRPr="00FC5F0B">
              <w:rPr>
                <w:b w:val="0"/>
                <w:webHidden/>
              </w:rPr>
              <w:fldChar w:fldCharType="separate"/>
            </w:r>
            <w:r w:rsidR="004A4A32" w:rsidRPr="00FC5F0B">
              <w:rPr>
                <w:b w:val="0"/>
                <w:webHidden/>
              </w:rPr>
              <w:t>53</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20" w:history="1">
            <w:r w:rsidR="004A4A32" w:rsidRPr="00FC5F0B">
              <w:rPr>
                <w:rStyle w:val="Hyperlink"/>
                <w:b w:val="0"/>
              </w:rPr>
              <w:t>1.9.1 Giới thiệu</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_Toc511919220 \h </w:instrText>
            </w:r>
            <w:r w:rsidR="004A4A32" w:rsidRPr="00FC5F0B">
              <w:rPr>
                <w:b w:val="0"/>
                <w:webHidden/>
              </w:rPr>
            </w:r>
            <w:r w:rsidR="004A4A32" w:rsidRPr="00FC5F0B">
              <w:rPr>
                <w:b w:val="0"/>
                <w:webHidden/>
              </w:rPr>
              <w:fldChar w:fldCharType="separate"/>
            </w:r>
            <w:r w:rsidR="004A4A32" w:rsidRPr="00FC5F0B">
              <w:rPr>
                <w:b w:val="0"/>
                <w:webHidden/>
              </w:rPr>
              <w:t>53</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21" w:history="1">
            <w:r w:rsidR="004A4A32" w:rsidRPr="00FC5F0B">
              <w:rPr>
                <w:rStyle w:val="Hyperlink"/>
                <w:b w:val="0"/>
              </w:rPr>
              <w:t>1.9.2 Cài đặt socket.io</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_Toc511919221 \h </w:instrText>
            </w:r>
            <w:r w:rsidR="004A4A32" w:rsidRPr="00FC5F0B">
              <w:rPr>
                <w:b w:val="0"/>
                <w:webHidden/>
              </w:rPr>
            </w:r>
            <w:r w:rsidR="004A4A32" w:rsidRPr="00FC5F0B">
              <w:rPr>
                <w:b w:val="0"/>
                <w:webHidden/>
              </w:rPr>
              <w:fldChar w:fldCharType="separate"/>
            </w:r>
            <w:r w:rsidR="004A4A32" w:rsidRPr="00FC5F0B">
              <w:rPr>
                <w:b w:val="0"/>
                <w:webHidden/>
              </w:rPr>
              <w:t>54</w:t>
            </w:r>
            <w:r w:rsidR="004A4A32" w:rsidRPr="00FC5F0B">
              <w:rPr>
                <w:b w:val="0"/>
                <w:webHidden/>
              </w:rPr>
              <w:fldChar w:fldCharType="end"/>
            </w:r>
          </w:hyperlink>
        </w:p>
        <w:p w:rsidR="004A4A32" w:rsidRPr="00FC5F0B" w:rsidRDefault="004155FC">
          <w:pPr>
            <w:pStyle w:val="TOC2"/>
            <w:rPr>
              <w:rFonts w:asciiTheme="minorHAnsi" w:hAnsiTheme="minorHAnsi" w:cstheme="minorBidi"/>
              <w:b w:val="0"/>
              <w:sz w:val="22"/>
              <w:szCs w:val="22"/>
              <w:lang w:eastAsia="en-US"/>
            </w:rPr>
          </w:pPr>
          <w:hyperlink w:anchor="_Toc511919222" w:history="1">
            <w:r w:rsidR="004A4A32" w:rsidRPr="00FC5F0B">
              <w:rPr>
                <w:rStyle w:val="Hyperlink"/>
                <w:b w:val="0"/>
              </w:rPr>
              <w:t>1.10. Sử dụng MongoDB với NodeJs</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_Toc511919222 \h </w:instrText>
            </w:r>
            <w:r w:rsidR="004A4A32" w:rsidRPr="00FC5F0B">
              <w:rPr>
                <w:b w:val="0"/>
                <w:webHidden/>
              </w:rPr>
            </w:r>
            <w:r w:rsidR="004A4A32" w:rsidRPr="00FC5F0B">
              <w:rPr>
                <w:b w:val="0"/>
                <w:webHidden/>
              </w:rPr>
              <w:fldChar w:fldCharType="separate"/>
            </w:r>
            <w:r w:rsidR="004A4A32" w:rsidRPr="00FC5F0B">
              <w:rPr>
                <w:b w:val="0"/>
                <w:webHidden/>
              </w:rPr>
              <w:t>56</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23" w:history="1">
            <w:r w:rsidR="004A4A32" w:rsidRPr="00FC5F0B">
              <w:rPr>
                <w:rStyle w:val="Hyperlink"/>
                <w:b w:val="0"/>
              </w:rPr>
              <w:t>1.10.1 Giới thiệu:</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_Toc511919223 \h </w:instrText>
            </w:r>
            <w:r w:rsidR="004A4A32" w:rsidRPr="00FC5F0B">
              <w:rPr>
                <w:b w:val="0"/>
                <w:webHidden/>
              </w:rPr>
            </w:r>
            <w:r w:rsidR="004A4A32" w:rsidRPr="00FC5F0B">
              <w:rPr>
                <w:b w:val="0"/>
                <w:webHidden/>
              </w:rPr>
              <w:fldChar w:fldCharType="separate"/>
            </w:r>
            <w:r w:rsidR="004A4A32" w:rsidRPr="00FC5F0B">
              <w:rPr>
                <w:b w:val="0"/>
                <w:webHidden/>
              </w:rPr>
              <w:t>56</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24" w:history="1">
            <w:r w:rsidR="004A4A32" w:rsidRPr="00FC5F0B">
              <w:rPr>
                <w:rStyle w:val="Hyperlink"/>
                <w:b w:val="0"/>
              </w:rPr>
              <w:t>1.10.2 Nền tảng và ngôn ngữ hỗ trợ</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_Toc511919224 \h </w:instrText>
            </w:r>
            <w:r w:rsidR="004A4A32" w:rsidRPr="00FC5F0B">
              <w:rPr>
                <w:b w:val="0"/>
                <w:webHidden/>
              </w:rPr>
            </w:r>
            <w:r w:rsidR="004A4A32" w:rsidRPr="00FC5F0B">
              <w:rPr>
                <w:b w:val="0"/>
                <w:webHidden/>
              </w:rPr>
              <w:fldChar w:fldCharType="separate"/>
            </w:r>
            <w:r w:rsidR="004A4A32" w:rsidRPr="00FC5F0B">
              <w:rPr>
                <w:b w:val="0"/>
                <w:webHidden/>
              </w:rPr>
              <w:t>56</w:t>
            </w:r>
            <w:r w:rsidR="004A4A32" w:rsidRPr="00FC5F0B">
              <w:rPr>
                <w:b w:val="0"/>
                <w:webHidden/>
              </w:rPr>
              <w:fldChar w:fldCharType="end"/>
            </w:r>
          </w:hyperlink>
        </w:p>
        <w:p w:rsidR="004A4A32" w:rsidRPr="00FC5F0B" w:rsidRDefault="004155FC" w:rsidP="00FC5F0B">
          <w:pPr>
            <w:pStyle w:val="TOC1"/>
            <w:rPr>
              <w:rFonts w:asciiTheme="minorHAnsi" w:hAnsiTheme="minorHAnsi" w:cstheme="minorBidi"/>
              <w:sz w:val="22"/>
              <w:lang w:eastAsia="en-US"/>
            </w:rPr>
          </w:pPr>
          <w:hyperlink w:anchor="_Toc511919225" w:history="1">
            <w:r w:rsidR="004A4A32" w:rsidRPr="00FC5F0B">
              <w:rPr>
                <w:rStyle w:val="Hyperlink"/>
              </w:rPr>
              <w:t>CHƯƠNG 2: XÂY DỰNG ỨNG DỤNG</w:t>
            </w:r>
            <w:r w:rsidR="004A4A32" w:rsidRPr="00FC5F0B">
              <w:rPr>
                <w:webHidden/>
              </w:rPr>
              <w:tab/>
            </w:r>
            <w:r w:rsidR="004A4A32" w:rsidRPr="00FC5F0B">
              <w:rPr>
                <w:webHidden/>
              </w:rPr>
              <w:fldChar w:fldCharType="begin"/>
            </w:r>
            <w:r w:rsidR="004A4A32" w:rsidRPr="00FC5F0B">
              <w:rPr>
                <w:webHidden/>
              </w:rPr>
              <w:instrText xml:space="preserve"> PAGEREF _Toc511919225 \h </w:instrText>
            </w:r>
            <w:r w:rsidR="004A4A32" w:rsidRPr="00FC5F0B">
              <w:rPr>
                <w:webHidden/>
              </w:rPr>
            </w:r>
            <w:r w:rsidR="004A4A32" w:rsidRPr="00FC5F0B">
              <w:rPr>
                <w:webHidden/>
              </w:rPr>
              <w:fldChar w:fldCharType="separate"/>
            </w:r>
            <w:r w:rsidR="004A4A32" w:rsidRPr="00FC5F0B">
              <w:rPr>
                <w:webHidden/>
              </w:rPr>
              <w:t>57</w:t>
            </w:r>
            <w:r w:rsidR="004A4A32" w:rsidRPr="00FC5F0B">
              <w:rPr>
                <w:webHidden/>
              </w:rPr>
              <w:fldChar w:fldCharType="end"/>
            </w:r>
          </w:hyperlink>
        </w:p>
        <w:p w:rsidR="004A4A32" w:rsidRPr="00FC5F0B" w:rsidRDefault="004155FC">
          <w:pPr>
            <w:pStyle w:val="TOC2"/>
            <w:rPr>
              <w:rFonts w:asciiTheme="minorHAnsi" w:hAnsiTheme="minorHAnsi" w:cstheme="minorBidi"/>
              <w:b w:val="0"/>
              <w:sz w:val="22"/>
              <w:szCs w:val="22"/>
              <w:lang w:eastAsia="en-US"/>
            </w:rPr>
          </w:pPr>
          <w:hyperlink w:anchor="_Toc511919226" w:history="1">
            <w:r w:rsidR="004A4A32" w:rsidRPr="00FC5F0B">
              <w:rPr>
                <w:rStyle w:val="Hyperlink"/>
                <w:b w:val="0"/>
              </w:rPr>
              <w:t>1. Đặc tả bài toán</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_Toc511919226 \h </w:instrText>
            </w:r>
            <w:r w:rsidR="004A4A32" w:rsidRPr="00FC5F0B">
              <w:rPr>
                <w:b w:val="0"/>
                <w:webHidden/>
              </w:rPr>
            </w:r>
            <w:r w:rsidR="004A4A32" w:rsidRPr="00FC5F0B">
              <w:rPr>
                <w:b w:val="0"/>
                <w:webHidden/>
              </w:rPr>
              <w:fldChar w:fldCharType="separate"/>
            </w:r>
            <w:r w:rsidR="004A4A32" w:rsidRPr="00FC5F0B">
              <w:rPr>
                <w:b w:val="0"/>
                <w:webHidden/>
              </w:rPr>
              <w:t>57</w:t>
            </w:r>
            <w:r w:rsidR="004A4A32" w:rsidRPr="00FC5F0B">
              <w:rPr>
                <w:b w:val="0"/>
                <w:webHidden/>
              </w:rPr>
              <w:fldChar w:fldCharType="end"/>
            </w:r>
          </w:hyperlink>
        </w:p>
        <w:p w:rsidR="004A4A32" w:rsidRPr="00FC5F0B" w:rsidRDefault="004155FC">
          <w:pPr>
            <w:pStyle w:val="TOC2"/>
            <w:rPr>
              <w:rFonts w:asciiTheme="minorHAnsi" w:hAnsiTheme="minorHAnsi" w:cstheme="minorBidi"/>
              <w:b w:val="0"/>
              <w:sz w:val="22"/>
              <w:szCs w:val="22"/>
              <w:lang w:eastAsia="en-US"/>
            </w:rPr>
          </w:pPr>
          <w:hyperlink w:anchor="_Toc511919227" w:history="1">
            <w:r w:rsidR="004A4A32" w:rsidRPr="00FC5F0B">
              <w:rPr>
                <w:rStyle w:val="Hyperlink"/>
                <w:b w:val="0"/>
              </w:rPr>
              <w:t>2. Đặc tả chức năng</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_Toc511919227 \h </w:instrText>
            </w:r>
            <w:r w:rsidR="004A4A32" w:rsidRPr="00FC5F0B">
              <w:rPr>
                <w:b w:val="0"/>
                <w:webHidden/>
              </w:rPr>
            </w:r>
            <w:r w:rsidR="004A4A32" w:rsidRPr="00FC5F0B">
              <w:rPr>
                <w:b w:val="0"/>
                <w:webHidden/>
              </w:rPr>
              <w:fldChar w:fldCharType="separate"/>
            </w:r>
            <w:r w:rsidR="004A4A32" w:rsidRPr="00FC5F0B">
              <w:rPr>
                <w:b w:val="0"/>
                <w:webHidden/>
              </w:rPr>
              <w:t>57</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28" w:history="1">
            <w:r w:rsidR="004A4A32" w:rsidRPr="00FC5F0B">
              <w:rPr>
                <w:rStyle w:val="Hyperlink"/>
                <w:b w:val="0"/>
              </w:rPr>
              <w:t>2.1 Đăng ký để trở thành tài xế</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_Toc511919228 \h </w:instrText>
            </w:r>
            <w:r w:rsidR="004A4A32" w:rsidRPr="00FC5F0B">
              <w:rPr>
                <w:b w:val="0"/>
                <w:webHidden/>
              </w:rPr>
            </w:r>
            <w:r w:rsidR="004A4A32" w:rsidRPr="00FC5F0B">
              <w:rPr>
                <w:b w:val="0"/>
                <w:webHidden/>
              </w:rPr>
              <w:fldChar w:fldCharType="separate"/>
            </w:r>
            <w:r w:rsidR="004A4A32" w:rsidRPr="00FC5F0B">
              <w:rPr>
                <w:b w:val="0"/>
                <w:webHidden/>
              </w:rPr>
              <w:t>57</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29" w:history="1">
            <w:r w:rsidR="004A4A32" w:rsidRPr="00FC5F0B">
              <w:rPr>
                <w:rStyle w:val="Hyperlink"/>
                <w:b w:val="0"/>
              </w:rPr>
              <w:t>2.2 Cập nhật thông tin vị trí của Tài xế</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_Toc511919229 \h </w:instrText>
            </w:r>
            <w:r w:rsidR="004A4A32" w:rsidRPr="00FC5F0B">
              <w:rPr>
                <w:b w:val="0"/>
                <w:webHidden/>
              </w:rPr>
            </w:r>
            <w:r w:rsidR="004A4A32" w:rsidRPr="00FC5F0B">
              <w:rPr>
                <w:b w:val="0"/>
                <w:webHidden/>
              </w:rPr>
              <w:fldChar w:fldCharType="separate"/>
            </w:r>
            <w:r w:rsidR="004A4A32" w:rsidRPr="00FC5F0B">
              <w:rPr>
                <w:b w:val="0"/>
                <w:webHidden/>
              </w:rPr>
              <w:t>57</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30" w:history="1">
            <w:r w:rsidR="004A4A32" w:rsidRPr="00FC5F0B">
              <w:rPr>
                <w:rStyle w:val="Hyperlink"/>
                <w:b w:val="0"/>
              </w:rPr>
              <w:t>2.3 Quản lý các bài đăng tin của tài xế</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_Toc511919230 \h </w:instrText>
            </w:r>
            <w:r w:rsidR="004A4A32" w:rsidRPr="00FC5F0B">
              <w:rPr>
                <w:b w:val="0"/>
                <w:webHidden/>
              </w:rPr>
            </w:r>
            <w:r w:rsidR="004A4A32" w:rsidRPr="00FC5F0B">
              <w:rPr>
                <w:b w:val="0"/>
                <w:webHidden/>
              </w:rPr>
              <w:fldChar w:fldCharType="separate"/>
            </w:r>
            <w:r w:rsidR="004A4A32" w:rsidRPr="00FC5F0B">
              <w:rPr>
                <w:b w:val="0"/>
                <w:webHidden/>
              </w:rPr>
              <w:t>57</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31" w:history="1">
            <w:r w:rsidR="004A4A32" w:rsidRPr="00FC5F0B">
              <w:rPr>
                <w:rStyle w:val="Hyperlink"/>
                <w:b w:val="0"/>
              </w:rPr>
              <w:t>2.4 Tìm kiếm tài xế theo phương tiện</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_Toc511919231 \h </w:instrText>
            </w:r>
            <w:r w:rsidR="004A4A32" w:rsidRPr="00FC5F0B">
              <w:rPr>
                <w:b w:val="0"/>
                <w:webHidden/>
              </w:rPr>
            </w:r>
            <w:r w:rsidR="004A4A32" w:rsidRPr="00FC5F0B">
              <w:rPr>
                <w:b w:val="0"/>
                <w:webHidden/>
              </w:rPr>
              <w:fldChar w:fldCharType="separate"/>
            </w:r>
            <w:r w:rsidR="004A4A32" w:rsidRPr="00FC5F0B">
              <w:rPr>
                <w:b w:val="0"/>
                <w:webHidden/>
              </w:rPr>
              <w:t>58</w:t>
            </w:r>
            <w:r w:rsidR="004A4A32" w:rsidRPr="00FC5F0B">
              <w:rPr>
                <w:b w:val="0"/>
                <w:webHidden/>
              </w:rPr>
              <w:fldChar w:fldCharType="end"/>
            </w:r>
          </w:hyperlink>
        </w:p>
        <w:p w:rsidR="004A4A32" w:rsidRPr="00FC5F0B" w:rsidRDefault="004155FC">
          <w:pPr>
            <w:pStyle w:val="TOC2"/>
            <w:rPr>
              <w:rFonts w:asciiTheme="minorHAnsi" w:hAnsiTheme="minorHAnsi" w:cstheme="minorBidi"/>
              <w:b w:val="0"/>
              <w:sz w:val="22"/>
              <w:szCs w:val="22"/>
              <w:lang w:eastAsia="en-US"/>
            </w:rPr>
          </w:pPr>
          <w:hyperlink w:anchor="_Toc511919232" w:history="1">
            <w:r w:rsidR="004A4A32" w:rsidRPr="00FC5F0B">
              <w:rPr>
                <w:rStyle w:val="Hyperlink"/>
                <w:b w:val="0"/>
              </w:rPr>
              <w:t>3. Biểu đồ hệ thống</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_Toc511919232 \h </w:instrText>
            </w:r>
            <w:r w:rsidR="004A4A32" w:rsidRPr="00FC5F0B">
              <w:rPr>
                <w:b w:val="0"/>
                <w:webHidden/>
              </w:rPr>
            </w:r>
            <w:r w:rsidR="004A4A32" w:rsidRPr="00FC5F0B">
              <w:rPr>
                <w:b w:val="0"/>
                <w:webHidden/>
              </w:rPr>
              <w:fldChar w:fldCharType="separate"/>
            </w:r>
            <w:r w:rsidR="004A4A32" w:rsidRPr="00FC5F0B">
              <w:rPr>
                <w:b w:val="0"/>
                <w:webHidden/>
              </w:rPr>
              <w:t>58</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33" w:history="1">
            <w:r w:rsidR="004A4A32" w:rsidRPr="00FC5F0B">
              <w:rPr>
                <w:rStyle w:val="Hyperlink"/>
                <w:b w:val="0"/>
              </w:rPr>
              <w:t>3.2. Client Android tích thiết kế hướng đối tượng</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_Toc511919233 \h </w:instrText>
            </w:r>
            <w:r w:rsidR="004A4A32" w:rsidRPr="00FC5F0B">
              <w:rPr>
                <w:b w:val="0"/>
                <w:webHidden/>
              </w:rPr>
            </w:r>
            <w:r w:rsidR="004A4A32" w:rsidRPr="00FC5F0B">
              <w:rPr>
                <w:b w:val="0"/>
                <w:webHidden/>
              </w:rPr>
              <w:fldChar w:fldCharType="separate"/>
            </w:r>
            <w:r w:rsidR="004A4A32" w:rsidRPr="00FC5F0B">
              <w:rPr>
                <w:b w:val="0"/>
                <w:webHidden/>
              </w:rPr>
              <w:t>59</w:t>
            </w:r>
            <w:r w:rsidR="004A4A32" w:rsidRPr="00FC5F0B">
              <w:rPr>
                <w:b w:val="0"/>
                <w:webHidden/>
              </w:rPr>
              <w:fldChar w:fldCharType="end"/>
            </w:r>
          </w:hyperlink>
        </w:p>
        <w:p w:rsidR="004A4A32" w:rsidRPr="00FC5F0B" w:rsidRDefault="004155FC">
          <w:pPr>
            <w:pStyle w:val="TOC2"/>
            <w:rPr>
              <w:rFonts w:asciiTheme="minorHAnsi" w:hAnsiTheme="minorHAnsi" w:cstheme="minorBidi"/>
              <w:b w:val="0"/>
              <w:sz w:val="22"/>
              <w:szCs w:val="22"/>
              <w:lang w:eastAsia="en-US"/>
            </w:rPr>
          </w:pPr>
          <w:hyperlink w:anchor="_Toc511919234" w:history="1">
            <w:r w:rsidR="004A4A32" w:rsidRPr="00FC5F0B">
              <w:rPr>
                <w:rStyle w:val="Hyperlink"/>
                <w:b w:val="0"/>
              </w:rPr>
              <w:t>4. Cơ sở dữ liệu webservice</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_Toc511919234 \h </w:instrText>
            </w:r>
            <w:r w:rsidR="004A4A32" w:rsidRPr="00FC5F0B">
              <w:rPr>
                <w:b w:val="0"/>
                <w:webHidden/>
              </w:rPr>
            </w:r>
            <w:r w:rsidR="004A4A32" w:rsidRPr="00FC5F0B">
              <w:rPr>
                <w:b w:val="0"/>
                <w:webHidden/>
              </w:rPr>
              <w:fldChar w:fldCharType="separate"/>
            </w:r>
            <w:r w:rsidR="004A4A32" w:rsidRPr="00FC5F0B">
              <w:rPr>
                <w:b w:val="0"/>
                <w:webHidden/>
              </w:rPr>
              <w:t>59</w:t>
            </w:r>
            <w:r w:rsidR="004A4A32" w:rsidRPr="00FC5F0B">
              <w:rPr>
                <w:b w:val="0"/>
                <w:webHidden/>
              </w:rPr>
              <w:fldChar w:fldCharType="end"/>
            </w:r>
          </w:hyperlink>
        </w:p>
        <w:p w:rsidR="004A4A32" w:rsidRPr="00FC5F0B" w:rsidRDefault="004155FC">
          <w:pPr>
            <w:pStyle w:val="TOC2"/>
            <w:rPr>
              <w:rFonts w:asciiTheme="minorHAnsi" w:hAnsiTheme="minorHAnsi" w:cstheme="minorBidi"/>
              <w:b w:val="0"/>
              <w:sz w:val="22"/>
              <w:szCs w:val="22"/>
              <w:lang w:eastAsia="en-US"/>
            </w:rPr>
          </w:pPr>
          <w:hyperlink w:anchor="_Toc511919235" w:history="1">
            <w:r w:rsidR="004A4A32" w:rsidRPr="00FC5F0B">
              <w:rPr>
                <w:rStyle w:val="Hyperlink"/>
                <w:b w:val="0"/>
              </w:rPr>
              <w:t>3.Phân tích thiết kế hệ thống</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_Toc511919235 \h </w:instrText>
            </w:r>
            <w:r w:rsidR="004A4A32" w:rsidRPr="00FC5F0B">
              <w:rPr>
                <w:b w:val="0"/>
                <w:webHidden/>
              </w:rPr>
            </w:r>
            <w:r w:rsidR="004A4A32" w:rsidRPr="00FC5F0B">
              <w:rPr>
                <w:b w:val="0"/>
                <w:webHidden/>
              </w:rPr>
              <w:fldChar w:fldCharType="separate"/>
            </w:r>
            <w:r w:rsidR="004A4A32" w:rsidRPr="00FC5F0B">
              <w:rPr>
                <w:b w:val="0"/>
                <w:webHidden/>
              </w:rPr>
              <w:t>61</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36" w:history="1">
            <w:r w:rsidR="004A4A32" w:rsidRPr="00FC5F0B">
              <w:rPr>
                <w:rStyle w:val="Hyperlink"/>
                <w:b w:val="0"/>
              </w:rPr>
              <w:t>3.1. Mô hình hệ thống</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_Toc511919236 \h </w:instrText>
            </w:r>
            <w:r w:rsidR="004A4A32" w:rsidRPr="00FC5F0B">
              <w:rPr>
                <w:b w:val="0"/>
                <w:webHidden/>
              </w:rPr>
            </w:r>
            <w:r w:rsidR="004A4A32" w:rsidRPr="00FC5F0B">
              <w:rPr>
                <w:b w:val="0"/>
                <w:webHidden/>
              </w:rPr>
              <w:fldChar w:fldCharType="separate"/>
            </w:r>
            <w:r w:rsidR="004A4A32" w:rsidRPr="00FC5F0B">
              <w:rPr>
                <w:b w:val="0"/>
                <w:webHidden/>
              </w:rPr>
              <w:t>61</w:t>
            </w:r>
            <w:r w:rsidR="004A4A32" w:rsidRPr="00FC5F0B">
              <w:rPr>
                <w:b w:val="0"/>
                <w:webHidden/>
              </w:rPr>
              <w:fldChar w:fldCharType="end"/>
            </w:r>
          </w:hyperlink>
        </w:p>
        <w:p w:rsidR="004A4A32" w:rsidRPr="00FC5F0B" w:rsidRDefault="004155FC">
          <w:pPr>
            <w:pStyle w:val="TOC3"/>
            <w:rPr>
              <w:rFonts w:asciiTheme="minorHAnsi" w:hAnsiTheme="minorHAnsi" w:cstheme="minorBidi"/>
              <w:b w:val="0"/>
              <w:sz w:val="22"/>
              <w:szCs w:val="22"/>
              <w:lang w:eastAsia="en-US"/>
            </w:rPr>
          </w:pPr>
          <w:hyperlink w:anchor="_Toc511919237" w:history="1">
            <w:r w:rsidR="004A4A32" w:rsidRPr="00FC5F0B">
              <w:rPr>
                <w:rStyle w:val="Hyperlink"/>
                <w:b w:val="0"/>
              </w:rPr>
              <w:t>3.2.  Biểu đồ Use case và Đặc tả ca sử dụng</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_Toc511919237 \h </w:instrText>
            </w:r>
            <w:r w:rsidR="004A4A32" w:rsidRPr="00FC5F0B">
              <w:rPr>
                <w:b w:val="0"/>
                <w:webHidden/>
              </w:rPr>
            </w:r>
            <w:r w:rsidR="004A4A32" w:rsidRPr="00FC5F0B">
              <w:rPr>
                <w:b w:val="0"/>
                <w:webHidden/>
              </w:rPr>
              <w:fldChar w:fldCharType="separate"/>
            </w:r>
            <w:r w:rsidR="004A4A32" w:rsidRPr="00FC5F0B">
              <w:rPr>
                <w:b w:val="0"/>
                <w:webHidden/>
              </w:rPr>
              <w:t>61</w:t>
            </w:r>
            <w:r w:rsidR="004A4A32" w:rsidRPr="00FC5F0B">
              <w:rPr>
                <w:b w:val="0"/>
                <w:webHidden/>
              </w:rPr>
              <w:fldChar w:fldCharType="end"/>
            </w:r>
          </w:hyperlink>
        </w:p>
        <w:p w:rsidR="004A4A32" w:rsidRPr="00FC5F0B" w:rsidRDefault="004155FC">
          <w:pPr>
            <w:pStyle w:val="TOC2"/>
            <w:rPr>
              <w:rFonts w:asciiTheme="minorHAnsi" w:hAnsiTheme="minorHAnsi" w:cstheme="minorBidi"/>
              <w:b w:val="0"/>
              <w:sz w:val="22"/>
              <w:szCs w:val="22"/>
              <w:lang w:eastAsia="en-US"/>
            </w:rPr>
          </w:pPr>
          <w:hyperlink w:anchor="_Toc511919238" w:history="1">
            <w:r w:rsidR="004A4A32" w:rsidRPr="00FC5F0B">
              <w:rPr>
                <w:rStyle w:val="Hyperlink"/>
                <w:b w:val="0"/>
              </w:rPr>
              <w:t>5. Giao diện ứng dụng</w:t>
            </w:r>
            <w:r w:rsidR="004A4A32" w:rsidRPr="00FC5F0B">
              <w:rPr>
                <w:b w:val="0"/>
                <w:webHidden/>
              </w:rPr>
              <w:tab/>
            </w:r>
            <w:r w:rsidR="004A4A32" w:rsidRPr="00FC5F0B">
              <w:rPr>
                <w:b w:val="0"/>
                <w:webHidden/>
              </w:rPr>
              <w:fldChar w:fldCharType="begin"/>
            </w:r>
            <w:r w:rsidR="004A4A32" w:rsidRPr="00FC5F0B">
              <w:rPr>
                <w:b w:val="0"/>
                <w:webHidden/>
              </w:rPr>
              <w:instrText xml:space="preserve"> PAGEREF _Toc511919238 \h </w:instrText>
            </w:r>
            <w:r w:rsidR="004A4A32" w:rsidRPr="00FC5F0B">
              <w:rPr>
                <w:b w:val="0"/>
                <w:webHidden/>
              </w:rPr>
            </w:r>
            <w:r w:rsidR="004A4A32" w:rsidRPr="00FC5F0B">
              <w:rPr>
                <w:b w:val="0"/>
                <w:webHidden/>
              </w:rPr>
              <w:fldChar w:fldCharType="separate"/>
            </w:r>
            <w:r w:rsidR="004A4A32" w:rsidRPr="00FC5F0B">
              <w:rPr>
                <w:b w:val="0"/>
                <w:webHidden/>
              </w:rPr>
              <w:t>66</w:t>
            </w:r>
            <w:r w:rsidR="004A4A32" w:rsidRPr="00FC5F0B">
              <w:rPr>
                <w:b w:val="0"/>
                <w:webHidden/>
              </w:rPr>
              <w:fldChar w:fldCharType="end"/>
            </w:r>
          </w:hyperlink>
        </w:p>
        <w:p w:rsidR="004A4A32" w:rsidRPr="00FC5F0B" w:rsidRDefault="004155FC" w:rsidP="00FC5F0B">
          <w:pPr>
            <w:pStyle w:val="TOC1"/>
            <w:rPr>
              <w:rFonts w:asciiTheme="minorHAnsi" w:hAnsiTheme="minorHAnsi" w:cstheme="minorBidi"/>
              <w:sz w:val="22"/>
              <w:lang w:eastAsia="en-US"/>
            </w:rPr>
          </w:pPr>
          <w:hyperlink w:anchor="_Toc511919239" w:history="1">
            <w:r w:rsidR="004A4A32" w:rsidRPr="00FC5F0B">
              <w:rPr>
                <w:rStyle w:val="Hyperlink"/>
              </w:rPr>
              <w:t>CHƯƠNG 3: CÀI ĐẶT VÀ CHẠY CHƯƠNG TRÌNH</w:t>
            </w:r>
            <w:r w:rsidR="004A4A32" w:rsidRPr="00FC5F0B">
              <w:rPr>
                <w:webHidden/>
              </w:rPr>
              <w:tab/>
            </w:r>
            <w:r w:rsidR="004A4A32" w:rsidRPr="00FC5F0B">
              <w:rPr>
                <w:webHidden/>
              </w:rPr>
              <w:fldChar w:fldCharType="begin"/>
            </w:r>
            <w:r w:rsidR="004A4A32" w:rsidRPr="00FC5F0B">
              <w:rPr>
                <w:webHidden/>
              </w:rPr>
              <w:instrText xml:space="preserve"> PAGEREF _Toc511919239 \h </w:instrText>
            </w:r>
            <w:r w:rsidR="004A4A32" w:rsidRPr="00FC5F0B">
              <w:rPr>
                <w:webHidden/>
              </w:rPr>
            </w:r>
            <w:r w:rsidR="004A4A32" w:rsidRPr="00FC5F0B">
              <w:rPr>
                <w:webHidden/>
              </w:rPr>
              <w:fldChar w:fldCharType="separate"/>
            </w:r>
            <w:r w:rsidR="004A4A32" w:rsidRPr="00FC5F0B">
              <w:rPr>
                <w:webHidden/>
              </w:rPr>
              <w:t>67</w:t>
            </w:r>
            <w:r w:rsidR="004A4A32" w:rsidRPr="00FC5F0B">
              <w:rPr>
                <w:webHidden/>
              </w:rPr>
              <w:fldChar w:fldCharType="end"/>
            </w:r>
          </w:hyperlink>
        </w:p>
        <w:p w:rsidR="004A4A32" w:rsidRPr="00FC5F0B" w:rsidRDefault="004155FC" w:rsidP="00FC5F0B">
          <w:pPr>
            <w:pStyle w:val="TOC1"/>
            <w:rPr>
              <w:rFonts w:asciiTheme="minorHAnsi" w:hAnsiTheme="minorHAnsi" w:cstheme="minorBidi"/>
              <w:sz w:val="22"/>
              <w:lang w:eastAsia="en-US"/>
            </w:rPr>
          </w:pPr>
          <w:hyperlink w:anchor="_Toc511919240" w:history="1">
            <w:r w:rsidR="004A4A32" w:rsidRPr="00FC5F0B">
              <w:rPr>
                <w:rStyle w:val="Hyperlink"/>
              </w:rPr>
              <w:t>Kết luận</w:t>
            </w:r>
            <w:r w:rsidR="004A4A32" w:rsidRPr="00FC5F0B">
              <w:rPr>
                <w:webHidden/>
              </w:rPr>
              <w:tab/>
            </w:r>
            <w:r w:rsidR="004A4A32" w:rsidRPr="00FC5F0B">
              <w:rPr>
                <w:webHidden/>
              </w:rPr>
              <w:fldChar w:fldCharType="begin"/>
            </w:r>
            <w:r w:rsidR="004A4A32" w:rsidRPr="00FC5F0B">
              <w:rPr>
                <w:webHidden/>
              </w:rPr>
              <w:instrText xml:space="preserve"> PAGEREF _Toc511919240 \h </w:instrText>
            </w:r>
            <w:r w:rsidR="004A4A32" w:rsidRPr="00FC5F0B">
              <w:rPr>
                <w:webHidden/>
              </w:rPr>
            </w:r>
            <w:r w:rsidR="004A4A32" w:rsidRPr="00FC5F0B">
              <w:rPr>
                <w:webHidden/>
              </w:rPr>
              <w:fldChar w:fldCharType="separate"/>
            </w:r>
            <w:r w:rsidR="004A4A32" w:rsidRPr="00FC5F0B">
              <w:rPr>
                <w:webHidden/>
              </w:rPr>
              <w:t>68</w:t>
            </w:r>
            <w:r w:rsidR="004A4A32" w:rsidRPr="00FC5F0B">
              <w:rPr>
                <w:webHidden/>
              </w:rPr>
              <w:fldChar w:fldCharType="end"/>
            </w:r>
          </w:hyperlink>
        </w:p>
        <w:p w:rsidR="004A4A32" w:rsidRPr="00FC5F0B" w:rsidRDefault="004155FC" w:rsidP="00FC5F0B">
          <w:pPr>
            <w:pStyle w:val="TOC1"/>
            <w:rPr>
              <w:rFonts w:asciiTheme="minorHAnsi" w:hAnsiTheme="minorHAnsi" w:cstheme="minorBidi"/>
              <w:sz w:val="22"/>
              <w:lang w:eastAsia="en-US"/>
            </w:rPr>
          </w:pPr>
          <w:hyperlink w:anchor="_Toc511919241" w:history="1">
            <w:r w:rsidR="004A4A32" w:rsidRPr="00FC5F0B">
              <w:rPr>
                <w:rStyle w:val="Hyperlink"/>
              </w:rPr>
              <w:t>Tài liệu tham khảo</w:t>
            </w:r>
            <w:r w:rsidR="004A4A32" w:rsidRPr="00FC5F0B">
              <w:rPr>
                <w:webHidden/>
              </w:rPr>
              <w:tab/>
            </w:r>
            <w:r w:rsidR="004A4A32" w:rsidRPr="00FC5F0B">
              <w:rPr>
                <w:webHidden/>
              </w:rPr>
              <w:fldChar w:fldCharType="begin"/>
            </w:r>
            <w:r w:rsidR="004A4A32" w:rsidRPr="00FC5F0B">
              <w:rPr>
                <w:webHidden/>
              </w:rPr>
              <w:instrText xml:space="preserve"> PAGEREF _Toc511919241 \h </w:instrText>
            </w:r>
            <w:r w:rsidR="004A4A32" w:rsidRPr="00FC5F0B">
              <w:rPr>
                <w:webHidden/>
              </w:rPr>
            </w:r>
            <w:r w:rsidR="004A4A32" w:rsidRPr="00FC5F0B">
              <w:rPr>
                <w:webHidden/>
              </w:rPr>
              <w:fldChar w:fldCharType="separate"/>
            </w:r>
            <w:r w:rsidR="004A4A32" w:rsidRPr="00FC5F0B">
              <w:rPr>
                <w:webHidden/>
              </w:rPr>
              <w:t>69</w:t>
            </w:r>
            <w:r w:rsidR="004A4A32" w:rsidRPr="00FC5F0B">
              <w:rPr>
                <w:webHidden/>
              </w:rPr>
              <w:fldChar w:fldCharType="end"/>
            </w:r>
          </w:hyperlink>
        </w:p>
        <w:p w:rsidR="005A4F33" w:rsidRPr="00FC5F0B" w:rsidRDefault="004A4A32" w:rsidP="00FC5F0B">
          <w:pPr>
            <w:sectPr w:rsidR="005A4F33" w:rsidRPr="00FC5F0B" w:rsidSect="004A4A32">
              <w:headerReference w:type="default" r:id="rId11"/>
              <w:footerReference w:type="default" r:id="rId12"/>
              <w:pgSz w:w="12240" w:h="15840" w:code="1"/>
              <w:pgMar w:top="1418" w:right="1418" w:bottom="1418" w:left="1985" w:header="720" w:footer="720" w:gutter="0"/>
              <w:pgNumType w:start="1"/>
              <w:cols w:space="720"/>
              <w:docGrid w:linePitch="360"/>
            </w:sectPr>
          </w:pPr>
          <w:r w:rsidRPr="00FC5F0B">
            <w:rPr>
              <w:bCs/>
              <w:noProof/>
            </w:rPr>
            <w:fldChar w:fldCharType="end"/>
          </w:r>
        </w:p>
      </w:sdtContent>
    </w:sdt>
    <w:p w:rsidR="000F0B6C" w:rsidRPr="004869B8" w:rsidDel="00BA6DB3" w:rsidRDefault="000F0B6C" w:rsidP="004A4A32">
      <w:pPr>
        <w:spacing w:line="26" w:lineRule="atLeast"/>
        <w:ind w:firstLine="709"/>
        <w:jc w:val="center"/>
        <w:rPr>
          <w:del w:id="6" w:author="D" w:date="2018-04-19T15:17:00Z"/>
          <w:rFonts w:cs="Times New Roman"/>
          <w:b/>
          <w:szCs w:val="28"/>
        </w:rPr>
      </w:pPr>
    </w:p>
    <w:p w:rsidR="00B00F15" w:rsidRPr="00300FD9" w:rsidRDefault="00052BE1" w:rsidP="004A4A32">
      <w:pPr>
        <w:pStyle w:val="Heading1"/>
        <w:jc w:val="center"/>
        <w:rPr>
          <w:rFonts w:cs="Times New Roman"/>
          <w:color w:val="auto"/>
          <w:szCs w:val="32"/>
        </w:rPr>
      </w:pPr>
      <w:bookmarkStart w:id="7" w:name="_Toc511919159"/>
      <w:r w:rsidRPr="00300FD9">
        <w:rPr>
          <w:rFonts w:cs="Times New Roman"/>
          <w:color w:val="auto"/>
          <w:szCs w:val="32"/>
        </w:rPr>
        <w:t>Lời nói đầu</w:t>
      </w:r>
      <w:bookmarkEnd w:id="7"/>
    </w:p>
    <w:p w:rsidR="00E5470E" w:rsidRPr="000A6031" w:rsidRDefault="00E721C5" w:rsidP="00E5470E">
      <w:pPr>
        <w:spacing w:line="26" w:lineRule="atLeast"/>
        <w:ind w:firstLine="709"/>
        <w:rPr>
          <w:i/>
          <w:szCs w:val="26"/>
        </w:rPr>
      </w:pPr>
      <w:r w:rsidRPr="000A6031">
        <w:rPr>
          <w:i/>
          <w:szCs w:val="26"/>
        </w:rPr>
        <w:t xml:space="preserve">Hiện nay </w:t>
      </w:r>
      <w:r w:rsidR="007E4F7E" w:rsidRPr="000A6031">
        <w:rPr>
          <w:i/>
          <w:szCs w:val="26"/>
        </w:rPr>
        <w:t>trong cuộc Cách</w:t>
      </w:r>
      <w:r w:rsidRPr="000A6031">
        <w:rPr>
          <w:i/>
          <w:szCs w:val="26"/>
        </w:rPr>
        <w:t xml:space="preserve"> mạng công nghiệp 4.0</w:t>
      </w:r>
      <w:r w:rsidR="007E4F7E" w:rsidRPr="000A6031">
        <w:rPr>
          <w:i/>
          <w:szCs w:val="26"/>
        </w:rPr>
        <w:t xml:space="preserve"> chúng ta biết đến định nghĩa kinh tế chia sẻ có thể hiểu là xóa bỏ tâm lý tư hữu, tận dụng tài sản nhàn rỗi để có thể tạo ra doanh thu bằng cách cho thuê hoặc là mượn lại. Vấn đề hiện nay ở khu vực Hà Nội</w:t>
      </w:r>
      <w:r w:rsidR="007E4F7E" w:rsidRPr="000A6031">
        <w:rPr>
          <w:i/>
          <w:color w:val="222222"/>
          <w:szCs w:val="26"/>
          <w:shd w:val="clear" w:color="auto" w:fill="FFFFFF"/>
        </w:rPr>
        <w:t>,</w:t>
      </w:r>
      <w:r w:rsidR="007E4F7E" w:rsidRPr="000A6031">
        <w:rPr>
          <w:i/>
          <w:szCs w:val="26"/>
        </w:rPr>
        <w:t xml:space="preserve"> một thành phố với 7,5 triệu dân và 5 triệu xe máy và xe ga.</w:t>
      </w:r>
    </w:p>
    <w:p w:rsidR="0023573F" w:rsidRPr="000A6031" w:rsidRDefault="007E4F7E" w:rsidP="00E5470E">
      <w:pPr>
        <w:spacing w:line="26" w:lineRule="atLeast"/>
        <w:ind w:firstLine="709"/>
        <w:rPr>
          <w:i/>
          <w:szCs w:val="26"/>
        </w:rPr>
      </w:pPr>
      <w:r w:rsidRPr="000A6031">
        <w:rPr>
          <w:i/>
          <w:szCs w:val="26"/>
        </w:rPr>
        <w:t xml:space="preserve"> Đ</w:t>
      </w:r>
      <w:r w:rsidRPr="000A6031">
        <w:rPr>
          <w:i/>
          <w:color w:val="222222"/>
          <w:szCs w:val="26"/>
          <w:shd w:val="clear" w:color="auto" w:fill="FFFFFF"/>
        </w:rPr>
        <w:t xml:space="preserve">ối lập lại thì </w:t>
      </w:r>
      <w:r w:rsidR="008A21D8" w:rsidRPr="000A6031">
        <w:rPr>
          <w:i/>
          <w:color w:val="222222"/>
          <w:szCs w:val="26"/>
          <w:shd w:val="clear" w:color="auto" w:fill="FFFFFF"/>
        </w:rPr>
        <w:t>khoảng hơn</w:t>
      </w:r>
      <w:r w:rsidRPr="000A6031">
        <w:rPr>
          <w:i/>
          <w:color w:val="222222"/>
          <w:szCs w:val="26"/>
          <w:shd w:val="clear" w:color="auto" w:fill="FFFFFF"/>
        </w:rPr>
        <w:t xml:space="preserve"> 500.000 xe hơi </w:t>
      </w:r>
      <w:r w:rsidR="005730C2" w:rsidRPr="000A6031">
        <w:rPr>
          <w:i/>
          <w:color w:val="222222"/>
          <w:szCs w:val="26"/>
          <w:shd w:val="clear" w:color="auto" w:fill="FFFFFF"/>
        </w:rPr>
        <w:t xml:space="preserve">trong </w:t>
      </w:r>
      <w:r w:rsidRPr="000A6031">
        <w:rPr>
          <w:i/>
          <w:color w:val="222222"/>
          <w:szCs w:val="26"/>
          <w:shd w:val="clear" w:color="auto" w:fill="FFFFFF"/>
        </w:rPr>
        <w:t>thành phố</w:t>
      </w:r>
      <w:r w:rsidR="005730C2" w:rsidRPr="000A6031">
        <w:rPr>
          <w:i/>
          <w:color w:val="222222"/>
          <w:szCs w:val="26"/>
          <w:shd w:val="clear" w:color="auto" w:fill="FFFFFF"/>
        </w:rPr>
        <w:t xml:space="preserve"> Hà Nội</w:t>
      </w:r>
      <w:r w:rsidRPr="000A6031">
        <w:rPr>
          <w:i/>
          <w:color w:val="222222"/>
          <w:szCs w:val="26"/>
          <w:shd w:val="clear" w:color="auto" w:fill="FFFFFF"/>
        </w:rPr>
        <w:t>, nếu so sánh giữa xe 2 bánh và ôtô thì tỷ lệ này là 10:1. Các nhà hoạch định chính sách của thành phố Hà Nội còn ước tính số lượ</w:t>
      </w:r>
      <w:r w:rsidR="008A21D8" w:rsidRPr="000A6031">
        <w:rPr>
          <w:i/>
          <w:color w:val="222222"/>
          <w:szCs w:val="26"/>
          <w:shd w:val="clear" w:color="auto" w:fill="FFFFFF"/>
        </w:rPr>
        <w:t>ng xe môtô</w:t>
      </w:r>
      <w:r w:rsidRPr="000A6031">
        <w:rPr>
          <w:i/>
          <w:color w:val="222222"/>
          <w:szCs w:val="26"/>
          <w:shd w:val="clear" w:color="auto" w:fill="FFFFFF"/>
        </w:rPr>
        <w:t xml:space="preserve"> sẽ tăng lên 6 triệu chiếc vào năm 2020, còn xe ôtô sẽ vượt ngưỡng 800.000 chiếc. </w:t>
      </w:r>
    </w:p>
    <w:p w:rsidR="00E721C5" w:rsidRPr="000A6031" w:rsidRDefault="007E4F7E" w:rsidP="00547EC1">
      <w:pPr>
        <w:spacing w:line="26" w:lineRule="atLeast"/>
        <w:ind w:firstLine="709"/>
        <w:rPr>
          <w:i/>
          <w:szCs w:val="26"/>
        </w:rPr>
      </w:pPr>
      <w:r w:rsidRPr="000A6031">
        <w:rPr>
          <w:i/>
          <w:color w:val="222222"/>
          <w:szCs w:val="26"/>
          <w:shd w:val="clear" w:color="auto" w:fill="FFFFFF"/>
        </w:rPr>
        <w:t xml:space="preserve">Với số lượng lớn những chiếc xe </w:t>
      </w:r>
      <w:r w:rsidR="00DE5B47" w:rsidRPr="000A6031">
        <w:rPr>
          <w:i/>
          <w:color w:val="222222"/>
          <w:szCs w:val="26"/>
          <w:shd w:val="clear" w:color="auto" w:fill="FFFFFF"/>
        </w:rPr>
        <w:t>moto</w:t>
      </w:r>
      <w:r w:rsidRPr="000A6031">
        <w:rPr>
          <w:i/>
          <w:color w:val="222222"/>
          <w:szCs w:val="26"/>
          <w:shd w:val="clear" w:color="auto" w:fill="FFFFFF"/>
        </w:rPr>
        <w:t xml:space="preserve"> hiện có ở Hà Nội như hiện tạ</w:t>
      </w:r>
      <w:r w:rsidR="00F37FDE" w:rsidRPr="000A6031">
        <w:rPr>
          <w:i/>
          <w:color w:val="222222"/>
          <w:szCs w:val="26"/>
          <w:shd w:val="clear" w:color="auto" w:fill="FFFFFF"/>
        </w:rPr>
        <w:t xml:space="preserve">i và vấn đề giải quyết vấn đề việc làm, an sinh xã hội hiện nay với thời gian học tập ở trường học </w:t>
      </w:r>
      <w:r w:rsidR="00DE5B47" w:rsidRPr="000A6031">
        <w:rPr>
          <w:i/>
          <w:color w:val="222222"/>
          <w:szCs w:val="26"/>
          <w:shd w:val="clear" w:color="auto" w:fill="FFFFFF"/>
        </w:rPr>
        <w:t>tôi</w:t>
      </w:r>
      <w:r w:rsidR="00F37FDE" w:rsidRPr="000A6031">
        <w:rPr>
          <w:i/>
          <w:color w:val="222222"/>
          <w:szCs w:val="26"/>
          <w:shd w:val="clear" w:color="auto" w:fill="FFFFFF"/>
        </w:rPr>
        <w:t xml:space="preserve"> muốn tổng kết lại </w:t>
      </w:r>
      <w:r w:rsidR="00E5470E" w:rsidRPr="000A6031">
        <w:rPr>
          <w:i/>
          <w:color w:val="222222"/>
          <w:szCs w:val="26"/>
          <w:shd w:val="clear" w:color="auto" w:fill="FFFFFF"/>
        </w:rPr>
        <w:t>một số</w:t>
      </w:r>
      <w:r w:rsidR="0023573F" w:rsidRPr="000A6031">
        <w:rPr>
          <w:i/>
          <w:color w:val="222222"/>
          <w:szCs w:val="26"/>
          <w:shd w:val="clear" w:color="auto" w:fill="FFFFFF"/>
        </w:rPr>
        <w:t xml:space="preserve"> công nghệ và</w:t>
      </w:r>
      <w:r w:rsidR="00F37FDE" w:rsidRPr="000A6031">
        <w:rPr>
          <w:i/>
          <w:color w:val="222222"/>
          <w:szCs w:val="26"/>
          <w:shd w:val="clear" w:color="auto" w:fill="FFFFFF"/>
        </w:rPr>
        <w:t xml:space="preserve"> kiến thức đã học</w:t>
      </w:r>
      <w:r w:rsidR="00DE5B47" w:rsidRPr="000A6031">
        <w:rPr>
          <w:i/>
          <w:color w:val="222222"/>
          <w:szCs w:val="26"/>
          <w:shd w:val="clear" w:color="auto" w:fill="FFFFFF"/>
        </w:rPr>
        <w:t xml:space="preserve"> ở trường</w:t>
      </w:r>
      <w:r w:rsidR="0023573F" w:rsidRPr="000A6031">
        <w:rPr>
          <w:i/>
          <w:color w:val="222222"/>
          <w:szCs w:val="26"/>
          <w:shd w:val="clear" w:color="auto" w:fill="FFFFFF"/>
        </w:rPr>
        <w:t xml:space="preserve"> để </w:t>
      </w:r>
      <w:r w:rsidR="00DE5B47" w:rsidRPr="000A6031">
        <w:rPr>
          <w:i/>
          <w:color w:val="222222"/>
          <w:szCs w:val="26"/>
          <w:shd w:val="clear" w:color="auto" w:fill="FFFFFF"/>
        </w:rPr>
        <w:t>xây dựng và phát triển</w:t>
      </w:r>
      <w:r w:rsidR="00F37FDE" w:rsidRPr="000A6031">
        <w:rPr>
          <w:i/>
          <w:color w:val="222222"/>
          <w:szCs w:val="26"/>
          <w:shd w:val="clear" w:color="auto" w:fill="FFFFFF"/>
        </w:rPr>
        <w:t xml:space="preserve"> một phầm mềm giúp giải quyết các vấn đề </w:t>
      </w:r>
      <w:r w:rsidR="00DE5B47" w:rsidRPr="000A6031">
        <w:rPr>
          <w:i/>
          <w:color w:val="222222"/>
          <w:szCs w:val="26"/>
          <w:shd w:val="clear" w:color="auto" w:fill="FFFFFF"/>
        </w:rPr>
        <w:t xml:space="preserve"> đã nêu </w:t>
      </w:r>
      <w:r w:rsidR="00F37FDE" w:rsidRPr="000A6031">
        <w:rPr>
          <w:i/>
          <w:color w:val="222222"/>
          <w:szCs w:val="26"/>
          <w:shd w:val="clear" w:color="auto" w:fill="FFFFFF"/>
        </w:rPr>
        <w:t>trên</w:t>
      </w:r>
      <w:r w:rsidR="00DE5B47" w:rsidRPr="000A6031">
        <w:rPr>
          <w:i/>
          <w:color w:val="222222"/>
          <w:szCs w:val="26"/>
          <w:shd w:val="clear" w:color="auto" w:fill="FFFFFF"/>
        </w:rPr>
        <w:t xml:space="preserve"> bằng</w:t>
      </w:r>
      <w:r w:rsidR="00F37FDE" w:rsidRPr="000A6031">
        <w:rPr>
          <w:i/>
          <w:color w:val="222222"/>
          <w:szCs w:val="26"/>
          <w:shd w:val="clear" w:color="auto" w:fill="FFFFFF"/>
        </w:rPr>
        <w:t xml:space="preserve"> </w:t>
      </w:r>
      <w:r w:rsidR="00DE5B47" w:rsidRPr="000A6031">
        <w:rPr>
          <w:i/>
          <w:color w:val="222222"/>
          <w:szCs w:val="26"/>
          <w:shd w:val="clear" w:color="auto" w:fill="FFFFFF"/>
        </w:rPr>
        <w:t>“</w:t>
      </w:r>
      <w:r w:rsidR="00F37FDE" w:rsidRPr="000A6031">
        <w:rPr>
          <w:b/>
          <w:i/>
          <w:color w:val="222222"/>
          <w:szCs w:val="26"/>
          <w:shd w:val="clear" w:color="auto" w:fill="FFFFFF"/>
        </w:rPr>
        <w:t>Phần mềm giải pháp vận tải Driper</w:t>
      </w:r>
      <w:r w:rsidR="00DE5B47" w:rsidRPr="000A6031">
        <w:rPr>
          <w:b/>
          <w:i/>
          <w:color w:val="222222"/>
          <w:szCs w:val="26"/>
          <w:shd w:val="clear" w:color="auto" w:fill="FFFFFF"/>
        </w:rPr>
        <w:t>”</w:t>
      </w:r>
      <w:r w:rsidR="00F37FDE" w:rsidRPr="000A6031">
        <w:rPr>
          <w:b/>
          <w:i/>
          <w:color w:val="222222"/>
          <w:szCs w:val="26"/>
          <w:shd w:val="clear" w:color="auto" w:fill="FFFFFF"/>
        </w:rPr>
        <w:t xml:space="preserve"> </w:t>
      </w:r>
      <w:r w:rsidR="00DE5B47" w:rsidRPr="000A6031">
        <w:rPr>
          <w:i/>
          <w:szCs w:val="26"/>
        </w:rPr>
        <w:t>trên</w:t>
      </w:r>
      <w:r w:rsidR="00F37FDE" w:rsidRPr="000A6031">
        <w:rPr>
          <w:i/>
          <w:szCs w:val="26"/>
        </w:rPr>
        <w:t xml:space="preserve"> thiết bị di động </w:t>
      </w:r>
      <w:r w:rsidR="00535672" w:rsidRPr="000A6031">
        <w:rPr>
          <w:i/>
          <w:szCs w:val="26"/>
        </w:rPr>
        <w:t>sử dụng</w:t>
      </w:r>
      <w:r w:rsidR="00F37FDE" w:rsidRPr="000A6031">
        <w:rPr>
          <w:i/>
          <w:szCs w:val="26"/>
        </w:rPr>
        <w:t xml:space="preserve"> hệ điều hành Android</w:t>
      </w:r>
      <w:r w:rsidR="00F37FDE" w:rsidRPr="000A6031">
        <w:rPr>
          <w:b/>
          <w:i/>
          <w:color w:val="222222"/>
          <w:szCs w:val="26"/>
          <w:shd w:val="clear" w:color="auto" w:fill="FFFFFF"/>
        </w:rPr>
        <w:t>.</w:t>
      </w:r>
    </w:p>
    <w:p w:rsidR="00B00F15" w:rsidRPr="000A6031" w:rsidRDefault="00F37FDE" w:rsidP="00547EC1">
      <w:pPr>
        <w:spacing w:line="26" w:lineRule="atLeast"/>
        <w:ind w:firstLine="709"/>
        <w:rPr>
          <w:i/>
          <w:szCs w:val="26"/>
        </w:rPr>
      </w:pPr>
      <w:r w:rsidRPr="000A6031">
        <w:rPr>
          <w:i/>
          <w:szCs w:val="26"/>
        </w:rPr>
        <w:t>“Phần mềm giải pháp vận tải Driper”</w:t>
      </w:r>
      <w:r w:rsidRPr="000A6031">
        <w:rPr>
          <w:b/>
          <w:i/>
          <w:color w:val="222222"/>
          <w:szCs w:val="26"/>
          <w:shd w:val="clear" w:color="auto" w:fill="FFFFFF"/>
        </w:rPr>
        <w:t xml:space="preserve"> </w:t>
      </w:r>
      <w:r w:rsidRPr="000A6031">
        <w:rPr>
          <w:i/>
          <w:szCs w:val="26"/>
        </w:rPr>
        <w:t>giúp kết nối những người có xe máy và người có nhu cầu đi lại trong ngày bằng một chiếc di động thông minh một phần mềm theo dõi những kết nối đó. Giúp cho người có xe máy có</w:t>
      </w:r>
      <w:r w:rsidR="0023573F" w:rsidRPr="000A6031">
        <w:rPr>
          <w:i/>
          <w:szCs w:val="26"/>
        </w:rPr>
        <w:t xml:space="preserve"> thêm một khoản thu nhập bằng cách giúp những người có nhu cầu đi lạ</w:t>
      </w:r>
      <w:r w:rsidR="00535672" w:rsidRPr="000A6031">
        <w:rPr>
          <w:i/>
          <w:szCs w:val="26"/>
        </w:rPr>
        <w:t>i và vận chuyển hàng.</w:t>
      </w:r>
    </w:p>
    <w:p w:rsidR="0023573F" w:rsidRPr="000A6031" w:rsidRDefault="00E5470E" w:rsidP="005730C2">
      <w:pPr>
        <w:spacing w:line="26" w:lineRule="atLeast"/>
        <w:ind w:firstLine="709"/>
        <w:rPr>
          <w:rFonts w:cs="Times New Roman"/>
          <w:i/>
          <w:szCs w:val="26"/>
        </w:rPr>
      </w:pPr>
      <w:r w:rsidRPr="000A6031">
        <w:rPr>
          <w:rFonts w:cs="Times New Roman"/>
          <w:i/>
          <w:szCs w:val="26"/>
        </w:rPr>
        <w:t>Nội dung báo cáo:</w:t>
      </w:r>
    </w:p>
    <w:p w:rsidR="00E5470E" w:rsidRPr="000A6031" w:rsidRDefault="00E5470E" w:rsidP="00E5470E">
      <w:pPr>
        <w:spacing w:line="26" w:lineRule="atLeast"/>
        <w:ind w:firstLine="709"/>
        <w:rPr>
          <w:rFonts w:cs="Times New Roman"/>
          <w:i/>
          <w:szCs w:val="26"/>
        </w:rPr>
      </w:pPr>
      <w:r w:rsidRPr="000A6031">
        <w:rPr>
          <w:rFonts w:cs="Times New Roman"/>
          <w:i/>
          <w:szCs w:val="26"/>
        </w:rPr>
        <w:t>Chương 1: Cơ sở lý thuyết</w:t>
      </w:r>
    </w:p>
    <w:p w:rsidR="00E5470E" w:rsidRPr="000A6031" w:rsidRDefault="00E5470E" w:rsidP="00E5470E">
      <w:pPr>
        <w:spacing w:line="26" w:lineRule="atLeast"/>
        <w:ind w:firstLine="709"/>
        <w:rPr>
          <w:rFonts w:cs="Times New Roman"/>
          <w:i/>
          <w:szCs w:val="26"/>
        </w:rPr>
      </w:pPr>
      <w:r w:rsidRPr="000A6031">
        <w:rPr>
          <w:rFonts w:cs="Times New Roman"/>
          <w:i/>
          <w:szCs w:val="26"/>
        </w:rPr>
        <w:t>Chương 2: Xây dựng ứng dụng</w:t>
      </w:r>
    </w:p>
    <w:p w:rsidR="00E5470E" w:rsidRPr="000A6031" w:rsidRDefault="00E5470E" w:rsidP="00E5470E">
      <w:pPr>
        <w:spacing w:line="26" w:lineRule="atLeast"/>
        <w:ind w:firstLine="709"/>
        <w:rPr>
          <w:rFonts w:cs="Times New Roman"/>
          <w:i/>
          <w:szCs w:val="26"/>
        </w:rPr>
      </w:pPr>
      <w:r w:rsidRPr="000A6031">
        <w:rPr>
          <w:rFonts w:cs="Times New Roman"/>
          <w:i/>
          <w:szCs w:val="26"/>
        </w:rPr>
        <w:t xml:space="preserve">Chương </w:t>
      </w:r>
      <w:r w:rsidR="00785FBF" w:rsidRPr="000A6031">
        <w:rPr>
          <w:rFonts w:cs="Times New Roman"/>
          <w:i/>
          <w:szCs w:val="26"/>
        </w:rPr>
        <w:t xml:space="preserve">3: Cài đặt và chạy </w:t>
      </w:r>
      <w:del w:id="8" w:author="D" w:date="2018-04-19T15:08:00Z">
        <w:r w:rsidR="00785FBF" w:rsidRPr="000A6031" w:rsidDel="008D7B7D">
          <w:rPr>
            <w:rFonts w:cs="Times New Roman"/>
            <w:i/>
            <w:szCs w:val="26"/>
          </w:rPr>
          <w:delText xml:space="preserve">thử </w:delText>
        </w:r>
      </w:del>
      <w:r w:rsidR="00785FBF" w:rsidRPr="000A6031">
        <w:rPr>
          <w:rFonts w:cs="Times New Roman"/>
          <w:i/>
          <w:szCs w:val="26"/>
        </w:rPr>
        <w:t>chương trình</w:t>
      </w:r>
      <w:del w:id="9" w:author="D" w:date="2018-04-19T15:08:00Z">
        <w:r w:rsidR="00785FBF" w:rsidRPr="000A6031" w:rsidDel="008D7B7D">
          <w:rPr>
            <w:rFonts w:cs="Times New Roman"/>
            <w:i/>
            <w:szCs w:val="26"/>
          </w:rPr>
          <w:delText xml:space="preserve"> ứng dụng</w:delText>
        </w:r>
      </w:del>
      <w:r w:rsidR="00785FBF" w:rsidRPr="000A6031">
        <w:rPr>
          <w:rFonts w:cs="Times New Roman"/>
          <w:i/>
          <w:szCs w:val="26"/>
        </w:rPr>
        <w:t>.</w:t>
      </w:r>
    </w:p>
    <w:p w:rsidR="000A6031" w:rsidRPr="000A6031" w:rsidRDefault="00DE5B47" w:rsidP="000A6031">
      <w:pPr>
        <w:spacing w:line="26" w:lineRule="atLeast"/>
        <w:ind w:firstLine="709"/>
        <w:rPr>
          <w:rFonts w:cs="Times New Roman"/>
          <w:i/>
          <w:szCs w:val="26"/>
        </w:rPr>
      </w:pPr>
      <w:r w:rsidRPr="000A6031">
        <w:rPr>
          <w:rFonts w:cs="Times New Roman"/>
          <w:i/>
          <w:szCs w:val="26"/>
        </w:rPr>
        <w:t>Tôi xin chân thành cám ơn đến Ths. An Văn Minh, thầy đã hướng dẫn cũng như giúp đỡ tôi trong việc nghiên cứu và hoàn thành nội dung báo cáo đồ án tốt nghiệp này.</w:t>
      </w:r>
    </w:p>
    <w:p w:rsidR="00DA18F3" w:rsidRDefault="00DA18F3">
      <w:pPr>
        <w:rPr>
          <w:rFonts w:eastAsiaTheme="majorEastAsia" w:cs="Times New Roman"/>
          <w:b/>
          <w:bCs/>
          <w:sz w:val="32"/>
          <w:szCs w:val="32"/>
        </w:rPr>
      </w:pPr>
      <w:bookmarkStart w:id="10" w:name="_Toc475999796"/>
      <w:bookmarkStart w:id="11" w:name="_Toc507842834"/>
      <w:bookmarkStart w:id="12" w:name="_Toc511914346"/>
      <w:bookmarkStart w:id="13" w:name="_Toc511914426"/>
      <w:r>
        <w:rPr>
          <w:rFonts w:cs="Times New Roman"/>
          <w:szCs w:val="32"/>
        </w:rPr>
        <w:br w:type="page"/>
      </w:r>
    </w:p>
    <w:p w:rsidR="00E8598C" w:rsidRPr="000A6031" w:rsidRDefault="00C67697" w:rsidP="00547EC1">
      <w:pPr>
        <w:pStyle w:val="Heading1"/>
        <w:spacing w:before="120" w:after="120" w:line="26" w:lineRule="atLeast"/>
        <w:ind w:firstLine="709"/>
        <w:jc w:val="center"/>
        <w:rPr>
          <w:rFonts w:cs="Times New Roman"/>
          <w:color w:val="auto"/>
          <w:szCs w:val="32"/>
        </w:rPr>
      </w:pPr>
      <w:bookmarkStart w:id="14" w:name="_Toc511919160"/>
      <w:r w:rsidRPr="000A6031">
        <w:rPr>
          <w:rFonts w:cs="Times New Roman"/>
          <w:color w:val="auto"/>
          <w:szCs w:val="32"/>
        </w:rPr>
        <w:lastRenderedPageBreak/>
        <w:t>CHƯƠNG</w:t>
      </w:r>
      <w:r w:rsidR="00A67684" w:rsidRPr="000A6031">
        <w:rPr>
          <w:rFonts w:cs="Times New Roman"/>
          <w:color w:val="auto"/>
          <w:szCs w:val="32"/>
        </w:rPr>
        <w:t xml:space="preserve"> 1</w:t>
      </w:r>
      <w:r w:rsidR="00E8598C" w:rsidRPr="000A6031">
        <w:rPr>
          <w:rFonts w:cs="Times New Roman"/>
          <w:color w:val="auto"/>
          <w:szCs w:val="32"/>
        </w:rPr>
        <w:t>: CƠ SỞ LÝ THUYẾT</w:t>
      </w:r>
      <w:bookmarkEnd w:id="0"/>
      <w:bookmarkEnd w:id="10"/>
      <w:bookmarkEnd w:id="11"/>
      <w:bookmarkEnd w:id="12"/>
      <w:bookmarkEnd w:id="13"/>
      <w:bookmarkEnd w:id="14"/>
    </w:p>
    <w:p w:rsidR="00563E72" w:rsidRDefault="00A67684" w:rsidP="00B024FC">
      <w:pPr>
        <w:pStyle w:val="Heading2"/>
      </w:pPr>
      <w:bookmarkStart w:id="15" w:name="_Toc507842835"/>
      <w:bookmarkStart w:id="16" w:name="_Toc511914347"/>
      <w:bookmarkStart w:id="17" w:name="_Toc511914427"/>
      <w:bookmarkStart w:id="18" w:name="_Toc511919161"/>
      <w:r w:rsidRPr="000A6031">
        <w:t>1</w:t>
      </w:r>
      <w:r w:rsidR="0023573F" w:rsidRPr="000A6031">
        <w:t>.1</w:t>
      </w:r>
      <w:r w:rsidRPr="000A6031">
        <w:t xml:space="preserve"> </w:t>
      </w:r>
      <w:r w:rsidR="00E8598C" w:rsidRPr="000A6031">
        <w:t>Cơ sở dữ liệu</w:t>
      </w:r>
      <w:bookmarkEnd w:id="15"/>
      <w:bookmarkEnd w:id="16"/>
      <w:bookmarkEnd w:id="17"/>
      <w:bookmarkEnd w:id="18"/>
    </w:p>
    <w:p w:rsidR="00E8598C" w:rsidRPr="00563E72" w:rsidRDefault="00A67684" w:rsidP="00B024FC">
      <w:pPr>
        <w:pStyle w:val="Heading3"/>
        <w:rPr>
          <w:rFonts w:cs="Times New Roman"/>
          <w:color w:val="auto"/>
        </w:rPr>
      </w:pPr>
      <w:bookmarkStart w:id="19" w:name="_Toc511914348"/>
      <w:bookmarkStart w:id="20" w:name="_Toc511914428"/>
      <w:bookmarkStart w:id="21" w:name="_Toc511919162"/>
      <w:r w:rsidRPr="000A6031">
        <w:rPr>
          <w:rFonts w:cs="Times New Roman"/>
          <w:color w:val="auto"/>
        </w:rPr>
        <w:t>1.1</w:t>
      </w:r>
      <w:r w:rsidR="005E31EA" w:rsidRPr="000A6031">
        <w:rPr>
          <w:rFonts w:cs="Times New Roman"/>
          <w:color w:val="auto"/>
        </w:rPr>
        <w:t>.1</w:t>
      </w:r>
      <w:r w:rsidRPr="000A6031">
        <w:rPr>
          <w:rFonts w:cs="Times New Roman"/>
          <w:color w:val="auto"/>
        </w:rPr>
        <w:t xml:space="preserve"> </w:t>
      </w:r>
      <w:r w:rsidR="00E8598C" w:rsidRPr="000A6031">
        <w:rPr>
          <w:rFonts w:cs="Times New Roman"/>
          <w:color w:val="auto"/>
        </w:rPr>
        <w:t>Định nghĩa</w:t>
      </w:r>
      <w:bookmarkEnd w:id="19"/>
      <w:bookmarkEnd w:id="20"/>
      <w:bookmarkEnd w:id="21"/>
    </w:p>
    <w:p w:rsidR="00563E72" w:rsidRPr="00563E72" w:rsidRDefault="00563E72" w:rsidP="00563E72">
      <w:pPr>
        <w:ind w:firstLine="720"/>
      </w:pPr>
      <w:r w:rsidRPr="00563E72">
        <w:t>Cơ sở dữ liệu là một hệ thống các thông tin có cấu trúc, được lưu trữ trên các thiết bị lưu trữ nhằm thõa mãn yêu cầu khai thác thông tin đồng thời của nhiều người sử dụng hay nhiều chương trình ứng dụng chạy cùng một lúc với những mục đích khác nhau</w:t>
      </w:r>
    </w:p>
    <w:p w:rsidR="00A67684" w:rsidRPr="00B024FC" w:rsidRDefault="005E31EA" w:rsidP="00B024FC">
      <w:pPr>
        <w:pStyle w:val="Heading3"/>
        <w:rPr>
          <w:rFonts w:cs="Times New Roman"/>
          <w:szCs w:val="26"/>
        </w:rPr>
      </w:pPr>
      <w:bookmarkStart w:id="22" w:name="_Toc511919163"/>
      <w:r w:rsidRPr="00B024FC">
        <w:rPr>
          <w:rFonts w:cs="Times New Roman"/>
          <w:szCs w:val="26"/>
          <w:shd w:val="clear" w:color="auto" w:fill="FFFFFF"/>
        </w:rPr>
        <w:t>1.1.2</w:t>
      </w:r>
      <w:r w:rsidR="00A67684" w:rsidRPr="00B024FC">
        <w:rPr>
          <w:rFonts w:cs="Times New Roman"/>
          <w:szCs w:val="26"/>
        </w:rPr>
        <w:t xml:space="preserve"> Ưu điểm:</w:t>
      </w:r>
      <w:bookmarkEnd w:id="22"/>
    </w:p>
    <w:p w:rsidR="00E8598C" w:rsidRPr="000A6031" w:rsidRDefault="00E8598C" w:rsidP="00563E72">
      <w:pPr>
        <w:spacing w:line="26" w:lineRule="atLeast"/>
        <w:ind w:firstLine="720"/>
        <w:rPr>
          <w:rFonts w:cs="Times New Roman"/>
          <w:szCs w:val="26"/>
        </w:rPr>
      </w:pPr>
      <w:r w:rsidRPr="000A6031">
        <w:rPr>
          <w:rFonts w:cs="Times New Roman"/>
          <w:szCs w:val="26"/>
        </w:rPr>
        <w:t>Giảm sự trùng lặp thông tin xuống mức thấp nhất. Do đó đảm bảo thông tin có tính nhất quán và toàn vẹn dữ liệu.</w:t>
      </w:r>
    </w:p>
    <w:p w:rsidR="00E8598C" w:rsidRPr="000A6031" w:rsidRDefault="00E8598C" w:rsidP="00563E72">
      <w:pPr>
        <w:spacing w:line="26" w:lineRule="atLeast"/>
        <w:ind w:firstLine="720"/>
        <w:rPr>
          <w:rFonts w:cs="Times New Roman"/>
          <w:szCs w:val="26"/>
        </w:rPr>
      </w:pPr>
      <w:r w:rsidRPr="000A6031">
        <w:rPr>
          <w:rFonts w:cs="Times New Roman"/>
          <w:szCs w:val="26"/>
        </w:rPr>
        <w:t>Đảm bảo dữ liệu có thể được truy xuất theo nhiều cách khác nhau.</w:t>
      </w:r>
    </w:p>
    <w:p w:rsidR="00E8598C" w:rsidRPr="000A6031" w:rsidRDefault="00E8598C" w:rsidP="00563E72">
      <w:pPr>
        <w:spacing w:line="26" w:lineRule="atLeast"/>
        <w:ind w:firstLine="720"/>
        <w:rPr>
          <w:rFonts w:cs="Times New Roman"/>
          <w:szCs w:val="26"/>
        </w:rPr>
      </w:pPr>
      <w:r w:rsidRPr="000A6031">
        <w:rPr>
          <w:rFonts w:cs="Times New Roman"/>
          <w:szCs w:val="26"/>
        </w:rPr>
        <w:t>Nhiều người có thể sử dụng một cơ sở dữ liệu.</w:t>
      </w:r>
    </w:p>
    <w:p w:rsidR="00E8598C" w:rsidRPr="000A6031" w:rsidRDefault="00A67684" w:rsidP="00563E72">
      <w:pPr>
        <w:pStyle w:val="Heading3"/>
        <w:spacing w:before="120" w:after="120" w:line="26" w:lineRule="atLeast"/>
        <w:rPr>
          <w:rFonts w:cs="Times New Roman"/>
          <w:b w:val="0"/>
          <w:color w:val="auto"/>
          <w:szCs w:val="26"/>
        </w:rPr>
      </w:pPr>
      <w:bookmarkStart w:id="23" w:name="_Toc511914349"/>
      <w:bookmarkStart w:id="24" w:name="_Toc511914429"/>
      <w:bookmarkStart w:id="25" w:name="_Toc511919164"/>
      <w:r w:rsidRPr="000A6031">
        <w:rPr>
          <w:rFonts w:cs="Times New Roman"/>
          <w:color w:val="auto"/>
          <w:szCs w:val="26"/>
        </w:rPr>
        <w:t>1</w:t>
      </w:r>
      <w:r w:rsidR="005E31EA" w:rsidRPr="000A6031">
        <w:rPr>
          <w:rFonts w:cs="Times New Roman"/>
          <w:color w:val="auto"/>
          <w:szCs w:val="26"/>
        </w:rPr>
        <w:t>.1</w:t>
      </w:r>
      <w:r w:rsidRPr="000A6031">
        <w:rPr>
          <w:rFonts w:cs="Times New Roman"/>
          <w:color w:val="auto"/>
          <w:szCs w:val="26"/>
        </w:rPr>
        <w:t xml:space="preserve">.3 </w:t>
      </w:r>
      <w:r w:rsidR="00E8598C" w:rsidRPr="000A6031">
        <w:rPr>
          <w:rFonts w:cs="Times New Roman"/>
          <w:color w:val="auto"/>
          <w:szCs w:val="26"/>
        </w:rPr>
        <w:t>Nhược điểm:</w:t>
      </w:r>
      <w:bookmarkEnd w:id="23"/>
      <w:bookmarkEnd w:id="24"/>
      <w:bookmarkEnd w:id="25"/>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Tính chủ quyền của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Thể hiện ở phương diện an toàn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Khả năng biểu diễn mỗi liên hệ ngữ nghĩa của dữ liệu và tính chính xác của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Người khai thác cơ sở dữ liệu phải cập nhật cho </w:t>
      </w:r>
      <w:r w:rsidR="00853332">
        <w:t>c</w:t>
      </w:r>
      <w:r w:rsidR="00853332" w:rsidRPr="00563E72">
        <w:t xml:space="preserve">ơ sở dữ liệu </w:t>
      </w:r>
      <w:r w:rsidRPr="000A6031">
        <w:rPr>
          <w:rFonts w:eastAsia="Times New Roman" w:cs="Times New Roman"/>
          <w:szCs w:val="26"/>
        </w:rPr>
        <w:t>những thông tin mới nhất.</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Tính bảo mật và quyền khai thác thông tin của người sử dụng:</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Do ưu điểm </w:t>
      </w:r>
      <w:r w:rsidR="00853332">
        <w:t>c</w:t>
      </w:r>
      <w:r w:rsidR="00853332" w:rsidRPr="00563E72">
        <w:t xml:space="preserve">ơ sở dữ liệu </w:t>
      </w:r>
      <w:r w:rsidRPr="000A6031">
        <w:rPr>
          <w:rFonts w:eastAsia="Times New Roman" w:cs="Times New Roman"/>
          <w:szCs w:val="26"/>
        </w:rPr>
        <w:t xml:space="preserve">có thể cho nhiều người khai thác đồng thời. nên cần phải có một cơ chế bảo mật phân quyền khai thác </w:t>
      </w:r>
      <w:r w:rsidR="00853332">
        <w:t>c</w:t>
      </w:r>
      <w:r w:rsidR="00853332" w:rsidRPr="00563E72">
        <w:t>ơ sở dữ liệu</w:t>
      </w:r>
      <w:r w:rsidRPr="000A6031">
        <w:rPr>
          <w:rFonts w:eastAsia="Times New Roman" w:cs="Times New Roman"/>
          <w:szCs w:val="26"/>
        </w:rPr>
        <w:t>.</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Các hệ điều hành nhiều người sử dụng hay cục bộ đều cung cấp cơ chế này.</w:t>
      </w:r>
    </w:p>
    <w:p w:rsidR="00E8598C" w:rsidRPr="00563E72" w:rsidRDefault="00E8598C" w:rsidP="00F142FA">
      <w:pPr>
        <w:pStyle w:val="ListParagraph"/>
        <w:numPr>
          <w:ilvl w:val="0"/>
          <w:numId w:val="3"/>
        </w:numPr>
        <w:spacing w:line="26" w:lineRule="atLeast"/>
        <w:rPr>
          <w:rFonts w:eastAsia="Times New Roman" w:cs="Times New Roman"/>
          <w:szCs w:val="26"/>
        </w:rPr>
      </w:pPr>
      <w:r w:rsidRPr="00563E72">
        <w:rPr>
          <w:rFonts w:eastAsia="Times New Roman" w:cs="Times New Roman"/>
          <w:szCs w:val="26"/>
        </w:rPr>
        <w:t>Tranh chấp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Khi nhiều người cùng truy nhập </w:t>
      </w:r>
      <w:r w:rsidR="00853332">
        <w:t>c</w:t>
      </w:r>
      <w:r w:rsidR="00853332" w:rsidRPr="00563E72">
        <w:t xml:space="preserve">ơ sở dữ liệu </w:t>
      </w:r>
      <w:r w:rsidRPr="000A6031">
        <w:rPr>
          <w:rFonts w:eastAsia="Times New Roman" w:cs="Times New Roman"/>
          <w:szCs w:val="26"/>
        </w:rPr>
        <w:t>với các mục đích khác nhau. Rất có thể sẽ xảy ra hiện tượng tranh chấp dữ liệu.</w:t>
      </w:r>
    </w:p>
    <w:p w:rsidR="00E8598C" w:rsidRPr="00853332"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Cần có cơ chế ưu tiên khi truy cập </w:t>
      </w:r>
      <w:r w:rsidR="00853332">
        <w:t>c</w:t>
      </w:r>
      <w:r w:rsidR="00853332" w:rsidRPr="00563E72">
        <w:t>ơ sở dữ liệu</w:t>
      </w:r>
      <w:r w:rsidRPr="000A6031">
        <w:rPr>
          <w:rFonts w:eastAsia="Times New Roman" w:cs="Times New Roman"/>
          <w:szCs w:val="26"/>
        </w:rPr>
        <w:t xml:space="preserve">. </w:t>
      </w:r>
      <w:r w:rsidRPr="00853332">
        <w:rPr>
          <w:rFonts w:eastAsia="Times New Roman" w:cs="Times New Roman"/>
          <w:szCs w:val="26"/>
        </w:rPr>
        <w:t xml:space="preserve">Ví dụ: </w:t>
      </w:r>
      <w:r w:rsidR="00853332">
        <w:rPr>
          <w:rFonts w:eastAsia="Times New Roman" w:cs="Times New Roman"/>
          <w:szCs w:val="26"/>
        </w:rPr>
        <w:t>Người quản trị</w:t>
      </w:r>
      <w:r w:rsidRPr="00853332">
        <w:rPr>
          <w:rFonts w:eastAsia="Times New Roman" w:cs="Times New Roman"/>
          <w:szCs w:val="26"/>
        </w:rPr>
        <w:t xml:space="preserve"> luôn có thể truy cập cơ sở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Cấp quyền ưu tiên cho </w:t>
      </w:r>
      <w:r w:rsidR="00853332">
        <w:rPr>
          <w:rFonts w:eastAsia="Times New Roman" w:cs="Times New Roman"/>
          <w:szCs w:val="26"/>
        </w:rPr>
        <w:t>những</w:t>
      </w:r>
      <w:r w:rsidRPr="000A6031">
        <w:rPr>
          <w:rFonts w:eastAsia="Times New Roman" w:cs="Times New Roman"/>
          <w:szCs w:val="26"/>
        </w:rPr>
        <w:t xml:space="preserve"> người </w:t>
      </w:r>
      <w:r w:rsidR="00853332">
        <w:rPr>
          <w:rFonts w:eastAsia="Times New Roman" w:cs="Times New Roman"/>
          <w:szCs w:val="26"/>
        </w:rPr>
        <w:t>dùng khác</w:t>
      </w:r>
      <w:r w:rsidRPr="000A6031">
        <w:rPr>
          <w:rFonts w:eastAsia="Times New Roman" w:cs="Times New Roman"/>
          <w:szCs w:val="26"/>
        </w:rPr>
        <w:t>.</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Cần đảm bảo an toàn dữ liệu khi có sự cố:</w:t>
      </w:r>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 xml:space="preserve">Khi </w:t>
      </w:r>
      <w:r w:rsidR="00853332">
        <w:t>c</w:t>
      </w:r>
      <w:r w:rsidR="00853332" w:rsidRPr="00563E72">
        <w:t xml:space="preserve">ơ sở dữ liệu </w:t>
      </w:r>
      <w:r w:rsidRPr="000A6031">
        <w:rPr>
          <w:rFonts w:eastAsia="Times New Roman" w:cs="Times New Roman"/>
          <w:szCs w:val="26"/>
        </w:rPr>
        <w:t>nhiều và được quản lý tập trung. Khả năng rủi ro mất dữ liệu rất cao. Các nguyên nhân chính là mất điện đột ngột hoặc hỏng thiết bị lưu trữ.</w:t>
      </w:r>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 xml:space="preserve">Hiện tại có một số hệ điều hành đã có cơ chế tự động sao lưu ổ cứng và </w:t>
      </w:r>
      <w:r w:rsidR="009803F1">
        <w:rPr>
          <w:rFonts w:eastAsia="Times New Roman" w:cs="Times New Roman"/>
          <w:szCs w:val="26"/>
        </w:rPr>
        <w:t>sửa</w:t>
      </w:r>
      <w:r w:rsidRPr="000A6031">
        <w:rPr>
          <w:rFonts w:eastAsia="Times New Roman" w:cs="Times New Roman"/>
          <w:szCs w:val="26"/>
        </w:rPr>
        <w:t xml:space="preserve"> lỗi khi có sự cố xảy ra.</w:t>
      </w:r>
    </w:p>
    <w:p w:rsidR="00E8598C" w:rsidRPr="000A6031" w:rsidRDefault="00E8598C" w:rsidP="00563E72">
      <w:pPr>
        <w:spacing w:line="26" w:lineRule="atLeast"/>
        <w:rPr>
          <w:rFonts w:eastAsia="Times New Roman" w:cs="Times New Roman"/>
          <w:szCs w:val="26"/>
        </w:rPr>
      </w:pPr>
      <w:r w:rsidRPr="000A6031">
        <w:rPr>
          <w:rFonts w:eastAsia="Times New Roman" w:cs="Times New Roman"/>
          <w:szCs w:val="26"/>
        </w:rPr>
        <w:lastRenderedPageBreak/>
        <w:t>Tuy nhiên: cẩn tắc vô áy náy. Chúng ta nên sao lưu dự phòng cho dữ liệu đề phòng trường hợp xấu xảy ra.</w:t>
      </w:r>
    </w:p>
    <w:p w:rsidR="00E8598C" w:rsidRPr="000A6031" w:rsidRDefault="00A67684" w:rsidP="00853332">
      <w:pPr>
        <w:pStyle w:val="Heading3"/>
        <w:spacing w:before="120" w:after="120" w:line="26" w:lineRule="atLeast"/>
        <w:rPr>
          <w:rFonts w:cs="Times New Roman"/>
          <w:b w:val="0"/>
          <w:color w:val="auto"/>
          <w:szCs w:val="26"/>
        </w:rPr>
      </w:pPr>
      <w:bookmarkStart w:id="26" w:name="_Toc511914350"/>
      <w:bookmarkStart w:id="27" w:name="_Toc511914430"/>
      <w:bookmarkStart w:id="28" w:name="_Toc511919165"/>
      <w:r w:rsidRPr="000A6031">
        <w:rPr>
          <w:rFonts w:cs="Times New Roman"/>
          <w:color w:val="auto"/>
          <w:szCs w:val="26"/>
        </w:rPr>
        <w:t>1</w:t>
      </w:r>
      <w:r w:rsidR="000A136D" w:rsidRPr="000A6031">
        <w:rPr>
          <w:rFonts w:cs="Times New Roman"/>
          <w:color w:val="auto"/>
          <w:szCs w:val="26"/>
        </w:rPr>
        <w:t>.1</w:t>
      </w:r>
      <w:r w:rsidRPr="000A6031">
        <w:rPr>
          <w:rFonts w:cs="Times New Roman"/>
          <w:color w:val="auto"/>
          <w:szCs w:val="26"/>
        </w:rPr>
        <w:t xml:space="preserve">.4 </w:t>
      </w:r>
      <w:r w:rsidR="00E8598C" w:rsidRPr="000A6031">
        <w:rPr>
          <w:rFonts w:cs="Times New Roman"/>
          <w:color w:val="auto"/>
          <w:szCs w:val="26"/>
        </w:rPr>
        <w:t>Tính chất:</w:t>
      </w:r>
      <w:bookmarkEnd w:id="26"/>
      <w:bookmarkEnd w:id="27"/>
      <w:bookmarkEnd w:id="28"/>
    </w:p>
    <w:p w:rsidR="00E8598C" w:rsidRPr="000A6031" w:rsidRDefault="00E8598C" w:rsidP="00853332">
      <w:pPr>
        <w:spacing w:line="26" w:lineRule="atLeast"/>
        <w:ind w:firstLine="709"/>
        <w:rPr>
          <w:rFonts w:cs="Times New Roman"/>
          <w:szCs w:val="26"/>
        </w:rPr>
      </w:pPr>
      <w:r w:rsidRPr="000A6031">
        <w:rPr>
          <w:rFonts w:cs="Times New Roman"/>
          <w:szCs w:val="26"/>
        </w:rPr>
        <w:t>Phả</w:t>
      </w:r>
      <w:r w:rsidR="00853332">
        <w:rPr>
          <w:rFonts w:cs="Times New Roman"/>
          <w:szCs w:val="26"/>
        </w:rPr>
        <w:t>n ánh một</w:t>
      </w:r>
      <w:r w:rsidRPr="000A6031">
        <w:rPr>
          <w:rFonts w:cs="Times New Roman"/>
          <w:szCs w:val="26"/>
        </w:rPr>
        <w:t xml:space="preserve"> phần của thế giới thực được cập nhật phản ánh sự thay đ</w:t>
      </w:r>
      <w:r w:rsidR="00853332">
        <w:rPr>
          <w:rFonts w:cs="Times New Roman"/>
          <w:szCs w:val="26"/>
        </w:rPr>
        <w:t>ổ</w:t>
      </w:r>
      <w:r w:rsidRPr="000A6031">
        <w:rPr>
          <w:rFonts w:cs="Times New Roman"/>
          <w:szCs w:val="26"/>
        </w:rPr>
        <w:t>i của thế giới nó biểu diễn.</w:t>
      </w:r>
    </w:p>
    <w:p w:rsidR="00E8598C" w:rsidRPr="000A6031" w:rsidRDefault="00853332" w:rsidP="00547EC1">
      <w:pPr>
        <w:spacing w:line="26" w:lineRule="atLeast"/>
        <w:ind w:firstLine="709"/>
        <w:rPr>
          <w:rFonts w:cs="Times New Roman"/>
          <w:szCs w:val="26"/>
        </w:rPr>
      </w:pPr>
      <w:r>
        <w:rPr>
          <w:rFonts w:cs="Times New Roman"/>
          <w:szCs w:val="26"/>
        </w:rPr>
        <w:t>C</w:t>
      </w:r>
      <w:r w:rsidRPr="00563E72">
        <w:t xml:space="preserve">ơ sở dữ liệu </w:t>
      </w:r>
      <w:r w:rsidR="00E8598C" w:rsidRPr="000A6031">
        <w:rPr>
          <w:rFonts w:cs="Times New Roman"/>
          <w:szCs w:val="26"/>
        </w:rPr>
        <w:t xml:space="preserve">là </w:t>
      </w:r>
      <w:r>
        <w:rPr>
          <w:rFonts w:cs="Times New Roman"/>
          <w:szCs w:val="26"/>
        </w:rPr>
        <w:t>một</w:t>
      </w:r>
      <w:r w:rsidR="00E8598C" w:rsidRPr="000A6031">
        <w:rPr>
          <w:rFonts w:cs="Times New Roman"/>
          <w:szCs w:val="26"/>
        </w:rPr>
        <w:t xml:space="preserve"> tập hợp </w:t>
      </w:r>
      <w:r>
        <w:rPr>
          <w:rFonts w:cs="Times New Roman"/>
          <w:szCs w:val="26"/>
        </w:rPr>
        <w:t>dữ liệu</w:t>
      </w:r>
      <w:r w:rsidR="00E8598C" w:rsidRPr="000A6031">
        <w:rPr>
          <w:rFonts w:cs="Times New Roman"/>
          <w:szCs w:val="26"/>
        </w:rPr>
        <w:t xml:space="preserve"> liên kết với nhau </w:t>
      </w:r>
      <w:r w:rsidR="009803F1">
        <w:rPr>
          <w:rFonts w:cs="Times New Roman"/>
          <w:szCs w:val="26"/>
        </w:rPr>
        <w:t>một</w:t>
      </w:r>
      <w:r w:rsidR="00E8598C" w:rsidRPr="000A6031">
        <w:rPr>
          <w:rFonts w:cs="Times New Roman"/>
          <w:szCs w:val="26"/>
        </w:rPr>
        <w:t xml:space="preserve"> cách logic và mang </w:t>
      </w:r>
      <w:r w:rsidR="009803F1">
        <w:rPr>
          <w:rFonts w:cs="Times New Roman"/>
          <w:szCs w:val="26"/>
        </w:rPr>
        <w:t>một</w:t>
      </w:r>
      <w:r w:rsidR="00E8598C" w:rsidRPr="000A6031">
        <w:rPr>
          <w:rFonts w:cs="Times New Roman"/>
          <w:szCs w:val="26"/>
        </w:rPr>
        <w:t xml:space="preserve"> ý nghĩa nào đó.</w:t>
      </w:r>
    </w:p>
    <w:p w:rsidR="00E8598C" w:rsidRPr="000A6031" w:rsidRDefault="000A136D" w:rsidP="00853332">
      <w:pPr>
        <w:pStyle w:val="Heading3"/>
        <w:spacing w:before="120" w:after="120" w:line="26" w:lineRule="atLeast"/>
        <w:rPr>
          <w:rFonts w:cs="Times New Roman"/>
          <w:b w:val="0"/>
          <w:color w:val="auto"/>
          <w:szCs w:val="26"/>
        </w:rPr>
      </w:pPr>
      <w:bookmarkStart w:id="29" w:name="_Toc511914351"/>
      <w:bookmarkStart w:id="30" w:name="_Toc511914431"/>
      <w:bookmarkStart w:id="31" w:name="_Toc511919166"/>
      <w:r w:rsidRPr="000A6031">
        <w:rPr>
          <w:rFonts w:cs="Times New Roman"/>
          <w:color w:val="auto"/>
          <w:szCs w:val="26"/>
        </w:rPr>
        <w:t>1.</w:t>
      </w:r>
      <w:r w:rsidR="00A67684" w:rsidRPr="000A6031">
        <w:rPr>
          <w:rFonts w:cs="Times New Roman"/>
          <w:color w:val="auto"/>
          <w:szCs w:val="26"/>
        </w:rPr>
        <w:t xml:space="preserve">1.5 </w:t>
      </w:r>
      <w:r w:rsidR="00E8598C" w:rsidRPr="000A6031">
        <w:rPr>
          <w:rFonts w:cs="Times New Roman"/>
          <w:color w:val="auto"/>
          <w:szCs w:val="26"/>
        </w:rPr>
        <w:t xml:space="preserve">Tổ chức </w:t>
      </w:r>
      <w:r w:rsidR="00853332" w:rsidRPr="00853332">
        <w:rPr>
          <w:rFonts w:cs="Times New Roman"/>
          <w:color w:val="auto"/>
          <w:szCs w:val="26"/>
        </w:rPr>
        <w:t>c</w:t>
      </w:r>
      <w:r w:rsidR="00563E72" w:rsidRPr="00853332">
        <w:rPr>
          <w:rFonts w:cs="Times New Roman"/>
          <w:color w:val="auto"/>
          <w:szCs w:val="26"/>
        </w:rPr>
        <w:t>ơ sở dữ liệu</w:t>
      </w:r>
      <w:r w:rsidR="00E8598C" w:rsidRPr="000A6031">
        <w:rPr>
          <w:rFonts w:cs="Times New Roman"/>
          <w:color w:val="auto"/>
          <w:szCs w:val="26"/>
        </w:rPr>
        <w:t>:</w:t>
      </w:r>
      <w:bookmarkEnd w:id="29"/>
      <w:bookmarkEnd w:id="30"/>
      <w:bookmarkEnd w:id="31"/>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Các </w:t>
      </w:r>
      <w:r w:rsidR="009803F1" w:rsidRPr="000A6031">
        <w:rPr>
          <w:rFonts w:eastAsia="Times New Roman" w:cs="Times New Roman"/>
          <w:szCs w:val="26"/>
        </w:rPr>
        <w:t xml:space="preserve">dữ liệu </w:t>
      </w:r>
      <w:r w:rsidRPr="000A6031">
        <w:rPr>
          <w:rFonts w:eastAsia="Times New Roman" w:cs="Times New Roman"/>
          <w:szCs w:val="26"/>
        </w:rPr>
        <w:t>lưu trữ</w:t>
      </w:r>
      <w:r w:rsidR="009803F1">
        <w:rPr>
          <w:rFonts w:eastAsia="Times New Roman" w:cs="Times New Roman"/>
          <w:szCs w:val="26"/>
        </w:rPr>
        <w:t xml:space="preserve"> có cấu trúc thành các bản ghi </w:t>
      </w:r>
      <w:r w:rsidRPr="000A6031">
        <w:rPr>
          <w:rFonts w:eastAsia="Times New Roman" w:cs="Times New Roman"/>
          <w:szCs w:val="26"/>
        </w:rPr>
        <w:t xml:space="preserve">, các trường </w:t>
      </w:r>
      <w:r w:rsidR="009803F1">
        <w:rPr>
          <w:rFonts w:eastAsia="Times New Roman" w:cs="Times New Roman"/>
          <w:szCs w:val="26"/>
        </w:rPr>
        <w:t>dữ liệu.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Các </w:t>
      </w:r>
      <w:r w:rsidR="009803F1" w:rsidRPr="000A6031">
        <w:rPr>
          <w:rFonts w:eastAsia="Times New Roman" w:cs="Times New Roman"/>
          <w:szCs w:val="26"/>
        </w:rPr>
        <w:t xml:space="preserve">dữ liệu </w:t>
      </w:r>
      <w:r w:rsidR="009803F1">
        <w:rPr>
          <w:rFonts w:eastAsia="Times New Roman" w:cs="Times New Roman"/>
          <w:szCs w:val="26"/>
        </w:rPr>
        <w:t>lưu trữ có mối quan hệ</w:t>
      </w:r>
      <w:r w:rsidRPr="000A6031">
        <w:rPr>
          <w:rFonts w:eastAsia="Times New Roman" w:cs="Times New Roman"/>
          <w:szCs w:val="26"/>
        </w:rPr>
        <w:t xml:space="preserve"> với nhau.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Khả năng truy xuất thông tin từ </w:t>
      </w:r>
      <w:r w:rsidR="00853332">
        <w:t>c</w:t>
      </w:r>
      <w:r w:rsidR="00853332" w:rsidRPr="00563E72">
        <w:t xml:space="preserve">ơ sở dữ liệu </w:t>
      </w:r>
      <w:r w:rsidRPr="000A6031">
        <w:rPr>
          <w:rFonts w:eastAsia="Times New Roman" w:cs="Times New Roman"/>
          <w:szCs w:val="26"/>
        </w:rPr>
        <w:t xml:space="preserve">=&gt; Dễ dàng truy cập, quản lí,cập nhật </w:t>
      </w:r>
      <w:r w:rsidR="009803F1" w:rsidRPr="000A6031">
        <w:rPr>
          <w:rFonts w:eastAsia="Times New Roman" w:cs="Times New Roman"/>
          <w:szCs w:val="26"/>
        </w:rPr>
        <w:t>dữ liệu</w:t>
      </w:r>
      <w:r w:rsidRPr="000A6031">
        <w:rPr>
          <w:rFonts w:eastAsia="Times New Roman" w:cs="Times New Roman"/>
          <w:szCs w:val="26"/>
        </w:rPr>
        <w:t>.</w:t>
      </w:r>
    </w:p>
    <w:p w:rsidR="00E8598C" w:rsidRPr="000A6031" w:rsidRDefault="000A136D" w:rsidP="00853332">
      <w:pPr>
        <w:pStyle w:val="Heading3"/>
        <w:spacing w:before="120" w:after="120" w:line="26" w:lineRule="atLeast"/>
        <w:rPr>
          <w:rFonts w:eastAsia="Times New Roman" w:cs="Times New Roman"/>
          <w:b w:val="0"/>
          <w:color w:val="auto"/>
          <w:szCs w:val="26"/>
        </w:rPr>
      </w:pPr>
      <w:bookmarkStart w:id="32" w:name="_Toc511914352"/>
      <w:bookmarkStart w:id="33" w:name="_Toc511914432"/>
      <w:bookmarkStart w:id="34" w:name="_Toc511919167"/>
      <w:r w:rsidRPr="000A6031">
        <w:rPr>
          <w:rFonts w:eastAsia="Times New Roman" w:cs="Times New Roman"/>
          <w:color w:val="auto"/>
          <w:szCs w:val="26"/>
        </w:rPr>
        <w:t>1.</w:t>
      </w:r>
      <w:r w:rsidR="00A67684" w:rsidRPr="000A6031">
        <w:rPr>
          <w:rFonts w:eastAsia="Times New Roman" w:cs="Times New Roman"/>
          <w:color w:val="auto"/>
          <w:szCs w:val="26"/>
        </w:rPr>
        <w:t xml:space="preserve">1.6 </w:t>
      </w:r>
      <w:r w:rsidR="00E8598C" w:rsidRPr="000A6031">
        <w:rPr>
          <w:rFonts w:eastAsia="Times New Roman" w:cs="Times New Roman"/>
          <w:color w:val="auto"/>
          <w:szCs w:val="26"/>
        </w:rPr>
        <w:t>Phân loại:</w:t>
      </w:r>
      <w:bookmarkEnd w:id="32"/>
      <w:bookmarkEnd w:id="33"/>
      <w:bookmarkEnd w:id="34"/>
    </w:p>
    <w:p w:rsidR="00E8598C" w:rsidRPr="000A6031" w:rsidRDefault="00E8598C" w:rsidP="00853332">
      <w:pPr>
        <w:spacing w:line="26" w:lineRule="atLeast"/>
        <w:ind w:firstLine="360"/>
        <w:rPr>
          <w:rFonts w:cs="Times New Roman"/>
          <w:szCs w:val="26"/>
        </w:rPr>
      </w:pPr>
      <w:r w:rsidRPr="000A6031">
        <w:rPr>
          <w:rFonts w:cs="Times New Roman"/>
          <w:szCs w:val="26"/>
        </w:rPr>
        <w:t>Cơ sở dữ liệu được phân chia ra nhiều loại khác nhau:</w:t>
      </w:r>
    </w:p>
    <w:p w:rsidR="00E8598C" w:rsidRPr="000A6031" w:rsidRDefault="00E8598C" w:rsidP="00F142FA">
      <w:pPr>
        <w:pStyle w:val="ListParagraph"/>
        <w:numPr>
          <w:ilvl w:val="0"/>
          <w:numId w:val="3"/>
        </w:numPr>
        <w:spacing w:line="26" w:lineRule="atLeast"/>
        <w:rPr>
          <w:rFonts w:cs="Times New Roman"/>
          <w:szCs w:val="26"/>
        </w:rPr>
      </w:pPr>
      <w:r w:rsidRPr="000A6031">
        <w:rPr>
          <w:rFonts w:cs="Times New Roman"/>
          <w:szCs w:val="26"/>
        </w:rPr>
        <w:t xml:space="preserve">Cơ sở dữ liệu dạng file: dữ liệu được lưu trữ dưới dạng các file có thể là </w:t>
      </w:r>
      <w:r w:rsidRPr="00853332">
        <w:rPr>
          <w:rFonts w:cs="Times New Roman"/>
          <w:szCs w:val="26"/>
        </w:rPr>
        <w:t>text,</w:t>
      </w:r>
      <w:r w:rsidRPr="00853332">
        <w:rPr>
          <w:rStyle w:val="apple-converted-space"/>
          <w:rFonts w:cs="Times New Roman"/>
          <w:szCs w:val="26"/>
        </w:rPr>
        <w:t> </w:t>
      </w:r>
      <w:hyperlink r:id="rId13" w:tooltip="ASCII" w:history="1">
        <w:r w:rsidRPr="00853332">
          <w:rPr>
            <w:rStyle w:val="Hyperlink"/>
            <w:rFonts w:cs="Times New Roman"/>
            <w:color w:val="auto"/>
            <w:szCs w:val="26"/>
            <w:u w:val="none"/>
          </w:rPr>
          <w:t>ascii</w:t>
        </w:r>
      </w:hyperlink>
      <w:r w:rsidRPr="00853332">
        <w:rPr>
          <w:rFonts w:cs="Times New Roman"/>
          <w:szCs w:val="26"/>
        </w:rPr>
        <w:t>, *.dbf</w:t>
      </w:r>
      <w:r w:rsidRPr="000A6031">
        <w:rPr>
          <w:rFonts w:cs="Times New Roman"/>
          <w:szCs w:val="26"/>
        </w:rPr>
        <w:t xml:space="preserve">. Tiêu biểu cho cơ sở dữ liệu dạng file là </w:t>
      </w:r>
      <w:r w:rsidRPr="00853332">
        <w:rPr>
          <w:rFonts w:cs="Times New Roman"/>
          <w:szCs w:val="26"/>
        </w:rPr>
        <w:t>*.mdb</w:t>
      </w:r>
      <w:r w:rsidRPr="00853332">
        <w:rPr>
          <w:rStyle w:val="apple-converted-space"/>
          <w:rFonts w:cs="Times New Roman"/>
          <w:szCs w:val="26"/>
        </w:rPr>
        <w:t> </w:t>
      </w:r>
      <w:hyperlink r:id="rId14" w:tooltip="Visual FoxPro" w:history="1">
        <w:r w:rsidRPr="000A6031">
          <w:rPr>
            <w:rStyle w:val="Hyperlink"/>
            <w:rFonts w:cs="Times New Roman"/>
            <w:color w:val="auto"/>
            <w:szCs w:val="26"/>
            <w:u w:val="none"/>
          </w:rPr>
          <w:t>Foxpro</w:t>
        </w:r>
      </w:hyperlink>
    </w:p>
    <w:p w:rsidR="00E8598C" w:rsidRPr="000A6031" w:rsidRDefault="00E8598C" w:rsidP="00F142FA">
      <w:pPr>
        <w:pStyle w:val="ListParagraph"/>
        <w:numPr>
          <w:ilvl w:val="0"/>
          <w:numId w:val="3"/>
        </w:numPr>
        <w:spacing w:line="26" w:lineRule="atLeast"/>
        <w:rPr>
          <w:rFonts w:cs="Times New Roman"/>
          <w:b/>
          <w:szCs w:val="26"/>
        </w:rPr>
      </w:pPr>
      <w:r w:rsidRPr="000A6031">
        <w:rPr>
          <w:rFonts w:cs="Times New Roman"/>
          <w:szCs w:val="26"/>
        </w:rPr>
        <w:t>Cơ sở dữ liệu quan hệ: dữ liệu được lưu trữ trong các bảng dữ liệu gọi là các thực thể, giữa các thực thể này có mối liên hệ với nhau gọi là các</w:t>
      </w:r>
      <w:r w:rsidRPr="000A6031">
        <w:rPr>
          <w:rStyle w:val="apple-converted-space"/>
          <w:rFonts w:cs="Times New Roman"/>
          <w:szCs w:val="26"/>
        </w:rPr>
        <w:t> </w:t>
      </w:r>
      <w:hyperlink r:id="rId15" w:tooltip="Quan hệ" w:history="1">
        <w:r w:rsidRPr="000A6031">
          <w:rPr>
            <w:rStyle w:val="Hyperlink"/>
            <w:rFonts w:cs="Times New Roman"/>
            <w:color w:val="auto"/>
            <w:szCs w:val="26"/>
            <w:u w:val="none"/>
          </w:rPr>
          <w:t>quan hệ</w:t>
        </w:r>
      </w:hyperlink>
      <w:r w:rsidRPr="000A6031">
        <w:rPr>
          <w:rFonts w:cs="Times New Roman"/>
          <w:szCs w:val="26"/>
        </w:rPr>
        <w:t>, mỗi quan hệ có các thuộc tính, trong đó có một thuộc tính là</w:t>
      </w:r>
      <w:r w:rsidRPr="000A6031">
        <w:rPr>
          <w:rStyle w:val="apple-converted-space"/>
          <w:rFonts w:cs="Times New Roman"/>
          <w:szCs w:val="26"/>
        </w:rPr>
        <w:t> </w:t>
      </w:r>
      <w:hyperlink r:id="rId16" w:tooltip="Khóa chính" w:history="1">
        <w:r w:rsidRPr="000A6031">
          <w:rPr>
            <w:rStyle w:val="Hyperlink"/>
            <w:rFonts w:cs="Times New Roman"/>
            <w:color w:val="auto"/>
            <w:szCs w:val="26"/>
            <w:u w:val="none"/>
          </w:rPr>
          <w:t>khóa chính</w:t>
        </w:r>
      </w:hyperlink>
      <w:r w:rsidRPr="000A6031">
        <w:rPr>
          <w:rFonts w:cs="Times New Roman"/>
          <w:szCs w:val="26"/>
        </w:rPr>
        <w:t xml:space="preserve">. Các hệ quản trị hỗ trợ cơ sở dữ liệu quan hệ như: </w:t>
      </w:r>
      <w:r w:rsidRPr="00853332">
        <w:rPr>
          <w:rFonts w:cs="Times New Roman"/>
          <w:szCs w:val="26"/>
        </w:rPr>
        <w:t>MS</w:t>
      </w:r>
      <w:r w:rsidRPr="00853332">
        <w:rPr>
          <w:rStyle w:val="apple-converted-space"/>
          <w:rFonts w:cs="Times New Roman"/>
          <w:szCs w:val="26"/>
        </w:rPr>
        <w:t> </w:t>
      </w:r>
      <w:hyperlink r:id="rId17" w:tooltip="SQL server (trang chưa được viết)" w:history="1">
        <w:r w:rsidRPr="00853332">
          <w:rPr>
            <w:rStyle w:val="Hyperlink"/>
            <w:rFonts w:cs="Times New Roman"/>
            <w:color w:val="auto"/>
            <w:szCs w:val="26"/>
            <w:u w:val="none"/>
          </w:rPr>
          <w:t>SQL server</w:t>
        </w:r>
      </w:hyperlink>
      <w:r w:rsidRPr="00853332">
        <w:rPr>
          <w:rFonts w:cs="Times New Roman"/>
          <w:szCs w:val="26"/>
        </w:rPr>
        <w:t>,</w:t>
      </w:r>
      <w:r w:rsidRPr="00853332">
        <w:rPr>
          <w:rStyle w:val="apple-converted-space"/>
          <w:rFonts w:cs="Times New Roman"/>
          <w:szCs w:val="26"/>
        </w:rPr>
        <w:t> </w:t>
      </w:r>
      <w:hyperlink r:id="rId18" w:tooltip="Oracle" w:history="1">
        <w:r w:rsidRPr="00853332">
          <w:rPr>
            <w:rStyle w:val="Hyperlink"/>
            <w:rFonts w:cs="Times New Roman"/>
            <w:color w:val="auto"/>
            <w:szCs w:val="26"/>
            <w:u w:val="none"/>
          </w:rPr>
          <w:t>Oracle</w:t>
        </w:r>
      </w:hyperlink>
      <w:r w:rsidRPr="00853332">
        <w:rPr>
          <w:rFonts w:cs="Times New Roman"/>
          <w:szCs w:val="26"/>
        </w:rPr>
        <w:t>,</w:t>
      </w:r>
      <w:r w:rsidRPr="00853332">
        <w:rPr>
          <w:rStyle w:val="apple-converted-space"/>
          <w:rFonts w:cs="Times New Roman"/>
          <w:szCs w:val="26"/>
        </w:rPr>
        <w:t> </w:t>
      </w:r>
      <w:hyperlink r:id="rId19" w:tooltip="MySQL" w:history="1">
        <w:r w:rsidRPr="00853332">
          <w:rPr>
            <w:rStyle w:val="Hyperlink"/>
            <w:rFonts w:cs="Times New Roman"/>
            <w:color w:val="auto"/>
            <w:szCs w:val="26"/>
            <w:u w:val="none"/>
          </w:rPr>
          <w:t>MySQL</w:t>
        </w:r>
      </w:hyperlink>
      <w:r w:rsidR="00853332">
        <w:rPr>
          <w:rStyle w:val="Hyperlink"/>
          <w:rFonts w:cs="Times New Roman"/>
          <w:b/>
          <w:color w:val="auto"/>
          <w:szCs w:val="26"/>
          <w:u w:val="none"/>
        </w:rPr>
        <w:t>,</w:t>
      </w:r>
      <w:r w:rsidRPr="000A6031">
        <w:rPr>
          <w:rFonts w:cs="Times New Roman"/>
          <w:b/>
          <w:szCs w:val="26"/>
        </w:rPr>
        <w:t>...</w:t>
      </w:r>
    </w:p>
    <w:p w:rsidR="00E5470E" w:rsidRPr="00853332" w:rsidRDefault="00E8598C" w:rsidP="00F142FA">
      <w:pPr>
        <w:pStyle w:val="ListParagraph"/>
        <w:numPr>
          <w:ilvl w:val="0"/>
          <w:numId w:val="3"/>
        </w:numPr>
        <w:spacing w:line="26" w:lineRule="atLeast"/>
        <w:rPr>
          <w:rFonts w:cs="Times New Roman"/>
          <w:szCs w:val="26"/>
        </w:rPr>
      </w:pPr>
      <w:r w:rsidRPr="000A6031">
        <w:rPr>
          <w:rFonts w:cs="Times New Roman"/>
          <w:szCs w:val="26"/>
        </w:rPr>
        <w:t>Cơ sở dữ liệu hướng đối tượng: dữ liệu cũng được lưu trữ trong các bảng dữ liệu nhưng các bảng có bổ sung thêm các tính năng hướng đối tượng như lưu trữ thêm các hành vi, nhằm thể hiện hành vi của đối tượng. Mỗi bảng xem như một lớp dữ liệu, một dòng dữ liệu trong bảng là một đối</w:t>
      </w:r>
      <w:r w:rsidR="000A136D" w:rsidRPr="000A6031">
        <w:rPr>
          <w:rFonts w:cs="Times New Roman"/>
          <w:szCs w:val="26"/>
        </w:rPr>
        <w:t xml:space="preserve"> </w:t>
      </w:r>
      <w:r w:rsidRPr="000A6031">
        <w:rPr>
          <w:rFonts w:cs="Times New Roman"/>
          <w:szCs w:val="26"/>
        </w:rPr>
        <w:t xml:space="preserve">tượng. Các hệ quản trị có hỗ trợ cơ sở dữ liệu hướng đối tượng như: </w:t>
      </w:r>
      <w:r w:rsidRPr="00853332">
        <w:rPr>
          <w:rFonts w:cs="Times New Roman"/>
          <w:szCs w:val="26"/>
        </w:rPr>
        <w:t>MS SQL server, Oracle, Postgres,...</w:t>
      </w:r>
    </w:p>
    <w:p w:rsidR="00E8598C" w:rsidRPr="000A6031" w:rsidRDefault="00E8598C" w:rsidP="00F142FA">
      <w:pPr>
        <w:pStyle w:val="ListParagraph"/>
        <w:numPr>
          <w:ilvl w:val="0"/>
          <w:numId w:val="3"/>
        </w:numPr>
        <w:spacing w:line="26" w:lineRule="atLeast"/>
        <w:rPr>
          <w:rFonts w:cs="Times New Roman"/>
          <w:szCs w:val="26"/>
        </w:rPr>
      </w:pPr>
      <w:r w:rsidRPr="000A6031">
        <w:rPr>
          <w:rFonts w:cs="Times New Roman"/>
          <w:szCs w:val="26"/>
        </w:rPr>
        <w:t>Cơ sở dữ liệu bán cấu trúc: dữ liệu được lưu dưới dạng XML, với định dạng này thông tin mô tả về đối tượng thể hiện trong các</w:t>
      </w:r>
      <w:r w:rsidRPr="000A6031">
        <w:rPr>
          <w:rStyle w:val="apple-converted-space"/>
          <w:rFonts w:cs="Times New Roman"/>
          <w:szCs w:val="26"/>
        </w:rPr>
        <w:t> </w:t>
      </w:r>
      <w:r w:rsidR="009803F1">
        <w:rPr>
          <w:rStyle w:val="apple-converted-space"/>
          <w:rFonts w:cs="Times New Roman"/>
          <w:szCs w:val="26"/>
        </w:rPr>
        <w:t>thẻ</w:t>
      </w:r>
      <w:hyperlink r:id="rId20" w:tooltip="Tag" w:history="1"/>
      <w:r w:rsidRPr="000A6031">
        <w:rPr>
          <w:rFonts w:cs="Times New Roman"/>
          <w:szCs w:val="26"/>
        </w:rPr>
        <w:t>. Đây là cơ sở dữ liệu có nhiều ưu điểm do lưu trữ được hầu hết các loại dữ liệu khác nhau nên cơ sở dữ liệu bán cấu trúc là hướng mới trong nghiên cứu và ứng dụng.</w:t>
      </w:r>
    </w:p>
    <w:p w:rsidR="00E8598C" w:rsidRPr="000A6031" w:rsidRDefault="000A136D" w:rsidP="00853332">
      <w:pPr>
        <w:pStyle w:val="Heading2"/>
        <w:spacing w:before="120" w:after="120" w:line="26" w:lineRule="atLeast"/>
        <w:rPr>
          <w:rFonts w:cs="Times New Roman"/>
          <w:color w:val="auto"/>
        </w:rPr>
      </w:pPr>
      <w:bookmarkStart w:id="35" w:name="_Toc507842836"/>
      <w:bookmarkStart w:id="36" w:name="_Toc511914353"/>
      <w:bookmarkStart w:id="37" w:name="_Toc511914433"/>
      <w:bookmarkStart w:id="38" w:name="_Toc511919168"/>
      <w:r w:rsidRPr="000A6031">
        <w:rPr>
          <w:rFonts w:cs="Times New Roman"/>
          <w:color w:val="auto"/>
        </w:rPr>
        <w:t>1</w:t>
      </w:r>
      <w:r w:rsidR="00A67684" w:rsidRPr="000A6031">
        <w:rPr>
          <w:rFonts w:cs="Times New Roman"/>
          <w:color w:val="auto"/>
        </w:rPr>
        <w:t>.</w:t>
      </w:r>
      <w:r w:rsidRPr="000A6031">
        <w:rPr>
          <w:rFonts w:cs="Times New Roman"/>
          <w:color w:val="auto"/>
        </w:rPr>
        <w:t>2</w:t>
      </w:r>
      <w:r w:rsidR="00A67684" w:rsidRPr="000A6031">
        <w:rPr>
          <w:rFonts w:cs="Times New Roman"/>
          <w:color w:val="auto"/>
        </w:rPr>
        <w:t xml:space="preserve"> </w:t>
      </w:r>
      <w:r w:rsidR="00E8598C" w:rsidRPr="000A6031">
        <w:rPr>
          <w:rFonts w:cs="Times New Roman"/>
          <w:color w:val="auto"/>
        </w:rPr>
        <w:t>Hệ quản trị cơ sở dữ liệu</w:t>
      </w:r>
      <w:bookmarkEnd w:id="35"/>
      <w:bookmarkEnd w:id="36"/>
      <w:bookmarkEnd w:id="37"/>
      <w:bookmarkEnd w:id="38"/>
    </w:p>
    <w:p w:rsidR="00E8598C" w:rsidRPr="000A6031" w:rsidRDefault="000A136D" w:rsidP="00853332">
      <w:pPr>
        <w:pStyle w:val="Heading3"/>
        <w:spacing w:before="120" w:after="120" w:line="26" w:lineRule="atLeast"/>
        <w:rPr>
          <w:rFonts w:cs="Times New Roman"/>
          <w:b w:val="0"/>
          <w:color w:val="auto"/>
          <w:szCs w:val="26"/>
        </w:rPr>
      </w:pPr>
      <w:bookmarkStart w:id="39" w:name="_Toc511914354"/>
      <w:bookmarkStart w:id="40" w:name="_Toc511914434"/>
      <w:bookmarkStart w:id="41" w:name="_Toc511919169"/>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2.</w:t>
      </w:r>
      <w:r w:rsidR="00A67684" w:rsidRPr="000A6031">
        <w:rPr>
          <w:rFonts w:cs="Times New Roman"/>
          <w:color w:val="auto"/>
          <w:szCs w:val="26"/>
        </w:rPr>
        <w:t xml:space="preserve">1 </w:t>
      </w:r>
      <w:r w:rsidR="00E8598C" w:rsidRPr="000A6031">
        <w:rPr>
          <w:rFonts w:cs="Times New Roman"/>
          <w:color w:val="auto"/>
          <w:szCs w:val="26"/>
        </w:rPr>
        <w:t>Định nghĩa</w:t>
      </w:r>
      <w:bookmarkEnd w:id="39"/>
      <w:bookmarkEnd w:id="40"/>
      <w:bookmarkEnd w:id="41"/>
    </w:p>
    <w:p w:rsidR="00E8598C" w:rsidRPr="000A6031" w:rsidRDefault="00E8598C" w:rsidP="00547EC1">
      <w:pPr>
        <w:spacing w:line="26" w:lineRule="atLeast"/>
        <w:ind w:firstLine="709"/>
        <w:rPr>
          <w:rFonts w:cs="Times New Roman"/>
          <w:szCs w:val="26"/>
        </w:rPr>
      </w:pPr>
      <w:r w:rsidRPr="000A6031">
        <w:rPr>
          <w:rFonts w:cs="Times New Roman"/>
          <w:szCs w:val="26"/>
        </w:rPr>
        <w:t xml:space="preserve">Hệ quản trị cơ sở dữ liệu (Database Management System - DBMS): Là một hệ thống phần mềm cho phép tạo lập cơ sở dữ liệu và điều khiển mọi truy nhập đối với cơ sở dữ liệu đó. </w:t>
      </w:r>
    </w:p>
    <w:p w:rsidR="00E8598C" w:rsidRPr="000A6031" w:rsidRDefault="00E8598C" w:rsidP="00547EC1">
      <w:pPr>
        <w:spacing w:line="26" w:lineRule="atLeast"/>
        <w:ind w:firstLine="709"/>
        <w:rPr>
          <w:rFonts w:cs="Times New Roman"/>
          <w:szCs w:val="26"/>
        </w:rPr>
      </w:pPr>
      <w:r w:rsidRPr="000A6031">
        <w:rPr>
          <w:rFonts w:cs="Times New Roman"/>
          <w:szCs w:val="26"/>
        </w:rPr>
        <w:t>Trên thị trường phần mềm ở Việt Nam đã xuất hiện khá nhiều phần mềm hệ quản trị cơ sở dữ liệ</w:t>
      </w:r>
      <w:r w:rsidR="009803F1">
        <w:rPr>
          <w:rFonts w:cs="Times New Roman"/>
          <w:szCs w:val="26"/>
        </w:rPr>
        <w:t xml:space="preserve">u như: </w:t>
      </w:r>
      <w:r w:rsidRPr="000A6031">
        <w:rPr>
          <w:rFonts w:cs="Times New Roman"/>
          <w:szCs w:val="26"/>
        </w:rPr>
        <w:t xml:space="preserve">SQL Server, Oracle,.v.v… </w:t>
      </w:r>
    </w:p>
    <w:p w:rsidR="00E8598C" w:rsidRPr="000A6031" w:rsidRDefault="00E8598C" w:rsidP="00547EC1">
      <w:pPr>
        <w:spacing w:line="26" w:lineRule="atLeast"/>
        <w:ind w:firstLine="709"/>
        <w:rPr>
          <w:rFonts w:cs="Times New Roman"/>
          <w:b/>
          <w:szCs w:val="26"/>
        </w:rPr>
      </w:pPr>
      <w:r w:rsidRPr="000A6031">
        <w:rPr>
          <w:rFonts w:cs="Times New Roman"/>
          <w:szCs w:val="26"/>
        </w:rPr>
        <w:lastRenderedPageBreak/>
        <w:t>Hệ quản trị cơ sở dữ liệu quan hệ (Relation Database Management System - RDBMS) là một hệ quản trị cơ sở dữ liệu theo mô hình quan hệ.</w:t>
      </w:r>
    </w:p>
    <w:p w:rsidR="00E8598C" w:rsidRPr="000A6031" w:rsidRDefault="000A136D" w:rsidP="009803F1">
      <w:pPr>
        <w:pStyle w:val="Heading3"/>
        <w:spacing w:before="120" w:after="120" w:line="26" w:lineRule="atLeast"/>
        <w:rPr>
          <w:rFonts w:eastAsia="Times New Roman" w:cs="Times New Roman"/>
          <w:b w:val="0"/>
          <w:color w:val="auto"/>
          <w:szCs w:val="26"/>
        </w:rPr>
      </w:pPr>
      <w:bookmarkStart w:id="42" w:name="_Toc511914355"/>
      <w:bookmarkStart w:id="43" w:name="_Toc511914435"/>
      <w:bookmarkStart w:id="44" w:name="_Toc511919170"/>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cs="Times New Roman"/>
          <w:color w:val="auto"/>
          <w:szCs w:val="26"/>
        </w:rPr>
        <w:t>2.</w:t>
      </w:r>
      <w:r w:rsidR="00A67684" w:rsidRPr="000A6031">
        <w:rPr>
          <w:rFonts w:eastAsia="Times New Roman" w:cs="Times New Roman"/>
          <w:color w:val="auto"/>
          <w:szCs w:val="26"/>
        </w:rPr>
        <w:t xml:space="preserve">2 </w:t>
      </w:r>
      <w:r w:rsidR="00E8598C" w:rsidRPr="000A6031">
        <w:rPr>
          <w:rFonts w:eastAsia="Times New Roman" w:cs="Times New Roman"/>
          <w:color w:val="auto"/>
          <w:szCs w:val="26"/>
        </w:rPr>
        <w:t xml:space="preserve">Ưu điểm của </w:t>
      </w:r>
      <w:r w:rsidR="009803F1">
        <w:rPr>
          <w:rFonts w:eastAsia="Times New Roman" w:cs="Times New Roman"/>
          <w:color w:val="auto"/>
          <w:szCs w:val="26"/>
        </w:rPr>
        <w:t>Hệ quản trị cơ sở dữ liệu</w:t>
      </w:r>
      <w:r w:rsidR="00E8598C" w:rsidRPr="000A6031">
        <w:rPr>
          <w:rFonts w:eastAsia="Times New Roman" w:cs="Times New Roman"/>
          <w:color w:val="auto"/>
          <w:szCs w:val="26"/>
        </w:rPr>
        <w:t>:</w:t>
      </w:r>
      <w:bookmarkEnd w:id="42"/>
      <w:bookmarkEnd w:id="43"/>
      <w:bookmarkEnd w:id="44"/>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Quản lý được dữ liệu dư thừa.</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Đảm báo tính nhất quán cho dữ liệu.</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Tạo khả năng chia sẻ dữ liệu nhiều hơn.</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Cải tiến tính toàn vẹn cho dữ liệu.</w:t>
      </w:r>
    </w:p>
    <w:p w:rsidR="00E8598C" w:rsidRPr="000A6031" w:rsidRDefault="000A136D" w:rsidP="009803F1">
      <w:pPr>
        <w:pStyle w:val="Heading3"/>
        <w:spacing w:before="120" w:after="120" w:line="26" w:lineRule="atLeast"/>
        <w:rPr>
          <w:rFonts w:eastAsia="Times New Roman" w:cs="Times New Roman"/>
          <w:b w:val="0"/>
          <w:color w:val="auto"/>
          <w:szCs w:val="26"/>
        </w:rPr>
      </w:pPr>
      <w:bookmarkStart w:id="45" w:name="_Toc511914356"/>
      <w:bookmarkStart w:id="46" w:name="_Toc511914436"/>
      <w:bookmarkStart w:id="47" w:name="_Toc511919171"/>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3 </w:t>
      </w:r>
      <w:r w:rsidR="00E8598C" w:rsidRPr="000A6031">
        <w:rPr>
          <w:rFonts w:eastAsia="Times New Roman" w:cs="Times New Roman"/>
          <w:color w:val="auto"/>
          <w:szCs w:val="26"/>
        </w:rPr>
        <w:t>Nhược điểm:</w:t>
      </w:r>
      <w:bookmarkEnd w:id="45"/>
      <w:bookmarkEnd w:id="46"/>
      <w:bookmarkEnd w:id="47"/>
    </w:p>
    <w:p w:rsidR="00E8598C" w:rsidRPr="000A6031" w:rsidRDefault="009803F1" w:rsidP="009803F1">
      <w:pPr>
        <w:spacing w:line="26" w:lineRule="atLeast"/>
        <w:ind w:firstLine="720"/>
        <w:rPr>
          <w:rFonts w:eastAsia="Times New Roman" w:cs="Times New Roman"/>
          <w:szCs w:val="26"/>
        </w:rPr>
      </w:pPr>
      <w:r>
        <w:rPr>
          <w:rFonts w:eastAsia="Times New Roman" w:cs="Times New Roman"/>
          <w:szCs w:val="26"/>
        </w:rPr>
        <w:t>Hệ quản trị cơ sở dữ liệu</w:t>
      </w:r>
      <w:r w:rsidRPr="000A6031">
        <w:rPr>
          <w:rFonts w:eastAsia="Times New Roman" w:cs="Times New Roman"/>
          <w:szCs w:val="26"/>
        </w:rPr>
        <w:t xml:space="preserve"> </w:t>
      </w:r>
      <w:r w:rsidR="00E8598C" w:rsidRPr="000A6031">
        <w:rPr>
          <w:rFonts w:eastAsia="Times New Roman" w:cs="Times New Roman"/>
          <w:szCs w:val="26"/>
        </w:rPr>
        <w:t>tốt thì khá phức tạp.</w:t>
      </w:r>
    </w:p>
    <w:p w:rsidR="00E8598C" w:rsidRPr="000A6031" w:rsidRDefault="009803F1" w:rsidP="009803F1">
      <w:pPr>
        <w:spacing w:line="26" w:lineRule="atLeast"/>
        <w:ind w:left="720"/>
        <w:rPr>
          <w:rFonts w:eastAsia="Times New Roman" w:cs="Times New Roman"/>
          <w:szCs w:val="26"/>
        </w:rPr>
      </w:pPr>
      <w:r>
        <w:rPr>
          <w:rFonts w:eastAsia="Times New Roman" w:cs="Times New Roman"/>
          <w:szCs w:val="26"/>
        </w:rPr>
        <w:t>Hệ quản trị cơ sở dữ liệu</w:t>
      </w:r>
      <w:r w:rsidR="00E8598C" w:rsidRPr="000A6031">
        <w:rPr>
          <w:rFonts w:eastAsia="Times New Roman" w:cs="Times New Roman"/>
          <w:szCs w:val="26"/>
        </w:rPr>
        <w:t xml:space="preserve"> tốt thường rất lớn chiếm nhiều dung lượng bộ nhớ.</w:t>
      </w:r>
    </w:p>
    <w:p w:rsidR="00E8598C" w:rsidRPr="000A6031" w:rsidRDefault="00E8598C" w:rsidP="009803F1">
      <w:pPr>
        <w:spacing w:line="26" w:lineRule="atLeast"/>
        <w:ind w:firstLine="720"/>
        <w:rPr>
          <w:rFonts w:eastAsia="Times New Roman" w:cs="Times New Roman"/>
          <w:szCs w:val="26"/>
        </w:rPr>
      </w:pPr>
      <w:r w:rsidRPr="000A6031">
        <w:rPr>
          <w:rFonts w:eastAsia="Times New Roman" w:cs="Times New Roman"/>
          <w:szCs w:val="26"/>
        </w:rPr>
        <w:t>Giá cả khác nhau tùy theo môi trường và chức năng.</w:t>
      </w:r>
    </w:p>
    <w:p w:rsidR="00E8598C" w:rsidRPr="000A6031" w:rsidRDefault="009803F1" w:rsidP="009803F1">
      <w:pPr>
        <w:spacing w:line="26" w:lineRule="atLeast"/>
        <w:ind w:left="720"/>
        <w:rPr>
          <w:rFonts w:eastAsia="Times New Roman" w:cs="Times New Roman"/>
          <w:szCs w:val="26"/>
        </w:rPr>
      </w:pPr>
      <w:r>
        <w:rPr>
          <w:rFonts w:eastAsia="Times New Roman" w:cs="Times New Roman"/>
          <w:szCs w:val="26"/>
        </w:rPr>
        <w:t>Hệ quản trị cơ sở dữ liệu</w:t>
      </w:r>
      <w:r w:rsidR="00E8598C" w:rsidRPr="000A6031">
        <w:rPr>
          <w:rFonts w:eastAsia="Times New Roman" w:cs="Times New Roman"/>
          <w:szCs w:val="26"/>
        </w:rPr>
        <w:t xml:space="preserve"> được viết tổng quát cho nhiều người dùng thì thường chậm.</w:t>
      </w:r>
    </w:p>
    <w:p w:rsidR="00E8598C" w:rsidRPr="000A6031" w:rsidRDefault="000A136D" w:rsidP="009803F1">
      <w:pPr>
        <w:pStyle w:val="Heading3"/>
        <w:spacing w:before="120" w:after="120" w:line="26" w:lineRule="atLeast"/>
        <w:rPr>
          <w:rFonts w:cs="Times New Roman"/>
          <w:b w:val="0"/>
          <w:color w:val="auto"/>
          <w:szCs w:val="26"/>
        </w:rPr>
      </w:pPr>
      <w:bookmarkStart w:id="48" w:name="_Toc511914357"/>
      <w:bookmarkStart w:id="49" w:name="_Toc511914437"/>
      <w:bookmarkStart w:id="50" w:name="_Toc511919172"/>
      <w:r w:rsidRPr="000A6031">
        <w:rPr>
          <w:rFonts w:cs="Times New Roman"/>
          <w:color w:val="auto"/>
          <w:szCs w:val="26"/>
        </w:rPr>
        <w:t>1</w:t>
      </w:r>
      <w:r w:rsidR="00A67684" w:rsidRPr="000A6031">
        <w:rPr>
          <w:rFonts w:cs="Times New Roman"/>
          <w:color w:val="auto"/>
          <w:szCs w:val="26"/>
        </w:rPr>
        <w:t>.</w:t>
      </w:r>
      <w:r w:rsidRPr="000A6031">
        <w:rPr>
          <w:rFonts w:eastAsia="Times New Roman" w:cs="Times New Roman"/>
          <w:color w:val="auto"/>
          <w:szCs w:val="26"/>
        </w:rPr>
        <w:t>2.</w:t>
      </w:r>
      <w:r w:rsidR="00A67684" w:rsidRPr="000A6031">
        <w:rPr>
          <w:rFonts w:cs="Times New Roman"/>
          <w:color w:val="auto"/>
          <w:szCs w:val="26"/>
        </w:rPr>
        <w:t xml:space="preserve">4 </w:t>
      </w:r>
      <w:r w:rsidR="00E8598C" w:rsidRPr="000A6031">
        <w:rPr>
          <w:rFonts w:cs="Times New Roman"/>
          <w:color w:val="auto"/>
          <w:szCs w:val="26"/>
        </w:rPr>
        <w:t xml:space="preserve">Các khả năng của hệ quản trị </w:t>
      </w:r>
      <w:r w:rsidR="009803F1">
        <w:rPr>
          <w:rFonts w:eastAsia="Times New Roman" w:cs="Times New Roman"/>
          <w:color w:val="auto"/>
          <w:szCs w:val="26"/>
        </w:rPr>
        <w:t>cơ sở dữ liệu</w:t>
      </w:r>
      <w:bookmarkEnd w:id="48"/>
      <w:bookmarkEnd w:id="49"/>
      <w:bookmarkEnd w:id="50"/>
    </w:p>
    <w:p w:rsidR="00E8598C" w:rsidRPr="000A6031" w:rsidRDefault="00E8598C" w:rsidP="00547EC1">
      <w:pPr>
        <w:spacing w:line="26" w:lineRule="atLeast"/>
        <w:ind w:firstLine="709"/>
        <w:rPr>
          <w:rFonts w:cs="Times New Roman"/>
          <w:szCs w:val="26"/>
        </w:rPr>
      </w:pPr>
      <w:r w:rsidRPr="000A6031">
        <w:rPr>
          <w:rFonts w:cs="Times New Roman"/>
          <w:szCs w:val="26"/>
        </w:rPr>
        <w:t>Có hai khả năng chính cho phép phân biệt các hệ quản trị cơ sở dữ liệu với các kiểu hệ thống lập trình khác:</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Khả năng quản lý dữ liệu tồn tại lâu dài: đặc điểm này chỉ ra rằng có một cơ sở dữ liệu tồn tại trong một thời gian dài, nội dung của cơ sở dữ liệu này là các dữ liệu mà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truy nhập và quản lý.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Khả năng truy nhập các khối lượng dữ liệu lớn một cách hiệu quả.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Ngoài hai khả năng cơ bản trên,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còn có các khả năng khác mà có thể thấy trong hầu hết các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đó là: </w:t>
      </w:r>
    </w:p>
    <w:p w:rsidR="00E8598C" w:rsidRPr="000A6031" w:rsidRDefault="00E8598C" w:rsidP="00547EC1">
      <w:pPr>
        <w:spacing w:line="26" w:lineRule="atLeast"/>
        <w:ind w:firstLine="709"/>
        <w:rPr>
          <w:rFonts w:cs="Times New Roman"/>
          <w:szCs w:val="26"/>
        </w:rPr>
      </w:pPr>
      <w:r w:rsidRPr="000A6031">
        <w:rPr>
          <w:rFonts w:cs="Times New Roman"/>
          <w:szCs w:val="26"/>
        </w:rPr>
        <w:t>Hỗ trợ ít nhất một mô hình dữ liệu hay một sự trừu tượng toán học mà qua đó người sử dụng có thể quan sát dữ liệu.</w:t>
      </w:r>
    </w:p>
    <w:p w:rsidR="00E8598C" w:rsidRPr="000A6031" w:rsidRDefault="00E8598C" w:rsidP="00547EC1">
      <w:pPr>
        <w:spacing w:line="26" w:lineRule="atLeast"/>
        <w:ind w:firstLine="709"/>
        <w:rPr>
          <w:rFonts w:cs="Times New Roman"/>
          <w:szCs w:val="26"/>
        </w:rPr>
      </w:pPr>
      <w:r w:rsidRPr="000A6031">
        <w:rPr>
          <w:rFonts w:cs="Times New Roman"/>
          <w:szCs w:val="26"/>
        </w:rPr>
        <w:t>Ðảm bảo tính độc lập dữ liệu hay sự bất biến của chương trình ứng dụng đối với các thay đổi về cấu trúc trong mô hình dữ liệu.</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Hỗ trợ các ngôn ngữ cao cấp nhất định cho phép người sử dụng định nghĩa cấu trúc dữ liệu, truy nhập dữ liệu và thao tác dữ liệu. </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Quản lý giao dịch, có nghĩa là khả năng cung cấp các truy nhập đồng thời, đúng đắn đối với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từ nhiều người sử dụng tại cùng một thời điểm.</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Ðiều khiển truy nhập, có nghĩa là khả năng hạn chế truy nhập đến các dữ liệu bởi những người sử dụng không được cấp phép và khả năng kiểm tra tính đúng đắn của </w:t>
      </w:r>
      <w:r w:rsidR="009803F1">
        <w:rPr>
          <w:rFonts w:eastAsia="Times New Roman" w:cs="Times New Roman"/>
          <w:szCs w:val="26"/>
        </w:rPr>
        <w:t>cơ sở dữ liệu</w:t>
      </w:r>
      <w:r w:rsidRPr="000A6031">
        <w:rPr>
          <w:rFonts w:cs="Times New Roman"/>
          <w:szCs w:val="26"/>
        </w:rPr>
        <w:t xml:space="preserve">. </w:t>
      </w:r>
    </w:p>
    <w:p w:rsidR="00E8598C" w:rsidRPr="000A6031" w:rsidRDefault="00E8598C" w:rsidP="00547EC1">
      <w:pPr>
        <w:spacing w:line="26" w:lineRule="atLeast"/>
        <w:ind w:firstLine="709"/>
        <w:rPr>
          <w:rFonts w:cs="Times New Roman"/>
          <w:b/>
          <w:szCs w:val="26"/>
        </w:rPr>
      </w:pPr>
      <w:r w:rsidRPr="000A6031">
        <w:rPr>
          <w:rFonts w:cs="Times New Roman"/>
          <w:szCs w:val="26"/>
        </w:rPr>
        <w:lastRenderedPageBreak/>
        <w:t xml:space="preserve"> Phục hồi dữ liệu, có nghĩa là có khả năng phục hồi dữ liệu, không làm mất mát dữ liệu với các lỗi hệ thống.</w:t>
      </w:r>
    </w:p>
    <w:p w:rsidR="00E8598C" w:rsidRPr="000A6031" w:rsidRDefault="000A136D" w:rsidP="009803F1">
      <w:pPr>
        <w:pStyle w:val="Heading3"/>
        <w:spacing w:before="120" w:after="120" w:line="26" w:lineRule="atLeast"/>
        <w:rPr>
          <w:rFonts w:eastAsia="Times New Roman" w:cs="Times New Roman"/>
          <w:b w:val="0"/>
          <w:bCs w:val="0"/>
          <w:color w:val="auto"/>
          <w:szCs w:val="26"/>
        </w:rPr>
      </w:pPr>
      <w:bookmarkStart w:id="51" w:name="_Toc511914358"/>
      <w:bookmarkStart w:id="52" w:name="_Toc511914438"/>
      <w:bookmarkStart w:id="53" w:name="_Toc511919173"/>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5 </w:t>
      </w:r>
      <w:r w:rsidR="00E8598C" w:rsidRPr="000A6031">
        <w:rPr>
          <w:rFonts w:eastAsia="Times New Roman" w:cs="Times New Roman"/>
          <w:color w:val="auto"/>
          <w:szCs w:val="26"/>
        </w:rPr>
        <w:t xml:space="preserve">Các hệ quản trị </w:t>
      </w:r>
      <w:r w:rsidR="009803F1">
        <w:rPr>
          <w:rFonts w:eastAsia="Times New Roman" w:cs="Times New Roman"/>
          <w:color w:val="auto"/>
          <w:szCs w:val="26"/>
        </w:rPr>
        <w:t>cơ sở dữ liệu</w:t>
      </w:r>
      <w:r w:rsidR="009803F1" w:rsidRPr="000A6031">
        <w:rPr>
          <w:rFonts w:eastAsia="Times New Roman" w:cs="Times New Roman"/>
          <w:color w:val="auto"/>
          <w:szCs w:val="26"/>
        </w:rPr>
        <w:t xml:space="preserve"> </w:t>
      </w:r>
      <w:r w:rsidR="00E8598C" w:rsidRPr="000A6031">
        <w:rPr>
          <w:rFonts w:eastAsia="Times New Roman" w:cs="Times New Roman"/>
          <w:color w:val="auto"/>
          <w:szCs w:val="26"/>
        </w:rPr>
        <w:t>đều thực hiện các chức năng sau :</w:t>
      </w:r>
      <w:bookmarkEnd w:id="51"/>
      <w:bookmarkEnd w:id="52"/>
      <w:bookmarkEnd w:id="53"/>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Lưu trữ dữ liệu.</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 xml:space="preserve">Tạo ra và duy trì </w:t>
      </w:r>
      <w:r w:rsidR="009803F1">
        <w:rPr>
          <w:rFonts w:eastAsia="Times New Roman" w:cs="Times New Roman"/>
          <w:szCs w:val="26"/>
        </w:rPr>
        <w:t>cơ sở dữ liệu</w:t>
      </w:r>
      <w:r w:rsidR="00E8598C" w:rsidRPr="000A6031">
        <w:rPr>
          <w:rFonts w:eastAsia="Times New Roman" w:cs="Times New Roman"/>
          <w:szCs w:val="26"/>
        </w:rPr>
        <w:t>.</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nhiềungười dùng</w:t>
      </w:r>
      <w:r w:rsidRPr="000A6031">
        <w:rPr>
          <w:rFonts w:eastAsia="Times New Roman" w:cs="Times New Roman"/>
          <w:szCs w:val="26"/>
        </w:rPr>
        <w:t xml:space="preserve"> </w:t>
      </w:r>
      <w:r w:rsidR="00E8598C" w:rsidRPr="000A6031">
        <w:rPr>
          <w:rFonts w:eastAsia="Times New Roman" w:cs="Times New Roman"/>
          <w:szCs w:val="26"/>
        </w:rPr>
        <w:t>truy xuất đồng</w:t>
      </w:r>
      <w:r w:rsidRPr="000A6031">
        <w:rPr>
          <w:rFonts w:eastAsia="Times New Roman" w:cs="Times New Roman"/>
          <w:szCs w:val="26"/>
        </w:rPr>
        <w:t xml:space="preserve"> </w:t>
      </w:r>
      <w:r w:rsidR="00E8598C" w:rsidRPr="000A6031">
        <w:rPr>
          <w:rFonts w:eastAsia="Times New Roman" w:cs="Times New Roman"/>
          <w:szCs w:val="26"/>
        </w:rPr>
        <w:t>thời.</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Hỗ trợ tính bảo mật và riêng tư.</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xem và xử lý dữ liệu lưu trữ.</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cập nhật và lưu trữ dữ liệu sau khi cập nhật.</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Cung cấp một cơ chế chỉ mục (index) hiệu quả để truy cập nhanh các dữ liệu lựa chọn.</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Cung cấp tính nhất quán giữa các bản ghi khác nhau.</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Bảo vệ dữ liệu khỏi mất mát bằng các quá trình sao lưu (backup) và phục hồi (recovery).</w:t>
      </w:r>
    </w:p>
    <w:p w:rsidR="00E8598C" w:rsidRPr="000A6031" w:rsidRDefault="000A136D" w:rsidP="009803F1">
      <w:pPr>
        <w:pStyle w:val="Heading3"/>
        <w:spacing w:before="120" w:after="120" w:line="26" w:lineRule="atLeast"/>
        <w:rPr>
          <w:rFonts w:eastAsia="Times New Roman" w:cs="Times New Roman"/>
          <w:b w:val="0"/>
          <w:color w:val="auto"/>
          <w:szCs w:val="26"/>
        </w:rPr>
      </w:pPr>
      <w:bookmarkStart w:id="54" w:name="_Toc511914359"/>
      <w:bookmarkStart w:id="55" w:name="_Toc511914439"/>
      <w:bookmarkStart w:id="56" w:name="_Toc511919174"/>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6 </w:t>
      </w:r>
      <w:r w:rsidR="00E8598C" w:rsidRPr="000A6031">
        <w:rPr>
          <w:rFonts w:eastAsia="Times New Roman" w:cs="Times New Roman"/>
          <w:color w:val="auto"/>
          <w:szCs w:val="26"/>
        </w:rPr>
        <w:t xml:space="preserve">Giới thiệu về hệ quản trị </w:t>
      </w:r>
      <w:r w:rsidR="009803F1">
        <w:rPr>
          <w:rFonts w:eastAsia="Times New Roman" w:cs="Times New Roman"/>
          <w:color w:val="auto"/>
          <w:szCs w:val="26"/>
        </w:rPr>
        <w:t>cơ sở dữ liệu</w:t>
      </w:r>
      <w:r w:rsidR="009803F1" w:rsidRPr="000A6031">
        <w:rPr>
          <w:rFonts w:eastAsia="Times New Roman" w:cs="Times New Roman"/>
          <w:color w:val="auto"/>
          <w:szCs w:val="26"/>
        </w:rPr>
        <w:t xml:space="preserve"> </w:t>
      </w:r>
      <w:r w:rsidR="00E8598C" w:rsidRPr="000A6031">
        <w:rPr>
          <w:rFonts w:eastAsia="Times New Roman" w:cs="Times New Roman"/>
          <w:color w:val="auto"/>
          <w:szCs w:val="26"/>
        </w:rPr>
        <w:t>SQLite</w:t>
      </w:r>
      <w:bookmarkEnd w:id="54"/>
      <w:bookmarkEnd w:id="55"/>
      <w:bookmarkEnd w:id="56"/>
    </w:p>
    <w:p w:rsidR="00E8598C" w:rsidRPr="000A6031" w:rsidRDefault="00E8598C" w:rsidP="00547EC1">
      <w:pPr>
        <w:spacing w:line="26" w:lineRule="atLeast"/>
        <w:ind w:firstLine="709"/>
        <w:rPr>
          <w:szCs w:val="26"/>
        </w:rPr>
      </w:pPr>
      <w:r w:rsidRPr="000A6031">
        <w:rPr>
          <w:szCs w:val="26"/>
        </w:rPr>
        <w:t>SQLite là một cơ sở dữ liệu quan hệ, mã nguồn mở, nó được tích hợp sẵn trên hệ điều hành Android, vì vậy có thể sử dụng nó bất cứ lúc nào, và không cần phải cấu hình gì thêm. </w:t>
      </w:r>
    </w:p>
    <w:p w:rsidR="00E8598C" w:rsidRPr="000A6031" w:rsidRDefault="00E8598C" w:rsidP="00547EC1">
      <w:pPr>
        <w:spacing w:line="26" w:lineRule="atLeast"/>
        <w:ind w:firstLine="709"/>
        <w:rPr>
          <w:rFonts w:cs="Times New Roman"/>
          <w:szCs w:val="26"/>
          <w:shd w:val="clear" w:color="auto" w:fill="FFFFFF"/>
        </w:rPr>
      </w:pPr>
      <w:r w:rsidRPr="000A6031">
        <w:rPr>
          <w:rFonts w:cs="Times New Roman"/>
          <w:bCs/>
          <w:szCs w:val="26"/>
          <w:shd w:val="clear" w:color="auto" w:fill="FFFFFF"/>
        </w:rPr>
        <w:tab/>
        <w:t>SQLite</w:t>
      </w:r>
      <w:r w:rsidRPr="000A6031">
        <w:rPr>
          <w:rStyle w:val="apple-converted-space"/>
          <w:rFonts w:cs="Times New Roman"/>
          <w:szCs w:val="26"/>
          <w:shd w:val="clear" w:color="auto" w:fill="FFFFFF"/>
        </w:rPr>
        <w:t> </w:t>
      </w:r>
      <w:r w:rsidRPr="000A6031">
        <w:rPr>
          <w:rFonts w:cs="Times New Roman"/>
          <w:szCs w:val="26"/>
          <w:shd w:val="clear" w:color="auto" w:fill="FFFFFF"/>
        </w:rPr>
        <w:t>là hệ thống</w:t>
      </w:r>
      <w:r w:rsidRPr="000A6031">
        <w:rPr>
          <w:rStyle w:val="apple-converted-space"/>
          <w:rFonts w:cs="Times New Roman"/>
          <w:szCs w:val="26"/>
          <w:shd w:val="clear" w:color="auto" w:fill="FFFFFF"/>
        </w:rPr>
        <w:t> </w:t>
      </w:r>
      <w:hyperlink r:id="rId21" w:tooltip="Cơ sở dữ liệu quan hệ (trang chưa được viết)" w:history="1">
        <w:r w:rsidRPr="000A6031">
          <w:rPr>
            <w:rStyle w:val="Hyperlink"/>
            <w:rFonts w:cs="Times New Roman"/>
            <w:color w:val="auto"/>
            <w:szCs w:val="26"/>
            <w:u w:val="none"/>
            <w:shd w:val="clear" w:color="auto" w:fill="FFFFFF"/>
          </w:rPr>
          <w:t>cơ sở dữ liệu quan hệ</w:t>
        </w:r>
      </w:hyperlink>
      <w:r w:rsidRPr="000A6031">
        <w:rPr>
          <w:rStyle w:val="apple-converted-space"/>
          <w:rFonts w:cs="Times New Roman"/>
          <w:szCs w:val="26"/>
          <w:shd w:val="clear" w:color="auto" w:fill="FFFFFF"/>
        </w:rPr>
        <w:t> </w:t>
      </w:r>
      <w:r w:rsidRPr="000A6031">
        <w:rPr>
          <w:rFonts w:cs="Times New Roman"/>
          <w:szCs w:val="26"/>
          <w:shd w:val="clear" w:color="auto" w:fill="FFFFFF"/>
        </w:rPr>
        <w:t>nhỏ gọn, hoàn chỉnh, có thể cài đặt bên trong các</w:t>
      </w:r>
      <w:r w:rsidRPr="000A6031">
        <w:rPr>
          <w:rStyle w:val="apple-converted-space"/>
          <w:rFonts w:cs="Times New Roman"/>
          <w:szCs w:val="26"/>
          <w:shd w:val="clear" w:color="auto" w:fill="FFFFFF"/>
        </w:rPr>
        <w:t> </w:t>
      </w:r>
      <w:hyperlink r:id="rId22" w:tooltip="Trình ứng dụng (trang chưa được viết)" w:history="1">
        <w:r w:rsidRPr="000A6031">
          <w:rPr>
            <w:rStyle w:val="Hyperlink"/>
            <w:rFonts w:cs="Times New Roman"/>
            <w:color w:val="auto"/>
            <w:szCs w:val="26"/>
            <w:u w:val="none"/>
            <w:shd w:val="clear" w:color="auto" w:fill="FFFFFF"/>
          </w:rPr>
          <w:t>trình ứng dụng</w:t>
        </w:r>
      </w:hyperlink>
      <w:r w:rsidRPr="000A6031">
        <w:rPr>
          <w:rStyle w:val="apple-converted-space"/>
          <w:rFonts w:cs="Times New Roman"/>
          <w:szCs w:val="26"/>
          <w:shd w:val="clear" w:color="auto" w:fill="FFFFFF"/>
        </w:rPr>
        <w:t> </w:t>
      </w:r>
      <w:r w:rsidRPr="000A6031">
        <w:rPr>
          <w:rFonts w:cs="Times New Roman"/>
          <w:szCs w:val="26"/>
          <w:shd w:val="clear" w:color="auto" w:fill="FFFFFF"/>
        </w:rPr>
        <w:t>khác. SQLite được Richard Hipp viết dưới dạng</w:t>
      </w:r>
      <w:r w:rsidRPr="000A6031">
        <w:rPr>
          <w:rStyle w:val="apple-converted-space"/>
          <w:rFonts w:cs="Times New Roman"/>
          <w:szCs w:val="26"/>
          <w:shd w:val="clear" w:color="auto" w:fill="FFFFFF"/>
        </w:rPr>
        <w:t> </w:t>
      </w:r>
      <w:hyperlink r:id="rId23" w:tooltip="Thư viện" w:history="1">
        <w:r w:rsidRPr="000A6031">
          <w:rPr>
            <w:rStyle w:val="Hyperlink"/>
            <w:rFonts w:cs="Times New Roman"/>
            <w:color w:val="auto"/>
            <w:szCs w:val="26"/>
            <w:u w:val="none"/>
            <w:shd w:val="clear" w:color="auto" w:fill="FFFFFF"/>
          </w:rPr>
          <w:t>thư viện</w:t>
        </w:r>
      </w:hyperlink>
      <w:r w:rsidRPr="000A6031">
        <w:rPr>
          <w:rStyle w:val="apple-converted-space"/>
          <w:rFonts w:cs="Times New Roman"/>
          <w:szCs w:val="26"/>
          <w:shd w:val="clear" w:color="auto" w:fill="FFFFFF"/>
        </w:rPr>
        <w:t> </w:t>
      </w:r>
      <w:r w:rsidRPr="000A6031">
        <w:rPr>
          <w:rFonts w:cs="Times New Roman"/>
          <w:szCs w:val="26"/>
          <w:shd w:val="clear" w:color="auto" w:fill="FFFFFF"/>
        </w:rPr>
        <w:t>bằng ngôn ngữ lập trình</w:t>
      </w:r>
      <w:r w:rsidRPr="000A6031">
        <w:rPr>
          <w:rStyle w:val="apple-converted-space"/>
          <w:rFonts w:cs="Times New Roman"/>
          <w:szCs w:val="26"/>
          <w:shd w:val="clear" w:color="auto" w:fill="FFFFFF"/>
        </w:rPr>
        <w:t> </w:t>
      </w:r>
      <w:hyperlink r:id="rId24" w:tooltip="C" w:history="1">
        <w:r w:rsidRPr="000A6031">
          <w:rPr>
            <w:rStyle w:val="Hyperlink"/>
            <w:rFonts w:cs="Times New Roman"/>
            <w:color w:val="auto"/>
            <w:szCs w:val="26"/>
            <w:u w:val="none"/>
            <w:shd w:val="clear" w:color="auto" w:fill="FFFFFF"/>
          </w:rPr>
          <w:t>C</w:t>
        </w:r>
      </w:hyperlink>
      <w:r w:rsidRPr="000A6031">
        <w:rPr>
          <w:rFonts w:cs="Times New Roman"/>
          <w:szCs w:val="26"/>
          <w:shd w:val="clear" w:color="auto" w:fill="FFFFFF"/>
        </w:rPr>
        <w:t>.</w:t>
      </w:r>
    </w:p>
    <w:p w:rsidR="000A136D" w:rsidRPr="000A6031" w:rsidRDefault="00E8598C" w:rsidP="00547EC1">
      <w:pPr>
        <w:spacing w:line="26" w:lineRule="atLeast"/>
        <w:ind w:firstLine="709"/>
        <w:rPr>
          <w:rFonts w:cs="Times New Roman"/>
          <w:szCs w:val="26"/>
        </w:rPr>
      </w:pPr>
      <w:r w:rsidRPr="000A6031">
        <w:rPr>
          <w:rFonts w:cs="Times New Roman"/>
          <w:szCs w:val="26"/>
          <w:shd w:val="clear" w:color="auto" w:fill="FFFFFF"/>
        </w:rPr>
        <w:t>SQLite là một thư viện thực thi các chức năng của một database engine với đặc điểm giống như một phần mềm portable, không cần cài đặt, không cần cấu hình, không cầ</w:t>
      </w:r>
      <w:r w:rsidR="009803F1">
        <w:rPr>
          <w:rFonts w:cs="Times New Roman"/>
          <w:szCs w:val="26"/>
          <w:shd w:val="clear" w:color="auto" w:fill="FFFFFF"/>
        </w:rPr>
        <w:t>n server. N</w:t>
      </w:r>
      <w:r w:rsidRPr="000A6031">
        <w:rPr>
          <w:rFonts w:cs="Times New Roman"/>
          <w:szCs w:val="26"/>
          <w:shd w:val="clear" w:color="auto" w:fill="FFFFFF"/>
        </w:rPr>
        <w:t xml:space="preserve">hững điểm này rất khác so với việc sử dụng SQL Server hoặc Oracle, nhưng nó vẫn có </w:t>
      </w:r>
      <w:r w:rsidR="009803F1">
        <w:rPr>
          <w:rFonts w:cs="Times New Roman"/>
          <w:szCs w:val="26"/>
          <w:shd w:val="clear" w:color="auto" w:fill="FFFFFF"/>
        </w:rPr>
        <w:t>chuyển giao</w:t>
      </w:r>
      <w:r w:rsidRPr="000A6031">
        <w:rPr>
          <w:rFonts w:cs="Times New Roman"/>
          <w:szCs w:val="26"/>
          <w:shd w:val="clear" w:color="auto" w:fill="FFFFFF"/>
        </w:rPr>
        <w:t xml:space="preserve"> để đảm bảo tính toàn vẹn và an toàn trong quá trình thao tác dữ liệ</w:t>
      </w:r>
      <w:r w:rsidR="009803F1">
        <w:rPr>
          <w:rFonts w:cs="Times New Roman"/>
          <w:szCs w:val="26"/>
          <w:shd w:val="clear" w:color="auto" w:fill="FFFFFF"/>
        </w:rPr>
        <w:t>u.</w:t>
      </w:r>
    </w:p>
    <w:p w:rsidR="00E8598C" w:rsidRPr="000A6031" w:rsidRDefault="00E8598C" w:rsidP="009803F1">
      <w:pPr>
        <w:spacing w:line="26" w:lineRule="atLeast"/>
        <w:ind w:firstLine="360"/>
        <w:rPr>
          <w:rFonts w:cs="Times New Roman"/>
          <w:szCs w:val="26"/>
          <w:shd w:val="clear" w:color="auto" w:fill="FFFFFF"/>
        </w:rPr>
      </w:pPr>
      <w:r w:rsidRPr="000A6031">
        <w:rPr>
          <w:rFonts w:cs="Times New Roman"/>
          <w:szCs w:val="26"/>
        </w:rPr>
        <w:t>SQLite có các ưu điểm sau:</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Tin cậy: các hoạt động</w:t>
      </w:r>
      <w:r w:rsidR="009803F1" w:rsidRPr="009803F1">
        <w:rPr>
          <w:rFonts w:cs="Times New Roman"/>
          <w:szCs w:val="26"/>
        </w:rPr>
        <w:t xml:space="preserve"> </w:t>
      </w:r>
      <w:r w:rsidRPr="009803F1">
        <w:rPr>
          <w:rFonts w:cs="Times New Roman"/>
          <w:szCs w:val="26"/>
        </w:rPr>
        <w:t>chuyể</w:t>
      </w:r>
      <w:r w:rsidR="009803F1" w:rsidRPr="009803F1">
        <w:rPr>
          <w:rFonts w:cs="Times New Roman"/>
          <w:szCs w:val="26"/>
        </w:rPr>
        <w:t xml:space="preserve">n giao </w:t>
      </w:r>
      <w:r w:rsidRPr="009803F1">
        <w:rPr>
          <w:rFonts w:cs="Times New Roman"/>
          <w:szCs w:val="26"/>
        </w:rPr>
        <w:t>nội trong</w:t>
      </w:r>
      <w:r w:rsidRPr="009803F1">
        <w:rPr>
          <w:rStyle w:val="apple-converted-space"/>
          <w:rFonts w:cs="Times New Roman"/>
          <w:szCs w:val="26"/>
        </w:rPr>
        <w:t> </w:t>
      </w:r>
      <w:hyperlink r:id="rId25" w:tooltip="Cơ sở dữ liệu" w:history="1">
        <w:r w:rsidRPr="009803F1">
          <w:rPr>
            <w:rStyle w:val="Hyperlink"/>
            <w:rFonts w:cs="Times New Roman"/>
            <w:color w:val="auto"/>
            <w:szCs w:val="26"/>
            <w:u w:val="none"/>
          </w:rPr>
          <w:t>cơ sở dữ liệu</w:t>
        </w:r>
      </w:hyperlink>
      <w:r w:rsidRPr="009803F1">
        <w:rPr>
          <w:rStyle w:val="apple-converted-space"/>
          <w:rFonts w:cs="Times New Roman"/>
          <w:szCs w:val="26"/>
        </w:rPr>
        <w:t> </w:t>
      </w:r>
      <w:r w:rsidRPr="009803F1">
        <w:rPr>
          <w:rFonts w:cs="Times New Roman"/>
          <w:szCs w:val="26"/>
        </w:rPr>
        <w:t>được thực hiện</w:t>
      </w:r>
      <w:r w:rsidRPr="009803F1">
        <w:rPr>
          <w:rStyle w:val="apple-converted-space"/>
          <w:rFonts w:cs="Times New Roman"/>
          <w:szCs w:val="26"/>
        </w:rPr>
        <w:t> </w:t>
      </w:r>
      <w:hyperlink r:id="rId26" w:tooltip="Tính toàn vẹn (giao dịch) (trang chưa được viết)" w:history="1">
        <w:r w:rsidRPr="009803F1">
          <w:rPr>
            <w:rStyle w:val="Hyperlink"/>
            <w:rFonts w:cs="Times New Roman"/>
            <w:color w:val="auto"/>
            <w:szCs w:val="26"/>
            <w:u w:val="none"/>
          </w:rPr>
          <w:t>trọn vẹn</w:t>
        </w:r>
      </w:hyperlink>
      <w:r w:rsidRPr="009803F1">
        <w:rPr>
          <w:rFonts w:cs="Times New Roman"/>
          <w:szCs w:val="26"/>
        </w:rPr>
        <w:t>, không gây lỗi khi xảy ra sự cố</w:t>
      </w:r>
      <w:r w:rsidRPr="009803F1">
        <w:rPr>
          <w:rStyle w:val="apple-converted-space"/>
          <w:rFonts w:cs="Times New Roman"/>
          <w:szCs w:val="26"/>
        </w:rPr>
        <w:t> </w:t>
      </w:r>
      <w:hyperlink r:id="rId27" w:tooltip="Phần cứng" w:history="1">
        <w:r w:rsidRPr="009803F1">
          <w:rPr>
            <w:rStyle w:val="Hyperlink"/>
            <w:rFonts w:cs="Times New Roman"/>
            <w:color w:val="auto"/>
            <w:szCs w:val="26"/>
            <w:u w:val="none"/>
          </w:rPr>
          <w:t>phần cứng</w:t>
        </w:r>
      </w:hyperlink>
      <w:r w:rsidR="009803F1">
        <w:rPr>
          <w:rStyle w:val="Hyperlink"/>
          <w:rFonts w:cs="Times New Roman"/>
          <w:color w:val="auto"/>
          <w:szCs w:val="26"/>
          <w:u w:val="none"/>
        </w:rPr>
        <w:t>.</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Tuân theo chuẩn</w:t>
      </w:r>
      <w:r w:rsidRPr="009803F1">
        <w:rPr>
          <w:rStyle w:val="apple-converted-space"/>
          <w:rFonts w:cs="Times New Roman"/>
          <w:szCs w:val="26"/>
        </w:rPr>
        <w:t> </w:t>
      </w:r>
      <w:hyperlink r:id="rId28" w:tooltip="SQL92 (trang chưa được viết)" w:history="1">
        <w:r w:rsidRPr="009803F1">
          <w:rPr>
            <w:rStyle w:val="Hyperlink"/>
            <w:rFonts w:cs="Times New Roman"/>
            <w:color w:val="auto"/>
            <w:szCs w:val="26"/>
            <w:u w:val="none"/>
          </w:rPr>
          <w:t>SQL92</w:t>
        </w:r>
      </w:hyperlink>
      <w:r w:rsidRPr="009803F1">
        <w:rPr>
          <w:rStyle w:val="apple-converted-space"/>
          <w:rFonts w:cs="Times New Roman"/>
          <w:szCs w:val="26"/>
        </w:rPr>
        <w:t> </w:t>
      </w:r>
      <w:r w:rsidRPr="009803F1">
        <w:rPr>
          <w:rFonts w:cs="Times New Roman"/>
          <w:szCs w:val="26"/>
        </w:rPr>
        <w:t>(chỉ có một vài đặc điểm không hỗ trợ)</w:t>
      </w:r>
      <w:r w:rsidR="009803F1">
        <w:rPr>
          <w:rFonts w:cs="Times New Roman"/>
          <w:szCs w:val="26"/>
        </w:rPr>
        <w:t>.</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Không cần cài đặt cấu hình</w:t>
      </w:r>
      <w:r w:rsidR="009803F1">
        <w:rPr>
          <w:rFonts w:cs="Times New Roman"/>
          <w:szCs w:val="26"/>
        </w:rPr>
        <w:t>.</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Kích thước chương trình gọn nhẹ, với cấu hình đầy đủ chỉ không đầy 300</w:t>
      </w:r>
      <w:r w:rsidRPr="009803F1">
        <w:rPr>
          <w:rStyle w:val="apple-converted-space"/>
          <w:rFonts w:cs="Times New Roman"/>
          <w:szCs w:val="26"/>
        </w:rPr>
        <w:t> </w:t>
      </w:r>
      <w:hyperlink r:id="rId29" w:tooltip="Kilobyte" w:history="1">
        <w:r w:rsidRPr="009803F1">
          <w:rPr>
            <w:rStyle w:val="Hyperlink"/>
            <w:rFonts w:cs="Times New Roman"/>
            <w:color w:val="auto"/>
            <w:szCs w:val="26"/>
            <w:u w:val="none"/>
          </w:rPr>
          <w:t>kB</w:t>
        </w:r>
      </w:hyperlink>
      <w:r w:rsidR="009803F1">
        <w:rPr>
          <w:rStyle w:val="Hyperlink"/>
          <w:rFonts w:cs="Times New Roman"/>
          <w:color w:val="auto"/>
          <w:szCs w:val="26"/>
          <w:u w:val="none"/>
        </w:rPr>
        <w:t>.</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Thực hiện các thao tác đơn giản nhanh hơn các hệ thống cơ sở dữ liệu</w:t>
      </w:r>
      <w:r w:rsidRPr="009803F1">
        <w:rPr>
          <w:rStyle w:val="apple-converted-space"/>
          <w:rFonts w:cs="Times New Roman"/>
          <w:szCs w:val="26"/>
        </w:rPr>
        <w:t> </w:t>
      </w:r>
      <w:hyperlink r:id="rId30" w:tooltip="Khách/chủ (trang chưa được viết)" w:history="1">
        <w:r w:rsidRPr="009803F1">
          <w:rPr>
            <w:rStyle w:val="Hyperlink"/>
            <w:rFonts w:cs="Times New Roman"/>
            <w:color w:val="auto"/>
            <w:szCs w:val="26"/>
            <w:u w:val="none"/>
          </w:rPr>
          <w:t>khách/chủ</w:t>
        </w:r>
      </w:hyperlink>
      <w:r w:rsidRPr="009803F1">
        <w:rPr>
          <w:rStyle w:val="apple-converted-space"/>
          <w:rFonts w:cs="Times New Roman"/>
          <w:szCs w:val="26"/>
        </w:rPr>
        <w:t> </w:t>
      </w:r>
      <w:r w:rsidRPr="009803F1">
        <w:rPr>
          <w:rFonts w:cs="Times New Roman"/>
          <w:szCs w:val="26"/>
        </w:rPr>
        <w:t>khác.</w:t>
      </w:r>
    </w:p>
    <w:p w:rsidR="009803F1" w:rsidRDefault="00E8598C" w:rsidP="00F142FA">
      <w:pPr>
        <w:pStyle w:val="ListParagraph"/>
        <w:numPr>
          <w:ilvl w:val="0"/>
          <w:numId w:val="4"/>
        </w:numPr>
        <w:spacing w:line="26" w:lineRule="atLeast"/>
        <w:rPr>
          <w:rFonts w:cs="Times New Roman"/>
          <w:szCs w:val="26"/>
        </w:rPr>
      </w:pPr>
      <w:r w:rsidRPr="009803F1">
        <w:rPr>
          <w:rFonts w:cs="Times New Roman"/>
          <w:szCs w:val="26"/>
        </w:rPr>
        <w:t>Không cần</w:t>
      </w:r>
      <w:r w:rsidRPr="009803F1">
        <w:rPr>
          <w:rStyle w:val="apple-converted-space"/>
          <w:rFonts w:cs="Times New Roman"/>
          <w:szCs w:val="26"/>
        </w:rPr>
        <w:t> </w:t>
      </w:r>
      <w:hyperlink r:id="rId31" w:tooltip="Phần mềm" w:history="1">
        <w:r w:rsidRPr="009803F1">
          <w:rPr>
            <w:rStyle w:val="Hyperlink"/>
            <w:rFonts w:cs="Times New Roman"/>
            <w:color w:val="auto"/>
            <w:szCs w:val="26"/>
            <w:u w:val="none"/>
          </w:rPr>
          <w:t>phần mềm</w:t>
        </w:r>
      </w:hyperlink>
      <w:r w:rsidRPr="009803F1">
        <w:rPr>
          <w:rStyle w:val="apple-converted-space"/>
          <w:rFonts w:cs="Times New Roman"/>
          <w:szCs w:val="26"/>
        </w:rPr>
        <w:t> </w:t>
      </w:r>
      <w:r w:rsidRPr="009803F1">
        <w:rPr>
          <w:rFonts w:cs="Times New Roman"/>
          <w:szCs w:val="26"/>
        </w:rPr>
        <w:t>phụ trợ</w:t>
      </w:r>
      <w:r w:rsidR="009803F1">
        <w:rPr>
          <w:rFonts w:cs="Times New Roman"/>
          <w:szCs w:val="26"/>
        </w:rPr>
        <w:t>.</w:t>
      </w:r>
    </w:p>
    <w:p w:rsidR="005F73C5" w:rsidRDefault="004155FC" w:rsidP="00F142FA">
      <w:pPr>
        <w:pStyle w:val="ListParagraph"/>
        <w:numPr>
          <w:ilvl w:val="0"/>
          <w:numId w:val="4"/>
        </w:numPr>
        <w:spacing w:line="26" w:lineRule="atLeast"/>
        <w:rPr>
          <w:rFonts w:cs="Times New Roman"/>
          <w:szCs w:val="26"/>
        </w:rPr>
      </w:pPr>
      <w:hyperlink r:id="rId32" w:tooltip="Phần mềm tự do" w:history="1">
        <w:r w:rsidR="00E8598C" w:rsidRPr="009803F1">
          <w:rPr>
            <w:rStyle w:val="Hyperlink"/>
            <w:rFonts w:cs="Times New Roman"/>
            <w:color w:val="auto"/>
            <w:szCs w:val="26"/>
            <w:u w:val="none"/>
          </w:rPr>
          <w:t>Phần mềm tự do</w:t>
        </w:r>
      </w:hyperlink>
      <w:r w:rsidR="00E8598C" w:rsidRPr="009803F1">
        <w:rPr>
          <w:rStyle w:val="apple-converted-space"/>
          <w:rFonts w:cs="Times New Roman"/>
          <w:szCs w:val="26"/>
        </w:rPr>
        <w:t> </w:t>
      </w:r>
      <w:r w:rsidR="00E8598C" w:rsidRPr="009803F1">
        <w:rPr>
          <w:rFonts w:cs="Times New Roman"/>
          <w:szCs w:val="26"/>
        </w:rPr>
        <w:t>với</w:t>
      </w:r>
      <w:r w:rsidR="00E8598C" w:rsidRPr="009803F1">
        <w:rPr>
          <w:rStyle w:val="apple-converted-space"/>
          <w:rFonts w:cs="Times New Roman"/>
          <w:szCs w:val="26"/>
        </w:rPr>
        <w:t> </w:t>
      </w:r>
      <w:hyperlink r:id="rId33" w:tooltip="Mã nguồn" w:history="1">
        <w:r w:rsidR="00E8598C" w:rsidRPr="009803F1">
          <w:rPr>
            <w:rStyle w:val="Hyperlink"/>
            <w:rFonts w:cs="Times New Roman"/>
            <w:color w:val="auto"/>
            <w:szCs w:val="26"/>
            <w:u w:val="none"/>
          </w:rPr>
          <w:t>mã nguồn</w:t>
        </w:r>
      </w:hyperlink>
      <w:r w:rsidR="00E8598C" w:rsidRPr="009803F1">
        <w:rPr>
          <w:rStyle w:val="apple-converted-space"/>
          <w:rFonts w:cs="Times New Roman"/>
          <w:szCs w:val="26"/>
        </w:rPr>
        <w:t> </w:t>
      </w:r>
      <w:r w:rsidR="00E8598C" w:rsidRPr="009803F1">
        <w:rPr>
          <w:rFonts w:cs="Times New Roman"/>
          <w:szCs w:val="26"/>
        </w:rPr>
        <w:t xml:space="preserve">mở, được chú thích rõ </w:t>
      </w:r>
      <w:r w:rsidR="009803F1">
        <w:rPr>
          <w:rFonts w:cs="Times New Roman"/>
          <w:szCs w:val="26"/>
        </w:rPr>
        <w:t>rang.</w:t>
      </w:r>
    </w:p>
    <w:p w:rsidR="00E8598C" w:rsidRPr="005F73C5" w:rsidRDefault="00E8598C" w:rsidP="00F142FA">
      <w:pPr>
        <w:pStyle w:val="ListParagraph"/>
        <w:numPr>
          <w:ilvl w:val="0"/>
          <w:numId w:val="4"/>
        </w:numPr>
        <w:spacing w:line="26" w:lineRule="atLeast"/>
        <w:rPr>
          <w:rStyle w:val="apple-converted-space"/>
          <w:rFonts w:cs="Times New Roman"/>
          <w:szCs w:val="26"/>
        </w:rPr>
      </w:pPr>
      <w:r w:rsidRPr="005F73C5">
        <w:rPr>
          <w:rFonts w:cs="Times New Roman"/>
          <w:bCs/>
          <w:szCs w:val="26"/>
          <w:shd w:val="clear" w:color="auto" w:fill="FFFFFF"/>
        </w:rPr>
        <w:lastRenderedPageBreak/>
        <w:t>SQLite được đánh giá là nhanh, tin cậ</w:t>
      </w:r>
      <w:r w:rsidR="005F73C5" w:rsidRPr="005F73C5">
        <w:rPr>
          <w:rFonts w:cs="Times New Roman"/>
          <w:bCs/>
          <w:szCs w:val="26"/>
          <w:shd w:val="clear" w:color="auto" w:fill="FFFFFF"/>
        </w:rPr>
        <w:t>y.</w:t>
      </w:r>
    </w:p>
    <w:p w:rsidR="00E8598C" w:rsidRPr="000A6031" w:rsidRDefault="000A136D" w:rsidP="0044386D">
      <w:pPr>
        <w:pStyle w:val="Heading2"/>
        <w:spacing w:before="120" w:after="120" w:line="26" w:lineRule="atLeast"/>
        <w:rPr>
          <w:rFonts w:cs="Times New Roman"/>
          <w:color w:val="auto"/>
        </w:rPr>
      </w:pPr>
      <w:bookmarkStart w:id="57" w:name="_Toc507842837"/>
      <w:bookmarkStart w:id="58" w:name="_Toc511914360"/>
      <w:bookmarkStart w:id="59" w:name="_Toc511914440"/>
      <w:bookmarkStart w:id="60" w:name="_Toc511919175"/>
      <w:r w:rsidRPr="000A6031">
        <w:rPr>
          <w:rFonts w:cs="Times New Roman"/>
          <w:color w:val="auto"/>
        </w:rPr>
        <w:t>1</w:t>
      </w:r>
      <w:r w:rsidR="00A67684" w:rsidRPr="000A6031">
        <w:rPr>
          <w:rFonts w:cs="Times New Roman"/>
          <w:color w:val="auto"/>
        </w:rPr>
        <w:t>.</w:t>
      </w:r>
      <w:r w:rsidRPr="000A6031">
        <w:rPr>
          <w:rFonts w:cs="Times New Roman"/>
          <w:color w:val="auto"/>
        </w:rPr>
        <w:t>3</w:t>
      </w:r>
      <w:r w:rsidR="00A67684" w:rsidRPr="000A6031">
        <w:rPr>
          <w:rFonts w:cs="Times New Roman"/>
          <w:color w:val="auto"/>
        </w:rPr>
        <w:t xml:space="preserve"> </w:t>
      </w:r>
      <w:r w:rsidR="00E8598C" w:rsidRPr="000A6031">
        <w:rPr>
          <w:rFonts w:cs="Times New Roman"/>
          <w:color w:val="auto"/>
        </w:rPr>
        <w:t>Phân tích thiết kế hệ thống</w:t>
      </w:r>
      <w:bookmarkEnd w:id="57"/>
      <w:bookmarkEnd w:id="58"/>
      <w:bookmarkEnd w:id="59"/>
      <w:bookmarkEnd w:id="60"/>
    </w:p>
    <w:p w:rsidR="00E8598C" w:rsidRPr="000A6031" w:rsidRDefault="000A136D" w:rsidP="0044386D">
      <w:pPr>
        <w:pStyle w:val="Heading3"/>
        <w:spacing w:before="120" w:after="120" w:line="26" w:lineRule="atLeast"/>
        <w:rPr>
          <w:rFonts w:cs="Times New Roman"/>
          <w:b w:val="0"/>
          <w:color w:val="auto"/>
          <w:szCs w:val="26"/>
        </w:rPr>
      </w:pPr>
      <w:bookmarkStart w:id="61" w:name="_Toc511914361"/>
      <w:bookmarkStart w:id="62" w:name="_Toc511914441"/>
      <w:bookmarkStart w:id="63" w:name="_Toc511919176"/>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1 </w:t>
      </w:r>
      <w:r w:rsidR="00E8598C" w:rsidRPr="000A6031">
        <w:rPr>
          <w:rFonts w:cs="Times New Roman"/>
          <w:color w:val="auto"/>
          <w:szCs w:val="26"/>
        </w:rPr>
        <w:t>Các khái niệm</w:t>
      </w:r>
      <w:bookmarkEnd w:id="61"/>
      <w:bookmarkEnd w:id="62"/>
      <w:bookmarkEnd w:id="63"/>
    </w:p>
    <w:p w:rsidR="00E8598C" w:rsidRPr="000A6031" w:rsidRDefault="00E8598C" w:rsidP="00547EC1">
      <w:pPr>
        <w:spacing w:line="26" w:lineRule="atLeast"/>
        <w:ind w:firstLine="709"/>
        <w:rPr>
          <w:rFonts w:cs="Times New Roman"/>
          <w:szCs w:val="26"/>
        </w:rPr>
      </w:pPr>
      <w:r w:rsidRPr="000A6031">
        <w:rPr>
          <w:rFonts w:cs="Times New Roman"/>
          <w:b/>
          <w:szCs w:val="26"/>
        </w:rPr>
        <w:tab/>
      </w:r>
      <w:r w:rsidRPr="000A6031">
        <w:rPr>
          <w:rFonts w:cs="Times New Roman"/>
          <w:szCs w:val="26"/>
        </w:rPr>
        <w:t>Hệ thống là tập hợp các phần tử có những mối quan hệ ràng buộc lẫ</w:t>
      </w:r>
      <w:r w:rsidR="005F73C5">
        <w:rPr>
          <w:rFonts w:cs="Times New Roman"/>
          <w:szCs w:val="26"/>
        </w:rPr>
        <w:t>n nhau cù</w:t>
      </w:r>
      <w:r w:rsidRPr="000A6031">
        <w:rPr>
          <w:rFonts w:cs="Times New Roman"/>
          <w:szCs w:val="26"/>
        </w:rPr>
        <w:t>ng hoạt động chung cho một số mục tiêu nào đó, thực hiện trao đổi vào/ra với môi trường ngoài.</w:t>
      </w:r>
    </w:p>
    <w:p w:rsidR="00E8598C" w:rsidRPr="000A6031" w:rsidRDefault="00E8598C" w:rsidP="00547EC1">
      <w:pPr>
        <w:spacing w:line="26" w:lineRule="atLeast"/>
        <w:ind w:firstLine="709"/>
        <w:rPr>
          <w:rFonts w:cs="Times New Roman"/>
          <w:szCs w:val="26"/>
        </w:rPr>
      </w:pPr>
      <w:r w:rsidRPr="000A6031">
        <w:rPr>
          <w:rFonts w:cs="Times New Roman"/>
          <w:szCs w:val="26"/>
        </w:rPr>
        <w:tab/>
        <w:t>Hệ thống quản lý là một hệ thống có mục đích mang lại lợi nhuận hoặc lợi ích nào đó. Đặc điểm của hệ thống là có con người tham gia và trao đổi thông tin</w:t>
      </w:r>
    </w:p>
    <w:p w:rsidR="00E8598C" w:rsidRPr="000A6031" w:rsidRDefault="00E8598C" w:rsidP="00547EC1">
      <w:pPr>
        <w:spacing w:line="26" w:lineRule="atLeast"/>
        <w:ind w:firstLine="709"/>
        <w:rPr>
          <w:rFonts w:cs="Times New Roman"/>
          <w:szCs w:val="26"/>
        </w:rPr>
      </w:pPr>
      <w:r w:rsidRPr="000A6031">
        <w:rPr>
          <w:rFonts w:cs="Times New Roman"/>
          <w:szCs w:val="26"/>
        </w:rPr>
        <w:tab/>
        <w:t>Hệ thống thông tin là hệ thống sử dụng công nghệ thông tin để thu thập, truyền, lưu trữ, xử lý và biểu diễn thông tin trong một hay nhiề</w:t>
      </w:r>
      <w:r w:rsidR="005F73C5">
        <w:rPr>
          <w:rFonts w:cs="Times New Roman"/>
          <w:szCs w:val="26"/>
        </w:rPr>
        <w:t>u quá trình.</w:t>
      </w:r>
    </w:p>
    <w:p w:rsidR="00E8598C" w:rsidRPr="000A6031" w:rsidRDefault="000A136D" w:rsidP="0044386D">
      <w:pPr>
        <w:pStyle w:val="Heading3"/>
        <w:spacing w:before="120" w:after="120" w:line="26" w:lineRule="atLeast"/>
        <w:rPr>
          <w:rFonts w:cs="Times New Roman"/>
          <w:b w:val="0"/>
          <w:color w:val="auto"/>
          <w:szCs w:val="26"/>
        </w:rPr>
      </w:pPr>
      <w:bookmarkStart w:id="64" w:name="_Toc511914362"/>
      <w:bookmarkStart w:id="65" w:name="_Toc511914442"/>
      <w:bookmarkStart w:id="66" w:name="_Toc511919177"/>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2 </w:t>
      </w:r>
      <w:r w:rsidR="00E8598C" w:rsidRPr="000A6031">
        <w:rPr>
          <w:rFonts w:cs="Times New Roman"/>
          <w:color w:val="auto"/>
          <w:szCs w:val="26"/>
        </w:rPr>
        <w:t>Vai trò</w:t>
      </w:r>
      <w:bookmarkEnd w:id="64"/>
      <w:bookmarkEnd w:id="65"/>
      <w:bookmarkEnd w:id="66"/>
    </w:p>
    <w:p w:rsidR="00E8598C" w:rsidRPr="0044386D" w:rsidRDefault="00E8598C" w:rsidP="00F142FA">
      <w:pPr>
        <w:pStyle w:val="ListParagraph"/>
        <w:numPr>
          <w:ilvl w:val="0"/>
          <w:numId w:val="5"/>
        </w:numPr>
        <w:spacing w:line="26" w:lineRule="atLeast"/>
        <w:rPr>
          <w:rFonts w:cs="Times New Roman"/>
          <w:szCs w:val="26"/>
        </w:rPr>
      </w:pPr>
      <w:r w:rsidRPr="0044386D">
        <w:rPr>
          <w:rFonts w:cs="Times New Roman"/>
          <w:szCs w:val="26"/>
        </w:rPr>
        <w:t>Hệ thống thông tin đóng vai trò trung gian giữa hệ quyết định và hệ tác nghiệp trong hệ thống quản lý.</w:t>
      </w:r>
    </w:p>
    <w:p w:rsidR="0044386D" w:rsidRDefault="0044386D" w:rsidP="00F142FA">
      <w:pPr>
        <w:pStyle w:val="ListParagraph"/>
        <w:numPr>
          <w:ilvl w:val="0"/>
          <w:numId w:val="5"/>
        </w:numPr>
      </w:pPr>
      <w:r w:rsidRPr="0044386D">
        <w:t>Xây dựng hệ thống thông tin là một hoạt động tổng hợp của các môn học thuộc lĩnh vực Công nghệ thông tin. Hệ thống thông tin tin học là một ứng dụng đầy đủ và toàn diện nhất các thành tựu của CNTT vào một tổ chứ</w:t>
      </w:r>
      <w:r>
        <w:t>c</w:t>
      </w:r>
    </w:p>
    <w:p w:rsidR="0044386D" w:rsidRDefault="0044386D" w:rsidP="00F142FA">
      <w:pPr>
        <w:pStyle w:val="ListParagraph"/>
        <w:numPr>
          <w:ilvl w:val="0"/>
          <w:numId w:val="5"/>
        </w:numPr>
      </w:pPr>
      <w:r w:rsidRPr="0044386D">
        <w:t>Xây dựng hệ thống thông tin là một hoạt động trải qua một loạt các giai đoạn để có sản phẩm cuối cùng là một hệ thố</w:t>
      </w:r>
      <w:r>
        <w:t>ng thông tin.</w:t>
      </w:r>
    </w:p>
    <w:p w:rsidR="0044386D" w:rsidRDefault="0044386D" w:rsidP="00F142FA">
      <w:pPr>
        <w:pStyle w:val="ListParagraph"/>
        <w:numPr>
          <w:ilvl w:val="0"/>
          <w:numId w:val="5"/>
        </w:numPr>
      </w:pPr>
      <w:r w:rsidRPr="0044386D">
        <w:t>Phân tích và thiết kế là giai đoạn đầu của quá trình phát triển hệ thống thông tin. Nó quyết định đến chất lượng và giá thành của hệ thống.</w:t>
      </w:r>
    </w:p>
    <w:p w:rsidR="0044386D" w:rsidRDefault="0044386D" w:rsidP="00F142FA">
      <w:pPr>
        <w:pStyle w:val="ListParagraph"/>
        <w:numPr>
          <w:ilvl w:val="0"/>
          <w:numId w:val="5"/>
        </w:numPr>
      </w:pPr>
      <w:r w:rsidRPr="0044386D">
        <w:t>Nhờ thiết kế tốt mà các hệ thống thông tin được duy trì hoạt động tốt và phát triển</w:t>
      </w:r>
      <w:r>
        <w:t>.</w:t>
      </w:r>
    </w:p>
    <w:p w:rsidR="0044386D" w:rsidRPr="0044386D" w:rsidRDefault="0044386D" w:rsidP="00F142FA">
      <w:pPr>
        <w:pStyle w:val="ListParagraph"/>
        <w:numPr>
          <w:ilvl w:val="0"/>
          <w:numId w:val="5"/>
        </w:numPr>
      </w:pPr>
      <w:r w:rsidRPr="0044386D">
        <w:t>Quy mô và mức độ phức tạp của các hệ thống ngày càng tăng, nên phân tích và thiết kế trở thành một yêu cầu bắt buộc</w:t>
      </w:r>
      <w:r w:rsidRPr="0044386D">
        <w:rPr>
          <w:lang w:eastAsia="en-US"/>
        </w:rPr>
        <w:t xml:space="preserve"> để có được một hệ thống tốt</w:t>
      </w:r>
      <w:r>
        <w:rPr>
          <w:lang w:eastAsia="en-US"/>
        </w:rPr>
        <w:t>.</w:t>
      </w:r>
    </w:p>
    <w:p w:rsidR="00E8598C" w:rsidRPr="000A6031" w:rsidRDefault="000A136D" w:rsidP="0044386D">
      <w:pPr>
        <w:pStyle w:val="Heading3"/>
        <w:spacing w:before="120" w:after="120" w:line="26" w:lineRule="atLeast"/>
        <w:rPr>
          <w:rFonts w:cs="Times New Roman"/>
          <w:b w:val="0"/>
          <w:color w:val="auto"/>
          <w:szCs w:val="26"/>
        </w:rPr>
      </w:pPr>
      <w:bookmarkStart w:id="67" w:name="_Toc511914363"/>
      <w:bookmarkStart w:id="68" w:name="_Toc511914443"/>
      <w:bookmarkStart w:id="69" w:name="_Toc511919178"/>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3 </w:t>
      </w:r>
      <w:r w:rsidR="00E8598C" w:rsidRPr="000A6031">
        <w:rPr>
          <w:rFonts w:cs="Times New Roman"/>
          <w:color w:val="auto"/>
          <w:szCs w:val="26"/>
        </w:rPr>
        <w:t>Nhiệm vụ</w:t>
      </w:r>
      <w:bookmarkEnd w:id="67"/>
      <w:bookmarkEnd w:id="68"/>
      <w:bookmarkEnd w:id="69"/>
    </w:p>
    <w:p w:rsidR="00E8598C" w:rsidRPr="0044386D" w:rsidRDefault="00E8598C" w:rsidP="00F142FA">
      <w:pPr>
        <w:pStyle w:val="ListParagraph"/>
        <w:numPr>
          <w:ilvl w:val="0"/>
          <w:numId w:val="7"/>
        </w:numPr>
        <w:spacing w:line="26" w:lineRule="atLeast"/>
        <w:rPr>
          <w:rFonts w:cs="Times New Roman"/>
          <w:szCs w:val="26"/>
        </w:rPr>
      </w:pPr>
      <w:r w:rsidRPr="0044386D">
        <w:rPr>
          <w:rFonts w:cs="Times New Roman"/>
          <w:szCs w:val="26"/>
        </w:rPr>
        <w:t>Trao đổi thông tin với người dùng.</w:t>
      </w:r>
    </w:p>
    <w:p w:rsidR="00E8598C" w:rsidRPr="0044386D" w:rsidRDefault="00E8598C" w:rsidP="00F142FA">
      <w:pPr>
        <w:pStyle w:val="ListParagraph"/>
        <w:numPr>
          <w:ilvl w:val="0"/>
          <w:numId w:val="7"/>
        </w:numPr>
        <w:spacing w:line="26" w:lineRule="atLeast"/>
        <w:rPr>
          <w:rFonts w:cs="Times New Roman"/>
          <w:szCs w:val="26"/>
        </w:rPr>
      </w:pPr>
      <w:r w:rsidRPr="0044386D">
        <w:rPr>
          <w:rFonts w:cs="Times New Roman"/>
          <w:szCs w:val="26"/>
        </w:rPr>
        <w:t>Thực hiện viêc liên lạc giữa các bộ phận và cung cấp thông tin cho các hệ tác nghiệp và hệ quyết định.</w:t>
      </w:r>
    </w:p>
    <w:p w:rsidR="00E8598C" w:rsidRPr="000A6031" w:rsidRDefault="000A136D" w:rsidP="0044386D">
      <w:pPr>
        <w:pStyle w:val="Heading3"/>
        <w:spacing w:before="120" w:after="120" w:line="26" w:lineRule="atLeast"/>
        <w:rPr>
          <w:rFonts w:cs="Times New Roman"/>
          <w:b w:val="0"/>
          <w:color w:val="auto"/>
          <w:szCs w:val="26"/>
        </w:rPr>
      </w:pPr>
      <w:bookmarkStart w:id="70" w:name="_Toc511914364"/>
      <w:bookmarkStart w:id="71" w:name="_Toc511914444"/>
      <w:bookmarkStart w:id="72" w:name="_Toc511919179"/>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4 </w:t>
      </w:r>
      <w:r w:rsidR="00E8598C" w:rsidRPr="000A6031">
        <w:rPr>
          <w:rFonts w:cs="Times New Roman"/>
          <w:color w:val="auto"/>
          <w:szCs w:val="26"/>
        </w:rPr>
        <w:t>Các phương pháp phân tích thiết kế hệ thống</w:t>
      </w:r>
      <w:bookmarkEnd w:id="70"/>
      <w:bookmarkEnd w:id="71"/>
      <w:bookmarkEnd w:id="72"/>
    </w:p>
    <w:p w:rsidR="00E8598C" w:rsidRPr="0044386D" w:rsidRDefault="00E8598C" w:rsidP="00F142FA">
      <w:pPr>
        <w:pStyle w:val="ListParagraph"/>
        <w:numPr>
          <w:ilvl w:val="0"/>
          <w:numId w:val="6"/>
        </w:numPr>
        <w:spacing w:line="26" w:lineRule="atLeast"/>
        <w:rPr>
          <w:rFonts w:cs="Times New Roman"/>
          <w:szCs w:val="26"/>
        </w:rPr>
      </w:pPr>
      <w:r w:rsidRPr="0044386D">
        <w:rPr>
          <w:rFonts w:cs="Times New Roman"/>
          <w:szCs w:val="26"/>
        </w:rPr>
        <w:t>Phương pháp thiết kế cổ điển.</w:t>
      </w:r>
    </w:p>
    <w:p w:rsidR="00E8598C" w:rsidRPr="0044386D" w:rsidRDefault="00E8598C" w:rsidP="00F142FA">
      <w:pPr>
        <w:pStyle w:val="ListParagraph"/>
        <w:numPr>
          <w:ilvl w:val="0"/>
          <w:numId w:val="6"/>
        </w:numPr>
        <w:spacing w:line="26" w:lineRule="atLeast"/>
        <w:rPr>
          <w:rFonts w:cs="Times New Roman"/>
          <w:szCs w:val="26"/>
        </w:rPr>
      </w:pPr>
      <w:r w:rsidRPr="0044386D">
        <w:rPr>
          <w:rFonts w:cs="Times New Roman"/>
          <w:szCs w:val="26"/>
        </w:rPr>
        <w:t>Phương pháp phân tích thiết kế hệ thống bán cấu trúc.</w:t>
      </w:r>
    </w:p>
    <w:p w:rsidR="00E8598C" w:rsidRPr="0044386D" w:rsidRDefault="00E8598C" w:rsidP="00F142FA">
      <w:pPr>
        <w:pStyle w:val="ListParagraph"/>
        <w:numPr>
          <w:ilvl w:val="0"/>
          <w:numId w:val="6"/>
        </w:numPr>
        <w:spacing w:line="26" w:lineRule="atLeast"/>
        <w:rPr>
          <w:rFonts w:cs="Times New Roman"/>
          <w:szCs w:val="26"/>
        </w:rPr>
      </w:pPr>
      <w:r w:rsidRPr="0044386D">
        <w:rPr>
          <w:rFonts w:cs="Times New Roman"/>
          <w:szCs w:val="26"/>
        </w:rPr>
        <w:t>Phương pháp phân tích thiết kế hệ thống có cấu trúc.</w:t>
      </w:r>
    </w:p>
    <w:p w:rsidR="00E8598C" w:rsidRPr="000A6031" w:rsidRDefault="000A136D" w:rsidP="0044386D">
      <w:pPr>
        <w:pStyle w:val="Heading3"/>
        <w:spacing w:before="120" w:after="120" w:line="26" w:lineRule="atLeast"/>
        <w:rPr>
          <w:rFonts w:cs="Times New Roman"/>
          <w:b w:val="0"/>
          <w:color w:val="auto"/>
          <w:szCs w:val="26"/>
        </w:rPr>
      </w:pPr>
      <w:bookmarkStart w:id="73" w:name="_Toc511914365"/>
      <w:bookmarkStart w:id="74" w:name="_Toc511914445"/>
      <w:bookmarkStart w:id="75" w:name="_Toc511919180"/>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5 </w:t>
      </w:r>
      <w:r w:rsidR="00E8598C" w:rsidRPr="000A6031">
        <w:rPr>
          <w:rFonts w:cs="Times New Roman"/>
          <w:color w:val="auto"/>
          <w:szCs w:val="26"/>
        </w:rPr>
        <w:t>Các giai đoạn phân tích thiết kế hệ thống</w:t>
      </w:r>
      <w:bookmarkEnd w:id="73"/>
      <w:bookmarkEnd w:id="74"/>
      <w:bookmarkEnd w:id="75"/>
    </w:p>
    <w:p w:rsidR="00E8598C" w:rsidRPr="0044386D" w:rsidRDefault="00E8598C" w:rsidP="00F142FA">
      <w:pPr>
        <w:pStyle w:val="ListParagraph"/>
        <w:numPr>
          <w:ilvl w:val="0"/>
          <w:numId w:val="8"/>
        </w:numPr>
      </w:pPr>
      <w:r w:rsidRPr="0044386D">
        <w:t>Khảo sát hiện trạng và xác lập dự án.</w:t>
      </w:r>
    </w:p>
    <w:p w:rsidR="00E8598C" w:rsidRPr="0044386D" w:rsidRDefault="00E8598C" w:rsidP="00F142FA">
      <w:pPr>
        <w:pStyle w:val="ListParagraph"/>
        <w:numPr>
          <w:ilvl w:val="0"/>
          <w:numId w:val="8"/>
        </w:numPr>
      </w:pPr>
      <w:r w:rsidRPr="0044386D">
        <w:lastRenderedPageBreak/>
        <w:t>Phân tích hệ thống: Phân tích các chức năng và dữ liệu của hệ thống cũ để đưa ra mô tả của hệ thống mới.</w:t>
      </w:r>
    </w:p>
    <w:p w:rsidR="00E8598C" w:rsidRPr="0044386D" w:rsidRDefault="00E8598C" w:rsidP="00F142FA">
      <w:pPr>
        <w:pStyle w:val="ListParagraph"/>
        <w:numPr>
          <w:ilvl w:val="0"/>
          <w:numId w:val="8"/>
        </w:numPr>
      </w:pPr>
      <w:r w:rsidRPr="0044386D">
        <w:t>Thiết kế hệ thống.</w:t>
      </w:r>
    </w:p>
    <w:p w:rsidR="00635015" w:rsidRDefault="00E8598C" w:rsidP="00F142FA">
      <w:pPr>
        <w:pStyle w:val="ListParagraph"/>
        <w:numPr>
          <w:ilvl w:val="0"/>
          <w:numId w:val="8"/>
        </w:numPr>
      </w:pPr>
      <w:r w:rsidRPr="0044386D">
        <w:t>Xây dựng hệ thống.</w:t>
      </w:r>
    </w:p>
    <w:p w:rsidR="0044386D" w:rsidRDefault="00635015" w:rsidP="0044386D">
      <w:r>
        <w:rPr>
          <w:noProof/>
          <w:lang w:eastAsia="en-US"/>
        </w:rPr>
        <w:drawing>
          <wp:inline distT="0" distB="0" distL="0" distR="0" wp14:anchorId="7E27C33D" wp14:editId="567A009B">
            <wp:extent cx="5600700" cy="3486150"/>
            <wp:effectExtent l="0" t="0" r="0" b="0"/>
            <wp:docPr id="2" name="Picture 2" descr="I:\Do An TN\file in\hinh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Do An TN\file in\hinh2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3486150"/>
                    </a:xfrm>
                    <a:prstGeom prst="rect">
                      <a:avLst/>
                    </a:prstGeom>
                    <a:noFill/>
                    <a:ln>
                      <a:noFill/>
                    </a:ln>
                  </pic:spPr>
                </pic:pic>
              </a:graphicData>
            </a:graphic>
          </wp:inline>
        </w:drawing>
      </w:r>
    </w:p>
    <w:p w:rsidR="00635015" w:rsidRPr="0044386D" w:rsidRDefault="00635015" w:rsidP="0044386D"/>
    <w:p w:rsidR="00E8598C" w:rsidRPr="000A6031" w:rsidRDefault="000A136D" w:rsidP="0044386D">
      <w:pPr>
        <w:pStyle w:val="Heading2"/>
        <w:spacing w:before="120" w:after="120" w:line="26" w:lineRule="atLeast"/>
        <w:rPr>
          <w:rFonts w:cs="Times New Roman"/>
          <w:color w:val="auto"/>
        </w:rPr>
      </w:pPr>
      <w:bookmarkStart w:id="76" w:name="_Toc475801469"/>
      <w:bookmarkStart w:id="77" w:name="_Toc475999799"/>
      <w:bookmarkStart w:id="78" w:name="_Toc507842838"/>
      <w:bookmarkStart w:id="79" w:name="_Toc511914366"/>
      <w:bookmarkStart w:id="80" w:name="_Toc511914446"/>
      <w:bookmarkStart w:id="81" w:name="_Toc511919181"/>
      <w:r w:rsidRPr="000A6031">
        <w:rPr>
          <w:rFonts w:cs="Times New Roman"/>
          <w:color w:val="auto"/>
        </w:rPr>
        <w:t>1</w:t>
      </w:r>
      <w:r w:rsidR="00A67684" w:rsidRPr="000A6031">
        <w:rPr>
          <w:rFonts w:cs="Times New Roman"/>
          <w:color w:val="auto"/>
        </w:rPr>
        <w:t>.</w:t>
      </w:r>
      <w:r w:rsidRPr="000A6031">
        <w:rPr>
          <w:rFonts w:cs="Times New Roman"/>
          <w:color w:val="auto"/>
        </w:rPr>
        <w:t>4</w:t>
      </w:r>
      <w:r w:rsidR="00A67684" w:rsidRPr="000A6031">
        <w:rPr>
          <w:rFonts w:cs="Times New Roman"/>
          <w:color w:val="auto"/>
        </w:rPr>
        <w:t xml:space="preserve"> </w:t>
      </w:r>
      <w:r w:rsidR="00E8598C" w:rsidRPr="000A6031">
        <w:rPr>
          <w:rFonts w:cs="Times New Roman"/>
          <w:color w:val="auto"/>
        </w:rPr>
        <w:t>Công nghệ Java</w:t>
      </w:r>
      <w:bookmarkEnd w:id="76"/>
      <w:bookmarkEnd w:id="77"/>
      <w:bookmarkEnd w:id="78"/>
      <w:bookmarkEnd w:id="79"/>
      <w:bookmarkEnd w:id="80"/>
      <w:bookmarkEnd w:id="81"/>
    </w:p>
    <w:p w:rsidR="00E8598C" w:rsidRPr="000A6031" w:rsidRDefault="00E8598C" w:rsidP="00547EC1">
      <w:pPr>
        <w:spacing w:line="26" w:lineRule="atLeast"/>
        <w:ind w:firstLine="709"/>
        <w:rPr>
          <w:rFonts w:cs="Times New Roman"/>
          <w:szCs w:val="26"/>
        </w:rPr>
      </w:pPr>
      <w:r w:rsidRPr="000A6031">
        <w:rPr>
          <w:rFonts w:cs="Times New Roman"/>
          <w:b/>
          <w:bCs/>
          <w:szCs w:val="26"/>
        </w:rPr>
        <w:t>Java</w:t>
      </w:r>
      <w:r w:rsidRPr="000A6031">
        <w:rPr>
          <w:rStyle w:val="apple-converted-space"/>
          <w:rFonts w:cs="Times New Roman"/>
          <w:szCs w:val="26"/>
        </w:rPr>
        <w:t> </w:t>
      </w:r>
      <w:r w:rsidRPr="000A6031">
        <w:rPr>
          <w:rFonts w:cs="Times New Roman"/>
          <w:szCs w:val="26"/>
        </w:rPr>
        <w:t>là một</w:t>
      </w:r>
      <w:r w:rsidRPr="000A6031">
        <w:rPr>
          <w:rStyle w:val="apple-converted-space"/>
          <w:rFonts w:cs="Times New Roman"/>
          <w:szCs w:val="26"/>
        </w:rPr>
        <w:t> </w:t>
      </w:r>
      <w:hyperlink r:id="rId35" w:tooltip="Ngôn ngữ lập trình" w:history="1">
        <w:r w:rsidRPr="000A6031">
          <w:rPr>
            <w:rStyle w:val="Hyperlink"/>
            <w:rFonts w:cs="Times New Roman"/>
            <w:color w:val="auto"/>
            <w:szCs w:val="26"/>
            <w:u w:val="none"/>
          </w:rPr>
          <w:t>ngôn ngữ lập trình</w:t>
        </w:r>
      </w:hyperlink>
      <w:r w:rsidRPr="000A6031">
        <w:rPr>
          <w:rStyle w:val="apple-converted-space"/>
          <w:rFonts w:cs="Times New Roman"/>
          <w:szCs w:val="26"/>
        </w:rPr>
        <w:t> </w:t>
      </w:r>
      <w:hyperlink r:id="rId36" w:tooltip="Lập trình hướng đối tượng" w:history="1">
        <w:r w:rsidRPr="000A6031">
          <w:rPr>
            <w:rStyle w:val="Hyperlink"/>
            <w:rFonts w:cs="Times New Roman"/>
            <w:color w:val="auto"/>
            <w:szCs w:val="26"/>
            <w:u w:val="none"/>
          </w:rPr>
          <w:t>hướng đối tượng</w:t>
        </w:r>
      </w:hyperlink>
      <w:r w:rsidRPr="000A6031">
        <w:rPr>
          <w:rStyle w:val="apple-converted-space"/>
          <w:rFonts w:cs="Times New Roman"/>
          <w:szCs w:val="26"/>
        </w:rPr>
        <w:t> </w:t>
      </w:r>
      <w:r w:rsidRPr="000A6031">
        <w:rPr>
          <w:rFonts w:cs="Times New Roman"/>
          <w:szCs w:val="26"/>
        </w:rPr>
        <w:t xml:space="preserve"> và dựa trên các lớp. Khác với phần lớn ngôn ngữ lậ</w:t>
      </w:r>
      <w:r w:rsidR="00635015">
        <w:rPr>
          <w:rFonts w:cs="Times New Roman"/>
          <w:szCs w:val="26"/>
        </w:rPr>
        <w:t>p trình khác như C/C++</w:t>
      </w:r>
      <w:r w:rsidRPr="000A6031">
        <w:rPr>
          <w:rFonts w:cs="Times New Roman"/>
          <w:szCs w:val="26"/>
        </w:rPr>
        <w:t>, thay vì</w:t>
      </w:r>
      <w:r w:rsidRPr="000A6031">
        <w:rPr>
          <w:rStyle w:val="apple-converted-space"/>
          <w:rFonts w:cs="Times New Roman"/>
          <w:szCs w:val="26"/>
        </w:rPr>
        <w:t> </w:t>
      </w:r>
      <w:hyperlink r:id="rId37" w:tooltip="Trình biên dịch" w:history="1">
        <w:r w:rsidRPr="000A6031">
          <w:rPr>
            <w:rStyle w:val="Hyperlink"/>
            <w:rFonts w:cs="Times New Roman"/>
            <w:color w:val="auto"/>
            <w:szCs w:val="26"/>
            <w:u w:val="none"/>
          </w:rPr>
          <w:t>biên dịch</w:t>
        </w:r>
      </w:hyperlink>
      <w:r w:rsidRPr="000A6031">
        <w:rPr>
          <w:rStyle w:val="apple-converted-space"/>
          <w:rFonts w:cs="Times New Roman"/>
          <w:szCs w:val="26"/>
        </w:rPr>
        <w:t> </w:t>
      </w:r>
      <w:hyperlink r:id="rId38" w:tooltip="Mã nguồn" w:history="1">
        <w:r w:rsidRPr="000A6031">
          <w:rPr>
            <w:rStyle w:val="Hyperlink"/>
            <w:rFonts w:cs="Times New Roman"/>
            <w:color w:val="auto"/>
            <w:szCs w:val="26"/>
            <w:u w:val="none"/>
          </w:rPr>
          <w:t>mã nguồn</w:t>
        </w:r>
      </w:hyperlink>
      <w:r w:rsidRPr="000A6031">
        <w:rPr>
          <w:rStyle w:val="apple-converted-space"/>
          <w:rFonts w:cs="Times New Roman"/>
          <w:szCs w:val="26"/>
        </w:rPr>
        <w:t> </w:t>
      </w:r>
      <w:r w:rsidRPr="000A6031">
        <w:rPr>
          <w:rFonts w:cs="Times New Roman"/>
          <w:szCs w:val="26"/>
        </w:rPr>
        <w:t>thành</w:t>
      </w:r>
      <w:r w:rsidRPr="000A6031">
        <w:rPr>
          <w:rStyle w:val="apple-converted-space"/>
          <w:rFonts w:cs="Times New Roman"/>
          <w:szCs w:val="26"/>
        </w:rPr>
        <w:t> </w:t>
      </w:r>
      <w:hyperlink r:id="rId39" w:tooltip="Ngôn ngữ máy" w:history="1">
        <w:r w:rsidRPr="000A6031">
          <w:rPr>
            <w:rStyle w:val="Hyperlink"/>
            <w:rFonts w:cs="Times New Roman"/>
            <w:color w:val="auto"/>
            <w:szCs w:val="26"/>
            <w:u w:val="none"/>
          </w:rPr>
          <w:t>mã máy</w:t>
        </w:r>
      </w:hyperlink>
      <w:r w:rsidRPr="000A6031">
        <w:rPr>
          <w:rStyle w:val="apple-converted-space"/>
          <w:rFonts w:cs="Times New Roman"/>
          <w:szCs w:val="26"/>
        </w:rPr>
        <w:t> </w:t>
      </w:r>
      <w:r w:rsidRPr="000A6031">
        <w:rPr>
          <w:rFonts w:cs="Times New Roman"/>
          <w:szCs w:val="26"/>
        </w:rPr>
        <w:t>hoặc</w:t>
      </w:r>
      <w:r w:rsidRPr="000A6031">
        <w:rPr>
          <w:rStyle w:val="apple-converted-space"/>
          <w:rFonts w:cs="Times New Roman"/>
          <w:szCs w:val="26"/>
        </w:rPr>
        <w:t> </w:t>
      </w:r>
      <w:hyperlink r:id="rId40" w:tooltip="Trình thông dịch" w:history="1">
        <w:r w:rsidRPr="000A6031">
          <w:rPr>
            <w:rStyle w:val="Hyperlink"/>
            <w:rFonts w:cs="Times New Roman"/>
            <w:color w:val="auto"/>
            <w:szCs w:val="26"/>
            <w:u w:val="none"/>
          </w:rPr>
          <w:t>thông dịch</w:t>
        </w:r>
      </w:hyperlink>
      <w:r w:rsidRPr="000A6031">
        <w:rPr>
          <w:rStyle w:val="apple-converted-space"/>
          <w:rFonts w:cs="Times New Roman"/>
          <w:szCs w:val="26"/>
        </w:rPr>
        <w:t> </w:t>
      </w:r>
      <w:r w:rsidRPr="000A6031">
        <w:rPr>
          <w:rFonts w:cs="Times New Roman"/>
          <w:szCs w:val="26"/>
        </w:rPr>
        <w:t>mã nguồn khi chạy, Java được thiết kế để biên dịch mã nguồn thành</w:t>
      </w:r>
      <w:r w:rsidRPr="000A6031">
        <w:rPr>
          <w:rStyle w:val="apple-converted-space"/>
          <w:rFonts w:cs="Times New Roman"/>
          <w:szCs w:val="26"/>
        </w:rPr>
        <w:t> </w:t>
      </w:r>
      <w:hyperlink r:id="rId41" w:tooltip="Bytecode" w:history="1">
        <w:r w:rsidRPr="000A6031">
          <w:rPr>
            <w:rStyle w:val="Hyperlink"/>
            <w:rFonts w:cs="Times New Roman"/>
            <w:color w:val="auto"/>
            <w:szCs w:val="26"/>
            <w:u w:val="none"/>
          </w:rPr>
          <w:t>bytecode</w:t>
        </w:r>
      </w:hyperlink>
      <w:r w:rsidRPr="000A6031">
        <w:rPr>
          <w:rFonts w:cs="Times New Roman"/>
          <w:szCs w:val="26"/>
        </w:rPr>
        <w:t>, bytecode sau đó sẽ được môi trường thực thi chạy.</w:t>
      </w:r>
    </w:p>
    <w:p w:rsidR="00E8598C" w:rsidRPr="000A6031" w:rsidRDefault="00E8598C" w:rsidP="00547EC1">
      <w:pPr>
        <w:spacing w:line="26" w:lineRule="atLeast"/>
        <w:ind w:firstLine="709"/>
        <w:rPr>
          <w:rFonts w:cs="Times New Roman"/>
          <w:szCs w:val="26"/>
        </w:rPr>
      </w:pPr>
      <w:r w:rsidRPr="000A6031">
        <w:rPr>
          <w:rFonts w:cs="Times New Roman"/>
          <w:szCs w:val="26"/>
        </w:rPr>
        <w:t>Trước đây, Java chạy chậm hơn những ngôn ngữ dịch thẳng ra mã máy như C và</w:t>
      </w:r>
      <w:r w:rsidRPr="000A6031">
        <w:rPr>
          <w:rStyle w:val="apple-converted-space"/>
          <w:rFonts w:cs="Times New Roman"/>
          <w:szCs w:val="26"/>
        </w:rPr>
        <w:t> </w:t>
      </w:r>
      <w:hyperlink r:id="rId42" w:tooltip="C++" w:history="1">
        <w:r w:rsidRPr="000A6031">
          <w:rPr>
            <w:rStyle w:val="Hyperlink"/>
            <w:rFonts w:cs="Times New Roman"/>
            <w:color w:val="auto"/>
            <w:szCs w:val="26"/>
            <w:u w:val="none"/>
          </w:rPr>
          <w:t>C++</w:t>
        </w:r>
      </w:hyperlink>
      <w:r w:rsidRPr="000A6031">
        <w:rPr>
          <w:rFonts w:cs="Times New Roman"/>
          <w:szCs w:val="26"/>
        </w:rPr>
        <w:t>, nhưng sau này nhờ công nghệ</w:t>
      </w:r>
      <w:r w:rsidR="00635015">
        <w:rPr>
          <w:rFonts w:cs="Times New Roman"/>
          <w:szCs w:val="26"/>
        </w:rPr>
        <w:t xml:space="preserve"> </w:t>
      </w:r>
      <w:r w:rsidRPr="000A6031">
        <w:rPr>
          <w:rFonts w:cs="Times New Roman"/>
          <w:szCs w:val="26"/>
        </w:rPr>
        <w:t>biên dịch tại chỗ, khoảng cách này đã được thu hẹp, và trong một số trường hợp đặc biệt Java có thể chạy nhanh hơn. Java chạy nhanh hơn những ngôn ngữ thông dịch như</w:t>
      </w:r>
      <w:r w:rsidRPr="000A6031">
        <w:rPr>
          <w:rStyle w:val="apple-converted-space"/>
          <w:rFonts w:cs="Times New Roman"/>
          <w:szCs w:val="26"/>
        </w:rPr>
        <w:t> </w:t>
      </w:r>
      <w:hyperlink r:id="rId43" w:tooltip="Python" w:history="1">
        <w:r w:rsidRPr="000A6031">
          <w:rPr>
            <w:rStyle w:val="Hyperlink"/>
            <w:rFonts w:cs="Times New Roman"/>
            <w:color w:val="auto"/>
            <w:szCs w:val="26"/>
            <w:u w:val="none"/>
          </w:rPr>
          <w:t>Python</w:t>
        </w:r>
      </w:hyperlink>
      <w:r w:rsidRPr="000A6031">
        <w:rPr>
          <w:rFonts w:cs="Times New Roman"/>
          <w:szCs w:val="26"/>
        </w:rPr>
        <w:t>,</w:t>
      </w:r>
      <w:r w:rsidRPr="000A6031">
        <w:rPr>
          <w:rStyle w:val="apple-converted-space"/>
          <w:rFonts w:cs="Times New Roman"/>
          <w:szCs w:val="26"/>
        </w:rPr>
        <w:t> </w:t>
      </w:r>
      <w:hyperlink r:id="rId44" w:tooltip="Perl" w:history="1">
        <w:r w:rsidRPr="000A6031">
          <w:rPr>
            <w:rStyle w:val="Hyperlink"/>
            <w:rFonts w:cs="Times New Roman"/>
            <w:color w:val="auto"/>
            <w:szCs w:val="26"/>
            <w:u w:val="none"/>
          </w:rPr>
          <w:t>Perl</w:t>
        </w:r>
      </w:hyperlink>
      <w:r w:rsidRPr="000A6031">
        <w:rPr>
          <w:rFonts w:cs="Times New Roman"/>
          <w:szCs w:val="26"/>
        </w:rPr>
        <w:t>,</w:t>
      </w:r>
      <w:r w:rsidRPr="000A6031">
        <w:rPr>
          <w:rStyle w:val="apple-converted-space"/>
          <w:rFonts w:cs="Times New Roman"/>
          <w:szCs w:val="26"/>
        </w:rPr>
        <w:t> </w:t>
      </w:r>
      <w:hyperlink r:id="rId45" w:tooltip="PHP" w:history="1">
        <w:r w:rsidRPr="000A6031">
          <w:rPr>
            <w:rStyle w:val="Hyperlink"/>
            <w:rFonts w:cs="Times New Roman"/>
            <w:color w:val="auto"/>
            <w:szCs w:val="26"/>
            <w:u w:val="none"/>
          </w:rPr>
          <w:t>PHP</w:t>
        </w:r>
      </w:hyperlink>
      <w:r w:rsidRPr="000A6031">
        <w:rPr>
          <w:rFonts w:cs="Times New Roman"/>
          <w:szCs w:val="26"/>
        </w:rPr>
        <w:t>. Java chạy tương đương so với</w:t>
      </w:r>
      <w:r w:rsidRPr="000A6031">
        <w:rPr>
          <w:rStyle w:val="apple-converted-space"/>
          <w:rFonts w:cs="Times New Roman"/>
          <w:szCs w:val="26"/>
        </w:rPr>
        <w:t> </w:t>
      </w:r>
      <w:hyperlink r:id="rId46" w:tooltip="C thăng" w:history="1">
        <w:r w:rsidRPr="000A6031">
          <w:rPr>
            <w:rStyle w:val="Hyperlink"/>
            <w:rFonts w:cs="Times New Roman"/>
            <w:color w:val="auto"/>
            <w:szCs w:val="26"/>
            <w:u w:val="none"/>
          </w:rPr>
          <w:t>C#</w:t>
        </w:r>
      </w:hyperlink>
      <w:r w:rsidRPr="000A6031">
        <w:rPr>
          <w:rFonts w:cs="Times New Roman"/>
          <w:szCs w:val="26"/>
        </w:rPr>
        <w:t>, một ngôn ngữ khá tương đồng về mặt cú pháp và quá trình dịch/chạy</w:t>
      </w:r>
      <w:r w:rsidR="00635015">
        <w:rPr>
          <w:szCs w:val="26"/>
        </w:rPr>
        <w:t>.</w:t>
      </w:r>
    </w:p>
    <w:p w:rsidR="00E8598C" w:rsidRPr="000A6031" w:rsidRDefault="004155FC" w:rsidP="00547EC1">
      <w:pPr>
        <w:spacing w:line="26" w:lineRule="atLeast"/>
        <w:ind w:firstLine="709"/>
        <w:rPr>
          <w:rFonts w:cs="Times New Roman"/>
          <w:szCs w:val="26"/>
        </w:rPr>
      </w:pPr>
      <w:hyperlink r:id="rId47" w:tooltip="Cú pháp học" w:history="1">
        <w:r w:rsidR="00E8598C" w:rsidRPr="000A6031">
          <w:rPr>
            <w:rStyle w:val="Hyperlink"/>
            <w:rFonts w:cs="Times New Roman"/>
            <w:color w:val="auto"/>
            <w:szCs w:val="26"/>
            <w:u w:val="none"/>
          </w:rPr>
          <w:t>Cú pháp</w:t>
        </w:r>
      </w:hyperlink>
      <w:r w:rsidR="00E8598C" w:rsidRPr="000A6031">
        <w:rPr>
          <w:rStyle w:val="apple-converted-space"/>
          <w:rFonts w:cs="Times New Roman"/>
          <w:szCs w:val="26"/>
        </w:rPr>
        <w:t> </w:t>
      </w:r>
      <w:r w:rsidR="00E8598C" w:rsidRPr="000A6031">
        <w:rPr>
          <w:rFonts w:cs="Times New Roman"/>
          <w:szCs w:val="26"/>
        </w:rPr>
        <w:t>Java được vay mượn nhiều từ</w:t>
      </w:r>
      <w:r w:rsidR="00E8598C" w:rsidRPr="000A6031">
        <w:rPr>
          <w:rStyle w:val="apple-converted-space"/>
          <w:rFonts w:cs="Times New Roman"/>
          <w:szCs w:val="26"/>
        </w:rPr>
        <w:t> </w:t>
      </w:r>
      <w:hyperlink r:id="rId48" w:tooltip="C (ngôn ngữ lập trình)" w:history="1">
        <w:r w:rsidR="00E8598C" w:rsidRPr="000A6031">
          <w:rPr>
            <w:rStyle w:val="Hyperlink"/>
            <w:rFonts w:cs="Times New Roman"/>
            <w:color w:val="auto"/>
            <w:szCs w:val="26"/>
            <w:u w:val="none"/>
          </w:rPr>
          <w:t>C</w:t>
        </w:r>
      </w:hyperlink>
      <w:r w:rsidR="00635015">
        <w:rPr>
          <w:rStyle w:val="apple-converted-space"/>
          <w:rFonts w:cs="Times New Roman"/>
          <w:szCs w:val="26"/>
        </w:rPr>
        <w:t>/</w:t>
      </w:r>
      <w:r w:rsidR="00E8598C" w:rsidRPr="000A6031">
        <w:rPr>
          <w:rStyle w:val="apple-converted-space"/>
          <w:rFonts w:cs="Times New Roman"/>
          <w:szCs w:val="26"/>
        </w:rPr>
        <w:t> </w:t>
      </w:r>
      <w:hyperlink r:id="rId49" w:tooltip="C++" w:history="1">
        <w:r w:rsidR="00E8598C" w:rsidRPr="000A6031">
          <w:rPr>
            <w:rStyle w:val="Hyperlink"/>
            <w:rFonts w:cs="Times New Roman"/>
            <w:color w:val="auto"/>
            <w:szCs w:val="26"/>
            <w:u w:val="none"/>
          </w:rPr>
          <w:t>C++</w:t>
        </w:r>
      </w:hyperlink>
      <w:r w:rsidR="00E8598C" w:rsidRPr="000A6031">
        <w:rPr>
          <w:rStyle w:val="apple-converted-space"/>
          <w:rFonts w:cs="Times New Roman"/>
          <w:szCs w:val="26"/>
        </w:rPr>
        <w:t> </w:t>
      </w:r>
      <w:r w:rsidR="00E8598C" w:rsidRPr="000A6031">
        <w:rPr>
          <w:rFonts w:cs="Times New Roman"/>
          <w:szCs w:val="26"/>
        </w:rPr>
        <w:t>nhưng có cú pháp hướng đối tượng đơn giản hơn và ít tính năng xử lý cấp thấp hơn. Do đó việc viết một chương trình bằng Java dễ hơn, đơn giản hơn, đỡ tốn công sửa lỗi hơn.</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Trong Java, hiện tượng rò rỉ bộ nhớ hầu như không xảy ra do bộ nhớ được quản lí bởi Java Virtual Machine (JVM) bằng cách tự động "dọn dẹp rác". Người lập trình không phải quan tâm đến việc cấp phát và xóa bộ nhớ như C, C++. Tuy nhiên khi s</w:t>
      </w:r>
      <w:r w:rsidR="00635015">
        <w:rPr>
          <w:rFonts w:cs="Times New Roman"/>
          <w:szCs w:val="26"/>
        </w:rPr>
        <w:t>ử</w:t>
      </w:r>
      <w:r w:rsidRPr="000A6031">
        <w:rPr>
          <w:rFonts w:cs="Times New Roman"/>
          <w:szCs w:val="26"/>
        </w:rPr>
        <w:t xml:space="preserve"> dụng những tài nguyên mạng, file IO, database mà người lậ</w:t>
      </w:r>
      <w:r w:rsidR="00635015">
        <w:rPr>
          <w:rFonts w:cs="Times New Roman"/>
          <w:szCs w:val="26"/>
        </w:rPr>
        <w:t xml:space="preserve">p trình không đóng </w:t>
      </w:r>
      <w:r w:rsidRPr="000A6031">
        <w:rPr>
          <w:rFonts w:cs="Times New Roman"/>
          <w:szCs w:val="26"/>
        </w:rPr>
        <w:t xml:space="preserve">các </w:t>
      </w:r>
      <w:r w:rsidR="00635015">
        <w:rPr>
          <w:rFonts w:cs="Times New Roman"/>
          <w:szCs w:val="26"/>
        </w:rPr>
        <w:t>luồng</w:t>
      </w:r>
      <w:r w:rsidRPr="000A6031">
        <w:rPr>
          <w:rFonts w:cs="Times New Roman"/>
          <w:szCs w:val="26"/>
        </w:rPr>
        <w:t xml:space="preserve"> thì rò rỉ dữ liệu vẫn có thể xảy ra.</w:t>
      </w:r>
    </w:p>
    <w:p w:rsidR="00E8598C" w:rsidRPr="000A6031" w:rsidRDefault="000A136D" w:rsidP="00635015">
      <w:pPr>
        <w:pStyle w:val="Heading3"/>
        <w:spacing w:before="120" w:after="120" w:line="26" w:lineRule="atLeast"/>
        <w:rPr>
          <w:rFonts w:cs="Times New Roman"/>
          <w:b w:val="0"/>
          <w:color w:val="auto"/>
          <w:szCs w:val="26"/>
        </w:rPr>
      </w:pPr>
      <w:bookmarkStart w:id="82" w:name="_Toc475801470"/>
      <w:bookmarkStart w:id="83" w:name="_Toc475999800"/>
      <w:bookmarkStart w:id="84" w:name="_Toc511914367"/>
      <w:bookmarkStart w:id="85" w:name="_Toc511914447"/>
      <w:bookmarkStart w:id="86" w:name="_Toc511919182"/>
      <w:r w:rsidRPr="000A6031">
        <w:rPr>
          <w:rFonts w:cs="Times New Roman"/>
          <w:color w:val="auto"/>
          <w:szCs w:val="26"/>
        </w:rPr>
        <w:t>1.</w:t>
      </w:r>
      <w:r w:rsidR="00A67684" w:rsidRPr="000A6031">
        <w:rPr>
          <w:rFonts w:cs="Times New Roman"/>
          <w:color w:val="auto"/>
          <w:szCs w:val="26"/>
        </w:rPr>
        <w:t xml:space="preserve">4.1 </w:t>
      </w:r>
      <w:r w:rsidR="00E8598C" w:rsidRPr="000A6031">
        <w:rPr>
          <w:rFonts w:cs="Times New Roman"/>
          <w:color w:val="auto"/>
          <w:szCs w:val="26"/>
        </w:rPr>
        <w:t>Lịch sử phát triển</w:t>
      </w:r>
      <w:bookmarkEnd w:id="82"/>
      <w:bookmarkEnd w:id="83"/>
      <w:bookmarkEnd w:id="84"/>
      <w:bookmarkEnd w:id="85"/>
      <w:bookmarkEnd w:id="86"/>
    </w:p>
    <w:p w:rsidR="00E8598C" w:rsidRPr="000A6031" w:rsidRDefault="00E8598C" w:rsidP="00547EC1">
      <w:pPr>
        <w:spacing w:line="26" w:lineRule="atLeast"/>
        <w:ind w:firstLine="709"/>
        <w:rPr>
          <w:rFonts w:cs="Times New Roman"/>
          <w:szCs w:val="26"/>
        </w:rPr>
      </w:pPr>
      <w:r w:rsidRPr="000A6031">
        <w:rPr>
          <w:rFonts w:cs="Times New Roman"/>
          <w:szCs w:val="26"/>
        </w:rPr>
        <w:t xml:space="preserve">Năm 1990, Sun MicroSystems thực hiện dự án Green nhằm phát triển phần mềm trong các thiết bị dân dụng. James Gosling, chuyên gia lập trình đã tạo ra một ngôn ngữ lập trình mới có tên là Oak. Ngôn ngữ này có cú pháp gần giống như C++ nhưng bỏ qua các </w:t>
      </w:r>
      <w:r w:rsidR="00635015">
        <w:rPr>
          <w:rFonts w:cs="Times New Roman"/>
          <w:szCs w:val="26"/>
        </w:rPr>
        <w:t>lập trình cấp thấp</w:t>
      </w:r>
      <w:r w:rsidRPr="000A6031">
        <w:rPr>
          <w:rFonts w:cs="Times New Roman"/>
          <w:szCs w:val="26"/>
        </w:rPr>
        <w:t xml:space="preserve"> của C++ như truy cập trực tiếp tài nguyên hệ thống, con trỏ, định nghĩa chồng các tác tử…</w:t>
      </w:r>
    </w:p>
    <w:p w:rsidR="00E8598C" w:rsidRPr="000A6031" w:rsidRDefault="00E8598C" w:rsidP="00547EC1">
      <w:pPr>
        <w:spacing w:line="26" w:lineRule="atLeast"/>
        <w:ind w:firstLine="709"/>
        <w:rPr>
          <w:rFonts w:cs="Times New Roman"/>
          <w:szCs w:val="26"/>
        </w:rPr>
      </w:pPr>
      <w:r w:rsidRPr="000A6031">
        <w:rPr>
          <w:rFonts w:cs="Times New Roman"/>
          <w:szCs w:val="26"/>
        </w:rPr>
        <w:t>Khi ngôn ngữ Oak trưởng thành, WWW cũng đang vào thời kỳ phát triển mạnh mẽ, Sun cho rằng đây là một ngôn ngữ thích hợp cho Internet. Năm 1995, Oak đổi tên thành Java và sau đó đến 1996  Java đã được xem như một chuẩn công nghiệp cho Internet.</w:t>
      </w:r>
    </w:p>
    <w:p w:rsidR="00635015" w:rsidRPr="00635015" w:rsidRDefault="00E8598C" w:rsidP="00F142FA">
      <w:pPr>
        <w:pStyle w:val="Heading3"/>
        <w:numPr>
          <w:ilvl w:val="2"/>
          <w:numId w:val="10"/>
        </w:numPr>
        <w:spacing w:before="120" w:after="120" w:line="26" w:lineRule="atLeast"/>
        <w:rPr>
          <w:rFonts w:cs="Times New Roman"/>
          <w:color w:val="auto"/>
          <w:szCs w:val="26"/>
        </w:rPr>
      </w:pPr>
      <w:bookmarkStart w:id="87" w:name="_Toc511914368"/>
      <w:bookmarkStart w:id="88" w:name="_Toc511914448"/>
      <w:bookmarkStart w:id="89" w:name="_Toc511919183"/>
      <w:r w:rsidRPr="000A6031">
        <w:rPr>
          <w:rFonts w:cs="Times New Roman"/>
          <w:color w:val="auto"/>
          <w:szCs w:val="26"/>
        </w:rPr>
        <w:t>Phương châm</w:t>
      </w:r>
      <w:bookmarkEnd w:id="87"/>
      <w:bookmarkEnd w:id="88"/>
      <w:bookmarkEnd w:id="89"/>
    </w:p>
    <w:p w:rsidR="00E8598C" w:rsidRPr="00635015" w:rsidRDefault="00E8598C" w:rsidP="00635015">
      <w:pPr>
        <w:ind w:firstLine="360"/>
      </w:pPr>
      <w:r w:rsidRPr="00635015">
        <w:t>Có 5 mục tiêu chính trong việc xây dựng ngôn ngữ Java:</w:t>
      </w:r>
    </w:p>
    <w:p w:rsidR="00E8598C" w:rsidRPr="00635015" w:rsidRDefault="00E8598C" w:rsidP="00F142FA">
      <w:pPr>
        <w:pStyle w:val="ListParagraph"/>
        <w:numPr>
          <w:ilvl w:val="0"/>
          <w:numId w:val="9"/>
        </w:numPr>
      </w:pPr>
      <w:r w:rsidRPr="00635015">
        <w:t>Đơn giản, hướng đối tượng và quen thuộc.</w:t>
      </w:r>
    </w:p>
    <w:p w:rsidR="00E8598C" w:rsidRPr="00635015" w:rsidRDefault="00E8598C" w:rsidP="00F142FA">
      <w:pPr>
        <w:pStyle w:val="ListParagraph"/>
        <w:numPr>
          <w:ilvl w:val="0"/>
          <w:numId w:val="9"/>
        </w:numPr>
      </w:pPr>
      <w:r w:rsidRPr="00635015">
        <w:t>Mạnh mẽ và an toàn.</w:t>
      </w:r>
    </w:p>
    <w:p w:rsidR="00E8598C" w:rsidRPr="00635015" w:rsidRDefault="00E8598C" w:rsidP="00F142FA">
      <w:pPr>
        <w:pStyle w:val="ListParagraph"/>
        <w:numPr>
          <w:ilvl w:val="0"/>
          <w:numId w:val="9"/>
        </w:numPr>
      </w:pPr>
      <w:r w:rsidRPr="00635015">
        <w:t>Kiến trúc trung lập và di động.</w:t>
      </w:r>
    </w:p>
    <w:p w:rsidR="00E8598C" w:rsidRPr="00635015" w:rsidRDefault="00E8598C" w:rsidP="00F142FA">
      <w:pPr>
        <w:pStyle w:val="ListParagraph"/>
        <w:numPr>
          <w:ilvl w:val="0"/>
          <w:numId w:val="9"/>
        </w:numPr>
      </w:pPr>
      <w:r w:rsidRPr="00635015">
        <w:t>Thực thi với hiệu suất cao.</w:t>
      </w:r>
    </w:p>
    <w:p w:rsidR="00E8598C" w:rsidRPr="00635015" w:rsidRDefault="00E8598C" w:rsidP="00F142FA">
      <w:pPr>
        <w:pStyle w:val="ListParagraph"/>
        <w:numPr>
          <w:ilvl w:val="0"/>
          <w:numId w:val="9"/>
        </w:numPr>
      </w:pPr>
      <w:r w:rsidRPr="00635015">
        <w:t>Dịch ra bytecode, phân luồng và năng động.</w:t>
      </w:r>
    </w:p>
    <w:p w:rsidR="00E8598C" w:rsidRPr="000A6031" w:rsidRDefault="000A136D" w:rsidP="00635015">
      <w:pPr>
        <w:pStyle w:val="Heading3"/>
        <w:spacing w:before="120" w:after="120" w:line="26" w:lineRule="atLeast"/>
        <w:rPr>
          <w:rFonts w:cs="Times New Roman"/>
          <w:b w:val="0"/>
          <w:color w:val="auto"/>
          <w:szCs w:val="26"/>
        </w:rPr>
      </w:pPr>
      <w:bookmarkStart w:id="90" w:name="_Toc475801471"/>
      <w:bookmarkStart w:id="91" w:name="_Toc475999801"/>
      <w:bookmarkStart w:id="92" w:name="_Toc511914369"/>
      <w:bookmarkStart w:id="93" w:name="_Toc511914449"/>
      <w:bookmarkStart w:id="94" w:name="_Toc511919184"/>
      <w:r w:rsidRPr="000A6031">
        <w:rPr>
          <w:rFonts w:cs="Times New Roman"/>
          <w:color w:val="auto"/>
          <w:szCs w:val="26"/>
        </w:rPr>
        <w:t>1.</w:t>
      </w:r>
      <w:r w:rsidR="00A67684" w:rsidRPr="000A6031">
        <w:rPr>
          <w:rFonts w:cs="Times New Roman"/>
          <w:color w:val="auto"/>
          <w:szCs w:val="26"/>
        </w:rPr>
        <w:t xml:space="preserve">4.3 </w:t>
      </w:r>
      <w:r w:rsidR="00E8598C" w:rsidRPr="000A6031">
        <w:rPr>
          <w:rFonts w:cs="Times New Roman"/>
          <w:color w:val="auto"/>
          <w:szCs w:val="26"/>
        </w:rPr>
        <w:t>Khả năng của ngôn ngữ Java</w:t>
      </w:r>
      <w:bookmarkEnd w:id="90"/>
      <w:bookmarkEnd w:id="91"/>
      <w:bookmarkEnd w:id="92"/>
      <w:bookmarkEnd w:id="93"/>
      <w:bookmarkEnd w:id="94"/>
      <w:r w:rsidR="00E8598C" w:rsidRPr="000A6031">
        <w:rPr>
          <w:rFonts w:cs="Times New Roman"/>
          <w:color w:val="auto"/>
          <w:szCs w:val="26"/>
        </w:rPr>
        <w:t> </w:t>
      </w:r>
    </w:p>
    <w:p w:rsidR="00E8598C" w:rsidRPr="000A6031" w:rsidRDefault="00E8598C" w:rsidP="00547EC1">
      <w:pPr>
        <w:spacing w:line="26" w:lineRule="atLeast"/>
        <w:ind w:firstLine="709"/>
        <w:rPr>
          <w:rFonts w:cs="Times New Roman"/>
          <w:bCs/>
          <w:szCs w:val="26"/>
        </w:rPr>
      </w:pPr>
      <w:r w:rsidRPr="000A6031">
        <w:rPr>
          <w:rFonts w:cs="Times New Roman"/>
          <w:bCs/>
          <w:szCs w:val="26"/>
        </w:rPr>
        <w:t>Là một ngôn ngữ bậ</w:t>
      </w:r>
      <w:r w:rsidR="00635015">
        <w:rPr>
          <w:rFonts w:cs="Times New Roman"/>
          <w:bCs/>
          <w:szCs w:val="26"/>
        </w:rPr>
        <w:t>c cao như</w:t>
      </w:r>
      <w:r w:rsidRPr="000A6031">
        <w:rPr>
          <w:rFonts w:cs="Times New Roman"/>
          <w:bCs/>
          <w:szCs w:val="26"/>
        </w:rPr>
        <w:t xml:space="preserve"> C++, Perl, SmallTalk,.. </w:t>
      </w:r>
      <w:r w:rsidR="00635015">
        <w:rPr>
          <w:rFonts w:cs="Times New Roman"/>
          <w:bCs/>
          <w:szCs w:val="26"/>
        </w:rPr>
        <w:t>C</w:t>
      </w:r>
      <w:r w:rsidRPr="000A6031">
        <w:rPr>
          <w:rFonts w:cs="Times New Roman"/>
          <w:bCs/>
          <w:szCs w:val="26"/>
        </w:rPr>
        <w:t>ho nên có thể được dùng để tạo ra các ứng dụng để giải quyết các vấn đề về số, xử lý văn bản, tạo ra trò chơi, và nhiều thứ khác.</w:t>
      </w:r>
    </w:p>
    <w:p w:rsidR="00635015" w:rsidRDefault="00E8598C" w:rsidP="00635015">
      <w:pPr>
        <w:spacing w:line="26" w:lineRule="atLeast"/>
        <w:ind w:firstLine="709"/>
        <w:rPr>
          <w:rFonts w:cs="Times New Roman"/>
          <w:bCs/>
          <w:szCs w:val="26"/>
        </w:rPr>
      </w:pPr>
      <w:r w:rsidRPr="000A6031">
        <w:rPr>
          <w:rFonts w:cs="Times New Roman"/>
          <w:bCs/>
          <w:szCs w:val="26"/>
        </w:rPr>
        <w:t>Có các môi trường lập trình đồ họa như  Visual Java, Symante</w:t>
      </w:r>
      <w:r w:rsidR="00635015">
        <w:rPr>
          <w:rFonts w:cs="Times New Roman"/>
          <w:bCs/>
          <w:szCs w:val="26"/>
        </w:rPr>
        <w:t>c Cafe, Jbuilder, Jcreator, ...</w:t>
      </w:r>
    </w:p>
    <w:p w:rsidR="00E8598C" w:rsidRPr="000A6031" w:rsidRDefault="00E8598C" w:rsidP="00635015">
      <w:pPr>
        <w:spacing w:line="26" w:lineRule="atLeast"/>
        <w:ind w:firstLine="709"/>
        <w:rPr>
          <w:rFonts w:cs="Times New Roman"/>
          <w:bCs/>
          <w:szCs w:val="26"/>
        </w:rPr>
      </w:pPr>
      <w:r w:rsidRPr="000A6031">
        <w:rPr>
          <w:rFonts w:cs="Times New Roman"/>
          <w:bCs/>
          <w:szCs w:val="26"/>
        </w:rPr>
        <w:t>Có khả năng truy cập dữ liệu từ xa thông qua cầu nối JDBC (Java DataBase Connectivity)</w:t>
      </w:r>
    </w:p>
    <w:p w:rsidR="00E8598C" w:rsidRPr="000A6031" w:rsidRDefault="00E8598C" w:rsidP="00547EC1">
      <w:pPr>
        <w:spacing w:line="26" w:lineRule="atLeast"/>
        <w:ind w:firstLine="709"/>
        <w:rPr>
          <w:rFonts w:cs="Times New Roman"/>
          <w:bCs/>
          <w:szCs w:val="26"/>
        </w:rPr>
      </w:pPr>
      <w:r w:rsidRPr="000A6031">
        <w:rPr>
          <w:rFonts w:cs="Times New Roman"/>
          <w:bCs/>
          <w:szCs w:val="26"/>
        </w:rPr>
        <w:t>Hỗ trợ các lớp hữu ích, tiện lợi trong lập trình các ứng dụng mạng (Socket) cũng như truy xuất Web.</w:t>
      </w:r>
    </w:p>
    <w:p w:rsidR="00E8598C" w:rsidRPr="000A6031" w:rsidRDefault="00E8598C" w:rsidP="00547EC1">
      <w:pPr>
        <w:spacing w:line="26" w:lineRule="atLeast"/>
        <w:ind w:firstLine="709"/>
        <w:rPr>
          <w:rFonts w:cs="Times New Roman"/>
          <w:bCs/>
          <w:szCs w:val="26"/>
        </w:rPr>
      </w:pPr>
      <w:r w:rsidRPr="000A6031">
        <w:rPr>
          <w:rFonts w:cs="Times New Roman"/>
          <w:bCs/>
          <w:szCs w:val="26"/>
        </w:rPr>
        <w:t>Hỗ trợ lập trình phân tán  (Remote Method Invocation ) cho phép một ứng dụng có thể được xử lý phân tán trên các máy tính khác nhau.</w:t>
      </w:r>
    </w:p>
    <w:p w:rsidR="00E8598C" w:rsidRPr="000A6031" w:rsidRDefault="00E8598C" w:rsidP="00547EC1">
      <w:pPr>
        <w:spacing w:line="26" w:lineRule="atLeast"/>
        <w:ind w:firstLine="709"/>
        <w:rPr>
          <w:rFonts w:cs="Times New Roman"/>
          <w:bCs/>
          <w:szCs w:val="26"/>
        </w:rPr>
      </w:pPr>
      <w:r w:rsidRPr="000A6031">
        <w:rPr>
          <w:rFonts w:cs="Times New Roman"/>
          <w:bCs/>
          <w:szCs w:val="26"/>
        </w:rPr>
        <w:t>Và luôn được bổ sung các tính năng cao cấp khác trong các phiên bản sau.</w:t>
      </w:r>
    </w:p>
    <w:p w:rsidR="00E8598C" w:rsidRPr="000A6031" w:rsidRDefault="000A136D" w:rsidP="00635015">
      <w:pPr>
        <w:pStyle w:val="Heading3"/>
        <w:spacing w:before="120" w:after="120" w:line="26" w:lineRule="atLeast"/>
        <w:rPr>
          <w:rFonts w:cs="Times New Roman"/>
          <w:b w:val="0"/>
          <w:color w:val="auto"/>
          <w:szCs w:val="26"/>
        </w:rPr>
      </w:pPr>
      <w:bookmarkStart w:id="95" w:name="_Toc475801472"/>
      <w:bookmarkStart w:id="96" w:name="_Toc475999802"/>
      <w:bookmarkStart w:id="97" w:name="_Toc511914370"/>
      <w:bookmarkStart w:id="98" w:name="_Toc511914450"/>
      <w:bookmarkStart w:id="99" w:name="_Toc511919185"/>
      <w:r w:rsidRPr="000A6031">
        <w:rPr>
          <w:rFonts w:cs="Times New Roman"/>
          <w:color w:val="auto"/>
          <w:szCs w:val="26"/>
        </w:rPr>
        <w:lastRenderedPageBreak/>
        <w:t>1.</w:t>
      </w:r>
      <w:r w:rsidR="00A67684" w:rsidRPr="000A6031">
        <w:rPr>
          <w:rFonts w:cs="Times New Roman"/>
          <w:color w:val="auto"/>
          <w:szCs w:val="26"/>
        </w:rPr>
        <w:t xml:space="preserve">4.4 </w:t>
      </w:r>
      <w:r w:rsidR="00E8598C" w:rsidRPr="000A6031">
        <w:rPr>
          <w:rFonts w:cs="Times New Roman"/>
          <w:color w:val="auto"/>
          <w:szCs w:val="26"/>
        </w:rPr>
        <w:t>Những đặc điểm của ngôn ngữ Java</w:t>
      </w:r>
      <w:bookmarkEnd w:id="95"/>
      <w:bookmarkEnd w:id="96"/>
      <w:bookmarkEnd w:id="97"/>
      <w:bookmarkEnd w:id="98"/>
      <w:bookmarkEnd w:id="99"/>
      <w:r w:rsidR="00E8598C" w:rsidRPr="000A6031">
        <w:rPr>
          <w:rFonts w:cs="Times New Roman"/>
          <w:color w:val="auto"/>
          <w:szCs w:val="26"/>
        </w:rPr>
        <w:t> </w:t>
      </w:r>
    </w:p>
    <w:p w:rsidR="00E8598C" w:rsidRPr="000A6031" w:rsidRDefault="00E8598C" w:rsidP="00547EC1">
      <w:pPr>
        <w:spacing w:line="26" w:lineRule="atLeast"/>
        <w:ind w:firstLine="709"/>
        <w:rPr>
          <w:rFonts w:cs="Times New Roman"/>
          <w:bCs/>
          <w:szCs w:val="26"/>
        </w:rPr>
      </w:pPr>
      <w:r w:rsidRPr="000A6031">
        <w:rPr>
          <w:rFonts w:cs="Times New Roman"/>
          <w:bCs/>
          <w:szCs w:val="26"/>
        </w:rPr>
        <w:t xml:space="preserve">Ngôn ngữ </w:t>
      </w:r>
      <w:r w:rsidR="00635015">
        <w:rPr>
          <w:rFonts w:cs="Times New Roman"/>
          <w:bCs/>
          <w:szCs w:val="26"/>
        </w:rPr>
        <w:t>thuần tùy</w:t>
      </w:r>
      <w:r w:rsidRPr="000A6031">
        <w:rPr>
          <w:rFonts w:cs="Times New Roman"/>
          <w:bCs/>
          <w:szCs w:val="26"/>
        </w:rPr>
        <w:t xml:space="preserve"> hướng đối tượng.</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đa nền cho phép một chương trình có thể thực thi trên các hệ điều hành khác nhau (MS Windows, UNIX, Linux) mà không phải biên dịch lại chương trình. Phương châm của java là </w:t>
      </w:r>
      <w:r w:rsidRPr="000A6031">
        <w:rPr>
          <w:rFonts w:cs="Times New Roman"/>
          <w:szCs w:val="26"/>
        </w:rPr>
        <w:t>"Viết một lần ,  Chạy trên nhiều nền"</w:t>
      </w:r>
      <w:r w:rsidRPr="000A6031">
        <w:rPr>
          <w:rFonts w:cs="Times New Roman"/>
          <w:bCs/>
          <w:szCs w:val="26"/>
        </w:rPr>
        <w:t>  (Write Once, Run Anywhere).</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đa luồng, cho phép trong một chương trình có thể có nhiều luồng điều khiển được thực thi song song nhau, rất hữu ích cho các xử lý song song.</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phân tán, cho phép các đối tượng của một ứng dụng được phân bố và thực thi trên các máy tính khác nhau.</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động, cho phép mã lệnh của một chương trình được tải từ một máy tính về máy của người yêu cầu thực thi chương trình.</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an toàn, tất cả các thao tác truy xuất vào các thiết bị vào ra đều thực hiện trên máy ảo nhờ đó hạn chế các thao tác nguy hiểm cho máy tính thật.</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đơn giản, dễ học, kiến trúc chương trình đơn giản, trong sáng.</w:t>
      </w:r>
    </w:p>
    <w:p w:rsidR="00E8598C" w:rsidRPr="000A6031" w:rsidRDefault="000A136D" w:rsidP="00635015">
      <w:pPr>
        <w:pStyle w:val="Heading3"/>
        <w:spacing w:before="120" w:after="120" w:line="26" w:lineRule="atLeast"/>
        <w:rPr>
          <w:rFonts w:cs="Times New Roman"/>
          <w:b w:val="0"/>
          <w:color w:val="auto"/>
          <w:szCs w:val="26"/>
        </w:rPr>
      </w:pPr>
      <w:bookmarkStart w:id="100" w:name="_Toc475801473"/>
      <w:bookmarkStart w:id="101" w:name="_Toc475999803"/>
      <w:bookmarkStart w:id="102" w:name="_Toc511914371"/>
      <w:bookmarkStart w:id="103" w:name="_Toc511914451"/>
      <w:bookmarkStart w:id="104" w:name="_Toc511919186"/>
      <w:r w:rsidRPr="000A6031">
        <w:rPr>
          <w:rFonts w:cs="Times New Roman"/>
          <w:color w:val="auto"/>
          <w:szCs w:val="26"/>
        </w:rPr>
        <w:t>1.</w:t>
      </w:r>
      <w:r w:rsidR="00A67684" w:rsidRPr="000A6031">
        <w:rPr>
          <w:rFonts w:cs="Times New Roman"/>
          <w:color w:val="auto"/>
          <w:szCs w:val="26"/>
        </w:rPr>
        <w:t xml:space="preserve">4.5 </w:t>
      </w:r>
      <w:r w:rsidR="00E8598C" w:rsidRPr="000A6031">
        <w:rPr>
          <w:rFonts w:cs="Times New Roman"/>
          <w:color w:val="auto"/>
          <w:szCs w:val="26"/>
        </w:rPr>
        <w:t>Máy ảo Java (JMV - Java Virtual Machine)</w:t>
      </w:r>
      <w:bookmarkEnd w:id="100"/>
      <w:bookmarkEnd w:id="101"/>
      <w:bookmarkEnd w:id="102"/>
      <w:bookmarkEnd w:id="103"/>
      <w:bookmarkEnd w:id="104"/>
    </w:p>
    <w:p w:rsidR="00E8598C" w:rsidRPr="000A6031" w:rsidRDefault="00E8598C" w:rsidP="00547EC1">
      <w:pPr>
        <w:spacing w:line="26" w:lineRule="atLeast"/>
        <w:ind w:firstLine="709"/>
        <w:rPr>
          <w:rFonts w:cs="Times New Roman"/>
          <w:szCs w:val="26"/>
        </w:rPr>
      </w:pPr>
      <w:r w:rsidRPr="000A6031">
        <w:rPr>
          <w:rFonts w:cs="Times New Roman"/>
          <w:szCs w:val="26"/>
        </w:rPr>
        <w:t>Để đảm bảo tính đa nền, Java sử dụng cơ chế</w:t>
      </w:r>
      <w:r w:rsidRPr="000A6031">
        <w:rPr>
          <w:rStyle w:val="apple-converted-space"/>
          <w:rFonts w:cs="Times New Roman"/>
          <w:szCs w:val="26"/>
        </w:rPr>
        <w:t> </w:t>
      </w:r>
      <w:r w:rsidRPr="000A6031">
        <w:rPr>
          <w:rStyle w:val="Strong"/>
          <w:rFonts w:cs="Times New Roman"/>
          <w:szCs w:val="26"/>
        </w:rPr>
        <w:t>Máy ảo của Java</w:t>
      </w:r>
      <w:r w:rsidRPr="000A6031">
        <w:rPr>
          <w:rFonts w:cs="Times New Roman"/>
          <w:szCs w:val="26"/>
        </w:rPr>
        <w:t>. ByteCode đó là ngôn ngữ máy của Máy ảo Java tương tự như các lệnh nhị phân của các máy tính thực.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 </w:t>
      </w:r>
    </w:p>
    <w:p w:rsidR="00E8598C" w:rsidRPr="000A6031" w:rsidRDefault="00E8598C" w:rsidP="00547EC1">
      <w:pPr>
        <w:spacing w:line="26" w:lineRule="atLeast"/>
        <w:ind w:firstLine="709"/>
        <w:rPr>
          <w:rFonts w:cs="Times New Roman"/>
          <w:szCs w:val="26"/>
        </w:rPr>
      </w:pPr>
      <w:r w:rsidRPr="000A6031">
        <w:rPr>
          <w:rFonts w:cs="Times New Roman"/>
          <w:szCs w:val="26"/>
        </w:rPr>
        <w:t>Khi thực hiện một chương trình, máy ảo Java lần lượt thông dịch các chỉ thị dưới dạng Bytecode thành các chỉ thị dạng nhị phân của máy tính thực và thực thi thực sự chúng trên máy tính thực.</w:t>
      </w:r>
    </w:p>
    <w:p w:rsidR="00E8598C" w:rsidRPr="000A6031" w:rsidRDefault="00E8598C" w:rsidP="00547EC1">
      <w:pPr>
        <w:spacing w:line="26" w:lineRule="atLeast"/>
        <w:ind w:firstLine="709"/>
        <w:rPr>
          <w:rFonts w:cs="Times New Roman"/>
          <w:szCs w:val="26"/>
        </w:rPr>
      </w:pPr>
      <w:r w:rsidRPr="000A6031">
        <w:rPr>
          <w:rFonts w:cs="Times New Roman"/>
          <w:szCs w:val="26"/>
        </w:rPr>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rsidR="00E8598C" w:rsidRPr="000A6031" w:rsidRDefault="000A136D" w:rsidP="00635015">
      <w:pPr>
        <w:pStyle w:val="Heading3"/>
        <w:spacing w:before="120" w:after="120" w:line="26" w:lineRule="atLeast"/>
        <w:rPr>
          <w:rFonts w:cs="Times New Roman"/>
          <w:b w:val="0"/>
          <w:color w:val="auto"/>
          <w:szCs w:val="26"/>
        </w:rPr>
      </w:pPr>
      <w:bookmarkStart w:id="105" w:name="_Toc475801474"/>
      <w:bookmarkStart w:id="106" w:name="_Toc475999804"/>
      <w:bookmarkStart w:id="107" w:name="_Toc511914372"/>
      <w:bookmarkStart w:id="108" w:name="_Toc511914452"/>
      <w:bookmarkStart w:id="109" w:name="_Toc511919187"/>
      <w:r w:rsidRPr="000A6031">
        <w:rPr>
          <w:rFonts w:cs="Times New Roman"/>
          <w:color w:val="auto"/>
          <w:szCs w:val="26"/>
        </w:rPr>
        <w:t>1.</w:t>
      </w:r>
      <w:r w:rsidR="00A67684" w:rsidRPr="000A6031">
        <w:rPr>
          <w:rFonts w:cs="Times New Roman"/>
          <w:color w:val="auto"/>
          <w:szCs w:val="26"/>
        </w:rPr>
        <w:t xml:space="preserve">4.6 </w:t>
      </w:r>
      <w:r w:rsidR="00E8598C" w:rsidRPr="000A6031">
        <w:rPr>
          <w:rFonts w:cs="Times New Roman"/>
          <w:color w:val="auto"/>
          <w:szCs w:val="26"/>
        </w:rPr>
        <w:t>Hai kiểu ứng dụng dưới ngôn ngữ java</w:t>
      </w:r>
      <w:bookmarkEnd w:id="105"/>
      <w:bookmarkEnd w:id="106"/>
      <w:bookmarkEnd w:id="107"/>
      <w:bookmarkEnd w:id="108"/>
      <w:bookmarkEnd w:id="109"/>
    </w:p>
    <w:p w:rsidR="00E8598C" w:rsidRPr="000A6031" w:rsidRDefault="00E8598C" w:rsidP="00547EC1">
      <w:pPr>
        <w:spacing w:line="26" w:lineRule="atLeast"/>
        <w:ind w:firstLine="709"/>
        <w:rPr>
          <w:rFonts w:cs="Times New Roman"/>
          <w:szCs w:val="26"/>
        </w:rPr>
      </w:pPr>
      <w:r w:rsidRPr="000A6031">
        <w:rPr>
          <w:rFonts w:cs="Times New Roman"/>
          <w:szCs w:val="26"/>
        </w:rPr>
        <w:t>Khi bắt đầu thiết kế một ứng dụng dưới ngôn ngữ Java, phải chọn kiểu cho nó là</w:t>
      </w:r>
      <w:r w:rsidRPr="000A6031">
        <w:rPr>
          <w:rStyle w:val="apple-converted-space"/>
          <w:rFonts w:cs="Times New Roman"/>
          <w:szCs w:val="26"/>
        </w:rPr>
        <w:t> </w:t>
      </w:r>
      <w:r w:rsidRPr="000A6031">
        <w:rPr>
          <w:rStyle w:val="Strong"/>
          <w:rFonts w:cs="Times New Roman"/>
          <w:szCs w:val="26"/>
        </w:rPr>
        <w:t>Application</w:t>
      </w:r>
      <w:r w:rsidRPr="000A6031">
        <w:rPr>
          <w:rStyle w:val="apple-converted-space"/>
          <w:rFonts w:cs="Times New Roman"/>
          <w:szCs w:val="26"/>
        </w:rPr>
        <w:t> </w:t>
      </w:r>
      <w:r w:rsidRPr="000A6031">
        <w:rPr>
          <w:rFonts w:cs="Times New Roman"/>
          <w:szCs w:val="26"/>
        </w:rPr>
        <w:t>hay</w:t>
      </w:r>
      <w:r w:rsidRPr="000A6031">
        <w:rPr>
          <w:rStyle w:val="apple-converted-space"/>
          <w:rFonts w:cs="Times New Roman"/>
          <w:szCs w:val="26"/>
        </w:rPr>
        <w:t> </w:t>
      </w:r>
      <w:r w:rsidRPr="000A6031">
        <w:rPr>
          <w:rStyle w:val="Strong"/>
          <w:rFonts w:cs="Times New Roman"/>
          <w:szCs w:val="26"/>
        </w:rPr>
        <w:t>Applet</w:t>
      </w:r>
      <w:r w:rsidRPr="000A6031">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b/>
          <w:bCs/>
          <w:szCs w:val="26"/>
        </w:rPr>
        <w:t>Applet</w:t>
      </w:r>
      <w:r w:rsidRPr="000A6031">
        <w:rPr>
          <w:rFonts w:cs="Times New Roman"/>
          <w:bCs/>
          <w:szCs w:val="26"/>
        </w:rPr>
        <w:t>:</w:t>
      </w:r>
      <w:r w:rsidRPr="000A6031">
        <w:rPr>
          <w:rFonts w:cs="Times New Roman"/>
          <w:szCs w:val="26"/>
        </w:rPr>
        <w:t> Là một chương trình ứng dụng được nhúng vào các trang web. Mã của chương trình được tải về máy người dùng từ Web server khi người dùng truy xuất đến trang web chứa nó.</w:t>
      </w:r>
    </w:p>
    <w:p w:rsidR="00E8598C" w:rsidRPr="000A6031" w:rsidRDefault="00E8598C" w:rsidP="00547EC1">
      <w:pPr>
        <w:spacing w:line="26" w:lineRule="atLeast"/>
        <w:ind w:firstLine="709"/>
        <w:rPr>
          <w:rFonts w:cs="Times New Roman"/>
          <w:szCs w:val="26"/>
        </w:rPr>
      </w:pPr>
      <w:r w:rsidRPr="000A6031">
        <w:rPr>
          <w:rFonts w:cs="Times New Roman"/>
          <w:b/>
          <w:bCs/>
          <w:szCs w:val="26"/>
        </w:rPr>
        <w:t>Application</w:t>
      </w:r>
      <w:r w:rsidRPr="000A6031">
        <w:rPr>
          <w:rFonts w:cs="Times New Roman"/>
          <w:bCs/>
          <w:szCs w:val="26"/>
        </w:rPr>
        <w:t>:</w:t>
      </w:r>
      <w:r w:rsidRPr="000A6031">
        <w:rPr>
          <w:rFonts w:cs="Times New Roman"/>
          <w:szCs w:val="26"/>
        </w:rPr>
        <w:t> Là một chương trình ứng dụng được thực thi trực tiếp trên các máy ảo của Java.</w:t>
      </w:r>
    </w:p>
    <w:p w:rsidR="00E8598C" w:rsidRPr="000A6031" w:rsidRDefault="000A136D" w:rsidP="00635015">
      <w:pPr>
        <w:pStyle w:val="Heading3"/>
        <w:spacing w:before="120" w:after="120" w:line="26" w:lineRule="atLeast"/>
        <w:rPr>
          <w:rFonts w:cs="Times New Roman"/>
          <w:b w:val="0"/>
          <w:color w:val="auto"/>
          <w:szCs w:val="26"/>
        </w:rPr>
      </w:pPr>
      <w:bookmarkStart w:id="110" w:name="_Toc475801475"/>
      <w:bookmarkStart w:id="111" w:name="_Toc475999805"/>
      <w:bookmarkStart w:id="112" w:name="_Toc511914373"/>
      <w:bookmarkStart w:id="113" w:name="_Toc511914453"/>
      <w:bookmarkStart w:id="114" w:name="_Toc511919188"/>
      <w:r w:rsidRPr="000A6031">
        <w:rPr>
          <w:rFonts w:cs="Times New Roman"/>
          <w:color w:val="auto"/>
          <w:szCs w:val="26"/>
        </w:rPr>
        <w:lastRenderedPageBreak/>
        <w:t>1.</w:t>
      </w:r>
      <w:r w:rsidR="00A67684" w:rsidRPr="000A6031">
        <w:rPr>
          <w:rFonts w:cs="Times New Roman"/>
          <w:color w:val="auto"/>
          <w:szCs w:val="26"/>
        </w:rPr>
        <w:t xml:space="preserve">4.7 </w:t>
      </w:r>
      <w:r w:rsidR="00E8598C" w:rsidRPr="000A6031">
        <w:rPr>
          <w:rFonts w:cs="Times New Roman"/>
          <w:color w:val="auto"/>
          <w:szCs w:val="26"/>
        </w:rPr>
        <w:t>Bộ phát triển ứng dụng Java (JDK- Java Development Kit)</w:t>
      </w:r>
      <w:bookmarkEnd w:id="110"/>
      <w:bookmarkEnd w:id="111"/>
      <w:bookmarkEnd w:id="112"/>
      <w:bookmarkEnd w:id="113"/>
      <w:bookmarkEnd w:id="114"/>
    </w:p>
    <w:p w:rsidR="00E8598C" w:rsidRPr="000A6031" w:rsidRDefault="00E8598C" w:rsidP="00547EC1">
      <w:pPr>
        <w:spacing w:line="26" w:lineRule="atLeast"/>
        <w:ind w:firstLine="709"/>
        <w:rPr>
          <w:rFonts w:cs="Times New Roman"/>
          <w:szCs w:val="26"/>
        </w:rPr>
      </w:pPr>
      <w:r w:rsidRPr="000A6031">
        <w:rPr>
          <w:rFonts w:cs="Times New Roman"/>
          <w:szCs w:val="26"/>
        </w:rPr>
        <w:t xml:space="preserve">JDK là một bộ công cụ cho phép người lập trình phát triển và triển khai các ứng dụng bằng ngôn ngữ java được cung cấp miễn phí bởi công ty JavaSoft (hoặc Sun). Có các bộ </w:t>
      </w:r>
      <w:r w:rsidR="00635015" w:rsidRPr="000A6031">
        <w:rPr>
          <w:rFonts w:cs="Times New Roman"/>
          <w:szCs w:val="26"/>
        </w:rPr>
        <w:t xml:space="preserve">JDK </w:t>
      </w:r>
      <w:r w:rsidRPr="000A6031">
        <w:rPr>
          <w:rFonts w:cs="Times New Roman"/>
          <w:szCs w:val="26"/>
        </w:rPr>
        <w:t>cho các hệ điều hành khác nhau. Các ấn bản của JDK không ngừng đượ</w:t>
      </w:r>
      <w:r w:rsidR="00F13E8D">
        <w:rPr>
          <w:rFonts w:cs="Times New Roman"/>
          <w:szCs w:val="26"/>
        </w:rPr>
        <w:t xml:space="preserve">c phát hành, </w:t>
      </w:r>
      <w:r w:rsidRPr="000A6031">
        <w:rPr>
          <w:rFonts w:cs="Times New Roman"/>
          <w:szCs w:val="26"/>
        </w:rPr>
        <w:t>có thể tải về từ địa chỉ</w:t>
      </w:r>
      <w:r w:rsidRPr="000A6031">
        <w:rPr>
          <w:rStyle w:val="apple-converted-space"/>
          <w:rFonts w:cs="Times New Roman"/>
          <w:szCs w:val="26"/>
        </w:rPr>
        <w:t> </w:t>
      </w:r>
      <w:hyperlink r:id="rId50" w:history="1">
        <w:r w:rsidRPr="000A6031">
          <w:rPr>
            <w:rStyle w:val="Hyperlink"/>
            <w:rFonts w:cs="Times New Roman"/>
            <w:color w:val="auto"/>
            <w:szCs w:val="26"/>
            <w:u w:val="none"/>
          </w:rPr>
          <w:t>http://java.sun.com</w:t>
        </w:r>
      </w:hyperlink>
      <w:r w:rsidRPr="000A6031">
        <w:rPr>
          <w:rStyle w:val="apple-converted-space"/>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Bộ công cụ này gồm các chương trình thực thi đáng chú ý sau:</w:t>
      </w:r>
    </w:p>
    <w:p w:rsidR="00E8598C" w:rsidRPr="00635015" w:rsidRDefault="00E8598C" w:rsidP="00F142FA">
      <w:pPr>
        <w:pStyle w:val="ListParagraph"/>
        <w:numPr>
          <w:ilvl w:val="0"/>
          <w:numId w:val="11"/>
        </w:numPr>
      </w:pPr>
      <w:r w:rsidRPr="00635015">
        <w:t>javac: Chương trình biên dịch các chương trình nguồn viết bằng ngôn ngữ java ra các tập tin thực thi được trên máy ảo Java.</w:t>
      </w:r>
    </w:p>
    <w:p w:rsidR="00E8598C" w:rsidRPr="00635015" w:rsidRDefault="00E8598C" w:rsidP="00F142FA">
      <w:pPr>
        <w:pStyle w:val="ListParagraph"/>
        <w:numPr>
          <w:ilvl w:val="0"/>
          <w:numId w:val="11"/>
        </w:numPr>
      </w:pPr>
      <w:r w:rsidRPr="00635015">
        <w:t>java: Đây là chương trình làm máy ảo của Java, thông dịch mã Bytecode của các chương trình kiểu application thành mã thực thi của máy thực.</w:t>
      </w:r>
    </w:p>
    <w:p w:rsidR="00E8598C" w:rsidRPr="00635015" w:rsidRDefault="00E8598C" w:rsidP="00F142FA">
      <w:pPr>
        <w:pStyle w:val="ListParagraph"/>
        <w:numPr>
          <w:ilvl w:val="0"/>
          <w:numId w:val="11"/>
        </w:numPr>
      </w:pPr>
      <w:r w:rsidRPr="00635015">
        <w:t>appletviewer: Bộ thông dịch, thực thi các chương trình kiểu applet.</w:t>
      </w:r>
    </w:p>
    <w:p w:rsidR="00E8598C" w:rsidRPr="00635015" w:rsidRDefault="00E8598C" w:rsidP="00F142FA">
      <w:pPr>
        <w:pStyle w:val="ListParagraph"/>
        <w:numPr>
          <w:ilvl w:val="0"/>
          <w:numId w:val="11"/>
        </w:numPr>
      </w:pPr>
      <w:r w:rsidRPr="00635015">
        <w:t>javadoc: Tạo tài liệu về chú thích chương trình nguồn một cách tự động.</w:t>
      </w:r>
    </w:p>
    <w:p w:rsidR="00E8598C" w:rsidRPr="00635015" w:rsidRDefault="00E8598C" w:rsidP="00F142FA">
      <w:pPr>
        <w:pStyle w:val="ListParagraph"/>
        <w:numPr>
          <w:ilvl w:val="0"/>
          <w:numId w:val="11"/>
        </w:numPr>
      </w:pPr>
      <w:r w:rsidRPr="00635015">
        <w:t>jdb: Trình gỡ rối.</w:t>
      </w:r>
    </w:p>
    <w:p w:rsidR="00E8598C" w:rsidRPr="00635015" w:rsidRDefault="00E8598C" w:rsidP="00F142FA">
      <w:pPr>
        <w:pStyle w:val="ListParagraph"/>
        <w:numPr>
          <w:ilvl w:val="0"/>
          <w:numId w:val="11"/>
        </w:numPr>
      </w:pPr>
      <w:r w:rsidRPr="00635015">
        <w:t xml:space="preserve">rmic: Tạo </w:t>
      </w:r>
      <w:r w:rsidR="00635015">
        <w:t>các sơ khai</w:t>
      </w:r>
      <w:r w:rsidRPr="00635015">
        <w:t xml:space="preserve"> cho ứng dụng kiểu </w:t>
      </w:r>
      <w:r w:rsidR="00635015" w:rsidRPr="00635015">
        <w:t>RMI</w:t>
      </w:r>
      <w:r w:rsidR="00635015">
        <w:t xml:space="preserve"> </w:t>
      </w:r>
      <w:r w:rsidR="00635015" w:rsidRPr="00635015">
        <w:t>(Remote Method Invocation), một kỹ thuật cài đặt các đối tượng phân tán vô cùng hiệu vô cùng hiệu quả và linh động</w:t>
      </w:r>
      <w:r w:rsidRPr="00635015">
        <w:t>.</w:t>
      </w:r>
    </w:p>
    <w:p w:rsidR="00E8598C" w:rsidRPr="00635015" w:rsidRDefault="00E8598C" w:rsidP="00F142FA">
      <w:pPr>
        <w:pStyle w:val="ListParagraph"/>
        <w:numPr>
          <w:ilvl w:val="0"/>
          <w:numId w:val="11"/>
        </w:numPr>
      </w:pPr>
      <w:r w:rsidRPr="00635015">
        <w:t>rmiregistry: Phục vụ danh bạ (Name Server) trong hệ thống RMI.</w:t>
      </w:r>
    </w:p>
    <w:p w:rsidR="00E8598C" w:rsidRPr="00635015" w:rsidRDefault="00E8598C" w:rsidP="00F142FA">
      <w:pPr>
        <w:pStyle w:val="ListParagraph"/>
        <w:numPr>
          <w:ilvl w:val="0"/>
          <w:numId w:val="11"/>
        </w:numPr>
      </w:pPr>
      <w:r w:rsidRPr="00635015">
        <w:t>Các phiên bản Java đã phát hành:</w:t>
      </w:r>
    </w:p>
    <w:p w:rsidR="00E8598C" w:rsidRPr="00635015" w:rsidRDefault="00E8598C" w:rsidP="00F142FA">
      <w:pPr>
        <w:pStyle w:val="ListParagraph"/>
        <w:numPr>
          <w:ilvl w:val="0"/>
          <w:numId w:val="11"/>
        </w:numPr>
      </w:pPr>
      <w:r w:rsidRPr="00635015">
        <w:t>JDK 1.0 (23 tháng 01, 1996)</w:t>
      </w:r>
    </w:p>
    <w:p w:rsidR="00E8598C" w:rsidRPr="00635015" w:rsidRDefault="00E8598C" w:rsidP="00F142FA">
      <w:pPr>
        <w:pStyle w:val="ListParagraph"/>
        <w:numPr>
          <w:ilvl w:val="0"/>
          <w:numId w:val="11"/>
        </w:numPr>
      </w:pPr>
      <w:r w:rsidRPr="00635015">
        <w:t>JDK 1.1 (19 tháng 2, 1997)</w:t>
      </w:r>
    </w:p>
    <w:p w:rsidR="00E8598C" w:rsidRPr="00635015" w:rsidRDefault="00E8598C" w:rsidP="00F142FA">
      <w:pPr>
        <w:pStyle w:val="ListParagraph"/>
        <w:numPr>
          <w:ilvl w:val="0"/>
          <w:numId w:val="11"/>
        </w:numPr>
      </w:pPr>
      <w:r w:rsidRPr="00635015">
        <w:t>J2SE 1.2 (Playground) 08 tháng 12, 1998</w:t>
      </w:r>
    </w:p>
    <w:p w:rsidR="00E8598C" w:rsidRPr="00635015" w:rsidRDefault="00E8598C" w:rsidP="00F142FA">
      <w:pPr>
        <w:pStyle w:val="ListParagraph"/>
        <w:numPr>
          <w:ilvl w:val="0"/>
          <w:numId w:val="11"/>
        </w:numPr>
      </w:pPr>
      <w:r w:rsidRPr="00635015">
        <w:t>J2SE 1.3 (Kestrel) 08 tháng 5, 2000</w:t>
      </w:r>
    </w:p>
    <w:p w:rsidR="00E8598C" w:rsidRPr="00635015" w:rsidRDefault="00E8598C" w:rsidP="00F142FA">
      <w:pPr>
        <w:pStyle w:val="ListParagraph"/>
        <w:numPr>
          <w:ilvl w:val="0"/>
          <w:numId w:val="11"/>
        </w:numPr>
      </w:pPr>
      <w:r w:rsidRPr="00635015">
        <w:t>J2SE 1.4.0 (Merlin) 06 tháng 02, 2002</w:t>
      </w:r>
    </w:p>
    <w:p w:rsidR="00E8598C" w:rsidRPr="00635015" w:rsidRDefault="00E8598C" w:rsidP="00F142FA">
      <w:pPr>
        <w:pStyle w:val="ListParagraph"/>
        <w:numPr>
          <w:ilvl w:val="0"/>
          <w:numId w:val="11"/>
        </w:numPr>
      </w:pPr>
      <w:r w:rsidRPr="00635015">
        <w:t>J2SE 5 (1.5.0) (Tiger) 30 tháng 9, 2004</w:t>
      </w:r>
    </w:p>
    <w:p w:rsidR="00E8598C" w:rsidRPr="00635015" w:rsidRDefault="00E8598C" w:rsidP="00F142FA">
      <w:pPr>
        <w:pStyle w:val="ListParagraph"/>
        <w:numPr>
          <w:ilvl w:val="0"/>
          <w:numId w:val="11"/>
        </w:numPr>
      </w:pPr>
      <w:r w:rsidRPr="00635015">
        <w:t>Java SE 6 (còn gọi là Mustang), được công bố </w:t>
      </w:r>
      <w:hyperlink r:id="rId51" w:tooltip="11 tháng 12" w:history="1">
        <w:r w:rsidRPr="00635015">
          <w:rPr>
            <w:rStyle w:val="Hyperlink"/>
          </w:rPr>
          <w:t>11 tháng 12</w:t>
        </w:r>
      </w:hyperlink>
      <w:r w:rsidRPr="00635015">
        <w:t> năm </w:t>
      </w:r>
      <w:hyperlink r:id="rId52" w:tooltip="2006" w:history="1">
        <w:r w:rsidRPr="00635015">
          <w:rPr>
            <w:rStyle w:val="Hyperlink"/>
          </w:rPr>
          <w:t>2006</w:t>
        </w:r>
      </w:hyperlink>
      <w:r w:rsidRPr="00635015">
        <w:t>, thông tin chính tại </w:t>
      </w:r>
      <w:hyperlink r:id="rId53" w:history="1">
        <w:r w:rsidRPr="00635015">
          <w:rPr>
            <w:rStyle w:val="Hyperlink"/>
          </w:rPr>
          <w:t>http://java.sun.com/javase/6/</w:t>
        </w:r>
      </w:hyperlink>
      <w:r w:rsidRPr="00635015">
        <w:t>. Các bản cập nhật 2 và 3 được đưa ra vào năm 2007, bản cập nhật 4 đưa ra tháng 1 năm 2008.</w:t>
      </w:r>
    </w:p>
    <w:p w:rsidR="00E8598C" w:rsidRPr="00635015" w:rsidRDefault="00E8598C" w:rsidP="00F142FA">
      <w:pPr>
        <w:pStyle w:val="ListParagraph"/>
        <w:numPr>
          <w:ilvl w:val="0"/>
          <w:numId w:val="11"/>
        </w:numPr>
      </w:pPr>
      <w:r w:rsidRPr="00635015">
        <w:t>JDK 6.18, 2010</w:t>
      </w:r>
    </w:p>
    <w:p w:rsidR="00E8598C" w:rsidRPr="00635015" w:rsidRDefault="00E8598C" w:rsidP="00F142FA">
      <w:pPr>
        <w:pStyle w:val="ListParagraph"/>
        <w:numPr>
          <w:ilvl w:val="0"/>
          <w:numId w:val="11"/>
        </w:numPr>
      </w:pPr>
      <w:r w:rsidRPr="00635015">
        <w:t>Java SE 7 (còn gọi là Dolphin), được bắt đầu từ tháng 8 năm 2006 và công bố ngày 28 tháng 7 năm 2011.</w:t>
      </w:r>
    </w:p>
    <w:p w:rsidR="00E8598C" w:rsidRPr="00635015" w:rsidRDefault="00E8598C" w:rsidP="00F142FA">
      <w:pPr>
        <w:pStyle w:val="ListParagraph"/>
        <w:numPr>
          <w:ilvl w:val="0"/>
          <w:numId w:val="11"/>
        </w:numPr>
      </w:pPr>
      <w:r w:rsidRPr="00635015">
        <w:t>JDK 8, 18 tháng 3 năm 2014</w:t>
      </w:r>
    </w:p>
    <w:p w:rsidR="00E8598C" w:rsidRPr="00635015" w:rsidRDefault="00E8598C" w:rsidP="00F142FA">
      <w:pPr>
        <w:pStyle w:val="ListParagraph"/>
        <w:numPr>
          <w:ilvl w:val="0"/>
          <w:numId w:val="11"/>
        </w:numPr>
      </w:pPr>
      <w:r w:rsidRPr="00635015">
        <w:t>JDK 9, năm 2016.</w:t>
      </w:r>
    </w:p>
    <w:p w:rsidR="00E8598C" w:rsidRPr="000A6031" w:rsidRDefault="000A136D" w:rsidP="00635015">
      <w:pPr>
        <w:pStyle w:val="Heading2"/>
        <w:spacing w:before="120" w:after="120" w:line="26" w:lineRule="atLeast"/>
        <w:rPr>
          <w:rFonts w:cs="Times New Roman"/>
          <w:color w:val="auto"/>
        </w:rPr>
      </w:pPr>
      <w:bookmarkStart w:id="115" w:name="_Toc469133635"/>
      <w:bookmarkStart w:id="116" w:name="_Toc469091681"/>
      <w:bookmarkStart w:id="117" w:name="_Toc475801478"/>
      <w:bookmarkStart w:id="118" w:name="_Toc475999808"/>
      <w:bookmarkStart w:id="119" w:name="_Toc507842839"/>
      <w:bookmarkStart w:id="120" w:name="_Toc511914374"/>
      <w:bookmarkStart w:id="121" w:name="_Toc511914454"/>
      <w:bookmarkStart w:id="122" w:name="_Toc511919189"/>
      <w:r w:rsidRPr="000A6031">
        <w:rPr>
          <w:rFonts w:cs="Times New Roman"/>
          <w:color w:val="auto"/>
        </w:rPr>
        <w:lastRenderedPageBreak/>
        <w:t>1.</w:t>
      </w:r>
      <w:r w:rsidR="00A67684" w:rsidRPr="000A6031">
        <w:rPr>
          <w:rFonts w:cs="Times New Roman"/>
          <w:color w:val="auto"/>
        </w:rPr>
        <w:t xml:space="preserve">5. </w:t>
      </w:r>
      <w:r w:rsidR="00E8598C" w:rsidRPr="000A6031">
        <w:rPr>
          <w:rFonts w:cs="Times New Roman"/>
          <w:color w:val="auto"/>
        </w:rPr>
        <w:t>Tìm hiểu về</w:t>
      </w:r>
      <w:r w:rsidR="00A67684" w:rsidRPr="000A6031">
        <w:rPr>
          <w:rFonts w:cs="Times New Roman"/>
          <w:color w:val="auto"/>
        </w:rPr>
        <w:t xml:space="preserve"> Hệ điều hành</w:t>
      </w:r>
      <w:r w:rsidR="00E8598C" w:rsidRPr="000A6031">
        <w:rPr>
          <w:rFonts w:cs="Times New Roman"/>
          <w:color w:val="auto"/>
        </w:rPr>
        <w:t xml:space="preserve"> Android</w:t>
      </w:r>
      <w:bookmarkEnd w:id="115"/>
      <w:bookmarkEnd w:id="116"/>
      <w:bookmarkEnd w:id="117"/>
      <w:bookmarkEnd w:id="118"/>
      <w:r w:rsidR="00A67684" w:rsidRPr="000A6031">
        <w:rPr>
          <w:rFonts w:cs="Times New Roman"/>
          <w:color w:val="auto"/>
        </w:rPr>
        <w:t xml:space="preserve"> trên thiết bị di động</w:t>
      </w:r>
      <w:bookmarkEnd w:id="119"/>
      <w:bookmarkEnd w:id="120"/>
      <w:bookmarkEnd w:id="121"/>
      <w:bookmarkEnd w:id="122"/>
    </w:p>
    <w:p w:rsidR="00E8598C" w:rsidRPr="000A6031" w:rsidRDefault="000A136D" w:rsidP="00635015">
      <w:pPr>
        <w:pStyle w:val="Heading3"/>
        <w:spacing w:before="120" w:after="120" w:line="26" w:lineRule="atLeast"/>
        <w:rPr>
          <w:rFonts w:cs="Times New Roman"/>
          <w:b w:val="0"/>
          <w:color w:val="auto"/>
          <w:szCs w:val="26"/>
        </w:rPr>
      </w:pPr>
      <w:bookmarkStart w:id="123" w:name="_Toc469133636"/>
      <w:bookmarkStart w:id="124" w:name="_Toc469091682"/>
      <w:bookmarkStart w:id="125" w:name="_Toc475801479"/>
      <w:bookmarkStart w:id="126" w:name="_Toc475999809"/>
      <w:bookmarkStart w:id="127" w:name="_Toc511914375"/>
      <w:bookmarkStart w:id="128" w:name="_Toc511914455"/>
      <w:bookmarkStart w:id="129" w:name="_Toc511919190"/>
      <w:r w:rsidRPr="000A6031">
        <w:rPr>
          <w:rFonts w:cs="Times New Roman"/>
          <w:color w:val="auto"/>
          <w:szCs w:val="26"/>
        </w:rPr>
        <w:t>1.</w:t>
      </w:r>
      <w:r w:rsidR="00A67684" w:rsidRPr="000A6031">
        <w:rPr>
          <w:rFonts w:cs="Times New Roman"/>
          <w:color w:val="auto"/>
          <w:szCs w:val="26"/>
        </w:rPr>
        <w:t xml:space="preserve">5.1 </w:t>
      </w:r>
      <w:r w:rsidR="00E8598C" w:rsidRPr="000A6031">
        <w:rPr>
          <w:rFonts w:cs="Times New Roman"/>
          <w:color w:val="auto"/>
          <w:szCs w:val="26"/>
        </w:rPr>
        <w:t>Giới thiệu</w:t>
      </w:r>
      <w:bookmarkEnd w:id="123"/>
      <w:bookmarkEnd w:id="124"/>
      <w:bookmarkEnd w:id="125"/>
      <w:bookmarkEnd w:id="126"/>
      <w:bookmarkEnd w:id="127"/>
      <w:bookmarkEnd w:id="128"/>
      <w:bookmarkEnd w:id="129"/>
    </w:p>
    <w:p w:rsidR="00E8598C" w:rsidRPr="000A6031" w:rsidRDefault="004155FC" w:rsidP="00635015">
      <w:pPr>
        <w:spacing w:line="26" w:lineRule="atLeast"/>
        <w:ind w:firstLine="709"/>
        <w:rPr>
          <w:rFonts w:cs="Times New Roman"/>
          <w:szCs w:val="26"/>
        </w:rPr>
      </w:pPr>
      <w:hyperlink r:id="rId54" w:tooltip="wikt:android" w:history="1">
        <w:r w:rsidR="00E8598C" w:rsidRPr="000A6031">
          <w:rPr>
            <w:rStyle w:val="Hyperlink"/>
            <w:rFonts w:cs="Times New Roman"/>
            <w:b/>
            <w:bCs/>
            <w:color w:val="auto"/>
            <w:szCs w:val="26"/>
            <w:u w:val="none"/>
          </w:rPr>
          <w:t>Android</w:t>
        </w:r>
      </w:hyperlink>
      <w:r w:rsidR="00E8598C" w:rsidRPr="000A6031">
        <w:rPr>
          <w:rStyle w:val="apple-converted-space"/>
          <w:rFonts w:cs="Times New Roman"/>
          <w:szCs w:val="26"/>
        </w:rPr>
        <w:t> </w:t>
      </w:r>
      <w:r w:rsidR="00E8598C" w:rsidRPr="000A6031">
        <w:rPr>
          <w:rFonts w:cs="Times New Roman"/>
          <w:szCs w:val="26"/>
        </w:rPr>
        <w:t>là một</w:t>
      </w:r>
      <w:r w:rsidR="00E8598C" w:rsidRPr="000A6031">
        <w:rPr>
          <w:rStyle w:val="apple-converted-space"/>
          <w:rFonts w:cs="Times New Roman"/>
          <w:szCs w:val="26"/>
        </w:rPr>
        <w:t> </w:t>
      </w:r>
      <w:hyperlink r:id="rId55" w:tooltip="Hệ điều hành di động (trang chưa được viết)" w:history="1">
        <w:r w:rsidR="00E8598C" w:rsidRPr="000A6031">
          <w:rPr>
            <w:rStyle w:val="Hyperlink"/>
            <w:rFonts w:cs="Times New Roman"/>
            <w:color w:val="auto"/>
            <w:szCs w:val="26"/>
            <w:u w:val="none"/>
          </w:rPr>
          <w:t>hệ điều hành</w:t>
        </w:r>
      </w:hyperlink>
      <w:r w:rsidR="00E8598C" w:rsidRPr="000A6031">
        <w:rPr>
          <w:rStyle w:val="apple-converted-space"/>
          <w:rFonts w:cs="Times New Roman"/>
          <w:szCs w:val="26"/>
        </w:rPr>
        <w:t> </w:t>
      </w:r>
      <w:r w:rsidR="00E8598C" w:rsidRPr="000A6031">
        <w:rPr>
          <w:rFonts w:cs="Times New Roman"/>
          <w:szCs w:val="26"/>
        </w:rPr>
        <w:t>dựa trên nền tảng</w:t>
      </w:r>
      <w:r w:rsidR="00E8598C" w:rsidRPr="000A6031">
        <w:rPr>
          <w:rStyle w:val="apple-converted-space"/>
          <w:rFonts w:cs="Times New Roman"/>
          <w:szCs w:val="26"/>
        </w:rPr>
        <w:t> </w:t>
      </w:r>
      <w:hyperlink r:id="rId56" w:tooltip="Linux" w:history="1">
        <w:r w:rsidR="00E8598C" w:rsidRPr="000A6031">
          <w:rPr>
            <w:rStyle w:val="Hyperlink"/>
            <w:rFonts w:cs="Times New Roman"/>
            <w:b/>
            <w:color w:val="auto"/>
            <w:szCs w:val="26"/>
            <w:u w:val="none"/>
          </w:rPr>
          <w:t>Linux</w:t>
        </w:r>
      </w:hyperlink>
      <w:r w:rsidR="00E8598C" w:rsidRPr="000A6031">
        <w:rPr>
          <w:rStyle w:val="apple-converted-space"/>
          <w:rFonts w:cs="Times New Roman"/>
          <w:szCs w:val="26"/>
        </w:rPr>
        <w:t> </w:t>
      </w:r>
      <w:r w:rsidR="00E8598C" w:rsidRPr="000A6031">
        <w:rPr>
          <w:rFonts w:cs="Times New Roman"/>
          <w:szCs w:val="26"/>
        </w:rPr>
        <w:t>được thiết kế dành cho các thiết bị di động có</w:t>
      </w:r>
      <w:r w:rsidR="00E8598C" w:rsidRPr="000A6031">
        <w:rPr>
          <w:rStyle w:val="apple-converted-space"/>
          <w:rFonts w:cs="Times New Roman"/>
          <w:szCs w:val="26"/>
        </w:rPr>
        <w:t> </w:t>
      </w:r>
      <w:hyperlink r:id="rId57" w:tooltip="Màn hình cảm ứng" w:history="1">
        <w:r w:rsidR="00E8598C" w:rsidRPr="000A6031">
          <w:rPr>
            <w:rStyle w:val="Hyperlink"/>
            <w:rFonts w:cs="Times New Roman"/>
            <w:color w:val="auto"/>
            <w:szCs w:val="26"/>
            <w:u w:val="none"/>
          </w:rPr>
          <w:t>màn hình cảm ứng</w:t>
        </w:r>
      </w:hyperlink>
      <w:r w:rsidR="00E8598C" w:rsidRPr="000A6031">
        <w:rPr>
          <w:rStyle w:val="apple-converted-space"/>
          <w:rFonts w:cs="Times New Roman"/>
          <w:szCs w:val="26"/>
        </w:rPr>
        <w:t> </w:t>
      </w:r>
      <w:r w:rsidR="00E8598C" w:rsidRPr="000A6031">
        <w:rPr>
          <w:rFonts w:cs="Times New Roman"/>
          <w:szCs w:val="26"/>
        </w:rPr>
        <w:t>như</w:t>
      </w:r>
      <w:r w:rsidR="00E8598C" w:rsidRPr="000A6031">
        <w:rPr>
          <w:rStyle w:val="apple-converted-space"/>
          <w:rFonts w:cs="Times New Roman"/>
          <w:szCs w:val="26"/>
        </w:rPr>
        <w:t> </w:t>
      </w:r>
      <w:hyperlink r:id="rId58" w:tooltip="Điện thoại thông minh" w:history="1">
        <w:r w:rsidR="00E8598C" w:rsidRPr="000A6031">
          <w:rPr>
            <w:rStyle w:val="Hyperlink"/>
            <w:rFonts w:cs="Times New Roman"/>
            <w:color w:val="auto"/>
            <w:szCs w:val="26"/>
            <w:u w:val="none"/>
          </w:rPr>
          <w:t>điện thoại thông minh</w:t>
        </w:r>
      </w:hyperlink>
      <w:r w:rsidR="00E8598C" w:rsidRPr="000A6031">
        <w:rPr>
          <w:rStyle w:val="apple-converted-space"/>
          <w:rFonts w:cs="Times New Roman"/>
          <w:szCs w:val="26"/>
        </w:rPr>
        <w:t> </w:t>
      </w:r>
      <w:r w:rsidR="00E8598C" w:rsidRPr="000A6031">
        <w:rPr>
          <w:rFonts w:cs="Times New Roman"/>
          <w:szCs w:val="26"/>
        </w:rPr>
        <w:t>và</w:t>
      </w:r>
      <w:r w:rsidR="00E8598C" w:rsidRPr="000A6031">
        <w:rPr>
          <w:rStyle w:val="apple-converted-space"/>
          <w:rFonts w:cs="Times New Roman"/>
          <w:szCs w:val="26"/>
        </w:rPr>
        <w:t> </w:t>
      </w:r>
      <w:hyperlink r:id="rId59" w:tooltip="Máy tính bảng" w:history="1">
        <w:r w:rsidR="00E8598C" w:rsidRPr="000A6031">
          <w:rPr>
            <w:rStyle w:val="Hyperlink"/>
            <w:rFonts w:cs="Times New Roman"/>
            <w:color w:val="auto"/>
            <w:szCs w:val="26"/>
            <w:u w:val="none"/>
          </w:rPr>
          <w:t>máy tính bảng</w:t>
        </w:r>
      </w:hyperlink>
      <w:r w:rsidR="00E8598C" w:rsidRPr="000A6031">
        <w:rPr>
          <w:rFonts w:cs="Times New Roman"/>
          <w:szCs w:val="26"/>
        </w:rPr>
        <w:t xml:space="preserve">. Ban đầu, </w:t>
      </w:r>
      <w:r w:rsidR="00E8598C" w:rsidRPr="000A6031">
        <w:rPr>
          <w:rFonts w:cs="Times New Roman"/>
          <w:b/>
          <w:szCs w:val="26"/>
        </w:rPr>
        <w:t>Android</w:t>
      </w:r>
      <w:r w:rsidR="00E8598C" w:rsidRPr="000A6031">
        <w:rPr>
          <w:rFonts w:cs="Times New Roman"/>
          <w:szCs w:val="26"/>
        </w:rPr>
        <w:t xml:space="preserve"> được phát triển bởi Tổng công ty </w:t>
      </w:r>
      <w:r w:rsidR="00E8598C" w:rsidRPr="000A6031">
        <w:rPr>
          <w:rFonts w:cs="Times New Roman"/>
          <w:b/>
          <w:szCs w:val="26"/>
        </w:rPr>
        <w:t>Android</w:t>
      </w:r>
      <w:r w:rsidR="00E8598C" w:rsidRPr="000A6031">
        <w:rPr>
          <w:rFonts w:cs="Times New Roman"/>
          <w:szCs w:val="26"/>
        </w:rPr>
        <w:t>, với sự hỗ trợ tài chính từ</w:t>
      </w:r>
      <w:r w:rsidR="00E8598C" w:rsidRPr="000A6031">
        <w:rPr>
          <w:rStyle w:val="apple-converted-space"/>
          <w:rFonts w:cs="Times New Roman"/>
          <w:szCs w:val="26"/>
        </w:rPr>
        <w:t> </w:t>
      </w:r>
      <w:hyperlink r:id="rId60" w:tooltip="Google" w:history="1">
        <w:r w:rsidR="00E8598C" w:rsidRPr="000A6031">
          <w:rPr>
            <w:rStyle w:val="Hyperlink"/>
            <w:rFonts w:cs="Times New Roman"/>
            <w:color w:val="auto"/>
            <w:szCs w:val="26"/>
            <w:u w:val="none"/>
          </w:rPr>
          <w:t>Google</w:t>
        </w:r>
      </w:hyperlink>
      <w:r w:rsidR="00E8598C" w:rsidRPr="000A6031">
        <w:rPr>
          <w:rStyle w:val="apple-converted-space"/>
          <w:rFonts w:cs="Times New Roman"/>
          <w:szCs w:val="26"/>
        </w:rPr>
        <w:t> </w:t>
      </w:r>
      <w:r w:rsidR="00E8598C" w:rsidRPr="000A6031">
        <w:rPr>
          <w:rFonts w:cs="Times New Roman"/>
          <w:szCs w:val="26"/>
        </w:rPr>
        <w:t xml:space="preserve">và sau này được chính </w:t>
      </w:r>
      <w:r w:rsidR="00E8598C" w:rsidRPr="000A6031">
        <w:rPr>
          <w:rFonts w:cs="Times New Roman"/>
          <w:b/>
          <w:szCs w:val="26"/>
        </w:rPr>
        <w:t>Google</w:t>
      </w:r>
      <w:r w:rsidR="00E8598C" w:rsidRPr="000A6031">
        <w:rPr>
          <w:rFonts w:cs="Times New Roman"/>
          <w:szCs w:val="26"/>
        </w:rPr>
        <w:t xml:space="preserve"> mua lại vào năm 2005. </w:t>
      </w:r>
      <w:r w:rsidR="00E8598C" w:rsidRPr="000A6031">
        <w:rPr>
          <w:rFonts w:cs="Times New Roman"/>
          <w:b/>
          <w:szCs w:val="26"/>
        </w:rPr>
        <w:t>Android</w:t>
      </w:r>
      <w:r w:rsidR="00E8598C" w:rsidRPr="000A6031">
        <w:rPr>
          <w:rFonts w:cs="Times New Roman"/>
          <w:szCs w:val="26"/>
        </w:rPr>
        <w:t xml:space="preserve"> ra mắt vào năm 2007 cùng với tuyên bố thành lập</w:t>
      </w:r>
      <w:r w:rsidR="00E8598C" w:rsidRPr="000A6031">
        <w:rPr>
          <w:rStyle w:val="apple-converted-space"/>
          <w:rFonts w:cs="Times New Roman"/>
          <w:szCs w:val="26"/>
        </w:rPr>
        <w:t> </w:t>
      </w:r>
      <w:hyperlink r:id="rId61" w:tooltip="Liên minh thiết bị cầm tay mở" w:history="1">
        <w:r w:rsidR="00E8598C" w:rsidRPr="000A6031">
          <w:rPr>
            <w:rStyle w:val="Hyperlink"/>
            <w:rFonts w:cs="Times New Roman"/>
            <w:color w:val="auto"/>
            <w:szCs w:val="26"/>
            <w:u w:val="none"/>
          </w:rPr>
          <w:t>Liên minh thiết bị cầm tay mở</w:t>
        </w:r>
      </w:hyperlink>
      <w:r w:rsidR="00E8598C" w:rsidRPr="000A6031">
        <w:rPr>
          <w:rFonts w:cs="Times New Roman"/>
          <w:szCs w:val="26"/>
        </w:rPr>
        <w:t>: một hiệp hội gồm các công ty</w:t>
      </w:r>
      <w:r w:rsidR="00E8598C" w:rsidRPr="000A6031">
        <w:rPr>
          <w:rStyle w:val="apple-converted-space"/>
          <w:rFonts w:cs="Times New Roman"/>
          <w:szCs w:val="26"/>
        </w:rPr>
        <w:t> </w:t>
      </w:r>
      <w:hyperlink r:id="rId62" w:tooltip="Phần cứng" w:history="1">
        <w:r w:rsidR="00E8598C" w:rsidRPr="000A6031">
          <w:rPr>
            <w:rStyle w:val="Hyperlink"/>
            <w:rFonts w:cs="Times New Roman"/>
            <w:color w:val="auto"/>
            <w:szCs w:val="26"/>
            <w:u w:val="none"/>
          </w:rPr>
          <w:t>phần cứng</w:t>
        </w:r>
      </w:hyperlink>
      <w:r w:rsidR="00E8598C" w:rsidRPr="000A6031">
        <w:rPr>
          <w:rFonts w:cs="Times New Roman"/>
          <w:szCs w:val="26"/>
        </w:rPr>
        <w:t>,</w:t>
      </w:r>
      <w:r w:rsidR="00E8598C" w:rsidRPr="000A6031">
        <w:rPr>
          <w:rStyle w:val="apple-converted-space"/>
          <w:rFonts w:cs="Times New Roman"/>
          <w:szCs w:val="26"/>
        </w:rPr>
        <w:t> </w:t>
      </w:r>
      <w:hyperlink r:id="rId63" w:tooltip="Phần mềm" w:history="1">
        <w:r w:rsidR="00E8598C" w:rsidRPr="000A6031">
          <w:rPr>
            <w:rStyle w:val="Hyperlink"/>
            <w:rFonts w:cs="Times New Roman"/>
            <w:color w:val="auto"/>
            <w:szCs w:val="26"/>
            <w:u w:val="none"/>
          </w:rPr>
          <w:t>phần mềm</w:t>
        </w:r>
      </w:hyperlink>
      <w:r w:rsidR="00E8598C" w:rsidRPr="000A6031">
        <w:rPr>
          <w:rFonts w:cs="Times New Roman"/>
          <w:szCs w:val="26"/>
        </w:rPr>
        <w:t>, và</w:t>
      </w:r>
      <w:r w:rsidR="00E8598C" w:rsidRPr="000A6031">
        <w:rPr>
          <w:rStyle w:val="apple-converted-space"/>
          <w:rFonts w:cs="Times New Roman"/>
          <w:szCs w:val="26"/>
        </w:rPr>
        <w:t> </w:t>
      </w:r>
      <w:hyperlink r:id="rId64" w:tooltip="Viễn thông" w:history="1">
        <w:r w:rsidR="00E8598C" w:rsidRPr="000A6031">
          <w:rPr>
            <w:rStyle w:val="Hyperlink"/>
            <w:rFonts w:cs="Times New Roman"/>
            <w:color w:val="auto"/>
            <w:szCs w:val="26"/>
            <w:u w:val="none"/>
          </w:rPr>
          <w:t>viễn thông</w:t>
        </w:r>
      </w:hyperlink>
      <w:r w:rsidR="00E8598C" w:rsidRPr="000A6031">
        <w:rPr>
          <w:rStyle w:val="apple-converted-space"/>
          <w:rFonts w:cs="Times New Roman"/>
          <w:szCs w:val="26"/>
        </w:rPr>
        <w:t> </w:t>
      </w:r>
      <w:r w:rsidR="00E8598C" w:rsidRPr="000A6031">
        <w:rPr>
          <w:rFonts w:cs="Times New Roman"/>
          <w:szCs w:val="26"/>
        </w:rPr>
        <w:t>với mục tiêu đẩy mạnh các</w:t>
      </w:r>
      <w:r w:rsidR="00E8598C" w:rsidRPr="000A6031">
        <w:rPr>
          <w:rStyle w:val="apple-converted-space"/>
          <w:rFonts w:cs="Times New Roman"/>
          <w:szCs w:val="26"/>
        </w:rPr>
        <w:t> </w:t>
      </w:r>
      <w:hyperlink r:id="rId65" w:tooltip="Tiêu chuẩn mở (trang chưa được viết)" w:history="1">
        <w:r w:rsidR="00E8598C" w:rsidRPr="000A6031">
          <w:rPr>
            <w:rStyle w:val="Hyperlink"/>
            <w:rFonts w:cs="Times New Roman"/>
            <w:color w:val="auto"/>
            <w:szCs w:val="26"/>
            <w:u w:val="none"/>
          </w:rPr>
          <w:t>tiêu chuẩn mở</w:t>
        </w:r>
      </w:hyperlink>
      <w:r w:rsidR="00E8598C" w:rsidRPr="000A6031">
        <w:rPr>
          <w:rStyle w:val="apple-converted-space"/>
          <w:rFonts w:cs="Times New Roman"/>
          <w:szCs w:val="26"/>
        </w:rPr>
        <w:t> </w:t>
      </w:r>
      <w:r w:rsidR="00E8598C" w:rsidRPr="000A6031">
        <w:rPr>
          <w:rFonts w:cs="Times New Roman"/>
          <w:szCs w:val="26"/>
        </w:rPr>
        <w:t>cho các thiết bị di động.</w:t>
      </w:r>
      <w:r w:rsidR="00E8598C" w:rsidRPr="000A6031">
        <w:rPr>
          <w:rStyle w:val="apple-converted-space"/>
          <w:rFonts w:cs="Times New Roman"/>
          <w:szCs w:val="26"/>
        </w:rPr>
        <w:t> </w:t>
      </w:r>
      <w:r w:rsidR="00E8598C" w:rsidRPr="000A6031">
        <w:rPr>
          <w:rFonts w:cs="Times New Roman"/>
          <w:szCs w:val="26"/>
        </w:rPr>
        <w:t xml:space="preserve">Chiếc điện thoại đầu tiên chạy </w:t>
      </w:r>
      <w:r w:rsidR="00E8598C" w:rsidRPr="000A6031">
        <w:rPr>
          <w:rFonts w:cs="Times New Roman"/>
          <w:b/>
          <w:szCs w:val="26"/>
        </w:rPr>
        <w:t>Android</w:t>
      </w:r>
      <w:r w:rsidR="00E8598C" w:rsidRPr="000A6031">
        <w:rPr>
          <w:rFonts w:cs="Times New Roman"/>
          <w:szCs w:val="26"/>
        </w:rPr>
        <w:t xml:space="preserve"> được bán vào tháng 10 năm 2008.</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Các phiên bản đã phát hành của Android: </w:t>
      </w:r>
    </w:p>
    <w:tbl>
      <w:tblPr>
        <w:tblStyle w:val="TableGrid"/>
        <w:tblW w:w="9360" w:type="dxa"/>
        <w:tblLayout w:type="fixed"/>
        <w:tblLook w:val="04A0" w:firstRow="1" w:lastRow="0" w:firstColumn="1" w:lastColumn="0" w:noHBand="0" w:noVBand="1"/>
      </w:tblPr>
      <w:tblGrid>
        <w:gridCol w:w="1844"/>
        <w:gridCol w:w="1844"/>
        <w:gridCol w:w="3403"/>
        <w:gridCol w:w="2269"/>
      </w:tblGrid>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b/>
                <w:szCs w:val="26"/>
              </w:rPr>
            </w:pPr>
            <w:r w:rsidRPr="000A6031">
              <w:rPr>
                <w:rFonts w:cs="Times New Roman"/>
                <w:b/>
                <w:szCs w:val="26"/>
              </w:rPr>
              <w:t>Tên mã</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b/>
                <w:szCs w:val="26"/>
              </w:rPr>
            </w:pPr>
            <w:r w:rsidRPr="000A6031">
              <w:rPr>
                <w:rFonts w:cs="Times New Roman"/>
                <w:b/>
                <w:szCs w:val="26"/>
              </w:rPr>
              <w:t>Phiên bản</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b/>
                <w:szCs w:val="26"/>
              </w:rPr>
            </w:pPr>
            <w:r w:rsidRPr="000A6031">
              <w:rPr>
                <w:rFonts w:cs="Times New Roman"/>
                <w:b/>
                <w:szCs w:val="26"/>
              </w:rPr>
              <w:t>Ngày phát hành</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b/>
                <w:szCs w:val="26"/>
              </w:rPr>
            </w:pPr>
            <w:r w:rsidRPr="000A6031">
              <w:rPr>
                <w:rFonts w:cs="Times New Roman"/>
                <w:b/>
                <w:szCs w:val="26"/>
              </w:rPr>
              <w:t>Cấp API</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Alpha</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1.0</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September 23, 2008</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Beta</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February 9,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155FC" w:rsidP="00635015">
            <w:pPr>
              <w:spacing w:after="120" w:line="26" w:lineRule="atLeast"/>
              <w:jc w:val="center"/>
              <w:rPr>
                <w:rFonts w:cs="Times New Roman"/>
                <w:szCs w:val="26"/>
              </w:rPr>
            </w:pPr>
            <w:hyperlink r:id="rId66" w:tooltip="Android Cupcake" w:history="1">
              <w:r w:rsidR="00E8598C" w:rsidRPr="000A6031">
                <w:rPr>
                  <w:rStyle w:val="Hyperlink"/>
                  <w:rFonts w:cs="Times New Roman"/>
                  <w:color w:val="auto"/>
                  <w:szCs w:val="26"/>
                  <w:u w:val="none"/>
                </w:rPr>
                <w:t>Cupcake</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1.5</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April 27,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3</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155FC" w:rsidP="00635015">
            <w:pPr>
              <w:spacing w:after="120" w:line="26" w:lineRule="atLeast"/>
              <w:jc w:val="center"/>
              <w:rPr>
                <w:rFonts w:cs="Times New Roman"/>
                <w:szCs w:val="26"/>
              </w:rPr>
            </w:pPr>
            <w:hyperlink r:id="rId67" w:tooltip="Android Donut" w:history="1">
              <w:r w:rsidR="00E8598C" w:rsidRPr="000A6031">
                <w:rPr>
                  <w:rStyle w:val="Hyperlink"/>
                  <w:rFonts w:cs="Times New Roman"/>
                  <w:color w:val="auto"/>
                  <w:szCs w:val="26"/>
                  <w:u w:val="none"/>
                </w:rPr>
                <w:t>Donut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1.6</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September 15,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4</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155FC" w:rsidP="00635015">
            <w:pPr>
              <w:spacing w:after="120" w:line="26" w:lineRule="atLeast"/>
              <w:jc w:val="center"/>
              <w:rPr>
                <w:rFonts w:cs="Times New Roman"/>
                <w:szCs w:val="26"/>
              </w:rPr>
            </w:pPr>
            <w:hyperlink r:id="rId68" w:tooltip="Android Eclair" w:history="1">
              <w:r w:rsidR="00E8598C" w:rsidRPr="000A6031">
                <w:rPr>
                  <w:rStyle w:val="Hyperlink"/>
                  <w:rFonts w:cs="Times New Roman"/>
                  <w:color w:val="auto"/>
                  <w:szCs w:val="26"/>
                  <w:u w:val="none"/>
                </w:rPr>
                <w:t>Eclair</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2.0 – 2.1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26,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5–7</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155FC" w:rsidP="00635015">
            <w:pPr>
              <w:spacing w:after="120" w:line="26" w:lineRule="atLeast"/>
              <w:jc w:val="center"/>
              <w:rPr>
                <w:rFonts w:cs="Times New Roman"/>
                <w:szCs w:val="26"/>
              </w:rPr>
            </w:pPr>
            <w:hyperlink r:id="rId69" w:tooltip="Android Froyo" w:history="1">
              <w:r w:rsidR="00E8598C" w:rsidRPr="000A6031">
                <w:rPr>
                  <w:rStyle w:val="Hyperlink"/>
                  <w:rFonts w:cs="Times New Roman"/>
                  <w:color w:val="auto"/>
                  <w:szCs w:val="26"/>
                  <w:u w:val="none"/>
                </w:rPr>
                <w:t>Froyo</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2.2 – 2.2.3</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May 20, 2010</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8</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155FC" w:rsidP="00635015">
            <w:pPr>
              <w:spacing w:after="120" w:line="26" w:lineRule="atLeast"/>
              <w:jc w:val="center"/>
              <w:rPr>
                <w:rFonts w:cs="Times New Roman"/>
                <w:szCs w:val="26"/>
              </w:rPr>
            </w:pPr>
            <w:hyperlink r:id="rId70" w:tooltip="Android Gingerbread" w:history="1">
              <w:r w:rsidR="00E8598C" w:rsidRPr="000A6031">
                <w:rPr>
                  <w:rStyle w:val="Hyperlink"/>
                  <w:rFonts w:cs="Times New Roman"/>
                  <w:color w:val="auto"/>
                  <w:szCs w:val="26"/>
                  <w:u w:val="none"/>
                </w:rPr>
                <w:t>Gingerbread</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2.3 – 2.3.7</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December 6, 2010</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9–10</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155FC" w:rsidP="00635015">
            <w:pPr>
              <w:spacing w:after="120" w:line="26" w:lineRule="atLeast"/>
              <w:jc w:val="center"/>
              <w:rPr>
                <w:rFonts w:cs="Times New Roman"/>
                <w:szCs w:val="26"/>
              </w:rPr>
            </w:pPr>
            <w:hyperlink r:id="rId71" w:tooltip="Android Honeycomb" w:history="1">
              <w:r w:rsidR="00E8598C" w:rsidRPr="000A6031">
                <w:rPr>
                  <w:rStyle w:val="Hyperlink"/>
                  <w:rFonts w:cs="Times New Roman"/>
                  <w:color w:val="auto"/>
                  <w:szCs w:val="26"/>
                  <w:u w:val="none"/>
                </w:rPr>
                <w:t>Honeycomb</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3.0 – 3.2.6</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February 22, 2011</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11–13</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155FC" w:rsidP="00635015">
            <w:pPr>
              <w:spacing w:after="120" w:line="26" w:lineRule="atLeast"/>
              <w:jc w:val="center"/>
              <w:rPr>
                <w:rFonts w:cs="Times New Roman"/>
                <w:szCs w:val="26"/>
              </w:rPr>
            </w:pPr>
            <w:hyperlink r:id="rId72" w:tooltip="Android Ice Cream Sandwich" w:history="1">
              <w:r w:rsidR="00E8598C" w:rsidRPr="000A6031">
                <w:rPr>
                  <w:rStyle w:val="Hyperlink"/>
                  <w:rFonts w:cs="Times New Roman"/>
                  <w:color w:val="auto"/>
                  <w:szCs w:val="26"/>
                  <w:u w:val="none"/>
                </w:rPr>
                <w:t>Ice Cream Sandwich</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4.0 – 4.0.4</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18, 2011</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14–15</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155FC" w:rsidP="00635015">
            <w:pPr>
              <w:spacing w:after="120" w:line="26" w:lineRule="atLeast"/>
              <w:jc w:val="center"/>
              <w:rPr>
                <w:rFonts w:cs="Times New Roman"/>
                <w:szCs w:val="26"/>
              </w:rPr>
            </w:pPr>
            <w:hyperlink r:id="rId73" w:tooltip="Android Jelly Bean" w:history="1">
              <w:r w:rsidR="00E8598C" w:rsidRPr="000A6031">
                <w:rPr>
                  <w:rStyle w:val="Hyperlink"/>
                  <w:rFonts w:cs="Times New Roman"/>
                  <w:color w:val="auto"/>
                  <w:szCs w:val="26"/>
                  <w:u w:val="none"/>
                </w:rPr>
                <w:t>Jelly Bean</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4.1 – 4.3.1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July 9, 2012</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16–18</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155FC" w:rsidP="00635015">
            <w:pPr>
              <w:spacing w:after="120" w:line="26" w:lineRule="atLeast"/>
              <w:jc w:val="center"/>
              <w:rPr>
                <w:rFonts w:cs="Times New Roman"/>
                <w:szCs w:val="26"/>
              </w:rPr>
            </w:pPr>
            <w:hyperlink r:id="rId74" w:tooltip="Android KitKat" w:history="1">
              <w:r w:rsidR="00E8598C" w:rsidRPr="000A6031">
                <w:rPr>
                  <w:rStyle w:val="Hyperlink"/>
                  <w:rFonts w:cs="Times New Roman"/>
                  <w:color w:val="auto"/>
                  <w:szCs w:val="26"/>
                  <w:u w:val="none"/>
                </w:rPr>
                <w:t>KitKat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4.4 – 4.4.4</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31, 2013</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19</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155FC" w:rsidP="00635015">
            <w:pPr>
              <w:spacing w:after="120" w:line="26" w:lineRule="atLeast"/>
              <w:jc w:val="center"/>
              <w:rPr>
                <w:rFonts w:cs="Times New Roman"/>
                <w:szCs w:val="26"/>
              </w:rPr>
            </w:pPr>
            <w:hyperlink r:id="rId75" w:tooltip="Android Lollipop" w:history="1">
              <w:r w:rsidR="00E8598C" w:rsidRPr="000A6031">
                <w:rPr>
                  <w:rStyle w:val="Hyperlink"/>
                  <w:rFonts w:cs="Times New Roman"/>
                  <w:color w:val="auto"/>
                  <w:szCs w:val="26"/>
                  <w:u w:val="none"/>
                </w:rPr>
                <w:t>Lollipop</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5.0 – 5.1.1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November 12, 2014</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21–22</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155FC" w:rsidP="00635015">
            <w:pPr>
              <w:spacing w:after="120" w:line="26" w:lineRule="atLeast"/>
              <w:jc w:val="center"/>
              <w:rPr>
                <w:rFonts w:cs="Times New Roman"/>
                <w:szCs w:val="26"/>
              </w:rPr>
            </w:pPr>
            <w:hyperlink r:id="rId76" w:tooltip="Android Marshmallow" w:history="1">
              <w:r w:rsidR="00E8598C" w:rsidRPr="000A6031">
                <w:rPr>
                  <w:rStyle w:val="Hyperlink"/>
                  <w:rFonts w:cs="Times New Roman"/>
                  <w:color w:val="auto"/>
                  <w:szCs w:val="26"/>
                  <w:u w:val="none"/>
                </w:rPr>
                <w:t>Marshmallow</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6.0 – 6.0.1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5, 2015</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23</w:t>
            </w:r>
          </w:p>
        </w:tc>
      </w:tr>
      <w:tr w:rsidR="00E8598C"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155FC" w:rsidP="00635015">
            <w:pPr>
              <w:spacing w:after="120" w:line="26" w:lineRule="atLeast"/>
              <w:jc w:val="center"/>
              <w:rPr>
                <w:rFonts w:cs="Times New Roman"/>
                <w:szCs w:val="26"/>
              </w:rPr>
            </w:pPr>
            <w:hyperlink r:id="rId77" w:tooltip="Android Nougat" w:history="1">
              <w:r w:rsidR="00E8598C" w:rsidRPr="000A6031">
                <w:rPr>
                  <w:rStyle w:val="Hyperlink"/>
                  <w:rFonts w:cs="Times New Roman"/>
                  <w:bCs/>
                  <w:color w:val="auto"/>
                  <w:szCs w:val="26"/>
                  <w:u w:val="none"/>
                </w:rPr>
                <w:t>Nougat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bCs/>
                <w:szCs w:val="26"/>
              </w:rPr>
              <w:t>7.0 – 7.1.1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bCs/>
                <w:szCs w:val="26"/>
              </w:rPr>
              <w:t>August 22, 2016</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bCs/>
                <w:szCs w:val="26"/>
              </w:rPr>
              <w:t>24–25</w:t>
            </w:r>
          </w:p>
        </w:tc>
      </w:tr>
    </w:tbl>
    <w:p w:rsidR="00E8598C" w:rsidRPr="000A6031" w:rsidRDefault="008F3934" w:rsidP="00547EC1">
      <w:pPr>
        <w:spacing w:line="26" w:lineRule="atLeast"/>
        <w:ind w:firstLine="709"/>
        <w:jc w:val="center"/>
        <w:rPr>
          <w:rFonts w:cs="Times New Roman"/>
          <w:szCs w:val="26"/>
        </w:rPr>
      </w:pPr>
      <w:r w:rsidRPr="000A6031">
        <w:rPr>
          <w:rFonts w:cs="Times New Roman"/>
          <w:szCs w:val="26"/>
        </w:rPr>
        <w:t>Bảng 1.1: Các phiên bản hệ điều hành Android phát triển theo thời gian.</w:t>
      </w:r>
    </w:p>
    <w:p w:rsidR="008F3934" w:rsidRPr="000A6031" w:rsidRDefault="008F3934" w:rsidP="00547EC1">
      <w:pPr>
        <w:spacing w:line="26" w:lineRule="atLeast"/>
        <w:ind w:firstLine="709"/>
        <w:rPr>
          <w:rFonts w:cs="Times New Roman"/>
          <w:szCs w:val="26"/>
        </w:rPr>
      </w:pPr>
    </w:p>
    <w:p w:rsidR="00E8598C" w:rsidRPr="000A6031" w:rsidRDefault="008F3934" w:rsidP="00935095">
      <w:pPr>
        <w:pStyle w:val="Heading3"/>
        <w:spacing w:before="120" w:after="120" w:line="26" w:lineRule="atLeast"/>
        <w:rPr>
          <w:rFonts w:cs="Times New Roman"/>
          <w:b w:val="0"/>
          <w:color w:val="auto"/>
          <w:szCs w:val="26"/>
        </w:rPr>
      </w:pPr>
      <w:bookmarkStart w:id="130" w:name="_Toc469133637"/>
      <w:bookmarkStart w:id="131" w:name="_Toc469091683"/>
      <w:bookmarkStart w:id="132" w:name="_Toc475801480"/>
      <w:bookmarkStart w:id="133" w:name="_Toc475999810"/>
      <w:bookmarkStart w:id="134" w:name="_Toc511914376"/>
      <w:bookmarkStart w:id="135" w:name="_Toc511914456"/>
      <w:bookmarkStart w:id="136" w:name="_Toc511919191"/>
      <w:r w:rsidRPr="000A6031">
        <w:rPr>
          <w:rFonts w:cs="Times New Roman"/>
          <w:color w:val="auto"/>
          <w:szCs w:val="26"/>
        </w:rPr>
        <w:t>1.</w:t>
      </w:r>
      <w:r w:rsidR="00A67684" w:rsidRPr="000A6031">
        <w:rPr>
          <w:rFonts w:cs="Times New Roman"/>
          <w:color w:val="auto"/>
          <w:szCs w:val="26"/>
        </w:rPr>
        <w:t xml:space="preserve">5.2 </w:t>
      </w:r>
      <w:r w:rsidR="00E8598C" w:rsidRPr="000A6031">
        <w:rPr>
          <w:rFonts w:cs="Times New Roman"/>
          <w:color w:val="auto"/>
          <w:szCs w:val="26"/>
        </w:rPr>
        <w:t>Cài đặt môi trường JDK và công cụ lập trình Android Studio</w:t>
      </w:r>
      <w:bookmarkEnd w:id="130"/>
      <w:bookmarkEnd w:id="131"/>
      <w:bookmarkEnd w:id="132"/>
      <w:bookmarkEnd w:id="133"/>
      <w:bookmarkEnd w:id="134"/>
      <w:bookmarkEnd w:id="135"/>
      <w:bookmarkEnd w:id="136"/>
    </w:p>
    <w:p w:rsidR="00E8598C" w:rsidRPr="000A6031" w:rsidRDefault="00E8598C" w:rsidP="00547EC1">
      <w:pPr>
        <w:spacing w:line="26" w:lineRule="atLeast"/>
        <w:ind w:firstLine="709"/>
        <w:rPr>
          <w:rFonts w:cs="Times New Roman"/>
          <w:szCs w:val="26"/>
        </w:rPr>
      </w:pPr>
      <w:r w:rsidRPr="000A6031">
        <w:rPr>
          <w:rFonts w:cs="Times New Roman"/>
          <w:szCs w:val="26"/>
        </w:rPr>
        <w:t>Để có thể xây dựng được phần mềm trên nền tảng Android thì máy tính phải được cài môi trường java và công cụ lập trình, ở đề tài này nhóm em sử dụng công cụ Android Studio để lập trình, ngoài công cụ này thì các lập trình viên còn có thể sử dụng bộ ADT dùng cho Eclipse để xây dựng phần mềm.</w:t>
      </w:r>
    </w:p>
    <w:p w:rsidR="00E8598C" w:rsidRPr="00935095" w:rsidRDefault="00E8598C" w:rsidP="00F142FA">
      <w:pPr>
        <w:pStyle w:val="ListParagraph"/>
        <w:numPr>
          <w:ilvl w:val="0"/>
          <w:numId w:val="11"/>
        </w:numPr>
      </w:pPr>
      <w:r w:rsidRPr="00935095">
        <w:t>Cài</w:t>
      </w:r>
      <w:r w:rsidR="00935095">
        <w:t xml:space="preserve"> đặt</w:t>
      </w:r>
      <w:r w:rsidRPr="00935095">
        <w:t xml:space="preserve"> JDK:</w:t>
      </w:r>
    </w:p>
    <w:p w:rsidR="008F3934" w:rsidRPr="00935095" w:rsidRDefault="00E8598C" w:rsidP="00935095">
      <w:pPr>
        <w:ind w:firstLine="360"/>
      </w:pPr>
      <w:r w:rsidRPr="00935095">
        <w:t>Đầ</w:t>
      </w:r>
      <w:r w:rsidR="008F3934" w:rsidRPr="00935095">
        <w:t xml:space="preserve">u </w:t>
      </w:r>
      <w:r w:rsidRPr="00935095">
        <w:t>tiên tải bộ cài JDK tại:</w:t>
      </w:r>
    </w:p>
    <w:p w:rsidR="00E8598C" w:rsidRPr="00935095" w:rsidRDefault="004155FC" w:rsidP="00935095">
      <w:pPr>
        <w:ind w:firstLine="360"/>
      </w:pPr>
      <w:hyperlink r:id="rId78" w:history="1">
        <w:r w:rsidR="00E8598C" w:rsidRPr="00935095">
          <w:rPr>
            <w:rStyle w:val="Hyperlink"/>
          </w:rPr>
          <w:t>http://www.oracle.com/technetwork/java/javase/downloads/index.html</w:t>
        </w:r>
      </w:hyperlink>
    </w:p>
    <w:p w:rsidR="00E8598C" w:rsidRPr="00935095" w:rsidRDefault="00E8598C" w:rsidP="00935095">
      <w:pPr>
        <w:ind w:firstLine="360"/>
      </w:pPr>
      <w:r w:rsidRPr="00935095">
        <w:t>Thiết lập biến môi trường: xem tại link dưới đây</w:t>
      </w:r>
    </w:p>
    <w:p w:rsidR="00E8598C" w:rsidRPr="00935095" w:rsidRDefault="004155FC" w:rsidP="00935095">
      <w:pPr>
        <w:ind w:firstLine="360"/>
      </w:pPr>
      <w:hyperlink r:id="rId79" w:history="1">
        <w:r w:rsidR="00E8598C" w:rsidRPr="00935095">
          <w:rPr>
            <w:rStyle w:val="Hyperlink"/>
          </w:rPr>
          <w:t>http://windybook.com/java-bai-2-thiet-lap-bien-moi-truong-java-va-cai-dat-ide-netbean/</w:t>
        </w:r>
      </w:hyperlink>
    </w:p>
    <w:p w:rsidR="00E8598C" w:rsidRPr="00935095" w:rsidRDefault="00E8598C" w:rsidP="00F142FA">
      <w:pPr>
        <w:pStyle w:val="ListParagraph"/>
        <w:numPr>
          <w:ilvl w:val="0"/>
          <w:numId w:val="11"/>
        </w:numPr>
      </w:pPr>
      <w:r w:rsidRPr="00935095">
        <w:t>Cà</w:t>
      </w:r>
      <w:r w:rsidR="00935095">
        <w:t xml:space="preserve"> đặt</w:t>
      </w:r>
      <w:r w:rsidR="00935095" w:rsidRPr="00935095">
        <w:t xml:space="preserve"> </w:t>
      </w:r>
      <w:r w:rsidRPr="00935095">
        <w:t>i Android Studio:</w:t>
      </w:r>
    </w:p>
    <w:p w:rsidR="00E8598C" w:rsidRPr="00935095" w:rsidRDefault="00E8598C" w:rsidP="00935095">
      <w:pPr>
        <w:ind w:firstLine="360"/>
      </w:pPr>
      <w:r w:rsidRPr="00935095">
        <w:t>Tải file cài tại:</w:t>
      </w:r>
      <w:r w:rsidR="008F3934" w:rsidRPr="00935095">
        <w:t xml:space="preserve"> </w:t>
      </w:r>
      <w:hyperlink r:id="rId80" w:history="1">
        <w:r w:rsidRPr="00935095">
          <w:rPr>
            <w:rStyle w:val="Hyperlink"/>
          </w:rPr>
          <w:t>https://developer.android.com/studio/index.html</w:t>
        </w:r>
      </w:hyperlink>
    </w:p>
    <w:p w:rsidR="00E8598C" w:rsidRPr="00935095" w:rsidRDefault="00935095" w:rsidP="00935095">
      <w:pPr>
        <w:ind w:firstLine="360"/>
      </w:pPr>
      <w:r>
        <w:t>Xem hướng dẫn cài đặt tại link sau</w:t>
      </w:r>
    </w:p>
    <w:p w:rsidR="00E8598C" w:rsidRPr="00935095" w:rsidRDefault="004155FC" w:rsidP="00935095">
      <w:pPr>
        <w:ind w:firstLine="360"/>
      </w:pPr>
      <w:hyperlink r:id="rId81" w:history="1">
        <w:r w:rsidR="00E8598C" w:rsidRPr="00935095">
          <w:rPr>
            <w:rStyle w:val="Hyperlink"/>
          </w:rPr>
          <w:t>https://developer.android.com/studio/install.html</w:t>
        </w:r>
      </w:hyperlink>
    </w:p>
    <w:p w:rsidR="00E8598C" w:rsidRPr="000A6031" w:rsidRDefault="008F3934" w:rsidP="00935095">
      <w:pPr>
        <w:pStyle w:val="Heading3"/>
        <w:spacing w:before="120" w:after="120" w:line="26" w:lineRule="atLeast"/>
        <w:rPr>
          <w:rFonts w:cs="Times New Roman"/>
          <w:b w:val="0"/>
          <w:color w:val="auto"/>
          <w:szCs w:val="26"/>
        </w:rPr>
      </w:pPr>
      <w:bookmarkStart w:id="137" w:name="_Toc469133638"/>
      <w:bookmarkStart w:id="138" w:name="_Toc469091684"/>
      <w:bookmarkStart w:id="139" w:name="_Toc475801481"/>
      <w:bookmarkStart w:id="140" w:name="_Toc475999811"/>
      <w:bookmarkStart w:id="141" w:name="_Toc511914377"/>
      <w:bookmarkStart w:id="142" w:name="_Toc511914457"/>
      <w:bookmarkStart w:id="143" w:name="_Toc511919192"/>
      <w:r w:rsidRPr="000A6031">
        <w:rPr>
          <w:rFonts w:cs="Times New Roman"/>
          <w:color w:val="auto"/>
          <w:szCs w:val="26"/>
        </w:rPr>
        <w:t>1.</w:t>
      </w:r>
      <w:r w:rsidR="00A67684" w:rsidRPr="000A6031">
        <w:rPr>
          <w:rFonts w:cs="Times New Roman"/>
          <w:color w:val="auto"/>
          <w:szCs w:val="26"/>
        </w:rPr>
        <w:t xml:space="preserve">5.3 </w:t>
      </w:r>
      <w:r w:rsidR="00E8598C" w:rsidRPr="000A6031">
        <w:rPr>
          <w:rFonts w:cs="Times New Roman"/>
          <w:color w:val="auto"/>
          <w:szCs w:val="26"/>
        </w:rPr>
        <w:t>Vòng đời của một ứng dụng Android</w:t>
      </w:r>
      <w:bookmarkEnd w:id="137"/>
      <w:bookmarkEnd w:id="138"/>
      <w:bookmarkEnd w:id="139"/>
      <w:bookmarkEnd w:id="140"/>
      <w:bookmarkEnd w:id="141"/>
      <w:bookmarkEnd w:id="142"/>
      <w:bookmarkEnd w:id="143"/>
    </w:p>
    <w:p w:rsidR="00E8598C" w:rsidRPr="000A6031" w:rsidRDefault="00E8598C" w:rsidP="00547EC1">
      <w:pPr>
        <w:spacing w:line="26" w:lineRule="atLeast"/>
        <w:ind w:firstLine="709"/>
        <w:rPr>
          <w:rFonts w:cs="Times New Roman"/>
          <w:szCs w:val="26"/>
        </w:rPr>
      </w:pPr>
      <w:r w:rsidRPr="000A6031">
        <w:rPr>
          <w:rFonts w:cs="Times New Roman"/>
          <w:szCs w:val="26"/>
        </w:rPr>
        <w:t>Trước khi tìm hiểu về vòng đời của một ứng dụng Android thì ta cần nắm rõ một số các khái niệm sau:</w:t>
      </w:r>
    </w:p>
    <w:p w:rsidR="00E8598C" w:rsidRPr="000A6031" w:rsidRDefault="00E8598C" w:rsidP="00547EC1">
      <w:pPr>
        <w:spacing w:line="26" w:lineRule="atLeast"/>
        <w:ind w:firstLine="709"/>
        <w:rPr>
          <w:rStyle w:val="Strong"/>
          <w:rFonts w:cs="Times New Roman"/>
          <w:b w:val="0"/>
          <w:bCs w:val="0"/>
          <w:szCs w:val="26"/>
        </w:rPr>
      </w:pPr>
      <w:r w:rsidRPr="000A6031">
        <w:rPr>
          <w:rStyle w:val="Strong"/>
          <w:rFonts w:cs="Times New Roman"/>
          <w:szCs w:val="26"/>
          <w:shd w:val="clear" w:color="auto" w:fill="FEFEFE"/>
        </w:rPr>
        <w:t xml:space="preserve">Application: </w:t>
      </w:r>
      <w:r w:rsidRPr="000A6031">
        <w:rPr>
          <w:rFonts w:cs="Times New Roman"/>
          <w:szCs w:val="26"/>
          <w:shd w:val="clear" w:color="auto" w:fill="FEFEFE"/>
        </w:rPr>
        <w:t>Mỗi một Android Project khi biên dịch thành công thì sẽ được đóng gói thành tập tin</w:t>
      </w:r>
      <w:r w:rsidRPr="000A6031">
        <w:rPr>
          <w:rStyle w:val="apple-converted-space"/>
          <w:rFonts w:cs="Times New Roman"/>
          <w:szCs w:val="26"/>
          <w:shd w:val="clear" w:color="auto" w:fill="FEFEFE"/>
        </w:rPr>
        <w:t> </w:t>
      </w:r>
      <w:r w:rsidRPr="000A6031">
        <w:rPr>
          <w:rStyle w:val="Strong"/>
          <w:rFonts w:cs="Times New Roman"/>
          <w:szCs w:val="26"/>
          <w:shd w:val="clear" w:color="auto" w:fill="FEFEFE"/>
        </w:rPr>
        <w:t>.apk</w:t>
      </w:r>
      <w:r w:rsidRPr="000A6031">
        <w:rPr>
          <w:rFonts w:cs="Times New Roman"/>
          <w:szCs w:val="26"/>
          <w:shd w:val="clear" w:color="auto" w:fill="FEFEFE"/>
        </w:rPr>
        <w:t>, tập tin</w:t>
      </w:r>
      <w:r w:rsidRPr="000A6031">
        <w:rPr>
          <w:rStyle w:val="apple-converted-space"/>
          <w:rFonts w:cs="Times New Roman"/>
          <w:b/>
          <w:bCs/>
          <w:szCs w:val="26"/>
          <w:shd w:val="clear" w:color="auto" w:fill="FEFEFE"/>
        </w:rPr>
        <w:t> </w:t>
      </w:r>
      <w:r w:rsidRPr="000A6031">
        <w:rPr>
          <w:rStyle w:val="Strong"/>
          <w:rFonts w:cs="Times New Roman"/>
          <w:szCs w:val="26"/>
          <w:shd w:val="clear" w:color="auto" w:fill="FEFEFE"/>
        </w:rPr>
        <w:t>.apk</w:t>
      </w:r>
      <w:r w:rsidRPr="000A6031">
        <w:rPr>
          <w:rStyle w:val="apple-converted-space"/>
          <w:rFonts w:cs="Times New Roman"/>
          <w:b/>
          <w:bCs/>
          <w:szCs w:val="26"/>
          <w:shd w:val="clear" w:color="auto" w:fill="FEFEFE"/>
        </w:rPr>
        <w:t> </w:t>
      </w:r>
      <w:r w:rsidRPr="000A6031">
        <w:rPr>
          <w:rFonts w:cs="Times New Roman"/>
          <w:szCs w:val="26"/>
          <w:shd w:val="clear" w:color="auto" w:fill="FEFEFE"/>
        </w:rPr>
        <w:t>được gọi là một Application.</w:t>
      </w:r>
    </w:p>
    <w:p w:rsidR="00E8598C" w:rsidRPr="000A6031" w:rsidRDefault="00E8598C" w:rsidP="00547EC1">
      <w:pPr>
        <w:spacing w:line="26" w:lineRule="atLeast"/>
        <w:ind w:firstLine="709"/>
        <w:rPr>
          <w:rStyle w:val="apple-converted-space"/>
          <w:rFonts w:cs="Times New Roman"/>
          <w:szCs w:val="26"/>
        </w:rPr>
      </w:pPr>
      <w:r w:rsidRPr="000A6031">
        <w:rPr>
          <w:rStyle w:val="Strong"/>
          <w:rFonts w:cs="Times New Roman"/>
          <w:szCs w:val="26"/>
          <w:shd w:val="clear" w:color="auto" w:fill="FEFEFE"/>
        </w:rPr>
        <w:t>Activities</w:t>
      </w:r>
      <w:r w:rsidRPr="000A6031">
        <w:rPr>
          <w:rStyle w:val="apple-converted-space"/>
          <w:rFonts w:cs="Times New Roman"/>
          <w:b/>
          <w:bCs/>
          <w:szCs w:val="26"/>
          <w:shd w:val="clear" w:color="auto" w:fill="FEFEFE"/>
        </w:rPr>
        <w:t xml:space="preserve">: </w:t>
      </w:r>
      <w:r w:rsidRPr="000A6031">
        <w:rPr>
          <w:rFonts w:cs="Times New Roman"/>
          <w:szCs w:val="26"/>
          <w:shd w:val="clear" w:color="auto" w:fill="FEFEFE"/>
        </w:rPr>
        <w:t xml:space="preserve">Thông thường trong một ứng dụng (Application) sẽ có một hoặc nhiều Activity. </w:t>
      </w:r>
      <w:r w:rsidRPr="000A6031">
        <w:rPr>
          <w:rStyle w:val="apple-converted-space"/>
          <w:rFonts w:cs="Times New Roman"/>
          <w:szCs w:val="26"/>
          <w:shd w:val="clear" w:color="auto" w:fill="FEFEFE"/>
        </w:rPr>
        <w:t> </w:t>
      </w:r>
      <w:r w:rsidRPr="000A6031">
        <w:rPr>
          <w:rFonts w:cs="Times New Roman"/>
          <w:szCs w:val="26"/>
          <w:shd w:val="clear" w:color="auto" w:fill="FEFEFE"/>
        </w:rPr>
        <w:t>Mỗi một Activity này sẽ có một vòng đời riêng độc lập hoàn toàn với các Activity khác và</w:t>
      </w:r>
      <w:r w:rsidRPr="000A6031">
        <w:rPr>
          <w:rStyle w:val="apple-converted-space"/>
          <w:rFonts w:cs="Times New Roman"/>
          <w:szCs w:val="26"/>
          <w:shd w:val="clear" w:color="auto" w:fill="FEFEFE"/>
        </w:rPr>
        <w:t> </w:t>
      </w:r>
      <w:r w:rsidRPr="000A6031">
        <w:rPr>
          <w:rFonts w:cs="Times New Roman"/>
          <w:szCs w:val="26"/>
          <w:shd w:val="clear" w:color="auto" w:fill="FEFEFE"/>
        </w:rPr>
        <w:t>bắt buộc nó phải được khai báo trong Manifest.</w:t>
      </w:r>
    </w:p>
    <w:p w:rsidR="00E8598C" w:rsidRPr="000A6031" w:rsidRDefault="00E8598C" w:rsidP="00547EC1">
      <w:pPr>
        <w:spacing w:line="26" w:lineRule="atLeast"/>
        <w:ind w:firstLine="709"/>
        <w:rPr>
          <w:rStyle w:val="Strong"/>
          <w:rFonts w:cs="Times New Roman"/>
          <w:b w:val="0"/>
          <w:bCs w:val="0"/>
          <w:szCs w:val="26"/>
        </w:rPr>
      </w:pPr>
      <w:r w:rsidRPr="000A6031">
        <w:rPr>
          <w:rStyle w:val="Strong"/>
          <w:rFonts w:cs="Times New Roman"/>
          <w:szCs w:val="26"/>
          <w:shd w:val="clear" w:color="auto" w:fill="FEFEFE"/>
        </w:rPr>
        <w:t xml:space="preserve">Activity Stack: </w:t>
      </w:r>
      <w:r w:rsidRPr="000A6031">
        <w:rPr>
          <w:rFonts w:cs="Times New Roman"/>
          <w:szCs w:val="26"/>
          <w:shd w:val="clear" w:color="auto" w:fill="FEFEFE"/>
        </w:rPr>
        <w:t xml:space="preserve">Activity Stack hoạt động theo cơ chế </w:t>
      </w:r>
      <w:r w:rsidR="00935095">
        <w:rPr>
          <w:rFonts w:cs="Times New Roman"/>
          <w:szCs w:val="26"/>
          <w:shd w:val="clear" w:color="auto" w:fill="FEFEFE"/>
        </w:rPr>
        <w:t>ngăn xếp</w:t>
      </w:r>
      <w:r w:rsidRPr="000A6031">
        <w:rPr>
          <w:rFonts w:cs="Times New Roman"/>
          <w:szCs w:val="26"/>
          <w:shd w:val="clear" w:color="auto" w:fill="FEFEFE"/>
        </w:rPr>
        <w:t>. Mỗi một Activity mới được mở lên nó sẽ ở bên trên Activity cũ, để trở về Activity thì chỉ cần nhấn nút “Back” để trở về hoặc viết lệnh.</w:t>
      </w:r>
    </w:p>
    <w:p w:rsidR="00E8598C" w:rsidRPr="000A6031" w:rsidRDefault="00E8598C" w:rsidP="00547EC1">
      <w:pPr>
        <w:spacing w:line="26" w:lineRule="atLeast"/>
        <w:ind w:firstLine="709"/>
        <w:rPr>
          <w:rFonts w:cs="Times New Roman"/>
          <w:szCs w:val="26"/>
        </w:rPr>
      </w:pPr>
      <w:r w:rsidRPr="000A6031">
        <w:rPr>
          <w:rStyle w:val="Strong"/>
          <w:rFonts w:cs="Times New Roman"/>
          <w:szCs w:val="26"/>
          <w:shd w:val="clear" w:color="auto" w:fill="FEFEFE"/>
        </w:rPr>
        <w:t>Tasks</w:t>
      </w:r>
      <w:r w:rsidRPr="000A6031">
        <w:rPr>
          <w:rStyle w:val="apple-converted-space"/>
          <w:rFonts w:cs="Times New Roman"/>
          <w:b/>
          <w:bCs/>
          <w:szCs w:val="26"/>
          <w:shd w:val="clear" w:color="auto" w:fill="FEFEFE"/>
        </w:rPr>
        <w:t xml:space="preserve">: </w:t>
      </w:r>
      <w:r w:rsidRPr="000A6031">
        <w:rPr>
          <w:rFonts w:cs="Times New Roman"/>
          <w:szCs w:val="26"/>
          <w:shd w:val="clear" w:color="auto" w:fill="FEFEFE"/>
        </w:rPr>
        <w:t xml:space="preserve">là khả năng thực hiện một công việc nào đó giữa các </w:t>
      </w:r>
      <w:r w:rsidR="00935095">
        <w:rPr>
          <w:rFonts w:cs="Times New Roman"/>
          <w:szCs w:val="26"/>
          <w:shd w:val="clear" w:color="auto" w:fill="FEFEFE"/>
        </w:rPr>
        <w:t>ứ</w:t>
      </w:r>
      <w:r w:rsidRPr="000A6031">
        <w:rPr>
          <w:rFonts w:cs="Times New Roman"/>
          <w:szCs w:val="26"/>
          <w:shd w:val="clear" w:color="auto" w:fill="FEFEFE"/>
        </w:rPr>
        <w:t>ng dụng với nhau, cụ thể là các Activity.</w:t>
      </w:r>
    </w:p>
    <w:p w:rsidR="00E8598C" w:rsidRPr="000A6031" w:rsidRDefault="00E8598C" w:rsidP="00547EC1">
      <w:pPr>
        <w:spacing w:line="26" w:lineRule="atLeast"/>
        <w:ind w:firstLine="709"/>
        <w:rPr>
          <w:rFonts w:cs="Times New Roman"/>
          <w:szCs w:val="26"/>
        </w:rPr>
      </w:pPr>
      <w:r w:rsidRPr="000A6031">
        <w:rPr>
          <w:rFonts w:cs="Times New Roman"/>
          <w:szCs w:val="26"/>
        </w:rPr>
        <w:t>Vòng đời của một Activity thường có 3 trạng thái sau: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b/>
          <w:bCs/>
          <w:szCs w:val="26"/>
        </w:rPr>
        <w:t>Running</w:t>
      </w:r>
      <w:r w:rsidRPr="000A6031">
        <w:rPr>
          <w:rFonts w:eastAsia="Times New Roman" w:cs="Times New Roman"/>
          <w:szCs w:val="26"/>
        </w:rPr>
        <w:t xml:space="preserve"> (đang kích hoạt): </w:t>
      </w:r>
      <w:r w:rsidRPr="000A6031">
        <w:rPr>
          <w:rFonts w:cs="Times New Roman"/>
          <w:szCs w:val="26"/>
          <w:shd w:val="clear" w:color="auto" w:fill="FEFEFE"/>
        </w:rPr>
        <w:t>Khi màn hình là Foreground (Activity nằm trên cùng ứng dụng và cho phép người sử dụng tương tác).</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b/>
          <w:bCs/>
          <w:szCs w:val="26"/>
        </w:rPr>
        <w:lastRenderedPageBreak/>
        <w:t>Paused</w:t>
      </w:r>
      <w:r w:rsidRPr="000A6031">
        <w:rPr>
          <w:rFonts w:eastAsia="Times New Roman" w:cs="Times New Roman"/>
          <w:szCs w:val="26"/>
        </w:rPr>
        <w:t xml:space="preserve"> (tạm dừng): </w:t>
      </w:r>
      <w:r w:rsidRPr="000A6031">
        <w:rPr>
          <w:rFonts w:cs="Times New Roman"/>
          <w:szCs w:val="26"/>
          <w:shd w:val="clear" w:color="auto" w:fill="FEFEFE"/>
        </w:rPr>
        <w:t>Activity bị mất focus nhưng mà vẫn nhìn thấy được Activity này. Trường hợp này nó vẫn có khả năng bị hệ thống tự động “Kill” trong tình huống bộ nhớ quá ít.</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b/>
          <w:bCs/>
          <w:szCs w:val="26"/>
        </w:rPr>
        <w:t>Stopped</w:t>
      </w:r>
      <w:r w:rsidRPr="000A6031">
        <w:rPr>
          <w:rFonts w:eastAsia="Times New Roman" w:cs="Times New Roman"/>
          <w:szCs w:val="26"/>
        </w:rPr>
        <w:t xml:space="preserve"> (dừng – không phải Destroyed): </w:t>
      </w:r>
      <w:r w:rsidRPr="000A6031">
        <w:rPr>
          <w:rFonts w:cs="Times New Roman"/>
          <w:szCs w:val="26"/>
          <w:shd w:val="clear" w:color="auto" w:fill="FEFEFE"/>
        </w:rPr>
        <w:t>Activity mất focus và không nhìn thấy được (ví dụ mở một Activity mới lên mà Full màn hình chẳng hạn). Trong trường hợp này nó có thể bị hệ thống “Kill” trong bất kỳ tình huống nào.</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Như vậy vòng đời của một ứng dụng Android là bao gồm nhiều vòng đời của một Activity.</w:t>
      </w:r>
    </w:p>
    <w:p w:rsidR="00E8598C" w:rsidRPr="000A6031" w:rsidRDefault="008F3934" w:rsidP="00935095">
      <w:pPr>
        <w:pStyle w:val="Heading3"/>
        <w:spacing w:before="120" w:after="120" w:line="26" w:lineRule="atLeast"/>
        <w:rPr>
          <w:rFonts w:cs="Times New Roman"/>
          <w:b w:val="0"/>
          <w:color w:val="auto"/>
          <w:szCs w:val="26"/>
        </w:rPr>
      </w:pPr>
      <w:bookmarkStart w:id="144" w:name="_Toc475801482"/>
      <w:bookmarkStart w:id="145" w:name="_Toc475999812"/>
      <w:bookmarkStart w:id="146" w:name="_Toc511914378"/>
      <w:bookmarkStart w:id="147" w:name="_Toc511914458"/>
      <w:bookmarkStart w:id="148" w:name="_Toc511919193"/>
      <w:r w:rsidRPr="000A6031">
        <w:rPr>
          <w:rFonts w:cs="Times New Roman"/>
          <w:color w:val="auto"/>
          <w:szCs w:val="26"/>
        </w:rPr>
        <w:t>1.</w:t>
      </w:r>
      <w:r w:rsidR="00A67684" w:rsidRPr="000A6031">
        <w:rPr>
          <w:rStyle w:val="Strong"/>
          <w:rFonts w:cs="Times New Roman"/>
          <w:b/>
          <w:color w:val="auto"/>
          <w:szCs w:val="26"/>
        </w:rPr>
        <w:t xml:space="preserve">5.4 </w:t>
      </w:r>
      <w:r w:rsidR="00E8598C" w:rsidRPr="000A6031">
        <w:rPr>
          <w:rStyle w:val="Strong"/>
          <w:rFonts w:cs="Times New Roman"/>
          <w:b/>
          <w:color w:val="auto"/>
          <w:szCs w:val="26"/>
        </w:rPr>
        <w:t>Tính năng của Android</w:t>
      </w:r>
      <w:bookmarkEnd w:id="144"/>
      <w:bookmarkEnd w:id="145"/>
      <w:bookmarkEnd w:id="146"/>
      <w:bookmarkEnd w:id="147"/>
      <w:bookmarkEnd w:id="148"/>
    </w:p>
    <w:p w:rsidR="00E8598C" w:rsidRPr="000A6031" w:rsidRDefault="00E8598C" w:rsidP="00547EC1">
      <w:pPr>
        <w:spacing w:line="26" w:lineRule="atLeast"/>
        <w:ind w:firstLine="709"/>
        <w:rPr>
          <w:rFonts w:cs="Times New Roman"/>
          <w:szCs w:val="26"/>
        </w:rPr>
      </w:pPr>
      <w:r w:rsidRPr="000A6031">
        <w:rPr>
          <w:rFonts w:cs="Times New Roman"/>
          <w:b/>
          <w:szCs w:val="26"/>
        </w:rPr>
        <w:t>Android</w:t>
      </w:r>
      <w:r w:rsidRPr="000A6031">
        <w:rPr>
          <w:rFonts w:cs="Times New Roman"/>
          <w:szCs w:val="26"/>
        </w:rPr>
        <w:t xml:space="preserve"> là một hệ điều hành mạnh mẽ cạnh tranh với Apple, với nhiều tính năng tuyệt vời. Một vài tính năng chính như sau:</w:t>
      </w:r>
    </w:p>
    <w:p w:rsidR="00E8598C" w:rsidRPr="000A6031" w:rsidRDefault="00E8598C" w:rsidP="00547EC1">
      <w:pPr>
        <w:spacing w:line="26" w:lineRule="atLeast"/>
        <w:ind w:firstLine="709"/>
        <w:rPr>
          <w:rFonts w:cs="Times New Roman"/>
          <w:szCs w:val="26"/>
        </w:rPr>
      </w:pPr>
      <w:r w:rsidRPr="000A6031">
        <w:rPr>
          <w:rFonts w:cs="Times New Roman"/>
          <w:szCs w:val="26"/>
        </w:rPr>
        <w:t>Giao diện đẹp: Android cung cấp một giao diện người dùng đẹp và trực quan.</w:t>
      </w:r>
    </w:p>
    <w:p w:rsidR="00E8598C" w:rsidRPr="000A6031" w:rsidRDefault="00E8598C" w:rsidP="00547EC1">
      <w:pPr>
        <w:spacing w:line="26" w:lineRule="atLeast"/>
        <w:ind w:firstLine="709"/>
        <w:rPr>
          <w:rFonts w:cs="Times New Roman"/>
          <w:szCs w:val="26"/>
        </w:rPr>
      </w:pPr>
      <w:r w:rsidRPr="000A6031">
        <w:rPr>
          <w:rFonts w:cs="Times New Roman"/>
          <w:szCs w:val="26"/>
        </w:rPr>
        <w:t>Kết nối: GSM/EDGE, IDEN, CDMA, EV-DO, UMTS, Bluetooth, Wi-Fi, LTE, NFC and WiMAX.</w:t>
      </w:r>
    </w:p>
    <w:p w:rsidR="00E8598C" w:rsidRPr="000A6031" w:rsidRDefault="00E8598C" w:rsidP="00547EC1">
      <w:pPr>
        <w:spacing w:line="26" w:lineRule="atLeast"/>
        <w:ind w:firstLine="709"/>
        <w:rPr>
          <w:rFonts w:cs="Times New Roman"/>
          <w:szCs w:val="26"/>
        </w:rPr>
      </w:pPr>
      <w:r w:rsidRPr="000A6031">
        <w:rPr>
          <w:rFonts w:cs="Times New Roman"/>
          <w:szCs w:val="26"/>
        </w:rPr>
        <w:t>Lưu trữ: SQLite: một cơ sở dữ liệu nhẹ, được sử dụng cho mục đích lưu trữ.</w:t>
      </w:r>
    </w:p>
    <w:p w:rsidR="00E8598C" w:rsidRPr="000A6031" w:rsidRDefault="00E8598C" w:rsidP="00547EC1">
      <w:pPr>
        <w:spacing w:line="26" w:lineRule="atLeast"/>
        <w:ind w:firstLine="709"/>
        <w:rPr>
          <w:rFonts w:cs="Times New Roman"/>
          <w:szCs w:val="26"/>
        </w:rPr>
      </w:pPr>
      <w:r w:rsidRPr="000A6031">
        <w:rPr>
          <w:rFonts w:cs="Times New Roman"/>
          <w:szCs w:val="26"/>
        </w:rPr>
        <w:t>Media: H.263, H.264, MPEG-4 SP, AMR, AMR-WB, AAC, HE-AAC, AAC 5.1, MP3, MIDI, Ogg Vorbis, WAV, JPEG, PNG, GIF, and BMP.</w:t>
      </w:r>
    </w:p>
    <w:p w:rsidR="00E8598C" w:rsidRPr="000A6031" w:rsidRDefault="00E8598C" w:rsidP="00547EC1">
      <w:pPr>
        <w:spacing w:line="26" w:lineRule="atLeast"/>
        <w:ind w:firstLine="709"/>
        <w:rPr>
          <w:rFonts w:cs="Times New Roman"/>
          <w:szCs w:val="26"/>
        </w:rPr>
      </w:pPr>
      <w:r w:rsidRPr="000A6031">
        <w:rPr>
          <w:rFonts w:cs="Times New Roman"/>
          <w:szCs w:val="26"/>
        </w:rPr>
        <w:t>Tin nhắn: SMS, MMS.</w:t>
      </w:r>
    </w:p>
    <w:p w:rsidR="00E8598C" w:rsidRPr="000A6031" w:rsidRDefault="00E8598C" w:rsidP="00547EC1">
      <w:pPr>
        <w:spacing w:line="26" w:lineRule="atLeast"/>
        <w:ind w:firstLine="709"/>
        <w:rPr>
          <w:rFonts w:cs="Times New Roman"/>
          <w:szCs w:val="26"/>
        </w:rPr>
      </w:pPr>
      <w:r w:rsidRPr="000A6031">
        <w:rPr>
          <w:rFonts w:cs="Times New Roman"/>
          <w:szCs w:val="26"/>
        </w:rPr>
        <w:t>Trình duyệt Web: Cơ bản dựa trên mã nguồn mở WebKit, cùng với Chrome’s V8 JavaScript, hỗ trợ HTML5 và CSS3.</w:t>
      </w:r>
    </w:p>
    <w:p w:rsidR="00E8598C" w:rsidRPr="000A6031" w:rsidRDefault="00E8598C" w:rsidP="00547EC1">
      <w:pPr>
        <w:spacing w:line="26" w:lineRule="atLeast"/>
        <w:ind w:firstLine="709"/>
        <w:rPr>
          <w:rFonts w:cs="Times New Roman"/>
          <w:szCs w:val="26"/>
        </w:rPr>
      </w:pPr>
      <w:r w:rsidRPr="000A6031">
        <w:rPr>
          <w:rFonts w:cs="Times New Roman"/>
          <w:szCs w:val="26"/>
        </w:rPr>
        <w:t>Cảm ứng đa điểm: Android có hỗ trợ cho cảm ứng đa điểm mà ban đầu đã được tạo sẵn trong các thiết bị cầm tay như HTC Hero.</w:t>
      </w:r>
    </w:p>
    <w:p w:rsidR="00E8598C" w:rsidRPr="000A6031" w:rsidRDefault="00E8598C" w:rsidP="00547EC1">
      <w:pPr>
        <w:spacing w:line="26" w:lineRule="atLeast"/>
        <w:ind w:firstLine="709"/>
        <w:rPr>
          <w:rFonts w:cs="Times New Roman"/>
          <w:szCs w:val="26"/>
        </w:rPr>
      </w:pPr>
      <w:r w:rsidRPr="000A6031">
        <w:rPr>
          <w:rFonts w:cs="Times New Roman"/>
          <w:szCs w:val="26"/>
        </w:rPr>
        <w:t>Đa tác vụ: Cùng thời điểm các ứng dụng khác nhau có thể chạy đồng thời.</w:t>
      </w:r>
    </w:p>
    <w:p w:rsidR="00E8598C" w:rsidRPr="000A6031" w:rsidRDefault="00E8598C" w:rsidP="00547EC1">
      <w:pPr>
        <w:spacing w:line="26" w:lineRule="atLeast"/>
        <w:ind w:firstLine="709"/>
        <w:rPr>
          <w:rFonts w:cs="Times New Roman"/>
          <w:szCs w:val="26"/>
        </w:rPr>
      </w:pPr>
      <w:r w:rsidRPr="000A6031">
        <w:rPr>
          <w:rFonts w:cs="Times New Roman"/>
          <w:szCs w:val="26"/>
        </w:rPr>
        <w:t>Thay đổi kích thước widgets: widgets có thể thay đổi kích thước vì vậy người dùng có thể mở rộng để hiển thị nhiều nội dung, hoặc thu nhỏ để tiết kiệm không gian.</w:t>
      </w:r>
    </w:p>
    <w:p w:rsidR="00E8598C" w:rsidRPr="000A6031" w:rsidRDefault="00E8598C" w:rsidP="00547EC1">
      <w:pPr>
        <w:spacing w:line="26" w:lineRule="atLeast"/>
        <w:ind w:firstLine="709"/>
        <w:rPr>
          <w:rFonts w:cs="Times New Roman"/>
          <w:szCs w:val="26"/>
        </w:rPr>
      </w:pPr>
      <w:r w:rsidRPr="000A6031">
        <w:rPr>
          <w:rFonts w:cs="Times New Roman"/>
          <w:szCs w:val="26"/>
        </w:rPr>
        <w:t>Đa ngôn ngữ.</w:t>
      </w:r>
    </w:p>
    <w:p w:rsidR="00E8598C" w:rsidRPr="000A6031" w:rsidRDefault="00D4100B" w:rsidP="00547EC1">
      <w:pPr>
        <w:spacing w:line="26" w:lineRule="atLeast"/>
        <w:ind w:firstLine="709"/>
        <w:rPr>
          <w:rFonts w:cs="Times New Roman"/>
          <w:szCs w:val="26"/>
        </w:rPr>
      </w:pPr>
      <w:r>
        <w:rPr>
          <w:rFonts w:cs="Times New Roman"/>
          <w:szCs w:val="26"/>
        </w:rPr>
        <w:t>FCM (Firebase Cloud Messaging</w:t>
      </w:r>
      <w:r w:rsidR="00E8598C" w:rsidRPr="000A6031">
        <w:rPr>
          <w:rFonts w:cs="Times New Roman"/>
          <w:szCs w:val="26"/>
        </w:rPr>
        <w:t>) là một dịch vụ cho phép nhà phát triển gửi các thông điệp ngắn đến người dùng của họ trên thiết bị Android, mà không cần giải pháp đồng bộ độc quyền.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Wi-Fi: Công nghệ cho phép phát hiện và kết nối </w:t>
      </w:r>
      <w:r w:rsidR="00746A63">
        <w:rPr>
          <w:rFonts w:cs="Times New Roman"/>
          <w:szCs w:val="26"/>
        </w:rPr>
        <w:t>w</w:t>
      </w:r>
      <w:r w:rsidRPr="000A6031">
        <w:rPr>
          <w:rFonts w:cs="Times New Roman"/>
          <w:szCs w:val="26"/>
        </w:rPr>
        <w:t>ifi nhanh, trên một băng thông cao thông qua kết nối Peer-to-Peer.</w:t>
      </w:r>
    </w:p>
    <w:p w:rsidR="00E8598C" w:rsidRPr="000A6031" w:rsidRDefault="00E8598C" w:rsidP="00547EC1">
      <w:pPr>
        <w:spacing w:line="26" w:lineRule="atLeast"/>
        <w:ind w:firstLine="709"/>
        <w:rPr>
          <w:rFonts w:cs="Times New Roman"/>
          <w:szCs w:val="26"/>
        </w:rPr>
      </w:pPr>
      <w:r w:rsidRPr="000A6031">
        <w:rPr>
          <w:rFonts w:cs="Times New Roman"/>
          <w:szCs w:val="26"/>
        </w:rPr>
        <w:t>Android Beam: Phổ phiến là NFC, một công nghệ cho phép chia sẻ ngay lập tức, chỉ cần chạm hai điện thoại cùng hỗ trợ NFC.</w:t>
      </w:r>
    </w:p>
    <w:p w:rsidR="00E8598C" w:rsidRPr="000A6031" w:rsidRDefault="008F3934" w:rsidP="00935095">
      <w:pPr>
        <w:pStyle w:val="Heading3"/>
        <w:spacing w:before="120" w:after="120" w:line="26" w:lineRule="atLeast"/>
        <w:rPr>
          <w:rFonts w:cs="Times New Roman"/>
          <w:color w:val="auto"/>
          <w:szCs w:val="26"/>
        </w:rPr>
      </w:pPr>
      <w:bookmarkStart w:id="149" w:name="_Toc475801483"/>
      <w:bookmarkStart w:id="150" w:name="_Toc475999813"/>
      <w:bookmarkStart w:id="151" w:name="_Toc511914379"/>
      <w:bookmarkStart w:id="152" w:name="_Toc511914459"/>
      <w:bookmarkStart w:id="153" w:name="_Toc511919194"/>
      <w:r w:rsidRPr="00935095">
        <w:rPr>
          <w:rFonts w:cs="Times New Roman"/>
          <w:color w:val="auto"/>
          <w:szCs w:val="26"/>
        </w:rPr>
        <w:lastRenderedPageBreak/>
        <w:t>1</w:t>
      </w:r>
      <w:r w:rsidRPr="000A6031">
        <w:rPr>
          <w:rFonts w:cs="Times New Roman"/>
          <w:b w:val="0"/>
          <w:color w:val="auto"/>
          <w:szCs w:val="26"/>
        </w:rPr>
        <w:t>.</w:t>
      </w:r>
      <w:r w:rsidR="00A67684" w:rsidRPr="000A6031">
        <w:rPr>
          <w:rStyle w:val="Strong"/>
          <w:rFonts w:cs="Times New Roman"/>
          <w:b/>
          <w:color w:val="auto"/>
          <w:szCs w:val="26"/>
        </w:rPr>
        <w:t>5.5</w:t>
      </w:r>
      <w:r w:rsidR="00A67684" w:rsidRPr="000A6031">
        <w:rPr>
          <w:rStyle w:val="Strong"/>
          <w:rFonts w:cs="Times New Roman"/>
          <w:color w:val="auto"/>
          <w:szCs w:val="26"/>
        </w:rPr>
        <w:t xml:space="preserve"> </w:t>
      </w:r>
      <w:r w:rsidR="00E8598C" w:rsidRPr="000A6031">
        <w:rPr>
          <w:rStyle w:val="Strong"/>
          <w:rFonts w:cs="Times New Roman"/>
          <w:b/>
          <w:color w:val="auto"/>
          <w:szCs w:val="26"/>
        </w:rPr>
        <w:t>Các ứng dụng Android</w:t>
      </w:r>
      <w:bookmarkEnd w:id="149"/>
      <w:bookmarkEnd w:id="150"/>
      <w:bookmarkEnd w:id="151"/>
      <w:bookmarkEnd w:id="152"/>
      <w:bookmarkEnd w:id="153"/>
    </w:p>
    <w:p w:rsidR="00E8598C" w:rsidRPr="000A6031" w:rsidRDefault="00E8598C" w:rsidP="00935095">
      <w:pPr>
        <w:spacing w:line="26" w:lineRule="atLeast"/>
        <w:ind w:firstLine="720"/>
        <w:rPr>
          <w:rFonts w:cs="Times New Roman"/>
          <w:szCs w:val="26"/>
        </w:rPr>
      </w:pPr>
      <w:r w:rsidRPr="000A6031">
        <w:rPr>
          <w:rFonts w:cs="Times New Roman"/>
          <w:szCs w:val="26"/>
        </w:rPr>
        <w:t>Ứng dụng Android thông thường được phát triển bằng ngôn ngữ Java, sử dụng Android Software Development Kit.</w:t>
      </w:r>
    </w:p>
    <w:p w:rsidR="00E8598C" w:rsidRPr="000A6031" w:rsidRDefault="00E8598C" w:rsidP="00935095">
      <w:pPr>
        <w:spacing w:line="26" w:lineRule="atLeast"/>
        <w:ind w:firstLine="709"/>
        <w:rPr>
          <w:rFonts w:cs="Times New Roman"/>
          <w:szCs w:val="26"/>
        </w:rPr>
      </w:pPr>
      <w:r w:rsidRPr="000A6031">
        <w:rPr>
          <w:rFonts w:cs="Times New Roman"/>
          <w:szCs w:val="26"/>
        </w:rPr>
        <w:t>Mỗi lần phát triển, ứng dụng Anrdroid có thể đóng gói dễ dàng và bán ra thông qua Google Play hoặc Amazon Appstore.</w:t>
      </w:r>
    </w:p>
    <w:p w:rsidR="00E8598C" w:rsidRPr="000A6031" w:rsidRDefault="00E8598C" w:rsidP="00547EC1">
      <w:pPr>
        <w:spacing w:line="26" w:lineRule="atLeast"/>
        <w:ind w:firstLine="709"/>
        <w:rPr>
          <w:rFonts w:cs="Times New Roman"/>
          <w:szCs w:val="26"/>
        </w:rPr>
      </w:pPr>
      <w:r w:rsidRPr="000A6031">
        <w:rPr>
          <w:rFonts w:cs="Times New Roman"/>
          <w:szCs w:val="26"/>
        </w:rPr>
        <w:t>Android được dùng cho hàng trăm triệu thiết bị di động tại hơn 190 quốc gia trên toàn thế giới. Mỗi ngày có hơn 1 triệu thiết bị Android mới được kích hoạt.</w:t>
      </w:r>
    </w:p>
    <w:p w:rsidR="00E8598C" w:rsidRPr="00101651" w:rsidRDefault="00730DE8" w:rsidP="009D1BE1">
      <w:pPr>
        <w:pStyle w:val="Heading3"/>
        <w:rPr>
          <w:rFonts w:cs="Times New Roman"/>
          <w:b w:val="0"/>
          <w:color w:val="auto"/>
          <w:szCs w:val="26"/>
        </w:rPr>
      </w:pPr>
      <w:bookmarkStart w:id="154" w:name="_Toc444810687"/>
      <w:bookmarkStart w:id="155" w:name="_Toc475801484"/>
      <w:bookmarkStart w:id="156" w:name="_Toc475999814"/>
      <w:bookmarkStart w:id="157" w:name="_Toc511914380"/>
      <w:bookmarkStart w:id="158" w:name="_Toc511914460"/>
      <w:bookmarkStart w:id="159" w:name="_Toc511919195"/>
      <w:r w:rsidRPr="00101651">
        <w:rPr>
          <w:rFonts w:cs="Times New Roman"/>
          <w:color w:val="auto"/>
          <w:szCs w:val="26"/>
        </w:rPr>
        <w:t>1.</w:t>
      </w:r>
      <w:r w:rsidRPr="00101651">
        <w:rPr>
          <w:rStyle w:val="Strong"/>
          <w:rFonts w:cs="Times New Roman"/>
          <w:color w:val="auto"/>
          <w:szCs w:val="26"/>
        </w:rPr>
        <w:t xml:space="preserve">5.6 </w:t>
      </w:r>
      <w:r w:rsidR="00E8598C" w:rsidRPr="00101651">
        <w:rPr>
          <w:rFonts w:cs="Times New Roman"/>
          <w:color w:val="auto"/>
          <w:szCs w:val="26"/>
        </w:rPr>
        <w:t>Kiến trúc của hệ điều hành Android</w:t>
      </w:r>
      <w:bookmarkEnd w:id="154"/>
      <w:bookmarkEnd w:id="155"/>
      <w:bookmarkEnd w:id="156"/>
      <w:bookmarkEnd w:id="157"/>
      <w:bookmarkEnd w:id="158"/>
      <w:bookmarkEnd w:id="159"/>
    </w:p>
    <w:p w:rsidR="00E8598C" w:rsidRPr="00101651" w:rsidRDefault="00E8598C" w:rsidP="00547EC1">
      <w:pPr>
        <w:spacing w:line="26" w:lineRule="atLeast"/>
        <w:ind w:firstLine="709"/>
        <w:rPr>
          <w:rFonts w:cs="Times New Roman"/>
          <w:szCs w:val="26"/>
        </w:rPr>
      </w:pPr>
      <w:r w:rsidRPr="00101651">
        <w:rPr>
          <w:rFonts w:cs="Times New Roman"/>
          <w:szCs w:val="26"/>
        </w:rPr>
        <w:t>Hệ điều hành Android là một tập hợp của các thành phần phần mềm được chia thành 5 phần và 4 lớp chính:</w:t>
      </w:r>
    </w:p>
    <w:p w:rsidR="00E8598C" w:rsidRPr="00101651" w:rsidRDefault="00E8598C" w:rsidP="00547EC1">
      <w:pPr>
        <w:spacing w:line="26" w:lineRule="atLeast"/>
        <w:ind w:firstLine="709"/>
        <w:rPr>
          <w:rFonts w:cs="Times New Roman"/>
          <w:szCs w:val="26"/>
        </w:rPr>
      </w:pPr>
      <w:r w:rsidRPr="00101651">
        <w:rPr>
          <w:rFonts w:cs="Times New Roman"/>
          <w:noProof/>
          <w:szCs w:val="26"/>
          <w:lang w:eastAsia="en-US"/>
        </w:rPr>
        <w:drawing>
          <wp:inline distT="0" distB="0" distL="0" distR="0" wp14:anchorId="2176277B" wp14:editId="4CD5661C">
            <wp:extent cx="5122504" cy="3305810"/>
            <wp:effectExtent l="0" t="0" r="2540" b="8890"/>
            <wp:docPr id="26" name="Picture 26" descr="https://i0.wp.com/www.mediafire.com/convkey/36db/umsolk8pg6ukt9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www.mediafire.com/convkey/36db/umsolk8pg6ukt9dfg.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28576" cy="3309728"/>
                    </a:xfrm>
                    <a:prstGeom prst="rect">
                      <a:avLst/>
                    </a:prstGeom>
                    <a:noFill/>
                    <a:ln>
                      <a:noFill/>
                    </a:ln>
                  </pic:spPr>
                </pic:pic>
              </a:graphicData>
            </a:graphic>
          </wp:inline>
        </w:drawing>
      </w:r>
    </w:p>
    <w:p w:rsidR="008F3934" w:rsidRPr="00101651" w:rsidRDefault="00730DE8" w:rsidP="00547EC1">
      <w:pPr>
        <w:spacing w:line="26" w:lineRule="atLeast"/>
        <w:ind w:firstLine="709"/>
        <w:jc w:val="center"/>
        <w:rPr>
          <w:rStyle w:val="Strong"/>
          <w:rFonts w:cs="Times New Roman"/>
          <w:b w:val="0"/>
          <w:szCs w:val="26"/>
        </w:rPr>
      </w:pPr>
      <w:r w:rsidRPr="00101651">
        <w:rPr>
          <w:rStyle w:val="Strong"/>
          <w:rFonts w:cs="Times New Roman"/>
          <w:b w:val="0"/>
          <w:szCs w:val="26"/>
        </w:rPr>
        <w:t>Hình 1.1: Mô tả kiến</w:t>
      </w:r>
      <w:r w:rsidR="008F3934" w:rsidRPr="00101651">
        <w:rPr>
          <w:rStyle w:val="Strong"/>
          <w:rFonts w:cs="Times New Roman"/>
          <w:b w:val="0"/>
          <w:szCs w:val="26"/>
        </w:rPr>
        <w:t xml:space="preserve"> trúc của hệ điều hành Android</w:t>
      </w:r>
    </w:p>
    <w:p w:rsidR="00E8598C" w:rsidRPr="00101651" w:rsidRDefault="00E8598C" w:rsidP="00F142FA">
      <w:pPr>
        <w:pStyle w:val="ListParagraph"/>
        <w:numPr>
          <w:ilvl w:val="0"/>
          <w:numId w:val="12"/>
        </w:numPr>
        <w:spacing w:line="26" w:lineRule="atLeast"/>
        <w:rPr>
          <w:rFonts w:cs="Times New Roman"/>
          <w:szCs w:val="26"/>
        </w:rPr>
      </w:pPr>
      <w:r w:rsidRPr="00101651">
        <w:rPr>
          <w:rStyle w:val="Strong"/>
          <w:rFonts w:cs="Times New Roman"/>
          <w:szCs w:val="26"/>
        </w:rPr>
        <w:t>Linux Kernel</w:t>
      </w:r>
    </w:p>
    <w:p w:rsidR="00E8598C" w:rsidRPr="00101651" w:rsidRDefault="00E8598C" w:rsidP="00547EC1">
      <w:pPr>
        <w:spacing w:line="26" w:lineRule="atLeast"/>
        <w:ind w:firstLine="709"/>
        <w:rPr>
          <w:rFonts w:cs="Times New Roman"/>
          <w:szCs w:val="26"/>
        </w:rPr>
      </w:pPr>
      <w:r w:rsidRPr="00101651">
        <w:rPr>
          <w:rFonts w:cs="Times New Roman"/>
          <w:szCs w:val="26"/>
        </w:rPr>
        <w:t>Linux Kernel là lớp thấp nhất. Nó cung cấp các chức năng cơ bản như quản lý tiến trình, quản lý bộ nhớ, quản lý thiết bị như: Camera, bàn phím, màn hình,… Ngoài ra, nó còn quản lý mạng, driver của các thiết bị, điều này gỡ bỏ sự khó khăn về giao tiếp với các thiết bị ngoại vi.</w:t>
      </w:r>
    </w:p>
    <w:p w:rsidR="00E8598C" w:rsidRPr="00101651" w:rsidRDefault="00E8598C" w:rsidP="00F142FA">
      <w:pPr>
        <w:pStyle w:val="ListParagraph"/>
        <w:numPr>
          <w:ilvl w:val="0"/>
          <w:numId w:val="12"/>
        </w:numPr>
        <w:spacing w:line="26" w:lineRule="atLeast"/>
        <w:rPr>
          <w:rFonts w:cs="Times New Roman"/>
          <w:szCs w:val="26"/>
        </w:rPr>
      </w:pPr>
      <w:r w:rsidRPr="00101651">
        <w:rPr>
          <w:rStyle w:val="Strong"/>
          <w:rFonts w:cs="Times New Roman"/>
          <w:szCs w:val="26"/>
        </w:rPr>
        <w:t>Libraries</w:t>
      </w:r>
    </w:p>
    <w:p w:rsidR="00E8598C" w:rsidRPr="00101651" w:rsidRDefault="00E8598C" w:rsidP="00547EC1">
      <w:pPr>
        <w:spacing w:line="26" w:lineRule="atLeast"/>
        <w:ind w:firstLine="709"/>
        <w:rPr>
          <w:rFonts w:cs="Times New Roman"/>
          <w:szCs w:val="26"/>
        </w:rPr>
      </w:pPr>
      <w:r w:rsidRPr="00101651">
        <w:rPr>
          <w:rFonts w:cs="Times New Roman"/>
          <w:szCs w:val="26"/>
        </w:rPr>
        <w:t xml:space="preserve">Phía trên Linux Kernel là tập hợp các bộ thư viện mã nguồn mở WebKit, bộ thư viện nổi tiến libc, cơ sở dữ liệu SQLite hữu ích cho việc lưu trữ và chia sẻ dữ liệu, </w:t>
      </w:r>
      <w:r w:rsidRPr="00101651">
        <w:rPr>
          <w:rFonts w:cs="Times New Roman"/>
          <w:szCs w:val="26"/>
        </w:rPr>
        <w:lastRenderedPageBreak/>
        <w:t>bộ thư viện thể phát, ghi âm về âm thanh, hoặc video. Thư viện SSL chịu trách nhiệm cho bảo mật Internet.</w:t>
      </w:r>
    </w:p>
    <w:p w:rsidR="00E8598C" w:rsidRPr="00101651" w:rsidRDefault="00E8598C" w:rsidP="00F142FA">
      <w:pPr>
        <w:pStyle w:val="ListParagraph"/>
        <w:numPr>
          <w:ilvl w:val="0"/>
          <w:numId w:val="12"/>
        </w:numPr>
        <w:spacing w:line="26" w:lineRule="atLeast"/>
        <w:rPr>
          <w:rFonts w:cs="Times New Roman"/>
          <w:szCs w:val="26"/>
        </w:rPr>
      </w:pPr>
      <w:r w:rsidRPr="00101651">
        <w:rPr>
          <w:rStyle w:val="Strong"/>
          <w:rFonts w:cs="Times New Roman"/>
          <w:szCs w:val="26"/>
        </w:rPr>
        <w:t>Android Runtime</w:t>
      </w:r>
    </w:p>
    <w:p w:rsidR="00E8598C" w:rsidRPr="00101651" w:rsidRDefault="00E8598C" w:rsidP="00547EC1">
      <w:pPr>
        <w:spacing w:line="26" w:lineRule="atLeast"/>
        <w:ind w:firstLine="709"/>
        <w:rPr>
          <w:rFonts w:cs="Times New Roman"/>
          <w:szCs w:val="26"/>
        </w:rPr>
      </w:pPr>
      <w:r w:rsidRPr="00101651">
        <w:rPr>
          <w:rFonts w:cs="Times New Roman"/>
          <w:szCs w:val="26"/>
        </w:rPr>
        <w:t>Đây là thành phần thứ 3 trong cấu trúc, thuộc về lớp 2 tính từ dưới lên. Phần này cung cấp một thành phần quan trọng gọi là Dalvik Virtual Machine là một máy ảo Java đặt biệt, được thiết kế tối ưu cho Android.</w:t>
      </w:r>
    </w:p>
    <w:p w:rsidR="00E8598C" w:rsidRPr="00101651" w:rsidRDefault="00E8598C" w:rsidP="00547EC1">
      <w:pPr>
        <w:spacing w:line="26" w:lineRule="atLeast"/>
        <w:ind w:firstLine="709"/>
        <w:rPr>
          <w:rFonts w:cs="Times New Roman"/>
          <w:szCs w:val="26"/>
        </w:rPr>
      </w:pPr>
      <w:r w:rsidRPr="00101651">
        <w:rPr>
          <w:rFonts w:cs="Times New Roman"/>
          <w:szCs w:val="26"/>
        </w:rPr>
        <w:t>Máy ảo Dalvik sử dụng các tính năng cốt lõi của Linux như quản lý bộ nhớ, đa luồng, mà thực chất là bên trong ngôn ngữ Java. Máy ảo Dalvik cho phép tất cả các ứng dụng Android chạy trong tiến trình riêng của nó.</w:t>
      </w:r>
    </w:p>
    <w:p w:rsidR="00E8598C" w:rsidRPr="00101651" w:rsidRDefault="00E8598C" w:rsidP="00547EC1">
      <w:pPr>
        <w:spacing w:line="26" w:lineRule="atLeast"/>
        <w:ind w:firstLine="709"/>
        <w:rPr>
          <w:rFonts w:cs="Times New Roman"/>
          <w:szCs w:val="26"/>
        </w:rPr>
      </w:pPr>
      <w:r w:rsidRPr="00101651">
        <w:rPr>
          <w:rFonts w:cs="Times New Roman"/>
          <w:szCs w:val="26"/>
        </w:rPr>
        <w:t>Android Runtime cũng cung cấp bộ thư viện cốt lõi, cho phép các lập trình viên Android sử dụng để viết các ứng dụng Android.</w:t>
      </w:r>
    </w:p>
    <w:p w:rsidR="00E8598C" w:rsidRPr="00101651" w:rsidRDefault="00E8598C" w:rsidP="00F142FA">
      <w:pPr>
        <w:pStyle w:val="ListParagraph"/>
        <w:numPr>
          <w:ilvl w:val="0"/>
          <w:numId w:val="12"/>
        </w:numPr>
        <w:spacing w:line="26" w:lineRule="atLeast"/>
        <w:rPr>
          <w:rFonts w:cs="Times New Roman"/>
          <w:szCs w:val="26"/>
        </w:rPr>
      </w:pPr>
      <w:r w:rsidRPr="00101651">
        <w:rPr>
          <w:rStyle w:val="Strong"/>
          <w:rFonts w:cs="Times New Roman"/>
          <w:szCs w:val="26"/>
        </w:rPr>
        <w:t>Application Framework</w:t>
      </w:r>
    </w:p>
    <w:p w:rsidR="00E8598C" w:rsidRPr="00101651" w:rsidRDefault="00E8598C" w:rsidP="00547EC1">
      <w:pPr>
        <w:spacing w:line="26" w:lineRule="atLeast"/>
        <w:ind w:firstLine="709"/>
        <w:rPr>
          <w:rFonts w:cs="Times New Roman"/>
          <w:szCs w:val="26"/>
        </w:rPr>
      </w:pPr>
      <w:r w:rsidRPr="00101651">
        <w:rPr>
          <w:rFonts w:cs="Times New Roman"/>
          <w:szCs w:val="26"/>
        </w:rPr>
        <w:t>Lớp Application Framework cung cấp nhiều dịch vụ cấp cao hơn cho các ứng dụng trong các class Java. Các lập trình viên cũng được phép sử dụng các dịch vụ này trong các ứng dụng của họ.</w:t>
      </w:r>
    </w:p>
    <w:p w:rsidR="00E8598C" w:rsidRPr="00101651" w:rsidRDefault="00E8598C" w:rsidP="00F142FA">
      <w:pPr>
        <w:pStyle w:val="ListParagraph"/>
        <w:numPr>
          <w:ilvl w:val="0"/>
          <w:numId w:val="12"/>
        </w:numPr>
        <w:spacing w:line="26" w:lineRule="atLeast"/>
        <w:rPr>
          <w:rFonts w:cs="Times New Roman"/>
          <w:szCs w:val="26"/>
        </w:rPr>
      </w:pPr>
      <w:r w:rsidRPr="00101651">
        <w:rPr>
          <w:rStyle w:val="Strong"/>
          <w:rFonts w:cs="Times New Roman"/>
          <w:szCs w:val="26"/>
        </w:rPr>
        <w:t>Applications</w:t>
      </w:r>
    </w:p>
    <w:p w:rsidR="00730DE8" w:rsidRPr="00101651" w:rsidRDefault="00730DE8" w:rsidP="00730DE8">
      <w:pPr>
        <w:spacing w:line="26" w:lineRule="atLeast"/>
        <w:ind w:firstLine="709"/>
        <w:rPr>
          <w:rFonts w:cs="Times New Roman"/>
          <w:szCs w:val="26"/>
        </w:rPr>
      </w:pPr>
      <w:r w:rsidRPr="00101651">
        <w:rPr>
          <w:rFonts w:cs="Times New Roman"/>
          <w:szCs w:val="26"/>
        </w:rPr>
        <w:t xml:space="preserve">Ở đây </w:t>
      </w:r>
      <w:r w:rsidR="00E8598C" w:rsidRPr="00101651">
        <w:rPr>
          <w:rFonts w:cs="Times New Roman"/>
          <w:szCs w:val="26"/>
        </w:rPr>
        <w:t xml:space="preserve">sẽ thấy tất cả các ứng dụng Android ở lớp trên cùng. Ứng dụng </w:t>
      </w:r>
      <w:r w:rsidRPr="00101651">
        <w:rPr>
          <w:rFonts w:cs="Times New Roman"/>
          <w:szCs w:val="26"/>
        </w:rPr>
        <w:t>được</w:t>
      </w:r>
      <w:r w:rsidR="00E8598C" w:rsidRPr="00101651">
        <w:rPr>
          <w:rFonts w:cs="Times New Roman"/>
          <w:szCs w:val="26"/>
        </w:rPr>
        <w:t xml:space="preserve"> </w:t>
      </w:r>
      <w:r w:rsidRPr="00101651">
        <w:rPr>
          <w:rFonts w:cs="Times New Roman"/>
          <w:szCs w:val="26"/>
        </w:rPr>
        <w:t>lập trình</w:t>
      </w:r>
      <w:r w:rsidR="00E8598C" w:rsidRPr="00101651">
        <w:rPr>
          <w:rFonts w:cs="Times New Roman"/>
          <w:szCs w:val="26"/>
        </w:rPr>
        <w:t xml:space="preserve"> sẽ được cài đặt vào lớp này.</w:t>
      </w:r>
    </w:p>
    <w:p w:rsidR="009D1BE1" w:rsidRPr="00101651" w:rsidRDefault="009D1BE1" w:rsidP="009D1BE1">
      <w:pPr>
        <w:rPr>
          <w:rFonts w:cs="Times New Roman"/>
          <w:szCs w:val="26"/>
        </w:rPr>
      </w:pPr>
      <w:bookmarkStart w:id="160" w:name="_Toc444810688"/>
      <w:bookmarkStart w:id="161" w:name="_Toc475801485"/>
      <w:bookmarkStart w:id="162" w:name="_Toc475999815"/>
    </w:p>
    <w:p w:rsidR="00F46D1D" w:rsidRPr="009D1BE1" w:rsidRDefault="00E8598C" w:rsidP="009D1BE1">
      <w:pPr>
        <w:pStyle w:val="ListParagraph"/>
        <w:numPr>
          <w:ilvl w:val="2"/>
          <w:numId w:val="44"/>
        </w:numPr>
        <w:spacing w:line="26" w:lineRule="atLeast"/>
        <w:outlineLvl w:val="2"/>
        <w:rPr>
          <w:rFonts w:cs="Times New Roman"/>
          <w:b/>
          <w:szCs w:val="26"/>
        </w:rPr>
      </w:pPr>
      <w:bookmarkStart w:id="163" w:name="_Toc511914381"/>
      <w:bookmarkStart w:id="164" w:name="_Toc511914461"/>
      <w:bookmarkStart w:id="165" w:name="_Toc511919196"/>
      <w:r w:rsidRPr="009D1BE1">
        <w:rPr>
          <w:rFonts w:cs="Times New Roman"/>
          <w:b/>
          <w:szCs w:val="26"/>
        </w:rPr>
        <w:t>Các thành phần cơ bản của một ứng dụng android</w:t>
      </w:r>
      <w:bookmarkEnd w:id="160"/>
      <w:bookmarkEnd w:id="161"/>
      <w:bookmarkEnd w:id="162"/>
      <w:bookmarkEnd w:id="163"/>
      <w:bookmarkEnd w:id="164"/>
      <w:bookmarkEnd w:id="165"/>
    </w:p>
    <w:p w:rsidR="00F46D1D" w:rsidRDefault="00E8598C" w:rsidP="00F46D1D">
      <w:pPr>
        <w:ind w:firstLine="720"/>
      </w:pPr>
      <w:r w:rsidRPr="00F46D1D">
        <w:t>Thành phần ứng dụng là khối kiến trúc cơ bản của ứng dụng Android. Các thành phần này được liên kết lỏng lẻo bởi các tập tin kê khai ứng dụng:</w:t>
      </w:r>
    </w:p>
    <w:p w:rsidR="00F46D1D" w:rsidRPr="00F46D1D" w:rsidRDefault="00E8598C" w:rsidP="00F46D1D">
      <w:pPr>
        <w:ind w:firstLine="720"/>
      </w:pPr>
      <w:r w:rsidRPr="00F46D1D">
        <w:t> AndroidManifest.xml, mô tả mỗi thành phần của ứng dụng và cách chúng tương tác.</w:t>
      </w:r>
    </w:p>
    <w:p w:rsidR="00E8598C" w:rsidRPr="00F46D1D" w:rsidRDefault="00730DE8" w:rsidP="00F46D1D">
      <w:pPr>
        <w:ind w:firstLine="720"/>
      </w:pPr>
      <w:r w:rsidRPr="00F46D1D">
        <w:t>Bốn</w:t>
      </w:r>
      <w:r w:rsidR="00E8598C" w:rsidRPr="00F46D1D">
        <w:t xml:space="preserve"> thành phần chính được sử dụng trong ứng dụng Android:</w:t>
      </w:r>
    </w:p>
    <w:p w:rsidR="00E8598C" w:rsidRPr="00730DE8" w:rsidRDefault="00E8598C" w:rsidP="00F142FA">
      <w:pPr>
        <w:pStyle w:val="ListParagraph"/>
        <w:numPr>
          <w:ilvl w:val="0"/>
          <w:numId w:val="13"/>
        </w:numPr>
      </w:pPr>
      <w:r w:rsidRPr="00730DE8">
        <w:rPr>
          <w:b/>
        </w:rPr>
        <w:t>Activities</w:t>
      </w:r>
      <w:r w:rsidRPr="00730DE8">
        <w:t>: Ra lệnh cho giao diện và xử lý tương tác của người dùng với màn hình smartPhone.</w:t>
      </w:r>
    </w:p>
    <w:p w:rsidR="00E8598C" w:rsidRPr="00730DE8" w:rsidRDefault="00E8598C" w:rsidP="00F142FA">
      <w:pPr>
        <w:pStyle w:val="ListParagraph"/>
        <w:numPr>
          <w:ilvl w:val="0"/>
          <w:numId w:val="13"/>
        </w:numPr>
      </w:pPr>
      <w:r w:rsidRPr="00730DE8">
        <w:rPr>
          <w:b/>
        </w:rPr>
        <w:t>Services</w:t>
      </w:r>
      <w:r w:rsidRPr="00730DE8">
        <w:t>: Là thành phần chạy phía sau, chạy bên trong của mỗi ứng dụng.</w:t>
      </w:r>
    </w:p>
    <w:p w:rsidR="00E8598C" w:rsidRPr="00730DE8" w:rsidRDefault="00E8598C" w:rsidP="00F142FA">
      <w:pPr>
        <w:pStyle w:val="ListParagraph"/>
        <w:numPr>
          <w:ilvl w:val="0"/>
          <w:numId w:val="13"/>
        </w:numPr>
      </w:pPr>
      <w:r w:rsidRPr="00730DE8">
        <w:rPr>
          <w:b/>
        </w:rPr>
        <w:t>Broadcast</w:t>
      </w:r>
      <w:r w:rsidRPr="00730DE8">
        <w:t xml:space="preserve"> Receivers: Xử lý việc giao tiếp giữa HĐH Android và ứng dụng.</w:t>
      </w:r>
    </w:p>
    <w:p w:rsidR="00730DE8" w:rsidRPr="00730DE8" w:rsidRDefault="00E8598C" w:rsidP="00F142FA">
      <w:pPr>
        <w:pStyle w:val="ListParagraph"/>
        <w:numPr>
          <w:ilvl w:val="0"/>
          <w:numId w:val="13"/>
        </w:numPr>
      </w:pPr>
      <w:r w:rsidRPr="00730DE8">
        <w:rPr>
          <w:b/>
        </w:rPr>
        <w:t>Content Providers</w:t>
      </w:r>
      <w:r w:rsidRPr="00730DE8">
        <w:t>: Xử lý dữ liệu và  các vấn đề về quản lý cơ sở dữ liệu.</w:t>
      </w:r>
    </w:p>
    <w:p w:rsidR="00E8598C" w:rsidRPr="00730DE8" w:rsidRDefault="00E8598C" w:rsidP="00F142FA">
      <w:pPr>
        <w:pStyle w:val="ListParagraph"/>
        <w:numPr>
          <w:ilvl w:val="0"/>
          <w:numId w:val="14"/>
        </w:numPr>
        <w:spacing w:line="26" w:lineRule="atLeast"/>
        <w:rPr>
          <w:rFonts w:eastAsia="Times New Roman" w:cs="Times New Roman"/>
          <w:b/>
          <w:szCs w:val="26"/>
        </w:rPr>
      </w:pPr>
      <w:bookmarkStart w:id="166" w:name="_Toc444810689"/>
      <w:bookmarkStart w:id="167" w:name="_Toc475801486"/>
      <w:bookmarkStart w:id="168" w:name="_Toc475999816"/>
      <w:r w:rsidRPr="00730DE8">
        <w:rPr>
          <w:rFonts w:eastAsia="Times New Roman" w:cs="Times New Roman"/>
          <w:b/>
          <w:szCs w:val="26"/>
        </w:rPr>
        <w:t>Activity</w:t>
      </w:r>
      <w:bookmarkEnd w:id="166"/>
      <w:bookmarkEnd w:id="167"/>
      <w:bookmarkEnd w:id="168"/>
    </w:p>
    <w:p w:rsidR="00730DE8" w:rsidRDefault="00E8598C" w:rsidP="00547EC1">
      <w:pPr>
        <w:spacing w:line="26" w:lineRule="atLeast"/>
        <w:ind w:firstLine="709"/>
        <w:rPr>
          <w:rFonts w:eastAsia="Times New Roman" w:cs="Times New Roman"/>
          <w:szCs w:val="26"/>
        </w:rPr>
      </w:pPr>
      <w:r w:rsidRPr="00730DE8">
        <w:rPr>
          <w:rFonts w:eastAsia="Times New Roman" w:cs="Times New Roman"/>
          <w:szCs w:val="26"/>
        </w:rPr>
        <w:t>Một </w:t>
      </w:r>
      <w:r w:rsidRPr="00730DE8">
        <w:rPr>
          <w:rFonts w:eastAsia="Times New Roman" w:cs="Times New Roman"/>
          <w:bCs/>
          <w:szCs w:val="26"/>
        </w:rPr>
        <w:t>Activity</w:t>
      </w:r>
      <w:r w:rsidRPr="00730DE8">
        <w:rPr>
          <w:rFonts w:eastAsia="Times New Roman" w:cs="Times New Roman"/>
          <w:szCs w:val="26"/>
        </w:rPr>
        <w:t> đại diện cho một màn hình với một giao diện người dùng.</w:t>
      </w:r>
    </w:p>
    <w:p w:rsidR="00E8598C" w:rsidRPr="00730DE8" w:rsidRDefault="00E8598C" w:rsidP="00547EC1">
      <w:pPr>
        <w:spacing w:line="26" w:lineRule="atLeast"/>
        <w:ind w:firstLine="709"/>
        <w:rPr>
          <w:rFonts w:eastAsia="Times New Roman" w:cs="Times New Roman"/>
          <w:szCs w:val="26"/>
        </w:rPr>
      </w:pPr>
      <w:r w:rsidRPr="00730DE8">
        <w:rPr>
          <w:rFonts w:eastAsia="Times New Roman" w:cs="Times New Roman"/>
          <w:szCs w:val="26"/>
        </w:rPr>
        <w:lastRenderedPageBreak/>
        <w:t>V</w:t>
      </w:r>
      <w:r w:rsidR="00730DE8">
        <w:rPr>
          <w:rFonts w:eastAsia="Times New Roman" w:cs="Times New Roman"/>
          <w:szCs w:val="26"/>
        </w:rPr>
        <w:t xml:space="preserve">í </w:t>
      </w:r>
      <w:r w:rsidRPr="00730DE8">
        <w:rPr>
          <w:rFonts w:eastAsia="Times New Roman" w:cs="Times New Roman"/>
          <w:szCs w:val="26"/>
        </w:rPr>
        <w:t>D</w:t>
      </w:r>
      <w:r w:rsidR="00730DE8">
        <w:rPr>
          <w:rFonts w:eastAsia="Times New Roman" w:cs="Times New Roman"/>
          <w:szCs w:val="26"/>
        </w:rPr>
        <w:t>ụ</w:t>
      </w:r>
      <w:r w:rsidRPr="00730DE8">
        <w:rPr>
          <w:rFonts w:eastAsia="Times New Roman" w:cs="Times New Roman"/>
          <w:szCs w:val="26"/>
        </w:rPr>
        <w:t xml:space="preserve">: Một ứng dụng </w:t>
      </w:r>
      <w:r w:rsidR="00F46D1D">
        <w:rPr>
          <w:rFonts w:eastAsia="Times New Roman" w:cs="Times New Roman"/>
          <w:szCs w:val="26"/>
        </w:rPr>
        <w:t>e</w:t>
      </w:r>
      <w:r w:rsidRPr="00730DE8">
        <w:rPr>
          <w:rFonts w:eastAsia="Times New Roman" w:cs="Times New Roman"/>
          <w:szCs w:val="26"/>
        </w:rPr>
        <w:t>mail sẽ có một </w:t>
      </w:r>
      <w:r w:rsidRPr="00730DE8">
        <w:rPr>
          <w:rFonts w:eastAsia="Times New Roman" w:cs="Times New Roman"/>
          <w:bCs/>
          <w:szCs w:val="26"/>
        </w:rPr>
        <w:t>Activity</w:t>
      </w:r>
      <w:r w:rsidRPr="00730DE8">
        <w:rPr>
          <w:rFonts w:eastAsia="Times New Roman" w:cs="Times New Roman"/>
          <w:szCs w:val="26"/>
        </w:rPr>
        <w:t xml:space="preserve"> để hiển thị tất cả các </w:t>
      </w:r>
      <w:r w:rsidR="00F46D1D">
        <w:rPr>
          <w:rFonts w:eastAsia="Times New Roman" w:cs="Times New Roman"/>
          <w:szCs w:val="26"/>
        </w:rPr>
        <w:t>e</w:t>
      </w:r>
      <w:r w:rsidRPr="00730DE8">
        <w:rPr>
          <w:rFonts w:eastAsia="Times New Roman" w:cs="Times New Roman"/>
          <w:szCs w:val="26"/>
        </w:rPr>
        <w:t>mail, một </w:t>
      </w:r>
      <w:r w:rsidRPr="00730DE8">
        <w:rPr>
          <w:rFonts w:eastAsia="Times New Roman" w:cs="Times New Roman"/>
          <w:bCs/>
          <w:szCs w:val="26"/>
        </w:rPr>
        <w:t>Activity</w:t>
      </w:r>
      <w:r w:rsidRPr="00730DE8">
        <w:rPr>
          <w:rFonts w:eastAsia="Times New Roman" w:cs="Times New Roman"/>
          <w:szCs w:val="26"/>
        </w:rPr>
        <w:t xml:space="preserve"> khác để để soạn </w:t>
      </w:r>
      <w:r w:rsidR="00F46D1D">
        <w:rPr>
          <w:rFonts w:eastAsia="Times New Roman" w:cs="Times New Roman"/>
          <w:szCs w:val="26"/>
        </w:rPr>
        <w:t>e</w:t>
      </w:r>
      <w:r w:rsidRPr="00730DE8">
        <w:rPr>
          <w:rFonts w:eastAsia="Times New Roman" w:cs="Times New Roman"/>
          <w:szCs w:val="26"/>
        </w:rPr>
        <w:t>mail, một</w:t>
      </w:r>
      <w:r w:rsidRPr="00730DE8">
        <w:rPr>
          <w:rFonts w:eastAsia="Times New Roman" w:cs="Times New Roman"/>
          <w:bCs/>
          <w:szCs w:val="26"/>
        </w:rPr>
        <w:t>Activity</w:t>
      </w:r>
      <w:r w:rsidRPr="00730DE8">
        <w:rPr>
          <w:rFonts w:eastAsia="Times New Roman" w:cs="Times New Roman"/>
          <w:szCs w:val="26"/>
        </w:rPr>
        <w:t xml:space="preserve"> khác để đọc </w:t>
      </w:r>
      <w:r w:rsidR="00F46D1D">
        <w:rPr>
          <w:rFonts w:eastAsia="Times New Roman" w:cs="Times New Roman"/>
          <w:szCs w:val="26"/>
        </w:rPr>
        <w:t>e</w:t>
      </w:r>
      <w:r w:rsidRPr="00730DE8">
        <w:rPr>
          <w:rFonts w:eastAsia="Times New Roman" w:cs="Times New Roman"/>
          <w:szCs w:val="26"/>
        </w:rPr>
        <w:t>mail. Nếu một ứng dụng có nhiều hơn 1 Activity thì một trong số chúng sẽ được đánh dấu là </w:t>
      </w:r>
      <w:r w:rsidRPr="00730DE8">
        <w:rPr>
          <w:rFonts w:eastAsia="Times New Roman" w:cs="Times New Roman"/>
          <w:bCs/>
          <w:szCs w:val="26"/>
        </w:rPr>
        <w:t>Activity</w:t>
      </w:r>
      <w:r w:rsidRPr="00730DE8">
        <w:rPr>
          <w:rFonts w:eastAsia="Times New Roman" w:cs="Times New Roman"/>
          <w:szCs w:val="26"/>
        </w:rPr>
        <w:t> hiển thị đầu tiên khi ứng dụng khởi chạy.</w:t>
      </w:r>
    </w:p>
    <w:p w:rsidR="00E8598C" w:rsidRPr="00F46D1D" w:rsidRDefault="00E8598C" w:rsidP="00547EC1">
      <w:pPr>
        <w:spacing w:line="26" w:lineRule="atLeast"/>
        <w:ind w:firstLine="709"/>
        <w:rPr>
          <w:rFonts w:eastAsia="Times New Roman" w:cs="Times New Roman"/>
          <w:szCs w:val="26"/>
        </w:rPr>
      </w:pPr>
      <w:r w:rsidRPr="00F46D1D">
        <w:rPr>
          <w:rFonts w:eastAsia="Times New Roman" w:cs="Times New Roman"/>
          <w:bCs/>
          <w:szCs w:val="26"/>
        </w:rPr>
        <w:t>Android</w:t>
      </w:r>
      <w:r w:rsidRPr="00F46D1D">
        <w:rPr>
          <w:rFonts w:eastAsia="Times New Roman" w:cs="Times New Roman"/>
          <w:szCs w:val="26"/>
        </w:rPr>
        <w:t xml:space="preserve">  khởi đầu bởi </w:t>
      </w:r>
      <w:r w:rsidR="00F46D1D">
        <w:rPr>
          <w:rFonts w:eastAsia="Times New Roman" w:cs="Times New Roman"/>
          <w:szCs w:val="26"/>
        </w:rPr>
        <w:t>một</w:t>
      </w:r>
      <w:r w:rsidRPr="00F46D1D">
        <w:rPr>
          <w:rFonts w:eastAsia="Times New Roman" w:cs="Times New Roman"/>
          <w:szCs w:val="26"/>
        </w:rPr>
        <w:t> </w:t>
      </w:r>
      <w:r w:rsidRPr="00F46D1D">
        <w:rPr>
          <w:rFonts w:eastAsia="Times New Roman" w:cs="Times New Roman"/>
          <w:bCs/>
          <w:szCs w:val="26"/>
        </w:rPr>
        <w:t>activity</w:t>
      </w:r>
      <w:r w:rsidRPr="00F46D1D">
        <w:rPr>
          <w:rFonts w:eastAsia="Times New Roman" w:cs="Times New Roman"/>
          <w:szCs w:val="26"/>
        </w:rPr>
        <w:t> được đánh dấu là khởi đầu bằng cách gọi phương thức </w:t>
      </w:r>
      <w:r w:rsidRPr="00F46D1D">
        <w:rPr>
          <w:rFonts w:ascii="Consolas" w:eastAsia="Times New Roman" w:hAnsi="Consolas" w:cs="Times New Roman"/>
          <w:bCs/>
          <w:szCs w:val="26"/>
        </w:rPr>
        <w:t>onCreate</w:t>
      </w:r>
      <w:r w:rsidR="007B4EAB">
        <w:rPr>
          <w:rFonts w:ascii="Consolas" w:eastAsia="Times New Roman" w:hAnsi="Consolas" w:cs="Times New Roman"/>
          <w:bCs/>
          <w:szCs w:val="26"/>
        </w:rPr>
        <w:t xml:space="preserve">(): </w:t>
      </w:r>
      <w:r w:rsidRPr="00F46D1D">
        <w:rPr>
          <w:rFonts w:ascii="Consolas" w:eastAsia="Times New Roman" w:hAnsi="Consolas" w:cs="Times New Roman"/>
          <w:szCs w:val="26"/>
        </w:rPr>
        <w:t>.</w:t>
      </w:r>
      <w:r w:rsidRPr="00F46D1D">
        <w:rPr>
          <w:rFonts w:eastAsia="Times New Roman" w:cs="Times New Roman"/>
          <w:szCs w:val="26"/>
        </w:rPr>
        <w:t xml:space="preserve"> Có một chuỗi các phương thức được gọi để bắt đầu một </w:t>
      </w:r>
      <w:r w:rsidRPr="00F46D1D">
        <w:rPr>
          <w:rFonts w:eastAsia="Times New Roman" w:cs="Times New Roman"/>
          <w:bCs/>
          <w:szCs w:val="26"/>
        </w:rPr>
        <w:t>activity</w:t>
      </w:r>
      <w:r w:rsidRPr="00F46D1D">
        <w:rPr>
          <w:rFonts w:eastAsia="Times New Roman" w:cs="Times New Roman"/>
          <w:szCs w:val="26"/>
        </w:rPr>
        <w:t xml:space="preserve"> và một chuỗi các phương thức khác để hủy </w:t>
      </w:r>
      <w:r w:rsidR="00F46D1D">
        <w:rPr>
          <w:rFonts w:eastAsia="Times New Roman" w:cs="Times New Roman"/>
          <w:szCs w:val="26"/>
        </w:rPr>
        <w:t>một</w:t>
      </w:r>
      <w:r w:rsidRPr="00F46D1D">
        <w:rPr>
          <w:rFonts w:eastAsia="Times New Roman" w:cs="Times New Roman"/>
          <w:szCs w:val="26"/>
        </w:rPr>
        <w:t> </w:t>
      </w:r>
      <w:r w:rsidRPr="00F46D1D">
        <w:rPr>
          <w:rFonts w:eastAsia="Times New Roman" w:cs="Times New Roman"/>
          <w:bCs/>
          <w:szCs w:val="26"/>
        </w:rPr>
        <w:t>activity</w:t>
      </w:r>
      <w:r w:rsidRPr="00F46D1D">
        <w:rPr>
          <w:rFonts w:eastAsia="Times New Roman" w:cs="Times New Roman"/>
          <w:szCs w:val="26"/>
        </w:rPr>
        <w:t>, như hình bên dưới:</w:t>
      </w:r>
    </w:p>
    <w:p w:rsidR="00E8598C" w:rsidRPr="000A6031" w:rsidRDefault="00E8598C" w:rsidP="00547EC1">
      <w:pPr>
        <w:spacing w:line="26" w:lineRule="atLeast"/>
        <w:ind w:firstLine="709"/>
        <w:jc w:val="center"/>
        <w:rPr>
          <w:rFonts w:eastAsia="Times New Roman" w:cs="Times New Roman"/>
          <w:szCs w:val="26"/>
        </w:rPr>
      </w:pPr>
      <w:r w:rsidRPr="000A6031">
        <w:rPr>
          <w:rFonts w:eastAsia="Times New Roman" w:cs="Times New Roman"/>
          <w:noProof/>
          <w:szCs w:val="26"/>
          <w:lang w:eastAsia="en-US"/>
        </w:rPr>
        <w:lastRenderedPageBreak/>
        <w:drawing>
          <wp:inline distT="0" distB="0" distL="0" distR="0" wp14:anchorId="31BB2481" wp14:editId="737424A7">
            <wp:extent cx="5028958" cy="6507678"/>
            <wp:effectExtent l="0" t="0" r="635" b="0"/>
            <wp:docPr id="36" name="Picture 36" descr="https://i0.wp.com/www.mediafire.com/convkey/f0a8/jo4vile4mbe5u6z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wp.com/www.mediafire.com/convkey/f0a8/jo4vile4mbe5u6zfg.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6887" cy="6517938"/>
                    </a:xfrm>
                    <a:prstGeom prst="rect">
                      <a:avLst/>
                    </a:prstGeom>
                    <a:noFill/>
                    <a:ln>
                      <a:noFill/>
                    </a:ln>
                  </pic:spPr>
                </pic:pic>
              </a:graphicData>
            </a:graphic>
          </wp:inline>
        </w:drawing>
      </w:r>
    </w:p>
    <w:p w:rsidR="008F3934" w:rsidRPr="000A6031" w:rsidRDefault="008F3934" w:rsidP="00547EC1">
      <w:pPr>
        <w:spacing w:line="26" w:lineRule="atLeast"/>
        <w:ind w:firstLine="709"/>
        <w:jc w:val="center"/>
        <w:rPr>
          <w:rFonts w:eastAsia="Times New Roman" w:cs="Times New Roman"/>
          <w:szCs w:val="26"/>
        </w:rPr>
      </w:pPr>
      <w:r w:rsidRPr="000A6031">
        <w:rPr>
          <w:rFonts w:eastAsia="Times New Roman" w:cs="Times New Roman"/>
          <w:szCs w:val="26"/>
        </w:rPr>
        <w:t>Hình 1.2: Vòng đời của một Activity</w:t>
      </w:r>
    </w:p>
    <w:p w:rsidR="00E8598C" w:rsidRPr="00F46D1D" w:rsidRDefault="00E8598C" w:rsidP="00780F64">
      <w:pPr>
        <w:ind w:firstLine="709"/>
      </w:pPr>
      <w:r w:rsidRPr="00F46D1D">
        <w:t>Class Activity định nghĩa nhiều phương thức cho các sự kiện, không cần phải thực thi tất cả các phương thức này, tuy nhiên việc hiểu rõ và áp dụng chúng vào ứng dụng khá quan trọng, giúp cho ứng dụng có các hành vi như mong đợi của người dùng.</w:t>
      </w:r>
    </w:p>
    <w:p w:rsidR="00E8598C" w:rsidRPr="00F46D1D" w:rsidRDefault="00E8598C" w:rsidP="00F142FA">
      <w:pPr>
        <w:pStyle w:val="ListParagraph"/>
        <w:numPr>
          <w:ilvl w:val="0"/>
          <w:numId w:val="16"/>
        </w:numPr>
      </w:pPr>
      <w:r w:rsidRPr="00780F64">
        <w:rPr>
          <w:rFonts w:ascii="Consolas" w:hAnsi="Consolas"/>
        </w:rPr>
        <w:t>onCreate</w:t>
      </w:r>
      <w:r w:rsidR="007B4EAB">
        <w:rPr>
          <w:rFonts w:ascii="Consolas" w:hAnsi="Consolas"/>
        </w:rPr>
        <w:t xml:space="preserve">(): </w:t>
      </w:r>
      <w:r w:rsidR="00F46D1D" w:rsidRPr="00780F64">
        <w:rPr>
          <w:rFonts w:ascii="Consolas" w:hAnsi="Consolas"/>
        </w:rPr>
        <w:t xml:space="preserve">: </w:t>
      </w:r>
      <w:r w:rsidR="00F46D1D">
        <w:t>P</w:t>
      </w:r>
      <w:r w:rsidRPr="00F46D1D">
        <w:t>hương thức đầu tiên được gọi dùng để tạo một activity vào lần đầu tiên </w:t>
      </w:r>
      <w:r w:rsidR="00F46D1D">
        <w:t>A</w:t>
      </w:r>
      <w:r w:rsidRPr="00F46D1D">
        <w:t>ctivity được gọi.</w:t>
      </w:r>
    </w:p>
    <w:p w:rsidR="00E8598C" w:rsidRPr="00780F64" w:rsidRDefault="00E8598C" w:rsidP="00F142FA">
      <w:pPr>
        <w:pStyle w:val="ListParagraph"/>
        <w:numPr>
          <w:ilvl w:val="0"/>
          <w:numId w:val="16"/>
        </w:numPr>
      </w:pPr>
      <w:r w:rsidRPr="00780F64">
        <w:rPr>
          <w:rFonts w:ascii="Consolas" w:hAnsi="Consolas"/>
        </w:rPr>
        <w:lastRenderedPageBreak/>
        <w:t>onStart</w:t>
      </w:r>
      <w:r w:rsidR="007B4EAB">
        <w:rPr>
          <w:rFonts w:ascii="Consolas" w:hAnsi="Consolas"/>
        </w:rPr>
        <w:t xml:space="preserve">(): </w:t>
      </w:r>
      <w:r w:rsidR="00F46D1D" w:rsidRPr="00780F64">
        <w:rPr>
          <w:rFonts w:ascii="Consolas" w:hAnsi="Consolas"/>
        </w:rPr>
        <w:t>:</w:t>
      </w:r>
      <w:r w:rsidR="00F46D1D" w:rsidRPr="00780F64">
        <w:t xml:space="preserve"> </w:t>
      </w:r>
      <w:r w:rsidR="00780F64">
        <w:t xml:space="preserve"> Thực hiện</w:t>
      </w:r>
      <w:r w:rsidRPr="00780F64">
        <w:t xml:space="preserve"> khi nó hiện hữu với người dùng.</w:t>
      </w:r>
    </w:p>
    <w:p w:rsidR="00E8598C" w:rsidRPr="00780F64" w:rsidRDefault="00E8598C" w:rsidP="00F142FA">
      <w:pPr>
        <w:pStyle w:val="ListParagraph"/>
        <w:numPr>
          <w:ilvl w:val="0"/>
          <w:numId w:val="16"/>
        </w:numPr>
      </w:pPr>
      <w:r w:rsidRPr="00780F64">
        <w:rPr>
          <w:rFonts w:ascii="Consolas" w:hAnsi="Consolas"/>
        </w:rPr>
        <w:t>onResume</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khi người dùng tương tác với các ứng dụng.</w:t>
      </w:r>
    </w:p>
    <w:p w:rsidR="00E8598C" w:rsidRPr="00780F64" w:rsidRDefault="00E8598C" w:rsidP="00F142FA">
      <w:pPr>
        <w:pStyle w:val="ListParagraph"/>
        <w:numPr>
          <w:ilvl w:val="0"/>
          <w:numId w:val="16"/>
        </w:numPr>
      </w:pPr>
      <w:r w:rsidRPr="00780F64">
        <w:rPr>
          <w:rFonts w:ascii="Consolas" w:hAnsi="Consolas"/>
        </w:rPr>
        <w:t>onPause</w:t>
      </w:r>
      <w:r w:rsidR="007B4EAB">
        <w:rPr>
          <w:rFonts w:ascii="Consolas" w:hAnsi="Consolas"/>
        </w:rPr>
        <w:t xml:space="preserve">(): </w:t>
      </w:r>
      <w:r w:rsidRPr="00780F64">
        <w:rPr>
          <w:rFonts w:ascii="Consolas" w:hAnsi="Consolas"/>
        </w:rPr>
        <w:t>:</w:t>
      </w:r>
      <w:r w:rsidRPr="00780F64">
        <w:t xml:space="preserve"> </w:t>
      </w:r>
      <w:r w:rsidR="00780F64">
        <w:t xml:space="preserve"> </w:t>
      </w:r>
      <w:r w:rsidRPr="00780F64">
        <w:t>Tạm dừng một </w:t>
      </w:r>
      <w:r w:rsidR="00780F64">
        <w:t>A</w:t>
      </w:r>
      <w:r w:rsidRPr="00780F64">
        <w:t>ctivity, không nhận dữ liệu do người dùng nhập vào và không thế thực thi lệnh nào. Phương thức này được gọi khi activity hiện tại đang được tạm dừng, và activity trước đó đang được tiếp tục.</w:t>
      </w:r>
    </w:p>
    <w:p w:rsidR="00E8598C" w:rsidRPr="00780F64" w:rsidRDefault="00E8598C" w:rsidP="00F142FA">
      <w:pPr>
        <w:pStyle w:val="ListParagraph"/>
        <w:numPr>
          <w:ilvl w:val="0"/>
          <w:numId w:val="16"/>
        </w:numPr>
      </w:pPr>
      <w:r w:rsidRPr="00780F64">
        <w:rPr>
          <w:rFonts w:ascii="Consolas" w:hAnsi="Consolas"/>
        </w:rPr>
        <w:t>onStop</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một activity đã không được nhìn thấy trong thời gian dài.</w:t>
      </w:r>
    </w:p>
    <w:p w:rsidR="00E8598C" w:rsidRPr="00780F64" w:rsidRDefault="00E8598C" w:rsidP="00F142FA">
      <w:pPr>
        <w:pStyle w:val="ListParagraph"/>
        <w:numPr>
          <w:ilvl w:val="0"/>
          <w:numId w:val="16"/>
        </w:numPr>
      </w:pPr>
      <w:r w:rsidRPr="00780F64">
        <w:rPr>
          <w:rFonts w:ascii="Consolas" w:hAnsi="Consolas"/>
        </w:rPr>
        <w:t>onDestroy</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trước khi hệ thống hủy activity.</w:t>
      </w:r>
    </w:p>
    <w:p w:rsidR="00E8598C" w:rsidRPr="00780F64" w:rsidRDefault="00E8598C" w:rsidP="00F142FA">
      <w:pPr>
        <w:pStyle w:val="ListParagraph"/>
        <w:numPr>
          <w:ilvl w:val="0"/>
          <w:numId w:val="16"/>
        </w:numPr>
      </w:pPr>
      <w:r w:rsidRPr="00780F64">
        <w:rPr>
          <w:rFonts w:ascii="Consolas" w:hAnsi="Consolas"/>
        </w:rPr>
        <w:t>onRestart</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 xml:space="preserve">Thực hiện </w:t>
      </w:r>
      <w:r w:rsidRPr="00780F64">
        <w:t>khi activity cần được dùng trở lại sau khi bị</w:t>
      </w:r>
      <w:r w:rsidR="00780F64">
        <w:t xml:space="preserve"> </w:t>
      </w:r>
      <w:r w:rsidRPr="00780F64">
        <w:t>gọi </w:t>
      </w:r>
      <w:r w:rsidRPr="00780F64">
        <w:rPr>
          <w:rFonts w:ascii="Consolas" w:hAnsi="Consolas"/>
        </w:rPr>
        <w:t>onStop</w:t>
      </w:r>
      <w:r w:rsidR="007B4EAB">
        <w:rPr>
          <w:rFonts w:ascii="Consolas" w:hAnsi="Consolas"/>
        </w:rPr>
        <w:t xml:space="preserve">(): </w:t>
      </w:r>
      <w:r w:rsidR="00780F64">
        <w:rPr>
          <w:rFonts w:ascii="Consolas" w:hAnsi="Consolas"/>
        </w:rPr>
        <w:t>.</w:t>
      </w:r>
    </w:p>
    <w:p w:rsidR="00E8598C" w:rsidRPr="00780F64" w:rsidRDefault="00E8598C" w:rsidP="00F142FA">
      <w:pPr>
        <w:pStyle w:val="ListParagraph"/>
        <w:numPr>
          <w:ilvl w:val="0"/>
          <w:numId w:val="14"/>
        </w:numPr>
        <w:spacing w:line="26" w:lineRule="atLeast"/>
        <w:rPr>
          <w:rFonts w:eastAsia="Times New Roman" w:cs="Times New Roman"/>
          <w:b/>
          <w:szCs w:val="26"/>
        </w:rPr>
      </w:pPr>
      <w:bookmarkStart w:id="169" w:name="_Toc444810690"/>
      <w:bookmarkStart w:id="170" w:name="_Toc475801487"/>
      <w:bookmarkStart w:id="171" w:name="_Toc475999817"/>
      <w:r w:rsidRPr="00780F64">
        <w:rPr>
          <w:rFonts w:eastAsia="Times New Roman" w:cs="Times New Roman"/>
          <w:b/>
          <w:szCs w:val="26"/>
        </w:rPr>
        <w:t>Services</w:t>
      </w:r>
      <w:bookmarkEnd w:id="169"/>
      <w:bookmarkEnd w:id="170"/>
      <w:bookmarkEnd w:id="171"/>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Một Service là một thành phần được chạy bên trong nền để xử lý các công việc trong thời gian dài. Một ứng dụng nghe nhạc có thể phát nhạc, trong khi đó người dùng đang ở giao diện của ứng dụng khác. Hoặc ứng dụng </w:t>
      </w:r>
      <w:r w:rsidR="0033494C">
        <w:rPr>
          <w:rFonts w:eastAsia="Times New Roman" w:cs="Times New Roman"/>
          <w:szCs w:val="26"/>
        </w:rPr>
        <w:t>tải tập tin</w:t>
      </w:r>
      <w:r w:rsidRPr="000A6031">
        <w:rPr>
          <w:rFonts w:eastAsia="Times New Roman" w:cs="Times New Roman"/>
          <w:szCs w:val="26"/>
        </w:rPr>
        <w:t xml:space="preserve"> có thể tải dữ liệu trên mạng về máy mà không ngăn chặn người dùng tương tác với các ứng dụng khác.</w:t>
      </w:r>
    </w:p>
    <w:p w:rsidR="00E8598C" w:rsidRPr="00780F64" w:rsidRDefault="00E8598C" w:rsidP="00F142FA">
      <w:pPr>
        <w:pStyle w:val="ListParagraph"/>
        <w:numPr>
          <w:ilvl w:val="0"/>
          <w:numId w:val="14"/>
        </w:numPr>
        <w:spacing w:line="26" w:lineRule="atLeast"/>
        <w:rPr>
          <w:rFonts w:eastAsia="Times New Roman" w:cs="Times New Roman"/>
          <w:b/>
          <w:szCs w:val="26"/>
        </w:rPr>
      </w:pPr>
      <w:bookmarkStart w:id="172" w:name="_Toc444810691"/>
      <w:bookmarkStart w:id="173" w:name="_Toc475801488"/>
      <w:bookmarkStart w:id="174" w:name="_Toc475999818"/>
      <w:r w:rsidRPr="00780F64">
        <w:rPr>
          <w:rFonts w:eastAsia="Times New Roman" w:cs="Times New Roman"/>
          <w:b/>
          <w:szCs w:val="26"/>
        </w:rPr>
        <w:t>Broadcast Receivers</w:t>
      </w:r>
      <w:bookmarkEnd w:id="172"/>
      <w:bookmarkEnd w:id="173"/>
      <w:bookmarkEnd w:id="174"/>
    </w:p>
    <w:p w:rsidR="00331814"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Broadcast Receivers chỉ đơn giản là xử lý và phát các thông điệp từ các ứng dụng khác hoặc từ hệ thống. Ví dụ: các ứng dụng có thể bắt đầu phát thông điệp đến các ứng dụng khác để cho biết rằng một số dữ liệu đã được tải thành công xuống thiết bị và sẵn sàng cho việc sử dụng, Broadcast Receivers sẽ đảm nhận việc thông báo vào đưa ra những hành động thích hợp.</w:t>
      </w:r>
    </w:p>
    <w:p w:rsidR="00331814" w:rsidRPr="000A6031" w:rsidRDefault="00331814" w:rsidP="00547EC1">
      <w:pPr>
        <w:spacing w:line="26" w:lineRule="atLeast"/>
        <w:ind w:firstLine="709"/>
        <w:rPr>
          <w:rFonts w:eastAsia="Times New Roman" w:cs="Times New Roman"/>
          <w:szCs w:val="26"/>
        </w:rPr>
      </w:pPr>
      <w:r w:rsidRPr="00780F64">
        <w:t xml:space="preserve">Một Broadcast </w:t>
      </w:r>
      <w:r w:rsidR="00E8598C" w:rsidRPr="00780F64">
        <w:t>Receiver được th</w:t>
      </w:r>
      <w:r w:rsidRPr="00780F64">
        <w:t xml:space="preserve">ực thi như là một class con của </w:t>
      </w:r>
      <w:r w:rsidR="00E8598C" w:rsidRPr="00780F64">
        <w:t>class Broadcast</w:t>
      </w:r>
      <w:r w:rsidRPr="00780F64">
        <w:t xml:space="preserve"> </w:t>
      </w:r>
      <w:r w:rsidR="00E8598C" w:rsidRPr="00780F64">
        <w:t>Receiver</w:t>
      </w:r>
      <w:r w:rsidR="00E8598C" w:rsidRPr="000A6031">
        <w:rPr>
          <w:rFonts w:eastAsia="Times New Roman" w:cs="Times New Roman"/>
          <w:szCs w:val="26"/>
        </w:rPr>
        <w:t> và mỗi thông điệp là một Intent.</w:t>
      </w:r>
      <w:bookmarkStart w:id="175" w:name="_Toc444810692"/>
    </w:p>
    <w:p w:rsidR="00E8598C" w:rsidRPr="00780F64" w:rsidRDefault="00E8598C" w:rsidP="00F142FA">
      <w:pPr>
        <w:pStyle w:val="ListParagraph"/>
        <w:numPr>
          <w:ilvl w:val="0"/>
          <w:numId w:val="14"/>
        </w:numPr>
        <w:spacing w:line="26" w:lineRule="atLeast"/>
        <w:rPr>
          <w:rFonts w:eastAsia="Times New Roman" w:cs="Times New Roman"/>
          <w:b/>
          <w:szCs w:val="26"/>
        </w:rPr>
      </w:pPr>
      <w:r w:rsidRPr="00780F64">
        <w:rPr>
          <w:rFonts w:eastAsia="Times New Roman" w:cs="Times New Roman"/>
          <w:b/>
          <w:szCs w:val="26"/>
        </w:rPr>
        <w:t>Content Providers</w:t>
      </w:r>
      <w:bookmarkEnd w:id="175"/>
    </w:p>
    <w:p w:rsidR="0033494C" w:rsidRDefault="00E8598C" w:rsidP="0033494C">
      <w:pPr>
        <w:spacing w:line="26" w:lineRule="atLeast"/>
        <w:ind w:firstLine="709"/>
        <w:rPr>
          <w:rFonts w:eastAsia="Times New Roman" w:cs="Times New Roman"/>
          <w:szCs w:val="26"/>
        </w:rPr>
      </w:pPr>
      <w:r w:rsidRPr="000A6031">
        <w:rPr>
          <w:rFonts w:eastAsia="Times New Roman" w:cs="Times New Roman"/>
          <w:szCs w:val="26"/>
        </w:rPr>
        <w:t>Một Content Providers chứa các thành phần cung cấp dữ liệu từ một ứng dụng đến một ứng dụng khác theo yêu cầu. Yêu cầu đó được sử lý bằng các phương thức của class ContentResolver. Dữ liệu được lưu trữ trong file hệ thống, trong cơ sở d</w:t>
      </w:r>
      <w:r w:rsidR="0033494C">
        <w:rPr>
          <w:rFonts w:eastAsia="Times New Roman" w:cs="Times New Roman"/>
          <w:szCs w:val="26"/>
        </w:rPr>
        <w:t>ữ liệu hoặc ở một nơi nào khác.</w:t>
      </w:r>
    </w:p>
    <w:p w:rsidR="00E8598C" w:rsidRPr="000A6031" w:rsidRDefault="0033494C" w:rsidP="00D43C73">
      <w:pPr>
        <w:ind w:firstLine="709"/>
      </w:pPr>
      <w:r>
        <w:t>Một Content</w:t>
      </w:r>
      <w:r w:rsidR="00E8598C" w:rsidRPr="000A6031">
        <w:t>Providers đượ</w:t>
      </w:r>
      <w:r w:rsidR="00D43C73">
        <w:t xml:space="preserve">c thực thi như là class con của </w:t>
      </w:r>
      <w:r w:rsidR="00E8598C" w:rsidRPr="000A6031">
        <w:t>class </w:t>
      </w:r>
      <w:r w:rsidR="00E8598C" w:rsidRPr="00780F64">
        <w:rPr>
          <w:bCs/>
        </w:rPr>
        <w:t>ContentProvider</w:t>
      </w:r>
      <w:r w:rsidR="00E8598C" w:rsidRPr="000A6031">
        <w:t> và phải thực thi theo tiêu chuẩn trong bộ các API để cho các ứng dụng khác có thể giao tiếp.</w:t>
      </w:r>
    </w:p>
    <w:p w:rsidR="00E8598C" w:rsidRPr="000A6031" w:rsidRDefault="00331814" w:rsidP="006B4A05">
      <w:pPr>
        <w:pStyle w:val="Heading3"/>
        <w:spacing w:before="120" w:after="120" w:line="26" w:lineRule="atLeast"/>
        <w:rPr>
          <w:rFonts w:cs="Times New Roman"/>
          <w:b w:val="0"/>
          <w:color w:val="auto"/>
          <w:szCs w:val="26"/>
        </w:rPr>
      </w:pPr>
      <w:bookmarkStart w:id="176" w:name="_Toc475801490"/>
      <w:bookmarkStart w:id="177" w:name="_Toc475999820"/>
      <w:bookmarkStart w:id="178" w:name="_Toc511914382"/>
      <w:bookmarkStart w:id="179" w:name="_Toc511914462"/>
      <w:bookmarkStart w:id="180" w:name="_Toc511919197"/>
      <w:r w:rsidRPr="000A6031">
        <w:rPr>
          <w:rFonts w:cs="Times New Roman"/>
          <w:color w:val="auto"/>
          <w:szCs w:val="26"/>
        </w:rPr>
        <w:t>1.</w:t>
      </w:r>
      <w:r w:rsidR="00A67684" w:rsidRPr="000A6031">
        <w:rPr>
          <w:rFonts w:cs="Times New Roman"/>
          <w:color w:val="auto"/>
          <w:szCs w:val="26"/>
        </w:rPr>
        <w:t>5.</w:t>
      </w:r>
      <w:r w:rsidR="006B4A05">
        <w:rPr>
          <w:rFonts w:cs="Times New Roman"/>
          <w:color w:val="auto"/>
          <w:szCs w:val="26"/>
        </w:rPr>
        <w:t>8</w:t>
      </w:r>
      <w:r w:rsidR="00A67684" w:rsidRPr="000A6031">
        <w:rPr>
          <w:rFonts w:cs="Times New Roman"/>
          <w:color w:val="auto"/>
          <w:szCs w:val="26"/>
        </w:rPr>
        <w:t xml:space="preserve"> </w:t>
      </w:r>
      <w:r w:rsidR="00E8598C" w:rsidRPr="000A6031">
        <w:rPr>
          <w:rFonts w:cs="Times New Roman"/>
          <w:color w:val="auto"/>
          <w:szCs w:val="26"/>
        </w:rPr>
        <w:t xml:space="preserve">Các </w:t>
      </w:r>
      <w:r w:rsidR="006B4A05">
        <w:rPr>
          <w:rFonts w:cs="Times New Roman"/>
          <w:color w:val="auto"/>
          <w:szCs w:val="26"/>
        </w:rPr>
        <w:t>tệp tin</w:t>
      </w:r>
      <w:r w:rsidR="00E8598C" w:rsidRPr="000A6031">
        <w:rPr>
          <w:rFonts w:cs="Times New Roman"/>
          <w:color w:val="auto"/>
          <w:szCs w:val="26"/>
        </w:rPr>
        <w:t xml:space="preserve"> quan trọng trong Android</w:t>
      </w:r>
      <w:bookmarkEnd w:id="176"/>
      <w:bookmarkEnd w:id="177"/>
      <w:bookmarkEnd w:id="178"/>
      <w:bookmarkEnd w:id="179"/>
      <w:bookmarkEnd w:id="180"/>
    </w:p>
    <w:p w:rsidR="00E8598C" w:rsidRPr="00D43C73" w:rsidRDefault="006B4A05" w:rsidP="00F142FA">
      <w:pPr>
        <w:pStyle w:val="ListParagraph"/>
        <w:numPr>
          <w:ilvl w:val="0"/>
          <w:numId w:val="17"/>
        </w:numPr>
        <w:rPr>
          <w:b/>
        </w:rPr>
      </w:pPr>
      <w:bookmarkStart w:id="181" w:name="_Toc444810700"/>
      <w:bookmarkStart w:id="182" w:name="_Toc475801491"/>
      <w:bookmarkStart w:id="183" w:name="_Toc475999821"/>
      <w:r w:rsidRPr="00D43C73">
        <w:rPr>
          <w:b/>
        </w:rPr>
        <w:t xml:space="preserve">Tệp tin </w:t>
      </w:r>
      <w:r w:rsidR="00E8598C" w:rsidRPr="00D43C73">
        <w:rPr>
          <w:b/>
        </w:rPr>
        <w:t>MainActivity.java</w:t>
      </w:r>
      <w:bookmarkEnd w:id="181"/>
      <w:bookmarkEnd w:id="182"/>
      <w:bookmarkEnd w:id="183"/>
    </w:p>
    <w:tbl>
      <w:tblPr>
        <w:tblW w:w="9810" w:type="dxa"/>
        <w:tblCellMar>
          <w:left w:w="0" w:type="dxa"/>
          <w:right w:w="0" w:type="dxa"/>
        </w:tblCellMar>
        <w:tblLook w:val="04A0" w:firstRow="1" w:lastRow="0" w:firstColumn="1" w:lastColumn="0" w:noHBand="0" w:noVBand="1"/>
      </w:tblPr>
      <w:tblGrid>
        <w:gridCol w:w="20"/>
        <w:gridCol w:w="9790"/>
      </w:tblGrid>
      <w:tr w:rsidR="00490E61" w:rsidRPr="000A6031" w:rsidTr="00E8598C">
        <w:tc>
          <w:tcPr>
            <w:tcW w:w="20" w:type="dxa"/>
            <w:vAlign w:val="center"/>
            <w:hideMark/>
          </w:tcPr>
          <w:p w:rsidR="00E8598C" w:rsidRPr="000A6031" w:rsidRDefault="00E8598C" w:rsidP="00547EC1">
            <w:pPr>
              <w:spacing w:line="26" w:lineRule="atLeast"/>
              <w:ind w:firstLine="709"/>
              <w:rPr>
                <w:rFonts w:cs="Times New Roman"/>
                <w:szCs w:val="26"/>
              </w:rPr>
            </w:pPr>
          </w:p>
        </w:tc>
        <w:tc>
          <w:tcPr>
            <w:tcW w:w="9790" w:type="dxa"/>
            <w:vAlign w:val="center"/>
            <w:hideMark/>
          </w:tcPr>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package</w:t>
            </w:r>
            <w:r w:rsidRPr="00D43C73">
              <w:rPr>
                <w:rFonts w:ascii="Courier New" w:hAnsi="Courier New" w:cs="Courier New"/>
                <w:sz w:val="24"/>
                <w:szCs w:val="24"/>
              </w:rPr>
              <w:t xml:space="preserve"> </w:t>
            </w:r>
            <w:r w:rsidRPr="00D43C73">
              <w:rPr>
                <w:rStyle w:val="HTMLCode"/>
                <w:rFonts w:eastAsia="Calibri"/>
                <w:sz w:val="24"/>
                <w:szCs w:val="24"/>
              </w:rPr>
              <w:t>com.example.helloword;</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android.os.Bundle;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android.app.Activity;</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android.view.Menu;</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public</w:t>
            </w:r>
            <w:r w:rsidRPr="00D43C73">
              <w:rPr>
                <w:rFonts w:ascii="Courier New" w:hAnsi="Courier New" w:cs="Courier New"/>
                <w:sz w:val="24"/>
                <w:szCs w:val="24"/>
              </w:rPr>
              <w:t xml:space="preserve"> </w:t>
            </w:r>
            <w:r w:rsidRPr="00D43C73">
              <w:rPr>
                <w:rStyle w:val="HTMLCode"/>
                <w:rFonts w:eastAsia="Calibri"/>
                <w:sz w:val="24"/>
                <w:szCs w:val="24"/>
              </w:rPr>
              <w:t>class</w:t>
            </w:r>
            <w:r w:rsidRPr="00D43C73">
              <w:rPr>
                <w:rFonts w:ascii="Courier New" w:hAnsi="Courier New" w:cs="Courier New"/>
                <w:sz w:val="24"/>
                <w:szCs w:val="24"/>
              </w:rPr>
              <w:t xml:space="preserve"> </w:t>
            </w:r>
            <w:r w:rsidRPr="00D43C73">
              <w:rPr>
                <w:rStyle w:val="HTMLCode"/>
                <w:rFonts w:eastAsia="Calibri"/>
                <w:sz w:val="24"/>
                <w:szCs w:val="24"/>
              </w:rPr>
              <w:t>MainActivity extends</w:t>
            </w:r>
            <w:r w:rsidRPr="00D43C73">
              <w:rPr>
                <w:rFonts w:ascii="Courier New" w:hAnsi="Courier New" w:cs="Courier New"/>
                <w:sz w:val="24"/>
                <w:szCs w:val="24"/>
              </w:rPr>
              <w:t xml:space="preserve"> </w:t>
            </w:r>
            <w:r w:rsidRPr="00D43C73">
              <w:rPr>
                <w:rStyle w:val="HTMLCode"/>
                <w:rFonts w:eastAsia="Calibri"/>
                <w:sz w:val="24"/>
                <w:szCs w:val="24"/>
              </w:rPr>
              <w:t>Activity {</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@Override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protected</w:t>
            </w:r>
            <w:r w:rsidRPr="00D43C73">
              <w:rPr>
                <w:rFonts w:ascii="Courier New" w:hAnsi="Courier New" w:cs="Courier New"/>
                <w:sz w:val="24"/>
                <w:szCs w:val="24"/>
              </w:rPr>
              <w:t xml:space="preserve"> </w:t>
            </w:r>
            <w:r w:rsidRPr="00D43C73">
              <w:rPr>
                <w:rStyle w:val="HTMLCode"/>
                <w:rFonts w:eastAsia="Calibri"/>
                <w:sz w:val="24"/>
                <w:szCs w:val="24"/>
              </w:rPr>
              <w:t>void</w:t>
            </w:r>
            <w:r w:rsidRPr="00D43C73">
              <w:rPr>
                <w:rFonts w:ascii="Courier New" w:hAnsi="Courier New" w:cs="Courier New"/>
                <w:sz w:val="24"/>
                <w:szCs w:val="24"/>
              </w:rPr>
              <w:t xml:space="preserve"> </w:t>
            </w:r>
            <w:r w:rsidRPr="00D43C73">
              <w:rPr>
                <w:rStyle w:val="HTMLCode"/>
                <w:rFonts w:eastAsia="Calibri"/>
                <w:sz w:val="24"/>
                <w:szCs w:val="24"/>
              </w:rPr>
              <w:t>onCreate(Bundle savedInstanceState) {</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super.onCreate(savedInstanceState);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setContentView(R.layout.activity_main);</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w:t>
            </w:r>
          </w:p>
          <w:p w:rsidR="00D43C73" w:rsidRPr="005B16C5" w:rsidRDefault="00E8598C" w:rsidP="005B16C5">
            <w:pPr>
              <w:spacing w:line="26" w:lineRule="atLeast"/>
              <w:ind w:firstLine="709"/>
              <w:rPr>
                <w:rStyle w:val="HTMLCode"/>
                <w:rFonts w:eastAsiaTheme="minorEastAsia"/>
                <w:sz w:val="24"/>
                <w:szCs w:val="24"/>
              </w:rPr>
            </w:pPr>
            <w:r w:rsidRPr="00D43C73">
              <w:rPr>
                <w:rFonts w:ascii="Courier New" w:hAnsi="Courier New" w:cs="Courier New"/>
                <w:sz w:val="24"/>
                <w:szCs w:val="24"/>
              </w:rPr>
              <w:t>}</w:t>
            </w:r>
          </w:p>
          <w:p w:rsidR="00D4100B" w:rsidRPr="00D4100B" w:rsidRDefault="00E8598C" w:rsidP="00D43C73">
            <w:r w:rsidRPr="00D43C73">
              <w:t>R.layout.activity_main: trỏ đến file activity_main.xml được đặt trong thư mục res/layout.</w:t>
            </w:r>
          </w:p>
          <w:p w:rsidR="00E8598C" w:rsidRPr="00D4100B" w:rsidRDefault="00E8598C" w:rsidP="00F142FA">
            <w:pPr>
              <w:pStyle w:val="ListParagraph"/>
              <w:numPr>
                <w:ilvl w:val="0"/>
                <w:numId w:val="17"/>
              </w:numPr>
              <w:spacing w:line="26" w:lineRule="atLeast"/>
              <w:rPr>
                <w:rFonts w:cs="Times New Roman"/>
                <w:b/>
                <w:szCs w:val="26"/>
              </w:rPr>
            </w:pPr>
            <w:bookmarkStart w:id="184" w:name="_Toc444810701"/>
            <w:bookmarkStart w:id="185" w:name="_Toc475801492"/>
            <w:bookmarkStart w:id="186" w:name="_Toc475999822"/>
            <w:r w:rsidRPr="00D4100B">
              <w:rPr>
                <w:rStyle w:val="Strong"/>
                <w:rFonts w:cs="Times New Roman"/>
                <w:szCs w:val="26"/>
              </w:rPr>
              <w:t>AndroidManifest.xml</w:t>
            </w:r>
            <w:bookmarkEnd w:id="184"/>
            <w:bookmarkEnd w:id="185"/>
            <w:bookmarkEnd w:id="186"/>
          </w:p>
          <w:p w:rsidR="00667E0D" w:rsidRPr="005B16C5" w:rsidRDefault="00667E0D" w:rsidP="00667E0D">
            <w:pPr>
              <w:jc w:val="left"/>
            </w:pPr>
            <w:r w:rsidRPr="003A63EA">
              <w:t>Bất cứ thành phần nào được triển khai như một phần trong ứng dụng, phải được khai báo trong tập tin này. File này giống như một interface giữa HĐH Android và ứng dụ</w:t>
            </w:r>
            <w:r>
              <w:t>ng</w:t>
            </w:r>
            <w:r w:rsidRPr="003A63EA">
              <w:t>.Vì vậy nếu thành phần nào dùng mà không khai báo trong file này, thì HĐH sẽ không xem xét đến chúng.</w:t>
            </w:r>
          </w:p>
          <w:p w:rsidR="00667E0D" w:rsidRDefault="00667E0D" w:rsidP="00667E0D">
            <w:pPr>
              <w:spacing w:line="26" w:lineRule="atLeast"/>
              <w:jc w:val="left"/>
              <w:rPr>
                <w:rFonts w:cs="Times New Roman"/>
                <w:szCs w:val="26"/>
              </w:rPr>
            </w:pPr>
            <w:r w:rsidRPr="003A63EA">
              <w:rPr>
                <w:rFonts w:cs="Times New Roman"/>
                <w:szCs w:val="26"/>
              </w:rPr>
              <w:t>Đây là code mặc định củ</w:t>
            </w:r>
            <w:r>
              <w:rPr>
                <w:rFonts w:cs="Times New Roman"/>
                <w:szCs w:val="26"/>
              </w:rPr>
              <w:t>a AndroidManifest.xml:</w:t>
            </w:r>
          </w:p>
          <w:p w:rsidR="00D4100B" w:rsidRPr="003A63EA" w:rsidRDefault="00D4100B" w:rsidP="003A63EA">
            <w:pPr>
              <w:spacing w:line="26" w:lineRule="atLeast"/>
              <w:rPr>
                <w:rFonts w:cs="Times New Roman"/>
                <w:szCs w:val="26"/>
              </w:rPr>
            </w:pPr>
          </w:p>
          <w:p w:rsidR="003A63EA" w:rsidRPr="005B16C5" w:rsidRDefault="003A63EA" w:rsidP="00994C01">
            <w:pPr>
              <w:pStyle w:val="phongcode"/>
            </w:pPr>
            <w:r w:rsidRPr="005B16C5">
              <w:t>&lt;?xml version="1.0" encoding="utf-8"?&gt;</w:t>
            </w:r>
          </w:p>
          <w:p w:rsidR="003A63EA" w:rsidRPr="005B16C5" w:rsidRDefault="003A63EA" w:rsidP="00994C01">
            <w:pPr>
              <w:pStyle w:val="phongcode"/>
            </w:pPr>
            <w:r w:rsidRPr="005B16C5">
              <w:t>&lt;manifest xmlns:android="http://schemas.android.com/apk/res/android"</w:t>
            </w:r>
          </w:p>
          <w:p w:rsidR="003A63EA" w:rsidRPr="005B16C5" w:rsidRDefault="00667E0D" w:rsidP="00994C01">
            <w:pPr>
              <w:pStyle w:val="phongcode"/>
            </w:pPr>
            <w:r>
              <w:t xml:space="preserve"> </w:t>
            </w:r>
            <w:r w:rsidR="003A63EA" w:rsidRPr="005B16C5">
              <w:t>package="com.example.helloword"&gt;</w:t>
            </w:r>
          </w:p>
          <w:p w:rsidR="003A63EA" w:rsidRPr="005B16C5" w:rsidRDefault="003A63EA" w:rsidP="00994C01">
            <w:pPr>
              <w:pStyle w:val="phongcode"/>
            </w:pPr>
            <w:r w:rsidRPr="005B16C5">
              <w:t>&lt;application</w:t>
            </w:r>
          </w:p>
          <w:p w:rsidR="003A63EA" w:rsidRPr="005B16C5" w:rsidRDefault="00667E0D" w:rsidP="00994C01">
            <w:pPr>
              <w:pStyle w:val="phongcode"/>
            </w:pPr>
            <w:r>
              <w:t xml:space="preserve">       </w:t>
            </w:r>
            <w:r w:rsidR="003A63EA" w:rsidRPr="005B16C5">
              <w:t>android:allowBackup="true"</w:t>
            </w:r>
          </w:p>
          <w:p w:rsidR="003A63EA" w:rsidRPr="005B16C5" w:rsidRDefault="00667E0D" w:rsidP="00994C01">
            <w:pPr>
              <w:pStyle w:val="phongcode"/>
            </w:pPr>
            <w:r>
              <w:t xml:space="preserve">       </w:t>
            </w:r>
            <w:r w:rsidR="003A63EA" w:rsidRPr="005B16C5">
              <w:t>android:icon="@drawable/ic_launcher"</w:t>
            </w:r>
          </w:p>
          <w:p w:rsidR="003A63EA" w:rsidRPr="005B16C5" w:rsidRDefault="00667E0D" w:rsidP="00994C01">
            <w:pPr>
              <w:pStyle w:val="phongcode"/>
            </w:pPr>
            <w:r>
              <w:t xml:space="preserve">       </w:t>
            </w:r>
            <w:r w:rsidR="003A63EA" w:rsidRPr="005B16C5">
              <w:t>android:label="@string/app_name"</w:t>
            </w:r>
          </w:p>
          <w:p w:rsidR="003A63EA" w:rsidRPr="005B16C5" w:rsidRDefault="00667E0D" w:rsidP="00994C01">
            <w:pPr>
              <w:pStyle w:val="phongcode"/>
            </w:pPr>
            <w:r>
              <w:t xml:space="preserve">       </w:t>
            </w:r>
            <w:r w:rsidR="003A63EA" w:rsidRPr="005B16C5">
              <w:t>android:theme="@style/AppTheme" &gt;</w:t>
            </w:r>
          </w:p>
          <w:p w:rsidR="003A63EA" w:rsidRPr="005B16C5" w:rsidRDefault="00667E0D" w:rsidP="00994C01">
            <w:pPr>
              <w:pStyle w:val="phongcode"/>
            </w:pPr>
            <w:r>
              <w:t xml:space="preserve">       </w:t>
            </w:r>
            <w:r w:rsidR="003A63EA" w:rsidRPr="005B16C5">
              <w:t>&lt;activity</w:t>
            </w:r>
          </w:p>
          <w:p w:rsidR="003A63EA" w:rsidRPr="005B16C5" w:rsidRDefault="003A63EA" w:rsidP="00994C01">
            <w:pPr>
              <w:pStyle w:val="phongcode"/>
            </w:pPr>
            <w:r w:rsidRPr="005B16C5">
              <w:t xml:space="preserve">            android:name="com.example.helloword.MainActivity"</w:t>
            </w:r>
          </w:p>
          <w:p w:rsidR="003A63EA" w:rsidRPr="005B16C5" w:rsidRDefault="003A63EA" w:rsidP="00994C01">
            <w:pPr>
              <w:pStyle w:val="phongcode"/>
            </w:pPr>
            <w:r w:rsidRPr="005B16C5">
              <w:t xml:space="preserve">            android:label="@string/app_name" &gt;</w:t>
            </w:r>
          </w:p>
          <w:p w:rsidR="003A63EA" w:rsidRPr="005B16C5" w:rsidRDefault="003A63EA" w:rsidP="00994C01">
            <w:pPr>
              <w:pStyle w:val="phongcode"/>
            </w:pPr>
            <w:r w:rsidRPr="005B16C5">
              <w:t xml:space="preserve">            &lt;intent-filter&gt;</w:t>
            </w:r>
          </w:p>
          <w:p w:rsidR="003A63EA" w:rsidRPr="005B16C5" w:rsidRDefault="00667E0D" w:rsidP="00994C01">
            <w:pPr>
              <w:pStyle w:val="phongcode"/>
            </w:pPr>
            <w:r>
              <w:lastRenderedPageBreak/>
              <w:t xml:space="preserve"> </w:t>
            </w:r>
            <w:r w:rsidR="003A63EA" w:rsidRPr="005B16C5">
              <w:t>&lt;action android:name="android.intent.action.MAIN" /&gt;</w:t>
            </w:r>
          </w:p>
          <w:p w:rsidR="003A63EA" w:rsidRPr="005B16C5" w:rsidRDefault="003A63EA" w:rsidP="00994C01">
            <w:pPr>
              <w:pStyle w:val="phongcode"/>
            </w:pPr>
            <w:r w:rsidRPr="005B16C5">
              <w:t>&lt;category android:name="android.intent.category.LAUNCHER" /&gt;</w:t>
            </w:r>
          </w:p>
          <w:p w:rsidR="003A63EA" w:rsidRPr="005B16C5" w:rsidRDefault="00667E0D" w:rsidP="00994C01">
            <w:pPr>
              <w:pStyle w:val="phongcode"/>
            </w:pPr>
            <w:r>
              <w:t xml:space="preserve">      </w:t>
            </w:r>
            <w:r w:rsidR="003A63EA" w:rsidRPr="005B16C5">
              <w:t>&lt;/intent-filter&gt;</w:t>
            </w:r>
          </w:p>
          <w:p w:rsidR="003A63EA" w:rsidRPr="005B16C5" w:rsidRDefault="00667E0D" w:rsidP="00994C01">
            <w:pPr>
              <w:pStyle w:val="phongcode"/>
            </w:pPr>
            <w:r>
              <w:t xml:space="preserve">    </w:t>
            </w:r>
            <w:r w:rsidR="003A63EA" w:rsidRPr="005B16C5">
              <w:t>&lt;/activity&gt;</w:t>
            </w:r>
          </w:p>
          <w:p w:rsidR="00667E0D" w:rsidRDefault="003A63EA" w:rsidP="00994C01">
            <w:pPr>
              <w:pStyle w:val="phongcode"/>
            </w:pPr>
            <w:r w:rsidRPr="005B16C5">
              <w:t>&lt;/application&gt;</w:t>
            </w:r>
          </w:p>
          <w:p w:rsidR="00E8598C" w:rsidRPr="00D4100B" w:rsidRDefault="00D4100B" w:rsidP="00994C01">
            <w:pPr>
              <w:pStyle w:val="phongcode"/>
            </w:pPr>
            <w:r>
              <w:t>&lt;/manifest&gt;</w:t>
            </w:r>
          </w:p>
        </w:tc>
      </w:tr>
      <w:tr w:rsidR="00D43C73" w:rsidRPr="000A6031" w:rsidTr="00E8598C">
        <w:tc>
          <w:tcPr>
            <w:tcW w:w="20" w:type="dxa"/>
            <w:vAlign w:val="center"/>
          </w:tcPr>
          <w:p w:rsidR="00D43C73" w:rsidRPr="000A6031" w:rsidRDefault="00D43C73" w:rsidP="00547EC1">
            <w:pPr>
              <w:spacing w:line="26" w:lineRule="atLeast"/>
              <w:ind w:firstLine="709"/>
              <w:rPr>
                <w:rFonts w:cs="Times New Roman"/>
                <w:szCs w:val="26"/>
              </w:rPr>
            </w:pPr>
          </w:p>
        </w:tc>
        <w:tc>
          <w:tcPr>
            <w:tcW w:w="9790" w:type="dxa"/>
            <w:vAlign w:val="center"/>
          </w:tcPr>
          <w:p w:rsidR="00D43C73" w:rsidRPr="00D4100B" w:rsidRDefault="00D43C73" w:rsidP="00D4100B"/>
        </w:tc>
      </w:tr>
    </w:tbl>
    <w:p w:rsidR="00E8598C" w:rsidRPr="00F13E8D" w:rsidRDefault="00E8598C" w:rsidP="00F13E8D">
      <w:r w:rsidRPr="00F13E8D">
        <w:rPr>
          <w:rFonts w:ascii="Courier New" w:hAnsi="Courier New" w:cs="Courier New"/>
        </w:rPr>
        <w:t>&lt;application&gt;…&lt;/application&gt;:</w:t>
      </w:r>
      <w:r w:rsidRPr="00F13E8D">
        <w:t xml:space="preserve"> Thẻ bao quanh các thành phần có liên quan trong ứng dụng. Thuộc tính Android:icon: Sẽ trỏ đến các icon có sẵn trong thư mụcres/drawable-hdpi. Ứng dụng này sẽ sử dụng hình ic_launcher là icon.</w:t>
      </w:r>
    </w:p>
    <w:p w:rsidR="00E8598C" w:rsidRPr="00F13E8D" w:rsidRDefault="00E8598C" w:rsidP="00F13E8D">
      <w:r w:rsidRPr="00F13E8D">
        <w:rPr>
          <w:rFonts w:ascii="Courier New" w:hAnsi="Courier New" w:cs="Courier New"/>
        </w:rPr>
        <w:t>&lt;activity&gt;…&lt;/activity&gt;:</w:t>
      </w:r>
      <w:r w:rsidRPr="00F13E8D">
        <w:t xml:space="preserve"> Thẻ này được sử dụng để nêu chi tiết về một activity. Thuộc tính android:name được sử dụng để mô tả chi tiết về tên class của một activity.  Thuộc tính android:label xác định một chuỗi ký tự được sử dụng là nhãn cho activity đó. Nếu trong ứng dụ</w:t>
      </w:r>
      <w:r w:rsidR="004C08DC" w:rsidRPr="00F13E8D">
        <w:t>ng</w:t>
      </w:r>
      <w:r w:rsidRPr="00F13E8D">
        <w:t xml:space="preserve"> có nhiều Activities thì phải tạo nhiều thẻ &lt;activity&gt;.</w:t>
      </w:r>
    </w:p>
    <w:p w:rsidR="00E8598C" w:rsidRPr="00F13E8D" w:rsidRDefault="003C18AB" w:rsidP="00F13E8D">
      <w:r w:rsidRPr="00F13E8D">
        <w:rPr>
          <w:rFonts w:ascii="Courier New" w:hAnsi="Courier New" w:cs="Courier New"/>
        </w:rPr>
        <w:t>&lt;action</w:t>
      </w:r>
      <w:r w:rsidR="00E8598C" w:rsidRPr="00F13E8D">
        <w:rPr>
          <w:rFonts w:ascii="Courier New" w:hAnsi="Courier New" w:cs="Courier New"/>
        </w:rPr>
        <w:t>/&gt;:</w:t>
      </w:r>
      <w:r w:rsidR="00E8598C" w:rsidRPr="00F13E8D">
        <w:t xml:space="preserve"> với name android.intent.action.MAIN để cho Android biết rằng activity này sẽ được load lên đầu tiên khi chạy ứng dụng.</w:t>
      </w:r>
    </w:p>
    <w:p w:rsidR="00E8598C" w:rsidRPr="00F13E8D" w:rsidRDefault="003C18AB" w:rsidP="009D1BE1">
      <w:r w:rsidRPr="00F13E8D">
        <w:rPr>
          <w:rFonts w:ascii="Courier New" w:hAnsi="Courier New" w:cs="Courier New"/>
        </w:rPr>
        <w:t>&lt;category</w:t>
      </w:r>
      <w:r w:rsidR="00E8598C" w:rsidRPr="00F13E8D">
        <w:rPr>
          <w:rFonts w:ascii="Courier New" w:hAnsi="Courier New" w:cs="Courier New"/>
        </w:rPr>
        <w:t>/&gt;:</w:t>
      </w:r>
      <w:r w:rsidR="00E8598C" w:rsidRPr="00F13E8D">
        <w:t xml:space="preserve"> với name android.intent.category.LAUNCHER để cho Android biết ứng dụng có thể được chạy từ một Icon trên thiết bị.</w:t>
      </w:r>
    </w:p>
    <w:p w:rsidR="00E8598C" w:rsidRPr="00F13E8D" w:rsidRDefault="00E8598C" w:rsidP="009D1BE1">
      <w:r w:rsidRPr="00F13E8D">
        <w:t>@string: sẽ được chỉ định đến file strings.xml, @string/app_name sẽ được dẫn đến chuỗi app_name nó là HelloWord.</w:t>
      </w:r>
    </w:p>
    <w:p w:rsidR="00E8598C" w:rsidRPr="00F13E8D" w:rsidRDefault="00E8598C" w:rsidP="009D1BE1">
      <w:r w:rsidRPr="00F13E8D">
        <w:t>Sau đây là một số thẻ khác thể sử dụ</w:t>
      </w:r>
      <w:r w:rsidR="00331814" w:rsidRPr="00F13E8D">
        <w:t xml:space="preserve">ng trong </w:t>
      </w:r>
      <w:r w:rsidRPr="00F13E8D">
        <w:t>file AndroidManifest.xml.</w:t>
      </w:r>
    </w:p>
    <w:p w:rsidR="00E8598C" w:rsidRPr="00F13E8D" w:rsidRDefault="00E8598C" w:rsidP="009D1BE1">
      <w:r w:rsidRPr="00F13E8D">
        <w:rPr>
          <w:rFonts w:ascii="Courier New" w:hAnsi="Courier New" w:cs="Courier New"/>
        </w:rPr>
        <w:t>&lt;activity&gt;</w:t>
      </w:r>
      <w:r w:rsidRPr="00F13E8D">
        <w:t> là thẻ dành cho các activities.</w:t>
      </w:r>
    </w:p>
    <w:p w:rsidR="00E8598C" w:rsidRPr="00F13E8D" w:rsidRDefault="00E8598C" w:rsidP="009D1BE1">
      <w:r w:rsidRPr="00F13E8D">
        <w:rPr>
          <w:rFonts w:ascii="Courier New" w:hAnsi="Courier New" w:cs="Courier New"/>
        </w:rPr>
        <w:t>&lt;service&gt;</w:t>
      </w:r>
      <w:r w:rsidRPr="00F13E8D">
        <w:t> là thẻ dành cho các services.</w:t>
      </w:r>
    </w:p>
    <w:p w:rsidR="00E8598C" w:rsidRPr="00F13E8D" w:rsidRDefault="00E8598C" w:rsidP="009D1BE1">
      <w:r w:rsidRPr="00F13E8D">
        <w:rPr>
          <w:rFonts w:ascii="Courier New" w:hAnsi="Courier New" w:cs="Courier New"/>
        </w:rPr>
        <w:t>&lt;receiver&gt;</w:t>
      </w:r>
      <w:r w:rsidRPr="00F13E8D">
        <w:t> là thẻ dành cho các broadcast receivers.</w:t>
      </w:r>
    </w:p>
    <w:p w:rsidR="00E8598C" w:rsidRPr="00F13E8D" w:rsidRDefault="00E8598C" w:rsidP="009D1BE1">
      <w:r w:rsidRPr="00F13E8D">
        <w:rPr>
          <w:rFonts w:ascii="Courier New" w:hAnsi="Courier New" w:cs="Courier New"/>
        </w:rPr>
        <w:t>&lt;provider&gt;</w:t>
      </w:r>
      <w:r w:rsidRPr="00F13E8D">
        <w:t> là thẻ dành cho các content providers.</w:t>
      </w:r>
    </w:p>
    <w:p w:rsidR="00E8598C" w:rsidRPr="00667E0D" w:rsidRDefault="00F13E8D" w:rsidP="009D1BE1">
      <w:pPr>
        <w:rPr>
          <w:rFonts w:cs="Times New Roman"/>
          <w:szCs w:val="26"/>
        </w:rPr>
      </w:pPr>
      <w:bookmarkStart w:id="187" w:name="_Toc444810703"/>
      <w:bookmarkStart w:id="188" w:name="_Toc475801493"/>
      <w:bookmarkStart w:id="189" w:name="_Toc475999823"/>
      <w:r w:rsidRPr="00667E0D">
        <w:rPr>
          <w:rStyle w:val="Strong"/>
          <w:rFonts w:cs="Times New Roman"/>
          <w:szCs w:val="26"/>
        </w:rPr>
        <w:t xml:space="preserve">c. </w:t>
      </w:r>
      <w:r w:rsidR="00E8598C" w:rsidRPr="00667E0D">
        <w:rPr>
          <w:rStyle w:val="Strong"/>
          <w:rFonts w:cs="Times New Roman"/>
          <w:szCs w:val="26"/>
        </w:rPr>
        <w:t>R.java</w:t>
      </w:r>
      <w:bookmarkEnd w:id="187"/>
      <w:bookmarkEnd w:id="188"/>
      <w:bookmarkEnd w:id="189"/>
    </w:p>
    <w:p w:rsidR="00E8598C" w:rsidRPr="00F13E8D" w:rsidRDefault="00E8598C" w:rsidP="009D1BE1">
      <w:r w:rsidRPr="00F13E8D">
        <w:lastRenderedPageBreak/>
        <w:t>R.java tạo ra mối liên kết giữa các file activity và các file resource (VD: như giữa file MainActivity.java và file activity_main.xml). File này được tạo ra tự động và không nên thay đổi nội dung trong file này.</w:t>
      </w:r>
    </w:p>
    <w:p w:rsidR="00E8598C" w:rsidRPr="00667E0D" w:rsidRDefault="00F13E8D" w:rsidP="009D1BE1">
      <w:pPr>
        <w:rPr>
          <w:rFonts w:cs="Times New Roman"/>
          <w:szCs w:val="26"/>
        </w:rPr>
      </w:pPr>
      <w:bookmarkStart w:id="190" w:name="_Toc444810704"/>
      <w:bookmarkStart w:id="191" w:name="_Toc475801494"/>
      <w:bookmarkStart w:id="192" w:name="_Toc475999824"/>
      <w:r w:rsidRPr="00667E0D">
        <w:rPr>
          <w:rStyle w:val="Strong"/>
          <w:rFonts w:cs="Times New Roman"/>
          <w:szCs w:val="26"/>
        </w:rPr>
        <w:t xml:space="preserve">d. </w:t>
      </w:r>
      <w:r w:rsidR="00E8598C" w:rsidRPr="00667E0D">
        <w:rPr>
          <w:rStyle w:val="Strong"/>
          <w:rFonts w:cs="Times New Roman"/>
          <w:szCs w:val="26"/>
        </w:rPr>
        <w:t>activity_main.xml</w:t>
      </w:r>
      <w:bookmarkEnd w:id="190"/>
      <w:bookmarkEnd w:id="191"/>
      <w:bookmarkEnd w:id="192"/>
    </w:p>
    <w:p w:rsidR="00E8598C" w:rsidRPr="00F13E8D" w:rsidRDefault="00E8598C" w:rsidP="009D1BE1">
      <w:r w:rsidRPr="00F13E8D">
        <w:t>activity_main.xml là một file layout nằm trong thư mục res/layout. File này sẽ được tham chiếu bởi ứng dụng khi tạo ra giao diệ</w:t>
      </w:r>
      <w:r w:rsidR="00F13E8D">
        <w:t>n trên màn hình. S</w:t>
      </w:r>
      <w:r w:rsidRPr="00F13E8D">
        <w:t>ẽ phải thay đổi nội dung file này rất nhiều trong khi tạo giao diện cho ứng dụng.</w:t>
      </w:r>
    </w:p>
    <w:p w:rsidR="00E8598C" w:rsidRPr="000A6031" w:rsidRDefault="00E8598C" w:rsidP="009D1BE1">
      <w:pPr>
        <w:rPr>
          <w:rFonts w:cs="Times New Roman"/>
          <w:szCs w:val="26"/>
        </w:rPr>
      </w:pPr>
      <w:r w:rsidRPr="000A6031">
        <w:rPr>
          <w:rFonts w:cs="Times New Roman"/>
          <w:szCs w:val="26"/>
        </w:rPr>
        <w:t>Đây code mặc định của file</w:t>
      </w:r>
      <w:r w:rsidRPr="000A6031">
        <w:rPr>
          <w:rStyle w:val="apple-converted-space"/>
          <w:rFonts w:cs="Times New Roman"/>
          <w:szCs w:val="26"/>
        </w:rPr>
        <w:t> </w:t>
      </w:r>
      <w:r w:rsidRPr="000A6031">
        <w:rPr>
          <w:rFonts w:cs="Times New Roman"/>
          <w:szCs w:val="26"/>
        </w:rPr>
        <w:t>activity_main.xml</w:t>
      </w:r>
      <w:r w:rsidR="00F13E8D">
        <w:rPr>
          <w:rFonts w:cs="Times New Roman"/>
          <w:szCs w:val="26"/>
        </w:rPr>
        <w:t>.</w:t>
      </w:r>
    </w:p>
    <w:tbl>
      <w:tblPr>
        <w:tblW w:w="9155" w:type="dxa"/>
        <w:tblCellMar>
          <w:left w:w="0" w:type="dxa"/>
          <w:right w:w="0" w:type="dxa"/>
        </w:tblCellMar>
        <w:tblLook w:val="04A0" w:firstRow="1" w:lastRow="0" w:firstColumn="1" w:lastColumn="0" w:noHBand="0" w:noVBand="1"/>
      </w:tblPr>
      <w:tblGrid>
        <w:gridCol w:w="20"/>
        <w:gridCol w:w="9135"/>
      </w:tblGrid>
      <w:tr w:rsidR="00490E61" w:rsidRPr="000A6031" w:rsidTr="00E8598C">
        <w:tc>
          <w:tcPr>
            <w:tcW w:w="20" w:type="dxa"/>
            <w:vAlign w:val="center"/>
          </w:tcPr>
          <w:p w:rsidR="00E8598C" w:rsidRPr="000A6031" w:rsidRDefault="00E8598C" w:rsidP="009D1BE1">
            <w:pPr>
              <w:rPr>
                <w:rFonts w:cs="Times New Roman"/>
                <w:szCs w:val="26"/>
              </w:rPr>
            </w:pPr>
          </w:p>
        </w:tc>
        <w:tc>
          <w:tcPr>
            <w:tcW w:w="9135" w:type="dxa"/>
            <w:vAlign w:val="center"/>
            <w:hideMark/>
          </w:tcPr>
          <w:p w:rsidR="00E8598C" w:rsidRPr="00667E0D" w:rsidRDefault="00E8598C" w:rsidP="009D1BE1">
            <w:r w:rsidRPr="00667E0D">
              <w:rPr>
                <w:rStyle w:val="HTMLCode"/>
                <w:rFonts w:ascii="Consolas" w:eastAsia="Calibri" w:hAnsi="Consolas" w:cs="Times New Roman"/>
                <w:sz w:val="24"/>
                <w:szCs w:val="26"/>
              </w:rPr>
              <w:t>&lt;RelativeLayout</w:t>
            </w:r>
            <w:r w:rsidRPr="00667E0D">
              <w:t xml:space="preserve"> </w:t>
            </w:r>
            <w:r w:rsidRPr="00667E0D">
              <w:rPr>
                <w:rStyle w:val="HTMLCode"/>
                <w:rFonts w:ascii="Consolas" w:eastAsia="Calibri" w:hAnsi="Consolas" w:cs="Times New Roman"/>
                <w:sz w:val="24"/>
                <w:szCs w:val="26"/>
              </w:rPr>
              <w:t>xmlns:android="</w:t>
            </w:r>
            <w:hyperlink r:id="rId84" w:history="1">
              <w:r w:rsidRPr="00667E0D">
                <w:rPr>
                  <w:rStyle w:val="Hyperlink"/>
                  <w:color w:val="auto"/>
                  <w:u w:val="none"/>
                </w:rPr>
                <w:t>http://schemas.android.com/apk/res/android</w:t>
              </w:r>
            </w:hyperlink>
            <w:r w:rsidRPr="00667E0D">
              <w:rPr>
                <w:rStyle w:val="HTMLCode"/>
                <w:rFonts w:ascii="Consolas" w:eastAsia="Calibri" w:hAnsi="Consolas" w:cs="Times New Roman"/>
                <w:sz w:val="24"/>
                <w:szCs w:val="26"/>
              </w:rPr>
              <w:t>"</w:t>
            </w:r>
          </w:p>
          <w:p w:rsidR="00E8598C" w:rsidRPr="00667E0D" w:rsidRDefault="00E8598C" w:rsidP="009D1BE1">
            <w:r w:rsidRPr="00667E0D">
              <w:rPr>
                <w:rStyle w:val="HTMLCode"/>
                <w:rFonts w:ascii="Consolas" w:eastAsia="Calibri" w:hAnsi="Consolas" w:cs="Times New Roman"/>
                <w:sz w:val="24"/>
                <w:szCs w:val="26"/>
              </w:rPr>
              <w:t>    xmlns:tools="</w:t>
            </w:r>
            <w:hyperlink r:id="rId85" w:history="1">
              <w:r w:rsidRPr="00667E0D">
                <w:rPr>
                  <w:rStyle w:val="Hyperlink"/>
                  <w:color w:val="auto"/>
                  <w:u w:val="none"/>
                </w:rPr>
                <w:t>http://schemas.android.com/tools</w:t>
              </w:r>
            </w:hyperlink>
            <w:r w:rsidRPr="00667E0D">
              <w:rPr>
                <w:rStyle w:val="HTMLCode"/>
                <w:rFonts w:ascii="Consolas" w:eastAsia="Calibri" w:hAnsi="Consolas" w:cs="Times New Roman"/>
                <w:sz w:val="24"/>
                <w:szCs w:val="26"/>
              </w:rPr>
              <w:t>"</w:t>
            </w:r>
          </w:p>
          <w:p w:rsidR="00E8598C" w:rsidRPr="00667E0D" w:rsidRDefault="00E8598C" w:rsidP="009D1BE1">
            <w:r w:rsidRPr="00667E0D">
              <w:rPr>
                <w:rStyle w:val="HTMLCode"/>
                <w:rFonts w:ascii="Consolas" w:eastAsia="Calibri" w:hAnsi="Consolas" w:cs="Times New Roman"/>
                <w:sz w:val="24"/>
                <w:szCs w:val="26"/>
              </w:rPr>
              <w:t>    android:layout_width="match_parent"</w:t>
            </w:r>
          </w:p>
          <w:p w:rsidR="00E8598C" w:rsidRPr="00667E0D" w:rsidRDefault="00E8598C" w:rsidP="009D1BE1">
            <w:r w:rsidRPr="00667E0D">
              <w:rPr>
                <w:rStyle w:val="HTMLCode"/>
                <w:rFonts w:ascii="Consolas" w:eastAsia="Calibri" w:hAnsi="Consolas" w:cs="Times New Roman"/>
                <w:sz w:val="24"/>
                <w:szCs w:val="26"/>
              </w:rPr>
              <w:t>    android:layout_height="match_parent"</w:t>
            </w:r>
          </w:p>
          <w:p w:rsidR="00E8598C" w:rsidRPr="00667E0D" w:rsidRDefault="00E8598C" w:rsidP="009D1BE1">
            <w:r w:rsidRPr="00667E0D">
              <w:rPr>
                <w:rStyle w:val="HTMLCode"/>
                <w:rFonts w:ascii="Consolas" w:eastAsia="Calibri" w:hAnsi="Consolas" w:cs="Times New Roman"/>
                <w:sz w:val="24"/>
                <w:szCs w:val="26"/>
              </w:rPr>
              <w:t>    android:paddingBottom="@dimen/activity_vertical_margin"</w:t>
            </w:r>
          </w:p>
          <w:p w:rsidR="00E8598C" w:rsidRPr="00667E0D" w:rsidRDefault="00E8598C" w:rsidP="009D1BE1">
            <w:r w:rsidRPr="00667E0D">
              <w:rPr>
                <w:rStyle w:val="HTMLCode"/>
                <w:rFonts w:ascii="Consolas" w:eastAsia="Calibri" w:hAnsi="Consolas" w:cs="Times New Roman"/>
                <w:sz w:val="24"/>
                <w:szCs w:val="26"/>
              </w:rPr>
              <w:t>    android:paddingLeft="@dimen/activity_horizontal_margin"</w:t>
            </w:r>
          </w:p>
          <w:p w:rsidR="00E8598C" w:rsidRPr="00667E0D" w:rsidRDefault="00E8598C" w:rsidP="009D1BE1">
            <w:r w:rsidRPr="00667E0D">
              <w:rPr>
                <w:rStyle w:val="HTMLCode"/>
                <w:rFonts w:ascii="Consolas" w:eastAsia="Calibri" w:hAnsi="Consolas" w:cs="Times New Roman"/>
                <w:sz w:val="24"/>
                <w:szCs w:val="26"/>
              </w:rPr>
              <w:t>    android:paddingRight="@dimen/activity_horizontal_margin"</w:t>
            </w:r>
          </w:p>
          <w:p w:rsidR="00E8598C" w:rsidRPr="00667E0D" w:rsidRDefault="00E8598C" w:rsidP="009D1BE1">
            <w:r w:rsidRPr="00667E0D">
              <w:rPr>
                <w:rStyle w:val="HTMLCode"/>
                <w:rFonts w:ascii="Consolas" w:eastAsia="Calibri" w:hAnsi="Consolas" w:cs="Times New Roman"/>
                <w:sz w:val="24"/>
                <w:szCs w:val="26"/>
              </w:rPr>
              <w:t>    android:paddingTop="@dimen/activity_vertical_margin"</w:t>
            </w:r>
          </w:p>
          <w:p w:rsidR="00E8598C" w:rsidRPr="00667E0D" w:rsidRDefault="00E8598C" w:rsidP="009D1BE1">
            <w:r w:rsidRPr="00667E0D">
              <w:rPr>
                <w:rStyle w:val="HTMLCode"/>
                <w:rFonts w:ascii="Consolas" w:eastAsia="Calibri" w:hAnsi="Consolas" w:cs="Times New Roman"/>
                <w:sz w:val="24"/>
                <w:szCs w:val="26"/>
              </w:rPr>
              <w:t>    tools:context=".MainActivity"</w:t>
            </w:r>
            <w:r w:rsidRPr="00667E0D">
              <w:t xml:space="preserve"> </w:t>
            </w:r>
            <w:r w:rsidRPr="00667E0D">
              <w:rPr>
                <w:rStyle w:val="HTMLCode"/>
                <w:rFonts w:ascii="Consolas" w:eastAsia="Calibri" w:hAnsi="Consolas" w:cs="Times New Roman"/>
                <w:sz w:val="24"/>
                <w:szCs w:val="26"/>
              </w:rPr>
              <w:t>&gt;</w:t>
            </w:r>
          </w:p>
          <w:p w:rsidR="00E8598C" w:rsidRPr="00667E0D" w:rsidRDefault="00E8598C" w:rsidP="009D1BE1">
            <w:r w:rsidRPr="00667E0D">
              <w:rPr>
                <w:rStyle w:val="HTMLCode"/>
                <w:rFonts w:ascii="Consolas" w:eastAsia="Calibri" w:hAnsi="Consolas" w:cs="Times New Roman"/>
                <w:sz w:val="24"/>
                <w:szCs w:val="26"/>
              </w:rPr>
              <w:t>    &lt;TextView</w:t>
            </w:r>
          </w:p>
          <w:p w:rsidR="00E8598C" w:rsidRPr="00667E0D" w:rsidRDefault="00E8598C" w:rsidP="009D1BE1">
            <w:r w:rsidRPr="00667E0D">
              <w:rPr>
                <w:rStyle w:val="HTMLCode"/>
                <w:rFonts w:ascii="Consolas" w:eastAsia="Calibri" w:hAnsi="Consolas" w:cs="Times New Roman"/>
                <w:sz w:val="24"/>
                <w:szCs w:val="26"/>
              </w:rPr>
              <w:t>        android:layout_width="wrap_content"</w:t>
            </w:r>
          </w:p>
          <w:p w:rsidR="00E8598C" w:rsidRPr="00667E0D" w:rsidRDefault="00E8598C" w:rsidP="009D1BE1">
            <w:r w:rsidRPr="00667E0D">
              <w:rPr>
                <w:rStyle w:val="HTMLCode"/>
                <w:rFonts w:ascii="Consolas" w:eastAsia="Calibri" w:hAnsi="Consolas" w:cs="Times New Roman"/>
                <w:sz w:val="24"/>
                <w:szCs w:val="26"/>
              </w:rPr>
              <w:t>        android:layout_height="wrap_content"</w:t>
            </w:r>
          </w:p>
          <w:p w:rsidR="00E8598C" w:rsidRPr="00667E0D" w:rsidRDefault="00E8598C" w:rsidP="009D1BE1">
            <w:r w:rsidRPr="00667E0D">
              <w:rPr>
                <w:rStyle w:val="HTMLCode"/>
                <w:rFonts w:ascii="Consolas" w:eastAsia="Calibri" w:hAnsi="Consolas" w:cs="Times New Roman"/>
                <w:sz w:val="24"/>
                <w:szCs w:val="26"/>
              </w:rPr>
              <w:t>        android:text="@string/hello_world"</w:t>
            </w:r>
            <w:r w:rsidRPr="00667E0D">
              <w:t xml:space="preserve"> </w:t>
            </w:r>
            <w:r w:rsidRPr="00667E0D">
              <w:rPr>
                <w:rStyle w:val="HTMLCode"/>
                <w:rFonts w:ascii="Consolas" w:eastAsia="Calibri" w:hAnsi="Consolas" w:cs="Times New Roman"/>
                <w:sz w:val="24"/>
                <w:szCs w:val="26"/>
              </w:rPr>
              <w:t>/&gt;</w:t>
            </w:r>
          </w:p>
          <w:p w:rsidR="00E8598C" w:rsidRPr="000A6031" w:rsidRDefault="00E8598C" w:rsidP="009D1BE1">
            <w:r w:rsidRPr="00667E0D">
              <w:rPr>
                <w:rStyle w:val="HTMLCode"/>
                <w:rFonts w:ascii="Consolas" w:eastAsia="Calibri" w:hAnsi="Consolas" w:cs="Times New Roman"/>
                <w:sz w:val="24"/>
                <w:szCs w:val="26"/>
              </w:rPr>
              <w:t>&lt;/RelativeLayout&gt;</w:t>
            </w:r>
          </w:p>
        </w:tc>
      </w:tr>
    </w:tbl>
    <w:p w:rsidR="00E8598C" w:rsidRPr="000A6031" w:rsidRDefault="00E8598C" w:rsidP="009D1BE1">
      <w:pPr>
        <w:rPr>
          <w:rFonts w:cs="Times New Roman"/>
          <w:szCs w:val="26"/>
        </w:rPr>
      </w:pPr>
      <w:r w:rsidRPr="000A6031">
        <w:rPr>
          <w:rStyle w:val="Strong"/>
          <w:rFonts w:cs="Times New Roman"/>
          <w:szCs w:val="26"/>
        </w:rPr>
        <w:t>RelativeLayout</w:t>
      </w:r>
      <w:r w:rsidRPr="000A6031">
        <w:rPr>
          <w:rFonts w:cs="Times New Roman"/>
          <w:szCs w:val="26"/>
        </w:rPr>
        <w:t>: là một trong số nhiều layout của Android.</w:t>
      </w:r>
    </w:p>
    <w:p w:rsidR="00E8598C" w:rsidRPr="000A6031" w:rsidRDefault="00BD300F" w:rsidP="00667E0D">
      <w:pPr>
        <w:pStyle w:val="Heading3"/>
        <w:spacing w:before="120" w:after="120" w:line="26" w:lineRule="atLeast"/>
        <w:rPr>
          <w:rFonts w:cs="Times New Roman"/>
          <w:b w:val="0"/>
          <w:color w:val="auto"/>
          <w:szCs w:val="26"/>
        </w:rPr>
      </w:pPr>
      <w:bookmarkStart w:id="193" w:name="_Toc475801495"/>
      <w:bookmarkStart w:id="194" w:name="_Toc475999825"/>
      <w:bookmarkStart w:id="195" w:name="_Toc511914383"/>
      <w:bookmarkStart w:id="196" w:name="_Toc511914463"/>
      <w:bookmarkStart w:id="197" w:name="_Toc511919198"/>
      <w:r w:rsidRPr="000A6031">
        <w:rPr>
          <w:rFonts w:cs="Times New Roman"/>
          <w:color w:val="auto"/>
          <w:szCs w:val="26"/>
        </w:rPr>
        <w:t>1.</w:t>
      </w:r>
      <w:r w:rsidR="00A67684" w:rsidRPr="000A6031">
        <w:rPr>
          <w:rFonts w:cs="Times New Roman"/>
          <w:color w:val="auto"/>
          <w:szCs w:val="26"/>
        </w:rPr>
        <w:t>5.</w:t>
      </w:r>
      <w:r w:rsidR="00667E0D">
        <w:rPr>
          <w:rFonts w:cs="Times New Roman"/>
          <w:color w:val="auto"/>
          <w:szCs w:val="26"/>
        </w:rPr>
        <w:t>9</w:t>
      </w:r>
      <w:r w:rsidR="00A67684" w:rsidRPr="000A6031">
        <w:rPr>
          <w:rFonts w:cs="Times New Roman"/>
          <w:color w:val="auto"/>
          <w:szCs w:val="26"/>
        </w:rPr>
        <w:t xml:space="preserve"> </w:t>
      </w:r>
      <w:r w:rsidR="00E8598C" w:rsidRPr="000A6031">
        <w:rPr>
          <w:rFonts w:cs="Times New Roman"/>
          <w:color w:val="auto"/>
          <w:szCs w:val="26"/>
        </w:rPr>
        <w:t>Các giao diện cơ bản trong Android</w:t>
      </w:r>
      <w:bookmarkEnd w:id="193"/>
      <w:bookmarkEnd w:id="194"/>
      <w:bookmarkEnd w:id="195"/>
      <w:bookmarkEnd w:id="196"/>
      <w:bookmarkEnd w:id="197"/>
    </w:p>
    <w:p w:rsidR="00E8598C" w:rsidRPr="000A6031" w:rsidRDefault="00E8598C" w:rsidP="00547EC1">
      <w:pPr>
        <w:spacing w:line="26" w:lineRule="atLeast"/>
        <w:ind w:firstLine="709"/>
        <w:rPr>
          <w:rFonts w:cs="Times New Roman"/>
          <w:szCs w:val="26"/>
        </w:rPr>
      </w:pPr>
      <w:bookmarkStart w:id="198" w:name="_Toc444810706"/>
      <w:bookmarkStart w:id="199" w:name="_Toc475801496"/>
      <w:bookmarkStart w:id="200" w:name="_Toc475999826"/>
      <w:r w:rsidRPr="000A6031">
        <w:rPr>
          <w:rFonts w:cs="Times New Roman"/>
          <w:szCs w:val="26"/>
        </w:rPr>
        <w:t>Giới thiệu các layout cơ bản trong android</w:t>
      </w:r>
      <w:bookmarkEnd w:id="198"/>
      <w:bookmarkEnd w:id="199"/>
      <w:bookmarkEnd w:id="200"/>
    </w:p>
    <w:p w:rsidR="00E8598C" w:rsidRPr="00667E0D" w:rsidRDefault="00E8598C" w:rsidP="00F142FA">
      <w:pPr>
        <w:pStyle w:val="ListParagraph"/>
        <w:numPr>
          <w:ilvl w:val="0"/>
          <w:numId w:val="18"/>
        </w:numPr>
        <w:spacing w:line="26" w:lineRule="atLeast"/>
        <w:rPr>
          <w:rFonts w:cs="Times New Roman"/>
          <w:b/>
          <w:szCs w:val="26"/>
        </w:rPr>
      </w:pPr>
      <w:bookmarkStart w:id="201" w:name="_Toc444810707"/>
      <w:bookmarkStart w:id="202" w:name="_Toc475801497"/>
      <w:bookmarkStart w:id="203" w:name="_Toc475999827"/>
      <w:r w:rsidRPr="00667E0D">
        <w:rPr>
          <w:rStyle w:val="Strong"/>
          <w:rFonts w:cs="Times New Roman"/>
          <w:szCs w:val="26"/>
        </w:rPr>
        <w:t>FrameLayout:</w:t>
      </w:r>
      <w:bookmarkEnd w:id="201"/>
      <w:bookmarkEnd w:id="202"/>
      <w:bookmarkEnd w:id="203"/>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Là loại Layout cơ bản nhất, đặc điểm của nó là khi gắn các control lên giao diện thì các control này sẽ luôn được “Neo” ở góc trái trên cùng màn hình, nó không cho phép chúng ta thay đổi vị trí của các control theo một Location nào đó.</w:t>
      </w:r>
    </w:p>
    <w:p w:rsidR="00E8598C" w:rsidRPr="000A6031" w:rsidRDefault="00E8598C" w:rsidP="00547EC1">
      <w:pPr>
        <w:spacing w:line="26" w:lineRule="atLeast"/>
        <w:ind w:firstLine="709"/>
        <w:rPr>
          <w:rFonts w:cs="Times New Roman"/>
          <w:szCs w:val="26"/>
        </w:rPr>
      </w:pPr>
      <w:r w:rsidRPr="000A6031">
        <w:rPr>
          <w:rFonts w:cs="Times New Roman"/>
          <w:szCs w:val="26"/>
        </w:rPr>
        <w:t>- Các control đưa vào sau nó sẽ đè lên trên và che khuất control trước đó (trừ khi ta thiết lập transparent cho control sau):</w:t>
      </w:r>
    </w:p>
    <w:p w:rsidR="00E8598C" w:rsidRPr="000A6031" w:rsidRDefault="00E8598C" w:rsidP="00547EC1">
      <w:pPr>
        <w:spacing w:line="26" w:lineRule="atLeast"/>
        <w:ind w:firstLine="709"/>
        <w:rPr>
          <w:rFonts w:cs="Times New Roman"/>
          <w:szCs w:val="26"/>
        </w:rPr>
      </w:pPr>
      <w:r w:rsidRPr="000A6031">
        <w:rPr>
          <w:rFonts w:cs="Times New Roman"/>
          <w:szCs w:val="26"/>
        </w:rPr>
        <w:t>- Theo dõi đoạn cấu trúc XML dưới này:</w:t>
      </w:r>
    </w:p>
    <w:p w:rsidR="00E8598C" w:rsidRPr="000A6031" w:rsidRDefault="00E8598C" w:rsidP="00994C01">
      <w:pPr>
        <w:pStyle w:val="phongcode"/>
      </w:pPr>
      <w:r w:rsidRPr="000A6031">
        <w:t>&lt;?xml version=”1.0″ encoding=”utf-8″?&gt;</w:t>
      </w:r>
    </w:p>
    <w:p w:rsidR="00667E0D" w:rsidRDefault="00E8598C" w:rsidP="00994C01">
      <w:pPr>
        <w:pStyle w:val="phongcode"/>
        <w:rPr>
          <w:rStyle w:val="Strong"/>
        </w:rPr>
      </w:pPr>
      <w:r w:rsidRPr="000A6031">
        <w:t>&lt;</w:t>
      </w:r>
      <w:r w:rsidRPr="000A6031">
        <w:rPr>
          <w:rStyle w:val="Strong"/>
        </w:rPr>
        <w:t>FrameLayout</w:t>
      </w:r>
    </w:p>
    <w:p w:rsidR="00667E0D" w:rsidRDefault="00667E0D" w:rsidP="00994C01">
      <w:pPr>
        <w:pStyle w:val="phongcode"/>
      </w:pPr>
      <w:r>
        <w:t>android:id=”@+id/mainlayout”</w:t>
      </w:r>
    </w:p>
    <w:p w:rsidR="00BD300F" w:rsidRPr="000A6031" w:rsidRDefault="00E8598C" w:rsidP="00994C01">
      <w:pPr>
        <w:pStyle w:val="phongcode"/>
      </w:pPr>
      <w:r w:rsidRPr="000A6031">
        <w:t xml:space="preserve">android:layout_height=”fill_parent” </w:t>
      </w:r>
    </w:p>
    <w:p w:rsidR="00667E0D" w:rsidRDefault="00E8598C" w:rsidP="00994C01">
      <w:pPr>
        <w:pStyle w:val="phongcode"/>
      </w:pPr>
      <w:r w:rsidRPr="000A6031">
        <w:t>and</w:t>
      </w:r>
      <w:r w:rsidR="00667E0D">
        <w:t>roid:layout_width=”fill_parent”</w:t>
      </w:r>
    </w:p>
    <w:p w:rsidR="00667E0D" w:rsidRDefault="00667E0D" w:rsidP="00994C01">
      <w:pPr>
        <w:pStyle w:val="phongcode"/>
      </w:pPr>
      <w:r>
        <w:t>android:orientation=”vertical”</w:t>
      </w:r>
    </w:p>
    <w:p w:rsidR="00E8598C" w:rsidRPr="000A6031" w:rsidRDefault="00E8598C" w:rsidP="00994C01">
      <w:pPr>
        <w:pStyle w:val="phongcode"/>
      </w:pPr>
      <w:r w:rsidRPr="000A6031">
        <w:t>xmlns:android=”</w:t>
      </w:r>
      <w:hyperlink r:id="rId86" w:history="1">
        <w:r w:rsidRPr="000A6031">
          <w:rPr>
            <w:rStyle w:val="Hyperlink"/>
            <w:color w:val="auto"/>
            <w:u w:val="none"/>
          </w:rPr>
          <w:t>http://schemas.android.com/apk/res/android”</w:t>
        </w:r>
      </w:hyperlink>
      <w:r w:rsidRPr="000A6031">
        <w:t>;</w:t>
      </w:r>
    </w:p>
    <w:p w:rsidR="00667E0D" w:rsidRDefault="00E8598C" w:rsidP="00994C01">
      <w:pPr>
        <w:pStyle w:val="phongcode"/>
        <w:rPr>
          <w:rStyle w:val="apple-converted-space"/>
        </w:rPr>
      </w:pPr>
      <w:r w:rsidRPr="000A6031">
        <w:t>&lt;</w:t>
      </w:r>
      <w:r w:rsidRPr="000A6031">
        <w:rPr>
          <w:rStyle w:val="Strong"/>
        </w:rPr>
        <w:t>ImageView</w:t>
      </w:r>
      <w:r w:rsidRPr="000A6031">
        <w:rPr>
          <w:rStyle w:val="apple-converted-space"/>
        </w:rPr>
        <w:t> </w:t>
      </w:r>
    </w:p>
    <w:p w:rsidR="00667E0D" w:rsidRDefault="00E8598C" w:rsidP="00994C01">
      <w:pPr>
        <w:pStyle w:val="phongcode"/>
      </w:pPr>
      <w:r w:rsidRPr="000A6031">
        <w:t>andro</w:t>
      </w:r>
      <w:r w:rsidR="00667E0D">
        <w:t>id:layout_height=”wrap_content”</w:t>
      </w:r>
    </w:p>
    <w:p w:rsidR="00667E0D" w:rsidRDefault="00E8598C" w:rsidP="00994C01">
      <w:pPr>
        <w:pStyle w:val="phongcode"/>
      </w:pPr>
      <w:r w:rsidRPr="000A6031">
        <w:t xml:space="preserve">android:layout_width=”wrap_content” </w:t>
      </w:r>
    </w:p>
    <w:p w:rsidR="00667E0D" w:rsidRDefault="00E8598C" w:rsidP="00994C01">
      <w:pPr>
        <w:pStyle w:val="phongcode"/>
      </w:pPr>
      <w:r w:rsidRPr="000A6031">
        <w:t xml:space="preserve">android:padding=”5px” </w:t>
      </w:r>
    </w:p>
    <w:p w:rsidR="00E8598C" w:rsidRPr="000A6031" w:rsidRDefault="00E8598C" w:rsidP="00994C01">
      <w:pPr>
        <w:pStyle w:val="phongcode"/>
      </w:pPr>
      <w:r w:rsidRPr="000A6031">
        <w:t>android:src=”@drawable/</w:t>
      </w:r>
      <w:r w:rsidRPr="000A6031">
        <w:rPr>
          <w:rStyle w:val="Strong"/>
        </w:rPr>
        <w:t>blue</w:t>
      </w:r>
      <w:r w:rsidRPr="000A6031">
        <w:t>“/&gt;</w:t>
      </w:r>
    </w:p>
    <w:p w:rsidR="00667E0D" w:rsidRDefault="00E8598C" w:rsidP="00994C01">
      <w:pPr>
        <w:pStyle w:val="phongcode"/>
        <w:rPr>
          <w:rStyle w:val="apple-converted-space"/>
        </w:rPr>
      </w:pPr>
      <w:r w:rsidRPr="000A6031">
        <w:t>&lt;</w:t>
      </w:r>
      <w:r w:rsidRPr="000A6031">
        <w:rPr>
          <w:rStyle w:val="Strong"/>
        </w:rPr>
        <w:t>ImageView</w:t>
      </w:r>
      <w:r w:rsidRPr="000A6031">
        <w:rPr>
          <w:rStyle w:val="apple-converted-space"/>
        </w:rPr>
        <w:t> </w:t>
      </w:r>
    </w:p>
    <w:p w:rsidR="00667E0D" w:rsidRDefault="00E8598C" w:rsidP="00994C01">
      <w:pPr>
        <w:pStyle w:val="phongcode"/>
      </w:pPr>
      <w:r w:rsidRPr="000A6031">
        <w:t>andro</w:t>
      </w:r>
      <w:r w:rsidR="00667E0D">
        <w:t>id:layout_height=”wrap_content”</w:t>
      </w:r>
    </w:p>
    <w:p w:rsidR="00667E0D" w:rsidRDefault="00E8598C" w:rsidP="00994C01">
      <w:pPr>
        <w:pStyle w:val="phongcode"/>
      </w:pPr>
      <w:r w:rsidRPr="000A6031">
        <w:t xml:space="preserve">android:layout_width=”wrap_content” </w:t>
      </w:r>
    </w:p>
    <w:p w:rsidR="00667E0D" w:rsidRDefault="00E8598C" w:rsidP="00994C01">
      <w:pPr>
        <w:pStyle w:val="phongcode"/>
      </w:pPr>
      <w:r w:rsidRPr="000A6031">
        <w:t xml:space="preserve">android:padding=”5px” </w:t>
      </w:r>
    </w:p>
    <w:p w:rsidR="00E8598C" w:rsidRPr="000A6031" w:rsidRDefault="00E8598C" w:rsidP="00994C01">
      <w:pPr>
        <w:pStyle w:val="phongcode"/>
      </w:pPr>
      <w:r w:rsidRPr="000A6031">
        <w:t>and</w:t>
      </w:r>
      <w:r w:rsidR="00667E0D">
        <w:t>roid:src=”@drawable/red“/</w:t>
      </w:r>
      <w:r w:rsidRPr="000A6031">
        <w:t>&gt;</w:t>
      </w:r>
    </w:p>
    <w:p w:rsidR="00E8598C" w:rsidRPr="000A6031" w:rsidRDefault="00E8598C" w:rsidP="00994C01">
      <w:pPr>
        <w:pStyle w:val="phongcode"/>
      </w:pPr>
      <w:r w:rsidRPr="000A6031">
        <w:t>&lt;/</w:t>
      </w:r>
      <w:r w:rsidRPr="000A6031">
        <w:rPr>
          <w:rStyle w:val="Strong"/>
        </w:rPr>
        <w:t>FrameLayout</w:t>
      </w:r>
      <w:r w:rsidRPr="000A6031">
        <w:t>&gt;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49AF18EC" wp14:editId="5D5BF21F">
            <wp:extent cx="2636322" cy="2489970"/>
            <wp:effectExtent l="0" t="0" r="0" b="5715"/>
            <wp:docPr id="60" name="Picture 60" descr="7_Layout_10">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_Layout_10">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45676" cy="2498804"/>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1.3: Minh họa </w:t>
      </w:r>
      <w:r w:rsidRPr="000A6031">
        <w:rPr>
          <w:rStyle w:val="Strong"/>
          <w:rFonts w:cs="Times New Roman"/>
          <w:b w:val="0"/>
          <w:szCs w:val="26"/>
        </w:rPr>
        <w:t>FrameLayout</w:t>
      </w:r>
    </w:p>
    <w:p w:rsidR="00E8598C" w:rsidRPr="000A6031" w:rsidRDefault="00F13E8D" w:rsidP="00547EC1">
      <w:pPr>
        <w:spacing w:line="26" w:lineRule="atLeast"/>
        <w:ind w:firstLine="709"/>
        <w:rPr>
          <w:rFonts w:cs="Times New Roman"/>
          <w:szCs w:val="26"/>
        </w:rPr>
      </w:pPr>
      <w:r>
        <w:rPr>
          <w:rFonts w:cs="Times New Roman"/>
          <w:szCs w:val="26"/>
        </w:rPr>
        <w:t>H</w:t>
      </w:r>
      <w:r w:rsidR="00E8598C" w:rsidRPr="000A6031">
        <w:rPr>
          <w:rFonts w:cs="Times New Roman"/>
          <w:szCs w:val="26"/>
        </w:rPr>
        <w:t>ình màu đỏ và màu xanh luôn được “neo” ở góc trái màn hình. Hình màu đỏ đưa vào sau sẽ đè lên trên hình màu xanh.</w:t>
      </w:r>
    </w:p>
    <w:p w:rsidR="00E8598C" w:rsidRPr="000A6031" w:rsidRDefault="00E8598C" w:rsidP="00547EC1">
      <w:pPr>
        <w:spacing w:line="26" w:lineRule="atLeast"/>
        <w:ind w:firstLine="709"/>
        <w:rPr>
          <w:rFonts w:cs="Times New Roman"/>
          <w:szCs w:val="26"/>
        </w:rPr>
      </w:pPr>
      <w:r w:rsidRPr="000A6031">
        <w:rPr>
          <w:rFonts w:cs="Times New Roman"/>
          <w:szCs w:val="26"/>
        </w:rPr>
        <w:t>Chú ý 2 dòng lệnh bên dưới:</w:t>
      </w:r>
    </w:p>
    <w:p w:rsidR="00E8598C" w:rsidRPr="000A6031" w:rsidRDefault="00E8598C" w:rsidP="00994C01">
      <w:pPr>
        <w:pStyle w:val="phongcode"/>
      </w:pPr>
      <w:r w:rsidRPr="000A6031">
        <w:t>android:src=”@drawable/</w:t>
      </w:r>
      <w:r w:rsidRPr="000A6031">
        <w:rPr>
          <w:rStyle w:val="Strong"/>
        </w:rPr>
        <w:t>blue</w:t>
      </w:r>
      <w:r w:rsidRPr="000A6031">
        <w:t>”</w:t>
      </w:r>
    </w:p>
    <w:p w:rsidR="00E8598C" w:rsidRPr="000A6031" w:rsidRDefault="00E8598C" w:rsidP="00994C01">
      <w:pPr>
        <w:pStyle w:val="phongcode"/>
      </w:pPr>
      <w:r w:rsidRPr="000A6031">
        <w:t>android:src=”@drawable/</w:t>
      </w:r>
      <w:r w:rsidRPr="000A6031">
        <w:rPr>
          <w:rStyle w:val="Strong"/>
        </w:rPr>
        <w:t>red</w:t>
      </w:r>
      <w:r w:rsidRPr="000A6031">
        <w:t>”</w:t>
      </w:r>
    </w:p>
    <w:p w:rsidR="00E8598C" w:rsidRPr="000A6031" w:rsidRDefault="00E8598C" w:rsidP="00547EC1">
      <w:pPr>
        <w:spacing w:line="26" w:lineRule="atLeast"/>
        <w:ind w:firstLine="709"/>
        <w:rPr>
          <w:rFonts w:cs="Times New Roman"/>
          <w:szCs w:val="26"/>
        </w:rPr>
      </w:pPr>
      <w:r w:rsidRPr="000A6031">
        <w:rPr>
          <w:rFonts w:cs="Times New Roman"/>
          <w:szCs w:val="26"/>
        </w:rPr>
        <w:t>Là do ta kéo 2 cái hình tên là</w:t>
      </w:r>
      <w:r w:rsidRPr="000A6031">
        <w:rPr>
          <w:rStyle w:val="apple-converted-space"/>
          <w:rFonts w:cs="Times New Roman"/>
          <w:szCs w:val="26"/>
        </w:rPr>
        <w:t> </w:t>
      </w:r>
      <w:r w:rsidRPr="000A6031">
        <w:rPr>
          <w:rStyle w:val="Strong"/>
          <w:rFonts w:cs="Times New Roman"/>
          <w:szCs w:val="26"/>
        </w:rPr>
        <w:t>blue</w:t>
      </w:r>
      <w:r w:rsidRPr="000A6031">
        <w:rPr>
          <w:rStyle w:val="apple-converted-space"/>
          <w:rFonts w:cs="Times New Roman"/>
          <w:szCs w:val="26"/>
        </w:rPr>
        <w:t> </w:t>
      </w:r>
      <w:r w:rsidRPr="000A6031">
        <w:rPr>
          <w:rFonts w:cs="Times New Roman"/>
          <w:szCs w:val="26"/>
        </w:rPr>
        <w:t>và</w:t>
      </w:r>
      <w:r w:rsidRPr="000A6031">
        <w:rPr>
          <w:rStyle w:val="apple-converted-space"/>
          <w:rFonts w:cs="Times New Roman"/>
          <w:szCs w:val="26"/>
        </w:rPr>
        <w:t> </w:t>
      </w:r>
      <w:r w:rsidRPr="000A6031">
        <w:rPr>
          <w:rStyle w:val="Strong"/>
          <w:rFonts w:cs="Times New Roman"/>
          <w:szCs w:val="26"/>
        </w:rPr>
        <w:t>red</w:t>
      </w:r>
      <w:r w:rsidRPr="000A6031">
        <w:rPr>
          <w:rStyle w:val="apple-converted-space"/>
          <w:rFonts w:cs="Times New Roman"/>
          <w:szCs w:val="26"/>
        </w:rPr>
        <w:t> </w:t>
      </w:r>
      <w:r w:rsidRPr="000A6031">
        <w:rPr>
          <w:rFonts w:cs="Times New Roman"/>
          <w:szCs w:val="26"/>
        </w:rPr>
        <w:t>vào thư mục drawable của ứng dụng</w:t>
      </w:r>
    </w:p>
    <w:p w:rsidR="00E8598C" w:rsidRPr="00203ACA" w:rsidRDefault="00E8598C" w:rsidP="00F142FA">
      <w:pPr>
        <w:pStyle w:val="ListParagraph"/>
        <w:numPr>
          <w:ilvl w:val="0"/>
          <w:numId w:val="18"/>
        </w:numPr>
        <w:spacing w:line="26" w:lineRule="atLeast"/>
        <w:rPr>
          <w:rStyle w:val="Strong"/>
          <w:rFonts w:cs="Times New Roman"/>
          <w:bCs w:val="0"/>
          <w:szCs w:val="26"/>
        </w:rPr>
      </w:pPr>
      <w:bookmarkStart w:id="204" w:name="_Toc444810708"/>
      <w:bookmarkStart w:id="205" w:name="_Toc475801498"/>
      <w:bookmarkStart w:id="206" w:name="_Toc475999828"/>
      <w:r w:rsidRPr="00203ACA">
        <w:rPr>
          <w:rStyle w:val="Strong"/>
          <w:rFonts w:cs="Times New Roman"/>
          <w:szCs w:val="26"/>
        </w:rPr>
        <w:t>LinearLayout</w:t>
      </w:r>
      <w:bookmarkEnd w:id="204"/>
      <w:bookmarkEnd w:id="205"/>
      <w:bookmarkEnd w:id="206"/>
    </w:p>
    <w:p w:rsidR="00203ACA" w:rsidRPr="00203ACA" w:rsidRDefault="00203ACA" w:rsidP="00203ACA">
      <w:pPr>
        <w:spacing w:line="26" w:lineRule="atLeast"/>
        <w:rPr>
          <w:rFonts w:cs="Times New Roman"/>
          <w:b/>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Layout này cho phép sắp xếp các control theo </w:t>
      </w:r>
      <w:r w:rsidR="00667E0D">
        <w:rPr>
          <w:rFonts w:cs="Times New Roman"/>
          <w:szCs w:val="26"/>
        </w:rPr>
        <w:t>hai</w:t>
      </w:r>
      <w:r w:rsidRPr="000A6031">
        <w:rPr>
          <w:rFonts w:cs="Times New Roman"/>
          <w:szCs w:val="26"/>
        </w:rPr>
        <w:t xml:space="preserve"> hướng trên giao diện: Hướng từ trái qua phải và hướng từ trên xuống dưới.</w:t>
      </w:r>
    </w:p>
    <w:p w:rsidR="00E8598C" w:rsidRPr="000A6031" w:rsidRDefault="00E8598C" w:rsidP="00547EC1">
      <w:pPr>
        <w:spacing w:line="26" w:lineRule="atLeast"/>
        <w:ind w:firstLine="709"/>
        <w:rPr>
          <w:rFonts w:cs="Times New Roman"/>
          <w:szCs w:val="26"/>
        </w:rPr>
      </w:pPr>
    </w:p>
    <w:p w:rsidR="00BD300F" w:rsidRPr="000A6031" w:rsidRDefault="00BD300F" w:rsidP="00547EC1">
      <w:pPr>
        <w:spacing w:line="26" w:lineRule="atLeast"/>
        <w:ind w:firstLine="709"/>
        <w:jc w:val="center"/>
        <w:rPr>
          <w:rFonts w:cs="Times New Roman"/>
          <w:szCs w:val="26"/>
        </w:rPr>
      </w:pPr>
    </w:p>
    <w:p w:rsidR="00BD300F" w:rsidRPr="000A6031" w:rsidRDefault="002D374F" w:rsidP="00667E0D">
      <w:pPr>
        <w:spacing w:line="26" w:lineRule="atLeast"/>
        <w:rPr>
          <w:rFonts w:cs="Times New Roman"/>
          <w:szCs w:val="26"/>
        </w:rPr>
      </w:pPr>
      <w:r w:rsidRPr="000A6031">
        <w:rPr>
          <w:rFonts w:cs="Times New Roman"/>
          <w:noProof/>
          <w:szCs w:val="26"/>
          <w:lang w:eastAsia="en-US"/>
        </w:rPr>
        <w:lastRenderedPageBreak/>
        <w:drawing>
          <wp:anchor distT="0" distB="0" distL="114300" distR="114300" simplePos="0" relativeHeight="251666432" behindDoc="0" locked="0" layoutInCell="1" allowOverlap="1" wp14:anchorId="2B6467AE" wp14:editId="45EA3E93">
            <wp:simplePos x="0" y="0"/>
            <wp:positionH relativeFrom="margin">
              <wp:align>right</wp:align>
            </wp:positionH>
            <wp:positionV relativeFrom="paragraph">
              <wp:posOffset>271634</wp:posOffset>
            </wp:positionV>
            <wp:extent cx="5157470" cy="3106420"/>
            <wp:effectExtent l="0" t="0" r="5080" b="0"/>
            <wp:wrapSquare wrapText="bothSides"/>
            <wp:docPr id="59" name="Picture 59" descr="7_Layout_11">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7_Layout_11">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57470" cy="310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3ACA" w:rsidRDefault="00203ACA" w:rsidP="00203ACA">
      <w:pPr>
        <w:spacing w:line="26" w:lineRule="atLeast"/>
        <w:ind w:firstLine="709"/>
        <w:jc w:val="center"/>
        <w:rPr>
          <w:rFonts w:cs="Times New Roman"/>
          <w:szCs w:val="26"/>
        </w:rPr>
      </w:pPr>
    </w:p>
    <w:p w:rsidR="00203ACA" w:rsidRPr="00203ACA" w:rsidRDefault="00203ACA" w:rsidP="00203ACA">
      <w:pPr>
        <w:spacing w:line="26" w:lineRule="atLeast"/>
        <w:ind w:firstLine="709"/>
        <w:jc w:val="center"/>
        <w:rPr>
          <w:rFonts w:cs="Times New Roman"/>
          <w:b/>
          <w:szCs w:val="26"/>
        </w:rPr>
      </w:pPr>
      <w:r w:rsidRPr="000A6031">
        <w:rPr>
          <w:rFonts w:cs="Times New Roman"/>
          <w:szCs w:val="26"/>
        </w:rPr>
        <w:t xml:space="preserve">Hình 1.4: Minh họa </w:t>
      </w:r>
      <w:r w:rsidRPr="00667E0D">
        <w:rPr>
          <w:rStyle w:val="Strong"/>
          <w:rFonts w:cs="Times New Roman"/>
          <w:b w:val="0"/>
          <w:szCs w:val="26"/>
        </w:rPr>
        <w:t>LinearLayout</w:t>
      </w:r>
    </w:p>
    <w:p w:rsidR="00203ACA"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00F13E8D">
        <w:rPr>
          <w:rFonts w:cs="Times New Roman"/>
          <w:szCs w:val="26"/>
        </w:rPr>
        <w:t>C</w:t>
      </w:r>
      <w:r w:rsidRPr="000A6031">
        <w:rPr>
          <w:rFonts w:cs="Times New Roman"/>
          <w:szCs w:val="26"/>
        </w:rPr>
        <w:t>ó thể dùng margin, gravity, weight để hỗ trợ cho việc thiết kế.</w:t>
      </w:r>
    </w:p>
    <w:p w:rsidR="00E8598C" w:rsidRPr="000A6031" w:rsidRDefault="00E8598C" w:rsidP="00547EC1">
      <w:pPr>
        <w:spacing w:line="26" w:lineRule="atLeast"/>
        <w:ind w:firstLine="709"/>
        <w:rPr>
          <w:rFonts w:cs="Times New Roman"/>
          <w:szCs w:val="26"/>
        </w:rPr>
      </w:pPr>
      <w:r w:rsidRPr="000A6031">
        <w:rPr>
          <w:rFonts w:cs="Times New Roman"/>
          <w:szCs w:val="26"/>
        </w:rPr>
        <w:t>- Ta có thể dùng Properties hỗ trợ sẵn trong Eclipse để thiết lập các thuộc tính cho control:</w:t>
      </w:r>
    </w:p>
    <w:p w:rsidR="00E8598C" w:rsidRPr="000A6031" w:rsidRDefault="00E8598C" w:rsidP="00547EC1">
      <w:pPr>
        <w:spacing w:line="26" w:lineRule="atLeast"/>
        <w:ind w:firstLine="709"/>
        <w:rPr>
          <w:rFonts w:cs="Times New Roman"/>
          <w:szCs w:val="26"/>
        </w:rPr>
      </w:pPr>
      <w:r w:rsidRPr="000A6031">
        <w:rPr>
          <w:rFonts w:cs="Times New Roman"/>
          <w:szCs w:val="26"/>
        </w:rPr>
        <w:t>- Ví dụ như để căn lề các control trên giao diện ta dùng</w:t>
      </w:r>
      <w:r w:rsidRPr="000A6031">
        <w:rPr>
          <w:rStyle w:val="apple-converted-space"/>
          <w:rFonts w:cs="Times New Roman"/>
          <w:szCs w:val="26"/>
        </w:rPr>
        <w:t> </w:t>
      </w:r>
      <w:r w:rsidRPr="00667E0D">
        <w:rPr>
          <w:rStyle w:val="Strong"/>
          <w:rFonts w:cs="Times New Roman"/>
          <w:b w:val="0"/>
          <w:szCs w:val="26"/>
        </w:rPr>
        <w:t>layout_gravity</w:t>
      </w:r>
      <w:r w:rsidRPr="000A6031">
        <w:rPr>
          <w:rFonts w:cs="Times New Roman"/>
          <w:szCs w:val="26"/>
        </w:rPr>
        <w: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466F685D" wp14:editId="3B03A542">
            <wp:extent cx="3645877" cy="3928064"/>
            <wp:effectExtent l="0" t="0" r="0" b="0"/>
            <wp:docPr id="58" name="Picture 58" descr="7_Layout_12">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_Layout_12">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72193" cy="3956417"/>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1.5: Minh họa </w:t>
      </w:r>
      <w:r w:rsidRPr="000A6031">
        <w:rPr>
          <w:rStyle w:val="Strong"/>
          <w:rFonts w:cs="Times New Roman"/>
          <w:b w:val="0"/>
          <w:szCs w:val="26"/>
        </w:rPr>
        <w:t>sử dụng layout_gravity</w:t>
      </w:r>
    </w:p>
    <w:p w:rsidR="00BD300F" w:rsidRPr="000A6031" w:rsidRDefault="00BD300F" w:rsidP="00547EC1">
      <w:pPr>
        <w:spacing w:line="26" w:lineRule="atLeast"/>
        <w:ind w:firstLine="709"/>
        <w:jc w:val="center"/>
        <w:rPr>
          <w:rFonts w:cs="Times New Roman"/>
          <w:szCs w:val="26"/>
        </w:rPr>
      </w:pPr>
    </w:p>
    <w:p w:rsidR="00E8598C" w:rsidRDefault="00E8598C" w:rsidP="00547EC1">
      <w:pPr>
        <w:spacing w:line="26" w:lineRule="atLeast"/>
        <w:ind w:firstLine="709"/>
        <w:rPr>
          <w:rFonts w:cs="Times New Roman"/>
          <w:szCs w:val="26"/>
        </w:rPr>
      </w:pPr>
      <w:r w:rsidRPr="000A6031">
        <w:rPr>
          <w:rFonts w:cs="Times New Roman"/>
          <w:szCs w:val="26"/>
        </w:rPr>
        <w:t xml:space="preserve">- </w:t>
      </w:r>
      <w:r w:rsidR="00BD300F" w:rsidRPr="000A6031">
        <w:rPr>
          <w:rFonts w:cs="Times New Roman"/>
          <w:szCs w:val="26"/>
        </w:rPr>
        <w:t>H</w:t>
      </w:r>
      <w:r w:rsidRPr="000A6031">
        <w:rPr>
          <w:rFonts w:cs="Times New Roman"/>
          <w:szCs w:val="26"/>
        </w:rPr>
        <w:t>ay để căn lề nội dung bên trong của control dùng</w:t>
      </w:r>
      <w:r w:rsidRPr="000A6031">
        <w:rPr>
          <w:rStyle w:val="apple-converted-space"/>
          <w:rFonts w:cs="Times New Roman"/>
          <w:szCs w:val="26"/>
        </w:rPr>
        <w:t> </w:t>
      </w:r>
      <w:r w:rsidRPr="000A6031">
        <w:rPr>
          <w:rStyle w:val="Strong"/>
          <w:rFonts w:cs="Times New Roman"/>
          <w:szCs w:val="26"/>
        </w:rPr>
        <w:t>gravity</w:t>
      </w:r>
      <w:r w:rsidRPr="000A6031">
        <w:rPr>
          <w:rFonts w:cs="Times New Roman"/>
          <w:szCs w:val="26"/>
        </w:rPr>
        <w:t>:</w:t>
      </w:r>
    </w:p>
    <w:p w:rsidR="00203ACA" w:rsidRPr="000A6031"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15E796EB" wp14:editId="709562DA">
            <wp:extent cx="4739053" cy="2760785"/>
            <wp:effectExtent l="0" t="0" r="4445" b="1905"/>
            <wp:docPr id="57" name="Picture 57" descr="7_Layout_13">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_Layout_13">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52975" cy="276889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1.6: Minh họa </w:t>
      </w:r>
      <w:r w:rsidRPr="000A6031">
        <w:rPr>
          <w:rStyle w:val="Strong"/>
          <w:rFonts w:cs="Times New Roman"/>
          <w:b w:val="0"/>
          <w:szCs w:val="26"/>
        </w:rPr>
        <w:t>sử dụng gravity</w:t>
      </w:r>
    </w:p>
    <w:p w:rsidR="00BD300F" w:rsidRPr="000A6031" w:rsidRDefault="00BD300F"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00F13E8D">
        <w:rPr>
          <w:rFonts w:cs="Times New Roman"/>
          <w:szCs w:val="26"/>
        </w:rPr>
        <w:t>So</w:t>
      </w:r>
      <w:r w:rsidRPr="000A6031">
        <w:rPr>
          <w:rFonts w:cs="Times New Roman"/>
          <w:szCs w:val="26"/>
        </w:rPr>
        <w:t xml:space="preserve"> sánh sự khác biệt giữa</w:t>
      </w:r>
      <w:r w:rsidRPr="000A6031">
        <w:rPr>
          <w:rStyle w:val="apple-converted-space"/>
          <w:rFonts w:cs="Times New Roman"/>
          <w:szCs w:val="26"/>
        </w:rPr>
        <w:t> </w:t>
      </w:r>
      <w:r w:rsidRPr="00203ACA">
        <w:rPr>
          <w:rStyle w:val="Strong"/>
          <w:rFonts w:cs="Times New Roman"/>
          <w:b w:val="0"/>
          <w:szCs w:val="26"/>
        </w:rPr>
        <w:t>Padding</w:t>
      </w:r>
      <w:r w:rsidRPr="000A6031">
        <w:rPr>
          <w:rStyle w:val="apple-converted-space"/>
          <w:rFonts w:cs="Times New Roman"/>
          <w:szCs w:val="26"/>
        </w:rPr>
        <w:t> </w:t>
      </w:r>
      <w:r w:rsidRPr="000A6031">
        <w:rPr>
          <w:rFonts w:cs="Times New Roman"/>
          <w:szCs w:val="26"/>
        </w:rPr>
        <w:t>và</w:t>
      </w:r>
      <w:r w:rsidRPr="000A6031">
        <w:rPr>
          <w:rStyle w:val="apple-converted-space"/>
          <w:rFonts w:cs="Times New Roman"/>
          <w:szCs w:val="26"/>
        </w:rPr>
        <w:t> </w:t>
      </w:r>
      <w:r w:rsidRPr="00203ACA">
        <w:rPr>
          <w:rStyle w:val="Strong"/>
          <w:rFonts w:cs="Times New Roman"/>
          <w:b w:val="0"/>
          <w:szCs w:val="26"/>
        </w:rPr>
        <w:t>Margin</w:t>
      </w:r>
      <w:r w:rsidRPr="000A6031">
        <w:rPr>
          <w:rFonts w:cs="Times New Roman"/>
          <w:szCs w:val="26"/>
        </w:rPr>
        <w:t>:</w:t>
      </w:r>
    </w:p>
    <w:p w:rsidR="00BD300F"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2DFE28DA" wp14:editId="0A71FD27">
            <wp:extent cx="5096489" cy="3571875"/>
            <wp:effectExtent l="0" t="0" r="9525" b="0"/>
            <wp:docPr id="56" name="Picture 56" descr="7_Layout_14">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7_Layout_14">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02441" cy="3576046"/>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1.7: Minh họa </w:t>
      </w:r>
      <w:r w:rsidRPr="000A6031">
        <w:rPr>
          <w:rStyle w:val="Strong"/>
          <w:rFonts w:cs="Times New Roman"/>
          <w:b w:val="0"/>
          <w:szCs w:val="26"/>
        </w:rPr>
        <w:t xml:space="preserve">chức năng của </w:t>
      </w:r>
      <w:r w:rsidRPr="000A6031">
        <w:rPr>
          <w:rFonts w:cs="Times New Roman"/>
          <w:szCs w:val="26"/>
        </w:rPr>
        <w:t xml:space="preserve">Padding và </w:t>
      </w:r>
      <w:r w:rsidRPr="000A6031">
        <w:rPr>
          <w:rStyle w:val="Strong"/>
          <w:rFonts w:cs="Times New Roman"/>
          <w:b w:val="0"/>
          <w:szCs w:val="26"/>
        </w:rPr>
        <w:t>Margin</w:t>
      </w:r>
    </w:p>
    <w:p w:rsidR="00BD300F" w:rsidRPr="000A6031" w:rsidRDefault="00BD300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Ví dụ thay đổi Padding (internal spacing – khoảng cách giữa nội dung bên trong so với đường viền của control):</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2097F5C" wp14:editId="5167BD1E">
            <wp:extent cx="5152330" cy="2274277"/>
            <wp:effectExtent l="0" t="0" r="0" b="0"/>
            <wp:docPr id="55" name="Picture 55" descr="7_Layout_15">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7_Layout_15">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69068" cy="228166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1.8: Minh họa </w:t>
      </w:r>
      <w:r w:rsidRPr="000A6031">
        <w:rPr>
          <w:rStyle w:val="Strong"/>
          <w:rFonts w:cs="Times New Roman"/>
          <w:b w:val="0"/>
          <w:szCs w:val="26"/>
        </w:rPr>
        <w:t xml:space="preserve">sử dụng </w:t>
      </w:r>
      <w:r w:rsidRPr="000A6031">
        <w:rPr>
          <w:rFonts w:cs="Times New Roman"/>
          <w:szCs w:val="26"/>
        </w:rPr>
        <w:t xml:space="preserve">Padding </w:t>
      </w:r>
    </w:p>
    <w:p w:rsidR="00BD300F" w:rsidRPr="000A6031" w:rsidRDefault="00BD300F"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Ví dụ về đổi Margin (external spacing – khoảng cách giữa control này với control khác):</w:t>
      </w:r>
    </w:p>
    <w:p w:rsidR="00E8598C" w:rsidRPr="000A6031" w:rsidRDefault="00E8598C" w:rsidP="00547EC1">
      <w:pPr>
        <w:spacing w:line="26" w:lineRule="atLeast"/>
        <w:ind w:firstLine="709"/>
        <w:jc w:val="center"/>
        <w:rPr>
          <w:rStyle w:val="Heading3Char"/>
          <w:rFonts w:cs="Times New Roman"/>
          <w:color w:val="auto"/>
          <w:szCs w:val="26"/>
        </w:rPr>
      </w:pPr>
      <w:r w:rsidRPr="000A6031">
        <w:rPr>
          <w:rFonts w:cs="Times New Roman"/>
          <w:noProof/>
          <w:szCs w:val="26"/>
          <w:lang w:eastAsia="en-US"/>
        </w:rPr>
        <w:drawing>
          <wp:inline distT="0" distB="0" distL="0" distR="0" wp14:anchorId="13CF19CB" wp14:editId="0B1D37D2">
            <wp:extent cx="5105400" cy="2190115"/>
            <wp:effectExtent l="0" t="0" r="0" b="635"/>
            <wp:docPr id="54" name="Picture 54" descr="7_Layout_16">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7_Layout_16">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05400" cy="219011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1.9 Minh họa </w:t>
      </w:r>
      <w:r w:rsidRPr="000A6031">
        <w:rPr>
          <w:rStyle w:val="Strong"/>
          <w:rFonts w:cs="Times New Roman"/>
          <w:b w:val="0"/>
          <w:szCs w:val="26"/>
        </w:rPr>
        <w:t>sử dụng Margin</w:t>
      </w:r>
    </w:p>
    <w:p w:rsidR="00BD300F" w:rsidRPr="000A6031" w:rsidRDefault="00BD300F" w:rsidP="00547EC1">
      <w:pPr>
        <w:spacing w:line="26" w:lineRule="atLeast"/>
        <w:ind w:firstLine="709"/>
        <w:jc w:val="center"/>
        <w:rPr>
          <w:rStyle w:val="Heading3Char"/>
          <w:rFonts w:cs="Times New Roman"/>
          <w:b w:val="0"/>
          <w:color w:val="auto"/>
          <w:szCs w:val="26"/>
        </w:rPr>
      </w:pPr>
    </w:p>
    <w:p w:rsidR="00E8598C" w:rsidRPr="00203ACA" w:rsidRDefault="00E8598C" w:rsidP="00F142FA">
      <w:pPr>
        <w:pStyle w:val="ListParagraph"/>
        <w:numPr>
          <w:ilvl w:val="0"/>
          <w:numId w:val="17"/>
        </w:numPr>
        <w:spacing w:line="26" w:lineRule="atLeast"/>
        <w:rPr>
          <w:rFonts w:cs="Times New Roman"/>
          <w:szCs w:val="26"/>
        </w:rPr>
      </w:pPr>
      <w:bookmarkStart w:id="207" w:name="_Toc444810709"/>
      <w:bookmarkStart w:id="208" w:name="_Toc475801499"/>
      <w:bookmarkStart w:id="209" w:name="_Toc475999829"/>
      <w:bookmarkStart w:id="210" w:name="_Toc507842840"/>
      <w:bookmarkStart w:id="211" w:name="_Toc511914384"/>
      <w:bookmarkStart w:id="212" w:name="_Toc511914464"/>
      <w:bookmarkStart w:id="213" w:name="_Toc511919199"/>
      <w:r w:rsidRPr="00203ACA">
        <w:rPr>
          <w:rStyle w:val="Heading3Char"/>
          <w:rFonts w:cs="Times New Roman"/>
          <w:color w:val="auto"/>
          <w:szCs w:val="26"/>
        </w:rPr>
        <w:t>TableLayout</w:t>
      </w:r>
      <w:bookmarkEnd w:id="207"/>
      <w:bookmarkEnd w:id="208"/>
      <w:bookmarkEnd w:id="209"/>
      <w:bookmarkEnd w:id="210"/>
      <w:bookmarkEnd w:id="211"/>
      <w:bookmarkEnd w:id="212"/>
      <w:bookmarkEnd w:id="213"/>
    </w:p>
    <w:p w:rsidR="00E8598C" w:rsidRPr="000A6031" w:rsidRDefault="00E8598C" w:rsidP="00547EC1">
      <w:pPr>
        <w:spacing w:line="26" w:lineRule="atLeast"/>
        <w:ind w:firstLine="709"/>
        <w:rPr>
          <w:rFonts w:cs="Times New Roman"/>
          <w:szCs w:val="26"/>
        </w:rPr>
      </w:pPr>
      <w:r w:rsidRPr="000A6031">
        <w:rPr>
          <w:rFonts w:cs="Times New Roman"/>
          <w:szCs w:val="26"/>
        </w:rPr>
        <w:t>- Cho phép sắp các control theo dạng lưới (dòng và cột)</w:t>
      </w:r>
    </w:p>
    <w:p w:rsidR="00E8598C" w:rsidRPr="000A6031" w:rsidRDefault="00E8598C" w:rsidP="00547EC1">
      <w:pPr>
        <w:spacing w:line="26" w:lineRule="atLeast"/>
        <w:ind w:firstLine="709"/>
        <w:rPr>
          <w:rFonts w:cs="Times New Roman"/>
          <w:szCs w:val="26"/>
        </w:rPr>
      </w:pPr>
      <w:r w:rsidRPr="000A6031">
        <w:rPr>
          <w:rFonts w:cs="Times New Roman"/>
          <w:szCs w:val="26"/>
        </w:rPr>
        <w:t>- TableLayout sẽ xem dòng nào có số lượng control nhiều nhất để xác định rằng nó có bao nhiêu cột (lấy dòng có số lượng control nhiều nhất làm số cột chuẩn).</w:t>
      </w:r>
    </w:p>
    <w:p w:rsidR="00BD300F" w:rsidRPr="000A6031" w:rsidRDefault="00E8598C" w:rsidP="00547EC1">
      <w:pPr>
        <w:spacing w:line="26" w:lineRule="atLeast"/>
        <w:ind w:firstLine="709"/>
        <w:jc w:val="right"/>
        <w:rPr>
          <w:rFonts w:cs="Times New Roman"/>
          <w:szCs w:val="26"/>
        </w:rPr>
      </w:pPr>
      <w:r w:rsidRPr="000A6031">
        <w:rPr>
          <w:rFonts w:cs="Times New Roman"/>
          <w:noProof/>
          <w:szCs w:val="26"/>
          <w:lang w:eastAsia="en-US"/>
        </w:rPr>
        <w:drawing>
          <wp:inline distT="0" distB="0" distL="0" distR="0" wp14:anchorId="7AF33A2B" wp14:editId="600B7D61">
            <wp:extent cx="5099539" cy="976670"/>
            <wp:effectExtent l="0" t="0" r="6350" b="0"/>
            <wp:docPr id="53" name="Picture 53" descr="7_Layout_17">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7_Layout_17">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41463" cy="984699"/>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1.10: Minh họa </w:t>
      </w:r>
      <w:r w:rsidR="00553076" w:rsidRPr="000A6031">
        <w:rPr>
          <w:rFonts w:cs="Times New Roman"/>
          <w:szCs w:val="26"/>
        </w:rPr>
        <w:t xml:space="preserve">khi </w:t>
      </w:r>
      <w:r w:rsidRPr="000A6031">
        <w:rPr>
          <w:rStyle w:val="Strong"/>
          <w:rFonts w:cs="Times New Roman"/>
          <w:b w:val="0"/>
          <w:szCs w:val="26"/>
        </w:rPr>
        <w:t xml:space="preserve">sử dụng </w:t>
      </w:r>
      <w:r w:rsidRPr="000A6031">
        <w:rPr>
          <w:rFonts w:cs="Times New Roman"/>
          <w:szCs w:val="26"/>
        </w:rPr>
        <w:t>TableLayout</w:t>
      </w:r>
    </w:p>
    <w:p w:rsidR="00E8598C" w:rsidRPr="000A6031" w:rsidRDefault="00E8598C" w:rsidP="00547EC1">
      <w:pPr>
        <w:spacing w:line="26" w:lineRule="atLeast"/>
        <w:ind w:firstLine="709"/>
        <w:rPr>
          <w:rFonts w:cs="Times New Roman"/>
          <w:szCs w:val="26"/>
        </w:rPr>
      </w:pPr>
      <w:r w:rsidRPr="000A6031">
        <w:rPr>
          <w:rFonts w:cs="Times New Roman"/>
          <w:szCs w:val="26"/>
        </w:rPr>
        <w:t>- Như vậy theo hình trên thì phải nói là TableLayout này có 4 cột, 3 dòng.</w:t>
      </w:r>
    </w:p>
    <w:p w:rsidR="00E8598C" w:rsidRPr="000A6031" w:rsidRDefault="00E8598C" w:rsidP="00547EC1">
      <w:pPr>
        <w:spacing w:line="26" w:lineRule="atLeast"/>
        <w:ind w:firstLine="709"/>
        <w:rPr>
          <w:rFonts w:cs="Times New Roman"/>
          <w:szCs w:val="26"/>
        </w:rPr>
      </w:pPr>
      <w:r w:rsidRPr="000A6031">
        <w:rPr>
          <w:rFonts w:cs="Times New Roman"/>
          <w:szCs w:val="26"/>
        </w:rPr>
        <w:t>- Dùng</w:t>
      </w:r>
      <w:r w:rsidRPr="000A6031">
        <w:rPr>
          <w:rStyle w:val="apple-converted-space"/>
          <w:rFonts w:cs="Times New Roman"/>
          <w:szCs w:val="26"/>
        </w:rPr>
        <w:t> </w:t>
      </w:r>
      <w:r w:rsidRPr="000A6031">
        <w:rPr>
          <w:rStyle w:val="Strong"/>
          <w:rFonts w:cs="Times New Roman"/>
          <w:szCs w:val="26"/>
        </w:rPr>
        <w:t>layout_span</w:t>
      </w:r>
      <w:r w:rsidRPr="000A6031">
        <w:rPr>
          <w:rStyle w:val="apple-converted-space"/>
          <w:rFonts w:cs="Times New Roman"/>
          <w:szCs w:val="26"/>
        </w:rPr>
        <w:t> </w:t>
      </w:r>
      <w:r w:rsidRPr="000A6031">
        <w:rPr>
          <w:rFonts w:cs="Times New Roman"/>
          <w:szCs w:val="26"/>
        </w:rPr>
        <w:t>để trộn các cột: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33D5D286" wp14:editId="2CFA21D1">
            <wp:extent cx="4905375" cy="1624556"/>
            <wp:effectExtent l="0" t="0" r="0" b="0"/>
            <wp:docPr id="52" name="Picture 52" descr="7_Layout_19">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7_Layout_19">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34333" cy="1634146"/>
                    </a:xfrm>
                    <a:prstGeom prst="rect">
                      <a:avLst/>
                    </a:prstGeom>
                    <a:noFill/>
                    <a:ln>
                      <a:noFill/>
                    </a:ln>
                  </pic:spPr>
                </pic:pic>
              </a:graphicData>
            </a:graphic>
          </wp:inline>
        </w:drawing>
      </w:r>
    </w:p>
    <w:p w:rsidR="00E8598C" w:rsidRPr="000A6031" w:rsidRDefault="00E8598C" w:rsidP="00987798">
      <w:pPr>
        <w:spacing w:line="26" w:lineRule="atLeast"/>
        <w:ind w:firstLine="709"/>
        <w:rPr>
          <w:rFonts w:cs="Times New Roman"/>
          <w:szCs w:val="26"/>
        </w:rPr>
      </w:pPr>
      <w:r w:rsidRPr="000A6031">
        <w:rPr>
          <w:rFonts w:cs="Times New Roman"/>
          <w:szCs w:val="26"/>
        </w:rPr>
        <w:lastRenderedPageBreak/>
        <w:t>- Dùng </w:t>
      </w:r>
      <w:r w:rsidRPr="000A6031">
        <w:rPr>
          <w:rStyle w:val="Strong"/>
          <w:rFonts w:cs="Times New Roman"/>
          <w:szCs w:val="26"/>
        </w:rPr>
        <w:t>layout_column</w:t>
      </w:r>
      <w:r w:rsidRPr="000A6031">
        <w:rPr>
          <w:rFonts w:cs="Times New Roman"/>
          <w:szCs w:val="26"/>
        </w:rPr>
        <w:t> để di chuyển vị trí của control đến một cột nào đó trên 1 dòng:</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12F01F2D" wp14:editId="20E8C96E">
            <wp:extent cx="5000011" cy="1828800"/>
            <wp:effectExtent l="0" t="0" r="0" b="0"/>
            <wp:docPr id="51" name="Picture 51" descr="7_Layout_20">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7_Layout_20">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19518" cy="1835935"/>
                    </a:xfrm>
                    <a:prstGeom prst="rect">
                      <a:avLst/>
                    </a:prstGeom>
                    <a:noFill/>
                    <a:ln>
                      <a:noFill/>
                    </a:ln>
                  </pic:spPr>
                </pic:pic>
              </a:graphicData>
            </a:graphic>
          </wp:inline>
        </w:drawing>
      </w:r>
    </w:p>
    <w:p w:rsidR="00987798" w:rsidRDefault="00A5442C" w:rsidP="00987798">
      <w:pPr>
        <w:spacing w:line="26" w:lineRule="atLeast"/>
        <w:ind w:firstLine="709"/>
        <w:jc w:val="center"/>
        <w:rPr>
          <w:rFonts w:cs="Times New Roman"/>
          <w:szCs w:val="26"/>
        </w:rPr>
      </w:pPr>
      <w:r w:rsidRPr="000A6031">
        <w:rPr>
          <w:rFonts w:cs="Times New Roman"/>
          <w:szCs w:val="26"/>
        </w:rPr>
        <w:t xml:space="preserve">Hình 1.10: Minh họa </w:t>
      </w:r>
      <w:r w:rsidRPr="000A6031">
        <w:rPr>
          <w:rStyle w:val="Strong"/>
          <w:rFonts w:cs="Times New Roman"/>
          <w:b w:val="0"/>
          <w:szCs w:val="26"/>
        </w:rPr>
        <w:t>sử dụng layout_column</w:t>
      </w:r>
      <w:r w:rsidRPr="000A6031">
        <w:rPr>
          <w:rFonts w:cs="Times New Roman"/>
          <w:szCs w:val="26"/>
        </w:rPr>
        <w:t> </w:t>
      </w:r>
    </w:p>
    <w:p w:rsidR="00987798" w:rsidRDefault="00987798" w:rsidP="00987798">
      <w:pPr>
        <w:spacing w:line="26" w:lineRule="atLeast"/>
        <w:ind w:firstLine="709"/>
        <w:jc w:val="center"/>
        <w:rPr>
          <w:rFonts w:cs="Times New Roman"/>
          <w:szCs w:val="26"/>
        </w:rPr>
      </w:pPr>
    </w:p>
    <w:p w:rsidR="00E8598C" w:rsidRPr="000A6031" w:rsidRDefault="00E8598C" w:rsidP="00987798">
      <w:pPr>
        <w:spacing w:line="26" w:lineRule="atLeast"/>
        <w:ind w:firstLine="709"/>
        <w:jc w:val="center"/>
        <w:rPr>
          <w:rFonts w:cs="Times New Roman"/>
          <w:szCs w:val="26"/>
        </w:rPr>
      </w:pPr>
      <w:r w:rsidRPr="000A6031">
        <w:rPr>
          <w:rFonts w:cs="Times New Roman"/>
          <w:szCs w:val="26"/>
        </w:rPr>
        <w:t>- Dùng </w:t>
      </w:r>
      <w:r w:rsidRPr="000A6031">
        <w:rPr>
          <w:rStyle w:val="Strong"/>
          <w:rFonts w:cs="Times New Roman"/>
          <w:szCs w:val="26"/>
        </w:rPr>
        <w:t>stretchColumns</w:t>
      </w:r>
      <w:r w:rsidRPr="000A6031">
        <w:rPr>
          <w:rStyle w:val="apple-converted-space"/>
          <w:rFonts w:cs="Times New Roman"/>
          <w:szCs w:val="26"/>
        </w:rPr>
        <w:t> </w:t>
      </w:r>
      <w:r w:rsidRPr="000A6031">
        <w:rPr>
          <w:rFonts w:cs="Times New Roman"/>
          <w:szCs w:val="26"/>
        </w:rPr>
        <w:t>để dãn đều các control, các cell (ta thường dùng dấu “*”):</w:t>
      </w:r>
    </w:p>
    <w:p w:rsidR="00E8598C" w:rsidRDefault="00E8598C" w:rsidP="00547EC1">
      <w:pPr>
        <w:spacing w:line="26" w:lineRule="atLeast"/>
        <w:ind w:firstLine="709"/>
        <w:rPr>
          <w:rStyle w:val="Strong"/>
          <w:rFonts w:cs="Times New Roman"/>
          <w:szCs w:val="26"/>
        </w:rPr>
      </w:pPr>
      <w:r w:rsidRPr="000A6031">
        <w:rPr>
          <w:rFonts w:cs="Times New Roman"/>
          <w:noProof/>
          <w:szCs w:val="26"/>
          <w:lang w:eastAsia="en-US"/>
        </w:rPr>
        <w:drawing>
          <wp:inline distT="0" distB="0" distL="0" distR="0" wp14:anchorId="1D8450C3" wp14:editId="781B0D79">
            <wp:extent cx="5126579" cy="1343025"/>
            <wp:effectExtent l="0" t="0" r="0" b="0"/>
            <wp:docPr id="50" name="Picture 50" descr="7_Layout_21">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7_Layout_21">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70090" cy="1354424"/>
                    </a:xfrm>
                    <a:prstGeom prst="rect">
                      <a:avLst/>
                    </a:prstGeom>
                    <a:noFill/>
                    <a:ln>
                      <a:noFill/>
                    </a:ln>
                  </pic:spPr>
                </pic:pic>
              </a:graphicData>
            </a:graphic>
          </wp:inline>
        </w:drawing>
      </w:r>
    </w:p>
    <w:p w:rsidR="00987798" w:rsidRDefault="00987798" w:rsidP="00547EC1">
      <w:pPr>
        <w:spacing w:line="26" w:lineRule="atLeast"/>
        <w:ind w:firstLine="709"/>
        <w:rPr>
          <w:rStyle w:val="Strong"/>
          <w:rFonts w:cs="Times New Roman"/>
          <w:szCs w:val="26"/>
        </w:rPr>
      </w:pPr>
    </w:p>
    <w:p w:rsidR="00987798" w:rsidRPr="000A6031" w:rsidRDefault="00987798" w:rsidP="00547EC1">
      <w:pPr>
        <w:spacing w:line="26" w:lineRule="atLeast"/>
        <w:ind w:firstLine="709"/>
        <w:rPr>
          <w:rStyle w:val="Strong"/>
          <w:rFonts w:cs="Times New Roman"/>
          <w:szCs w:val="26"/>
        </w:rPr>
      </w:pPr>
    </w:p>
    <w:p w:rsidR="00E8598C" w:rsidRPr="00987798" w:rsidRDefault="00E8598C" w:rsidP="00F142FA">
      <w:pPr>
        <w:pStyle w:val="ListParagraph"/>
        <w:numPr>
          <w:ilvl w:val="0"/>
          <w:numId w:val="17"/>
        </w:numPr>
        <w:spacing w:line="26" w:lineRule="atLeast"/>
        <w:rPr>
          <w:rFonts w:cs="Times New Roman"/>
          <w:b/>
          <w:szCs w:val="26"/>
        </w:rPr>
      </w:pPr>
      <w:bookmarkStart w:id="214" w:name="_Toc444810710"/>
      <w:bookmarkStart w:id="215" w:name="_Toc475801500"/>
      <w:bookmarkStart w:id="216" w:name="_Toc475999830"/>
      <w:r w:rsidRPr="00987798">
        <w:rPr>
          <w:rStyle w:val="Strong"/>
          <w:rFonts w:cs="Times New Roman"/>
          <w:szCs w:val="26"/>
        </w:rPr>
        <w:t>RelativeLayout:</w:t>
      </w:r>
      <w:bookmarkEnd w:id="214"/>
      <w:bookmarkEnd w:id="215"/>
      <w:bookmarkEnd w:id="216"/>
    </w:p>
    <w:p w:rsidR="00E8598C" w:rsidRPr="000A6031" w:rsidRDefault="00E8598C" w:rsidP="00547EC1">
      <w:pPr>
        <w:spacing w:line="26" w:lineRule="atLeast"/>
        <w:ind w:firstLine="709"/>
        <w:rPr>
          <w:rFonts w:cs="Times New Roman"/>
          <w:szCs w:val="26"/>
        </w:rPr>
      </w:pPr>
      <w:r w:rsidRPr="000A6031">
        <w:rPr>
          <w:rFonts w:cs="Times New Roman"/>
          <w:szCs w:val="26"/>
        </w:rPr>
        <w:t>- RelativeLayout cho phép sắp xếp các control theo vị trí tương đối giữa các control khác trên giao diện (kể cả control chứa nó). Thường nó dựa vào Id của các control khác để sắp xếp theo vị trí tương đối. Do đó khi làm RelativeLayout phải chú ý là đặt Id control cho chuẩn xác, nếu sau khi Layo</w:t>
      </w:r>
      <w:r w:rsidR="00F13E8D">
        <w:rPr>
          <w:rFonts w:cs="Times New Roman"/>
          <w:szCs w:val="26"/>
        </w:rPr>
        <w:t xml:space="preserve">ut xong mà </w:t>
      </w:r>
      <w:r w:rsidRPr="000A6031">
        <w:rPr>
          <w:rFonts w:cs="Times New Roman"/>
          <w:szCs w:val="26"/>
        </w:rPr>
        <w:t>lại đổi Id của các control thì giao diện sẽ bị xáo trộn (do đó nếu đổi ID thì phải đổi luôn các tham chiếu khác sao cho khớp với Id mới đổi).</w:t>
      </w:r>
    </w:p>
    <w:p w:rsidR="00E8598C" w:rsidRPr="000A6031" w:rsidRDefault="00E8598C" w:rsidP="00547EC1">
      <w:pPr>
        <w:spacing w:line="26" w:lineRule="atLeast"/>
        <w:ind w:firstLine="709"/>
        <w:rPr>
          <w:rFonts w:cs="Times New Roman"/>
          <w:szCs w:val="26"/>
        </w:rPr>
      </w:pPr>
      <w:r w:rsidRPr="000A6031">
        <w:rPr>
          <w:rFonts w:cs="Times New Roman"/>
          <w:szCs w:val="26"/>
        </w:rPr>
        <w:t>- Dưới đây là ví dụ về cách sử dụ</w:t>
      </w:r>
      <w:r w:rsidR="00F13E8D">
        <w:rPr>
          <w:rFonts w:cs="Times New Roman"/>
          <w:szCs w:val="26"/>
        </w:rPr>
        <w:t>ng RelativeLayout: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40E0C37B" wp14:editId="09B82E83">
            <wp:extent cx="5134739" cy="3333750"/>
            <wp:effectExtent l="0" t="0" r="8890" b="0"/>
            <wp:docPr id="49" name="Picture 49" descr="7_Layout_22">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7_Layout_22">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54976" cy="3346889"/>
                    </a:xfrm>
                    <a:prstGeom prst="rect">
                      <a:avLst/>
                    </a:prstGeom>
                    <a:noFill/>
                    <a:ln>
                      <a:noFill/>
                    </a:ln>
                  </pic:spPr>
                </pic:pic>
              </a:graphicData>
            </a:graphic>
          </wp:inline>
        </w:drawing>
      </w:r>
    </w:p>
    <w:p w:rsidR="00A5442C" w:rsidRPr="000A6031" w:rsidRDefault="00A5442C" w:rsidP="00547EC1">
      <w:pPr>
        <w:spacing w:line="26" w:lineRule="atLeast"/>
        <w:ind w:firstLine="709"/>
        <w:jc w:val="center"/>
        <w:rPr>
          <w:rFonts w:cs="Times New Roman"/>
          <w:szCs w:val="26"/>
        </w:rPr>
      </w:pPr>
      <w:r w:rsidRPr="000A6031">
        <w:rPr>
          <w:rFonts w:cs="Times New Roman"/>
          <w:szCs w:val="26"/>
        </w:rPr>
        <w:t xml:space="preserve">Hình 1.11: Minh họa </w:t>
      </w:r>
      <w:r w:rsidRPr="000A6031">
        <w:rPr>
          <w:rStyle w:val="Strong"/>
          <w:rFonts w:cs="Times New Roman"/>
          <w:b w:val="0"/>
          <w:szCs w:val="26"/>
        </w:rPr>
        <w:t>sử dụng RelativeLayout</w:t>
      </w:r>
    </w:p>
    <w:p w:rsidR="00A5442C" w:rsidRPr="000A6031" w:rsidRDefault="00A5442C" w:rsidP="00547EC1">
      <w:pPr>
        <w:spacing w:line="26" w:lineRule="atLeast"/>
        <w:ind w:firstLine="709"/>
        <w:rPr>
          <w:rFonts w:cs="Times New Roman"/>
          <w:szCs w:val="26"/>
        </w:rPr>
      </w:pPr>
    </w:p>
    <w:p w:rsidR="00E8598C" w:rsidRDefault="00E8598C" w:rsidP="00547EC1">
      <w:pPr>
        <w:spacing w:line="26" w:lineRule="atLeast"/>
        <w:ind w:firstLine="709"/>
        <w:rPr>
          <w:rFonts w:cs="Times New Roman"/>
          <w:szCs w:val="26"/>
        </w:rPr>
      </w:pPr>
      <w:r w:rsidRPr="000A6031">
        <w:rPr>
          <w:rFonts w:cs="Times New Roman"/>
          <w:szCs w:val="26"/>
        </w:rPr>
        <w:t>- Ta có thể sử dụng công cụ trong Eclipse để thiết kế :</w:t>
      </w:r>
    </w:p>
    <w:p w:rsidR="00203ACA" w:rsidRPr="000A6031"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jc w:val="center"/>
        <w:rPr>
          <w:rStyle w:val="Strong"/>
          <w:rFonts w:cs="Times New Roman"/>
          <w:szCs w:val="26"/>
        </w:rPr>
      </w:pPr>
      <w:r w:rsidRPr="000A6031">
        <w:rPr>
          <w:rFonts w:cs="Times New Roman"/>
          <w:noProof/>
          <w:szCs w:val="26"/>
          <w:lang w:eastAsia="en-US"/>
        </w:rPr>
        <w:drawing>
          <wp:inline distT="0" distB="0" distL="0" distR="0" wp14:anchorId="79DD0F7C" wp14:editId="30A7F538">
            <wp:extent cx="5114925" cy="3059708"/>
            <wp:effectExtent l="0" t="0" r="0" b="7620"/>
            <wp:docPr id="48" name="Picture 48" descr="7_Layout_23">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7_Layout_23">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32871" cy="3070443"/>
                    </a:xfrm>
                    <a:prstGeom prst="rect">
                      <a:avLst/>
                    </a:prstGeom>
                    <a:noFill/>
                    <a:ln>
                      <a:noFill/>
                    </a:ln>
                  </pic:spPr>
                </pic:pic>
              </a:graphicData>
            </a:graphic>
          </wp:inline>
        </w:drawing>
      </w:r>
    </w:p>
    <w:p w:rsidR="005A38AA" w:rsidRPr="000A6031" w:rsidRDefault="005A38AA" w:rsidP="00547EC1">
      <w:pPr>
        <w:spacing w:line="26" w:lineRule="atLeast"/>
        <w:ind w:firstLine="709"/>
        <w:jc w:val="center"/>
        <w:rPr>
          <w:rFonts w:cs="Times New Roman"/>
          <w:szCs w:val="26"/>
        </w:rPr>
      </w:pPr>
      <w:r w:rsidRPr="000A6031">
        <w:rPr>
          <w:rFonts w:cs="Times New Roman"/>
          <w:szCs w:val="26"/>
        </w:rPr>
        <w:t xml:space="preserve">Hình 1.12: Minh họa </w:t>
      </w:r>
      <w:r w:rsidRPr="000A6031">
        <w:rPr>
          <w:rStyle w:val="Strong"/>
          <w:rFonts w:cs="Times New Roman"/>
          <w:b w:val="0"/>
          <w:szCs w:val="26"/>
        </w:rPr>
        <w:t xml:space="preserve">sử dụng </w:t>
      </w:r>
      <w:r w:rsidRPr="002C42E6">
        <w:rPr>
          <w:rStyle w:val="Strong"/>
          <w:rFonts w:cs="Times New Roman"/>
          <w:b w:val="0"/>
          <w:szCs w:val="26"/>
        </w:rPr>
        <w:t>RelativeLayout</w:t>
      </w:r>
    </w:p>
    <w:p w:rsidR="005A38AA" w:rsidRPr="000A6031" w:rsidRDefault="005A38AA" w:rsidP="00547EC1">
      <w:pPr>
        <w:spacing w:line="26" w:lineRule="atLeast"/>
        <w:ind w:firstLine="709"/>
        <w:jc w:val="center"/>
        <w:rPr>
          <w:rStyle w:val="Strong"/>
          <w:rFonts w:cs="Times New Roman"/>
          <w:szCs w:val="26"/>
        </w:rPr>
      </w:pPr>
    </w:p>
    <w:p w:rsidR="00E8598C" w:rsidRPr="002C42E6" w:rsidRDefault="00E8598C" w:rsidP="00F142FA">
      <w:pPr>
        <w:pStyle w:val="ListParagraph"/>
        <w:numPr>
          <w:ilvl w:val="0"/>
          <w:numId w:val="17"/>
        </w:numPr>
        <w:spacing w:line="26" w:lineRule="atLeast"/>
        <w:rPr>
          <w:rFonts w:cs="Times New Roman"/>
          <w:b/>
          <w:szCs w:val="26"/>
        </w:rPr>
      </w:pPr>
      <w:bookmarkStart w:id="217" w:name="_Toc444810711"/>
      <w:bookmarkStart w:id="218" w:name="_Toc475801501"/>
      <w:bookmarkStart w:id="219" w:name="_Toc475999831"/>
      <w:r w:rsidRPr="002C42E6">
        <w:rPr>
          <w:rStyle w:val="Strong"/>
          <w:rFonts w:cs="Times New Roman"/>
          <w:szCs w:val="26"/>
        </w:rPr>
        <w:lastRenderedPageBreak/>
        <w:t>AbsoluteLayout:</w:t>
      </w:r>
      <w:bookmarkEnd w:id="217"/>
      <w:bookmarkEnd w:id="218"/>
      <w:bookmarkEnd w:id="219"/>
    </w:p>
    <w:p w:rsidR="00E8598C" w:rsidRPr="000A6031" w:rsidRDefault="00E8598C" w:rsidP="00547EC1">
      <w:pPr>
        <w:spacing w:line="26" w:lineRule="atLeast"/>
        <w:ind w:firstLine="709"/>
        <w:rPr>
          <w:rFonts w:cs="Times New Roman"/>
          <w:szCs w:val="26"/>
        </w:rPr>
      </w:pPr>
      <w:r w:rsidRPr="000A6031">
        <w:rPr>
          <w:rFonts w:cs="Times New Roman"/>
          <w:szCs w:val="26"/>
        </w:rPr>
        <w:t>- Cho phép thiết lập các control giao diện theo vị trí tùy thích:</w:t>
      </w:r>
    </w:p>
    <w:p w:rsidR="00E8598C" w:rsidRPr="000A6031" w:rsidRDefault="00E8598C" w:rsidP="00547EC1">
      <w:pPr>
        <w:spacing w:line="26" w:lineRule="atLeast"/>
        <w:ind w:firstLine="709"/>
        <w:jc w:val="center"/>
        <w:rPr>
          <w:rFonts w:cs="Times New Roman"/>
          <w:szCs w:val="26"/>
        </w:rPr>
      </w:pPr>
      <w:r w:rsidRPr="000A6031">
        <w:rPr>
          <w:rFonts w:cs="Times New Roman"/>
          <w:b/>
          <w:bCs/>
          <w:noProof/>
          <w:szCs w:val="26"/>
          <w:lang w:eastAsia="en-US"/>
        </w:rPr>
        <w:drawing>
          <wp:inline distT="0" distB="0" distL="0" distR="0" wp14:anchorId="367731D9" wp14:editId="15C016C5">
            <wp:extent cx="5105400" cy="2028349"/>
            <wp:effectExtent l="0" t="0" r="0" b="0"/>
            <wp:docPr id="47" name="Picture 47" descr="7_Layout_24">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7_Layout_24">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15149" cy="2032222"/>
                    </a:xfrm>
                    <a:prstGeom prst="rect">
                      <a:avLst/>
                    </a:prstGeom>
                    <a:noFill/>
                    <a:ln>
                      <a:noFill/>
                    </a:ln>
                  </pic:spPr>
                </pic:pic>
              </a:graphicData>
            </a:graphic>
          </wp:inline>
        </w:drawing>
      </w:r>
    </w:p>
    <w:p w:rsidR="005A38AA" w:rsidRPr="000A6031" w:rsidRDefault="005A38AA" w:rsidP="00547EC1">
      <w:pPr>
        <w:spacing w:line="26" w:lineRule="atLeast"/>
        <w:ind w:firstLine="709"/>
        <w:jc w:val="center"/>
        <w:rPr>
          <w:rFonts w:cs="Times New Roman"/>
          <w:szCs w:val="26"/>
        </w:rPr>
      </w:pPr>
      <w:r w:rsidRPr="000A6031">
        <w:rPr>
          <w:rFonts w:cs="Times New Roman"/>
          <w:szCs w:val="26"/>
        </w:rPr>
        <w:t xml:space="preserve">Hình 1.13: Minh họa </w:t>
      </w:r>
      <w:r w:rsidRPr="000A6031">
        <w:rPr>
          <w:rStyle w:val="Strong"/>
          <w:rFonts w:cs="Times New Roman"/>
          <w:b w:val="0"/>
          <w:szCs w:val="26"/>
        </w:rPr>
        <w:t xml:space="preserve">sử dụng </w:t>
      </w:r>
      <w:r w:rsidRPr="002C42E6">
        <w:rPr>
          <w:rStyle w:val="Strong"/>
          <w:rFonts w:cs="Times New Roman"/>
          <w:b w:val="0"/>
          <w:szCs w:val="26"/>
        </w:rPr>
        <w:t>AbsoluteLayout</w:t>
      </w:r>
    </w:p>
    <w:p w:rsidR="005A38AA" w:rsidRPr="000A6031" w:rsidRDefault="005A38AA" w:rsidP="00547EC1">
      <w:pPr>
        <w:spacing w:line="26" w:lineRule="atLeast"/>
        <w:ind w:firstLine="709"/>
        <w:jc w:val="center"/>
        <w:rPr>
          <w:rFonts w:cs="Times New Roman"/>
          <w:szCs w:val="26"/>
        </w:rPr>
      </w:pPr>
    </w:p>
    <w:p w:rsidR="00E8598C" w:rsidRPr="002C42E6" w:rsidRDefault="002C42E6" w:rsidP="002C42E6">
      <w:pPr>
        <w:spacing w:line="26" w:lineRule="atLeast"/>
        <w:rPr>
          <w:rFonts w:cs="Times New Roman"/>
          <w:b/>
          <w:szCs w:val="26"/>
        </w:rPr>
      </w:pPr>
      <w:bookmarkStart w:id="220" w:name="_Toc444810712"/>
      <w:bookmarkStart w:id="221" w:name="_Toc475801502"/>
      <w:bookmarkStart w:id="222" w:name="_Toc475999832"/>
      <w:r w:rsidRPr="002C42E6">
        <w:rPr>
          <w:rFonts w:cs="Times New Roman"/>
          <w:b/>
          <w:szCs w:val="26"/>
        </w:rPr>
        <w:t>1.5.1</w:t>
      </w:r>
      <w:r>
        <w:rPr>
          <w:rFonts w:cs="Times New Roman"/>
          <w:b/>
          <w:szCs w:val="26"/>
        </w:rPr>
        <w:t>0</w:t>
      </w:r>
      <w:r w:rsidRPr="002C42E6">
        <w:rPr>
          <w:rFonts w:cs="Times New Roman"/>
          <w:b/>
          <w:szCs w:val="26"/>
        </w:rPr>
        <w:tab/>
      </w:r>
      <w:r w:rsidR="00E8598C" w:rsidRPr="002C42E6">
        <w:rPr>
          <w:rFonts w:cs="Times New Roman"/>
          <w:b/>
          <w:szCs w:val="26"/>
        </w:rPr>
        <w:t>Giới thiệu một số widget cơ bản trong lập trình android</w:t>
      </w:r>
      <w:bookmarkEnd w:id="220"/>
      <w:bookmarkEnd w:id="221"/>
      <w:bookmarkEnd w:id="222"/>
    </w:p>
    <w:p w:rsidR="00E8598C" w:rsidRPr="002C42E6" w:rsidRDefault="00E8598C" w:rsidP="00F142FA">
      <w:pPr>
        <w:pStyle w:val="ListParagraph"/>
        <w:numPr>
          <w:ilvl w:val="0"/>
          <w:numId w:val="19"/>
        </w:numPr>
        <w:spacing w:line="26" w:lineRule="atLeast"/>
        <w:rPr>
          <w:rFonts w:cs="Times New Roman"/>
          <w:b/>
          <w:szCs w:val="26"/>
        </w:rPr>
      </w:pPr>
      <w:bookmarkStart w:id="223" w:name="_Toc444810713"/>
      <w:bookmarkStart w:id="224" w:name="_Toc475801503"/>
      <w:bookmarkStart w:id="225" w:name="_Toc475999833"/>
      <w:r w:rsidRPr="002C42E6">
        <w:rPr>
          <w:rFonts w:cs="Times New Roman"/>
          <w:b/>
          <w:szCs w:val="26"/>
        </w:rPr>
        <w:t>TextView</w:t>
      </w:r>
      <w:bookmarkEnd w:id="223"/>
      <w:bookmarkEnd w:id="224"/>
      <w:bookmarkEnd w:id="225"/>
    </w:p>
    <w:p w:rsidR="00E8598C" w:rsidRPr="000A6031" w:rsidRDefault="00F13E8D" w:rsidP="00547EC1">
      <w:pPr>
        <w:spacing w:line="26" w:lineRule="atLeast"/>
        <w:ind w:firstLine="709"/>
        <w:rPr>
          <w:rFonts w:cs="Times New Roman"/>
          <w:szCs w:val="26"/>
        </w:rPr>
      </w:pPr>
      <w:r>
        <w:rPr>
          <w:rFonts w:cs="Times New Roman"/>
          <w:szCs w:val="26"/>
        </w:rPr>
        <w:t>Nếu</w:t>
      </w:r>
      <w:r w:rsidR="00E8598C" w:rsidRPr="000A6031">
        <w:rPr>
          <w:rFonts w:cs="Times New Roman"/>
          <w:szCs w:val="26"/>
        </w:rPr>
        <w:t xml:space="preserve"> chỉ muốn hiển thị thông tin mà không cho phép người dùng chỉnh sửa thì nên sử dụng control này.</w:t>
      </w:r>
    </w:p>
    <w:p w:rsidR="00E8598C" w:rsidRPr="000A6031" w:rsidRDefault="00E8598C" w:rsidP="00547EC1">
      <w:pPr>
        <w:spacing w:line="26" w:lineRule="atLeast"/>
        <w:ind w:firstLine="709"/>
        <w:rPr>
          <w:rFonts w:cs="Times New Roman"/>
          <w:szCs w:val="26"/>
        </w:rPr>
      </w:pPr>
      <w:r w:rsidRPr="000A6031">
        <w:rPr>
          <w:rFonts w:cs="Times New Roman"/>
          <w:szCs w:val="26"/>
        </w:rPr>
        <w:t>- TextView tương tự như  JLabel bên Java, và như Label bên C#</w:t>
      </w:r>
    </w:p>
    <w:p w:rsidR="002C42E6" w:rsidRDefault="00E8598C" w:rsidP="002C42E6">
      <w:pPr>
        <w:spacing w:line="26" w:lineRule="atLeast"/>
        <w:ind w:firstLine="709"/>
        <w:rPr>
          <w:rFonts w:cs="Times New Roman"/>
          <w:szCs w:val="26"/>
        </w:rPr>
      </w:pPr>
      <w:r w:rsidRPr="000A6031">
        <w:rPr>
          <w:rFonts w:cs="Times New Roman"/>
          <w:szCs w:val="26"/>
        </w:rPr>
        <w:t>- Dưới đây là  một số thuộc tính của TextView mà chúng ta thường xuyên sử dụng nhấ</w:t>
      </w:r>
      <w:r w:rsidR="002C42E6">
        <w:rPr>
          <w:rFonts w:cs="Times New Roman"/>
          <w:szCs w:val="26"/>
        </w:rPr>
        <w:t>t:</w:t>
      </w:r>
    </w:p>
    <w:p w:rsidR="002C42E6" w:rsidRDefault="002C42E6" w:rsidP="00547EC1">
      <w:pPr>
        <w:spacing w:line="26" w:lineRule="atLeast"/>
        <w:ind w:firstLine="709"/>
        <w:jc w:val="center"/>
        <w:rPr>
          <w:rFonts w:cs="Times New Roman"/>
          <w:noProof/>
          <w:szCs w:val="26"/>
          <w:lang w:eastAsia="en-US"/>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05363B3E" wp14:editId="0C8B6B6E">
            <wp:extent cx="4564380" cy="1962150"/>
            <wp:effectExtent l="0" t="0" r="7620" b="0"/>
            <wp:docPr id="38" name="Picture 38" descr="10_common_control_0">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_common_control_0">
                      <a:hlinkClick r:id="rId115"/>
                    </pic:cNvPr>
                    <pic:cNvPicPr>
                      <a:picLocks noChangeAspect="1" noChangeArrowheads="1"/>
                    </pic:cNvPicPr>
                  </pic:nvPicPr>
                  <pic:blipFill rotWithShape="1">
                    <a:blip r:embed="rId116">
                      <a:extLst>
                        <a:ext uri="{28A0092B-C50C-407E-A947-70E740481C1C}">
                          <a14:useLocalDpi xmlns:a14="http://schemas.microsoft.com/office/drawing/2010/main" val="0"/>
                        </a:ext>
                      </a:extLst>
                    </a:blip>
                    <a:srcRect l="946" t="2826" r="946" b="2260"/>
                    <a:stretch/>
                  </pic:blipFill>
                  <pic:spPr bwMode="auto">
                    <a:xfrm>
                      <a:off x="0" y="0"/>
                      <a:ext cx="4582848" cy="1970089"/>
                    </a:xfrm>
                    <a:prstGeom prst="rect">
                      <a:avLst/>
                    </a:prstGeom>
                    <a:noFill/>
                    <a:ln>
                      <a:noFill/>
                    </a:ln>
                    <a:extLst>
                      <a:ext uri="{53640926-AAD7-44D8-BBD7-CCE9431645EC}">
                        <a14:shadowObscured xmlns:a14="http://schemas.microsoft.com/office/drawing/2010/main"/>
                      </a:ext>
                    </a:extLst>
                  </pic:spPr>
                </pic:pic>
              </a:graphicData>
            </a:graphic>
          </wp:inline>
        </w:drawing>
      </w:r>
    </w:p>
    <w:p w:rsidR="002C42E6" w:rsidRPr="000A6031" w:rsidRDefault="002C42E6"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Ta nên thiết lập</w:t>
      </w:r>
      <w:r w:rsidRPr="000A6031">
        <w:rPr>
          <w:rStyle w:val="apple-converted-space"/>
          <w:rFonts w:cs="Times New Roman"/>
          <w:szCs w:val="26"/>
        </w:rPr>
        <w:t> </w:t>
      </w:r>
      <w:r w:rsidRPr="000A6031">
        <w:rPr>
          <w:rStyle w:val="Strong"/>
          <w:rFonts w:cs="Times New Roman"/>
          <w:szCs w:val="26"/>
        </w:rPr>
        <w:t>id</w:t>
      </w:r>
      <w:r w:rsidRPr="000A6031">
        <w:rPr>
          <w:rStyle w:val="apple-converted-space"/>
          <w:rFonts w:cs="Times New Roman"/>
          <w:szCs w:val="26"/>
        </w:rPr>
        <w:t> </w:t>
      </w:r>
      <w:r w:rsidRPr="000A6031">
        <w:rPr>
          <w:rFonts w:cs="Times New Roman"/>
          <w:szCs w:val="26"/>
        </w:rPr>
        <w:t>cho control để tiện bề xử lý.</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layout_width, layout_height nên thiết lập cho </w:t>
      </w:r>
      <w:r w:rsidR="002C42E6">
        <w:rPr>
          <w:rFonts w:cs="Times New Roman"/>
          <w:szCs w:val="26"/>
        </w:rPr>
        <w:t>điều khiển</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Để thay đổi màu nền dùng background, thay đổi màu chữ dùng textColor…</w:t>
      </w:r>
    </w:p>
    <w:p w:rsidR="00E8598C" w:rsidRPr="000A6031" w:rsidRDefault="00E8598C" w:rsidP="00547EC1">
      <w:pPr>
        <w:spacing w:line="26" w:lineRule="atLeast"/>
        <w:ind w:firstLine="709"/>
        <w:rPr>
          <w:rFonts w:cs="Times New Roman"/>
          <w:szCs w:val="26"/>
        </w:rPr>
      </w:pPr>
      <w:r w:rsidRPr="000A6031">
        <w:rPr>
          <w:rFonts w:cs="Times New Roman"/>
          <w:szCs w:val="26"/>
        </w:rPr>
        <w:t>- Dựa vào Id ta sẽ lấy được control theo đúng Id này, xem code bên dưới để biết cách lấy control theo Id:</w:t>
      </w:r>
    </w:p>
    <w:p w:rsidR="00E8598C" w:rsidRPr="000A6031" w:rsidRDefault="00E8598C" w:rsidP="00994C01">
      <w:pPr>
        <w:pStyle w:val="phongcode"/>
        <w:rPr>
          <w:b/>
        </w:rPr>
      </w:pPr>
      <w:r w:rsidRPr="000A6031">
        <w:rPr>
          <w:rStyle w:val="Strong"/>
          <w:b w:val="0"/>
        </w:rPr>
        <w:t>TextView</w:t>
      </w:r>
      <w:r w:rsidRPr="000A6031">
        <w:rPr>
          <w:rStyle w:val="apple-converted-space"/>
          <w:b/>
        </w:rPr>
        <w:t> </w:t>
      </w:r>
      <w:r w:rsidRPr="000A6031">
        <w:rPr>
          <w:rStyle w:val="Strong"/>
          <w:b w:val="0"/>
        </w:rPr>
        <w:t>txt1= (TextView) findViewById(R.id.textView1);</w:t>
      </w:r>
    </w:p>
    <w:p w:rsidR="00E8598C" w:rsidRPr="000A6031" w:rsidRDefault="00E8598C" w:rsidP="00547EC1">
      <w:pPr>
        <w:spacing w:line="26" w:lineRule="atLeast"/>
        <w:ind w:firstLine="709"/>
        <w:rPr>
          <w:rFonts w:cs="Times New Roman"/>
          <w:szCs w:val="26"/>
        </w:rPr>
      </w:pPr>
      <w:r w:rsidRPr="000A6031">
        <w:rPr>
          <w:rFonts w:cs="Times New Roman"/>
          <w:szCs w:val="26"/>
        </w:rPr>
        <w:t>- Mọi control đều kế thừa từ View, và hàm </w:t>
      </w:r>
      <w:r w:rsidRPr="002C42E6">
        <w:rPr>
          <w:rStyle w:val="Strong"/>
          <w:rFonts w:ascii="Courier New" w:hAnsi="Courier New" w:cs="Courier New"/>
          <w:sz w:val="24"/>
          <w:szCs w:val="24"/>
        </w:rPr>
        <w:t>findViewById</w:t>
      </w:r>
      <w:r w:rsidRPr="000A6031">
        <w:rPr>
          <w:rStyle w:val="Strong"/>
          <w:rFonts w:cs="Times New Roman"/>
          <w:szCs w:val="26"/>
        </w:rPr>
        <w:t> </w:t>
      </w:r>
      <w:r w:rsidRPr="000A6031">
        <w:rPr>
          <w:rFonts w:cs="Times New Roman"/>
          <w:szCs w:val="26"/>
        </w:rPr>
        <w:t>cũng trả về 1 View theo đúng Id truyền vào, đó là lý do ta ép kiểu về cho đúng với TextView (cách làm nhanh: ngay dòng lệnh này nhấn tổ hợp phím </w:t>
      </w:r>
      <w:r w:rsidRPr="000A6031">
        <w:rPr>
          <w:rStyle w:val="Strong"/>
          <w:rFonts w:cs="Times New Roman"/>
          <w:szCs w:val="26"/>
        </w:rPr>
        <w:t>Ctrl +</w:t>
      </w:r>
      <w:r w:rsidR="002C42E6">
        <w:rPr>
          <w:rStyle w:val="Strong"/>
          <w:rFonts w:cs="Times New Roman"/>
          <w:szCs w:val="26"/>
        </w:rPr>
        <w:t xml:space="preserve"> </w:t>
      </w:r>
      <w:r w:rsidRPr="000A6031">
        <w:rPr>
          <w:rStyle w:val="Strong"/>
          <w:rFonts w:cs="Times New Roman"/>
          <w:szCs w:val="26"/>
        </w:rPr>
        <w:t>1</w:t>
      </w:r>
      <w:r w:rsidRPr="000A6031">
        <w:rPr>
          <w:rStyle w:val="apple-converted-space"/>
          <w:rFonts w:cs="Times New Roman"/>
          <w:szCs w:val="26"/>
        </w:rPr>
        <w:t> </w:t>
      </w:r>
      <w:r w:rsidRPr="000A6031">
        <w:rPr>
          <w:rFonts w:cs="Times New Roman"/>
          <w:szCs w:val="26"/>
        </w:rPr>
        <w:t xml:space="preserve"> tự ép kiểu nhanh.</w:t>
      </w:r>
    </w:p>
    <w:p w:rsidR="00E8598C" w:rsidRPr="000A6031" w:rsidRDefault="00E8598C" w:rsidP="00547EC1">
      <w:pPr>
        <w:spacing w:line="26" w:lineRule="atLeast"/>
        <w:ind w:firstLine="709"/>
        <w:rPr>
          <w:rFonts w:cs="Times New Roman"/>
          <w:szCs w:val="26"/>
        </w:rPr>
      </w:pPr>
      <w:r w:rsidRPr="000A6031">
        <w:rPr>
          <w:rFonts w:cs="Times New Roman"/>
          <w:szCs w:val="26"/>
        </w:rPr>
        <w:t>- Để hiển thị thông tin lên control TextView ta dùng lệnh dưới đây:</w:t>
      </w:r>
    </w:p>
    <w:p w:rsidR="00E8598C" w:rsidRPr="000A6031" w:rsidRDefault="00E8598C" w:rsidP="00994C01">
      <w:pPr>
        <w:pStyle w:val="phongcode"/>
        <w:rPr>
          <w:b/>
        </w:rPr>
      </w:pPr>
      <w:r w:rsidRPr="000A6031">
        <w:rPr>
          <w:rStyle w:val="Strong"/>
          <w:b w:val="0"/>
        </w:rPr>
        <w:t xml:space="preserve">txt1.setText(“Hello </w:t>
      </w:r>
      <w:r w:rsidR="004F7BB2">
        <w:rPr>
          <w:rStyle w:val="Strong"/>
          <w:b w:val="0"/>
        </w:rPr>
        <w:t>world</w:t>
      </w:r>
      <w:r w:rsidRPr="000A6031">
        <w:rPr>
          <w:rStyle w:val="Strong"/>
          <w:b w:val="0"/>
        </w:rPr>
        <w:t>”);</w:t>
      </w:r>
    </w:p>
    <w:p w:rsidR="00E8598C" w:rsidRPr="000A6031" w:rsidRDefault="00E8598C" w:rsidP="00547EC1">
      <w:pPr>
        <w:spacing w:line="26" w:lineRule="atLeast"/>
        <w:ind w:firstLine="709"/>
        <w:rPr>
          <w:rFonts w:cs="Times New Roman"/>
          <w:szCs w:val="26"/>
        </w:rPr>
      </w:pPr>
      <w:r w:rsidRPr="000A6031">
        <w:rPr>
          <w:rFonts w:cs="Times New Roman"/>
          <w:szCs w:val="26"/>
        </w:rPr>
        <w:t>- Đẩy lấy thông tin bên trong control TextView ta dùng lệnh dưới đây:</w:t>
      </w:r>
    </w:p>
    <w:p w:rsidR="00E8598C" w:rsidRPr="000A6031" w:rsidRDefault="00E8598C" w:rsidP="00994C01">
      <w:pPr>
        <w:pStyle w:val="phongcode"/>
      </w:pPr>
      <w:r w:rsidRPr="000A6031">
        <w:t xml:space="preserve">String msg = </w:t>
      </w:r>
      <w:r w:rsidRPr="00994C01">
        <w:rPr>
          <w:rStyle w:val="Strong"/>
          <w:b w:val="0"/>
        </w:rPr>
        <w:t>txt1</w:t>
      </w:r>
      <w:r w:rsidRPr="000A6031">
        <w:t>.getText</w:t>
      </w:r>
      <w:r w:rsidR="007B4EAB">
        <w:t xml:space="preserve">(): </w:t>
      </w:r>
      <w:r w:rsidRPr="000A6031">
        <w:t>.toString</w:t>
      </w:r>
      <w:r w:rsidR="007B4EAB">
        <w:t xml:space="preserve">(): </w:t>
      </w:r>
      <w:r w:rsidRPr="000A6031">
        <w:t>;</w:t>
      </w:r>
    </w:p>
    <w:p w:rsidR="00E8598C" w:rsidRPr="00994C01" w:rsidRDefault="00E8598C" w:rsidP="00F142FA">
      <w:pPr>
        <w:pStyle w:val="ListParagraph"/>
        <w:numPr>
          <w:ilvl w:val="0"/>
          <w:numId w:val="19"/>
        </w:numPr>
        <w:spacing w:line="26" w:lineRule="atLeast"/>
        <w:rPr>
          <w:rFonts w:cs="Times New Roman"/>
          <w:b/>
          <w:szCs w:val="26"/>
        </w:rPr>
      </w:pPr>
      <w:bookmarkStart w:id="226" w:name="_Toc444810714"/>
      <w:bookmarkStart w:id="227" w:name="_Toc475801504"/>
      <w:bookmarkStart w:id="228" w:name="_Toc475999834"/>
      <w:r w:rsidRPr="00994C01">
        <w:rPr>
          <w:rFonts w:cs="Times New Roman"/>
          <w:b/>
          <w:szCs w:val="26"/>
        </w:rPr>
        <w:t>EditText</w:t>
      </w:r>
      <w:bookmarkEnd w:id="226"/>
      <w:bookmarkEnd w:id="227"/>
      <w:bookmarkEnd w:id="228"/>
    </w:p>
    <w:p w:rsidR="00E8598C" w:rsidRPr="000A6031" w:rsidRDefault="00E8598C" w:rsidP="00547EC1">
      <w:pPr>
        <w:spacing w:line="26" w:lineRule="atLeast"/>
        <w:ind w:firstLine="709"/>
        <w:rPr>
          <w:rFonts w:cs="Times New Roman"/>
          <w:szCs w:val="26"/>
        </w:rPr>
      </w:pPr>
      <w:r w:rsidRPr="000A6031">
        <w:rPr>
          <w:rFonts w:cs="Times New Roman"/>
          <w:szCs w:val="26"/>
        </w:rPr>
        <w:t>- Control này kế thừa từ TextView và cho phép chỉnh sửa dữ liệu</w:t>
      </w:r>
      <w:r w:rsidR="00F13E8D">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 Để sử dụng EditText rất đơn giản, chỉ việc kéo thả control này vào giao diện và tiến hành thiết lập một số thuộc tính:</w:t>
      </w:r>
    </w:p>
    <w:p w:rsidR="00E8598C" w:rsidRPr="000A6031" w:rsidRDefault="00E8598C" w:rsidP="00994C0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BA50D63" wp14:editId="65FF722B">
            <wp:extent cx="5105182" cy="1504950"/>
            <wp:effectExtent l="0" t="0" r="635" b="0"/>
            <wp:docPr id="40" name="Picture 40" descr="10_common_control_4">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_common_control_4">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14141" cy="1507591"/>
                    </a:xfrm>
                    <a:prstGeom prst="rect">
                      <a:avLst/>
                    </a:prstGeom>
                    <a:noFill/>
                    <a:ln>
                      <a:noFill/>
                    </a:ln>
                  </pic:spPr>
                </pic:pic>
              </a:graphicData>
            </a:graphic>
          </wp:inline>
        </w:drawing>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TextView cần thiết lập</w:t>
      </w:r>
      <w:r w:rsidRPr="000A6031">
        <w:rPr>
          <w:rStyle w:val="apple-converted-space"/>
          <w:rFonts w:cs="Times New Roman"/>
          <w:szCs w:val="26"/>
        </w:rPr>
        <w:t> </w:t>
      </w:r>
      <w:r w:rsidRPr="00994C01">
        <w:rPr>
          <w:rStyle w:val="Strong"/>
          <w:rFonts w:cs="Times New Roman"/>
          <w:b w:val="0"/>
          <w:szCs w:val="26"/>
        </w:rPr>
        <w:t>Id</w:t>
      </w:r>
      <w:r w:rsidRPr="000A6031">
        <w:rPr>
          <w:rFonts w:cs="Times New Roman"/>
          <w:szCs w:val="26"/>
        </w:rPr>
        <w:t>, các layout_width, layout_height</w:t>
      </w:r>
    </w:p>
    <w:p w:rsidR="00E8598C" w:rsidRPr="000A6031" w:rsidRDefault="00E8598C" w:rsidP="00547EC1">
      <w:pPr>
        <w:spacing w:line="26" w:lineRule="atLeast"/>
        <w:ind w:firstLine="709"/>
        <w:rPr>
          <w:rFonts w:cs="Times New Roman"/>
          <w:szCs w:val="26"/>
        </w:rPr>
      </w:pPr>
      <w:r w:rsidRPr="000A6031">
        <w:rPr>
          <w:rFonts w:cs="Times New Roman"/>
          <w:szCs w:val="26"/>
        </w:rPr>
        <w:t>- Thuộc tính</w:t>
      </w:r>
      <w:r w:rsidRPr="000A6031">
        <w:rPr>
          <w:rStyle w:val="apple-converted-space"/>
          <w:rFonts w:cs="Times New Roman"/>
          <w:szCs w:val="26"/>
        </w:rPr>
        <w:t> </w:t>
      </w:r>
      <w:r w:rsidRPr="00994C01">
        <w:rPr>
          <w:rStyle w:val="Strong"/>
          <w:rFonts w:cs="Times New Roman"/>
          <w:b w:val="0"/>
          <w:szCs w:val="26"/>
        </w:rPr>
        <w:t>hint</w:t>
      </w:r>
      <w:r w:rsidRPr="000A6031">
        <w:rPr>
          <w:rStyle w:val="apple-converted-space"/>
          <w:rFonts w:cs="Times New Roman"/>
          <w:szCs w:val="26"/>
        </w:rPr>
        <w:t> </w:t>
      </w:r>
      <w:r w:rsidRPr="000A6031">
        <w:rPr>
          <w:rFonts w:cs="Times New Roman"/>
          <w:szCs w:val="26"/>
        </w:rPr>
        <w:t>: để hiển thị thông tin gợi ý trong vùng nhập dữ liệu khi chưa nhập bất kỳ dữ liệu nào vào, chỉ cần có dữ liệu là phần</w:t>
      </w:r>
      <w:r w:rsidRPr="000A6031">
        <w:rPr>
          <w:rStyle w:val="apple-converted-space"/>
          <w:rFonts w:cs="Times New Roman"/>
          <w:szCs w:val="26"/>
        </w:rPr>
        <w:t> </w:t>
      </w:r>
      <w:r w:rsidRPr="00994C01">
        <w:rPr>
          <w:rStyle w:val="Strong"/>
          <w:rFonts w:cs="Times New Roman"/>
          <w:b w:val="0"/>
          <w:szCs w:val="26"/>
        </w:rPr>
        <w:t>hint</w:t>
      </w:r>
      <w:r w:rsidRPr="000A6031">
        <w:rPr>
          <w:rStyle w:val="apple-converted-space"/>
          <w:rFonts w:cs="Times New Roman"/>
          <w:szCs w:val="26"/>
        </w:rPr>
        <w:t> </w:t>
      </w:r>
      <w:r w:rsidRPr="000A6031">
        <w:rPr>
          <w:rFonts w:cs="Times New Roman"/>
          <w:szCs w:val="26"/>
        </w:rPr>
        <w:t>sẽ tự động mất đi.</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Pr="00994C01">
        <w:rPr>
          <w:rStyle w:val="Strong"/>
          <w:rFonts w:ascii="Courier New" w:hAnsi="Courier New" w:cs="Courier New"/>
          <w:b w:val="0"/>
          <w:szCs w:val="26"/>
        </w:rPr>
        <w:t>textSize</w:t>
      </w:r>
      <w:r w:rsidRPr="000A6031">
        <w:rPr>
          <w:rStyle w:val="apple-converted-space"/>
          <w:rFonts w:cs="Times New Roman"/>
          <w:szCs w:val="26"/>
        </w:rPr>
        <w:t> </w:t>
      </w:r>
      <w:r w:rsidRPr="000A6031">
        <w:rPr>
          <w:rFonts w:cs="Times New Roman"/>
          <w:szCs w:val="26"/>
        </w:rPr>
        <w:t>để thiết lập kích cỡ font chữ cho EditText</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Pr="00994C01">
        <w:rPr>
          <w:rFonts w:ascii="Courier New" w:hAnsi="Courier New" w:cs="Courier New"/>
          <w:szCs w:val="26"/>
        </w:rPr>
        <w:t>textAutoCorrect</w:t>
      </w:r>
      <w:r w:rsidRPr="000A6031">
        <w:rPr>
          <w:rFonts w:cs="Times New Roman"/>
          <w:szCs w:val="26"/>
        </w:rPr>
        <w:t xml:space="preserve"> : Tự động sửa đúng chính tả, giả sử nhập “</w:t>
      </w:r>
      <w:r w:rsidRPr="00994C01">
        <w:rPr>
          <w:rStyle w:val="Strong"/>
          <w:rFonts w:cs="Times New Roman"/>
          <w:b w:val="0"/>
          <w:szCs w:val="26"/>
        </w:rPr>
        <w:t>teh</w:t>
      </w:r>
      <w:r w:rsidRPr="000A6031">
        <w:rPr>
          <w:rFonts w:cs="Times New Roman"/>
          <w:szCs w:val="26"/>
        </w:rPr>
        <w:t>” thì nó sẽ tự động sửa thành “</w:t>
      </w:r>
      <w:r w:rsidRPr="00994C01">
        <w:rPr>
          <w:rStyle w:val="Strong"/>
          <w:rFonts w:cs="Times New Roman"/>
          <w:b w:val="0"/>
          <w:szCs w:val="26"/>
        </w:rPr>
        <w:t>the</w:t>
      </w:r>
      <w:r w:rsidRPr="000A6031">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TextView, ta cũng phải lấy được control thông qua Id, thao tác với dữ liệu bên trong EditText:</w:t>
      </w:r>
    </w:p>
    <w:p w:rsidR="00E8598C" w:rsidRPr="000A6031" w:rsidRDefault="00E8598C" w:rsidP="00547EC1">
      <w:pPr>
        <w:spacing w:line="26" w:lineRule="atLeast"/>
        <w:ind w:firstLine="709"/>
        <w:rPr>
          <w:rFonts w:cs="Times New Roman"/>
          <w:szCs w:val="26"/>
        </w:rPr>
      </w:pPr>
      <w:r w:rsidRPr="000A6031">
        <w:rPr>
          <w:rFonts w:cs="Times New Roman"/>
          <w:szCs w:val="26"/>
        </w:rPr>
        <w:t>- Lấy control theo Id:</w:t>
      </w:r>
    </w:p>
    <w:p w:rsidR="00E8598C" w:rsidRPr="00994C01" w:rsidRDefault="00E8598C" w:rsidP="00F9427A">
      <w:pPr>
        <w:pStyle w:val="phongcode"/>
        <w:rPr>
          <w:b/>
        </w:rPr>
      </w:pPr>
      <w:r w:rsidRPr="00994C01">
        <w:rPr>
          <w:rStyle w:val="Strong"/>
          <w:b w:val="0"/>
        </w:rPr>
        <w:t>EditText</w:t>
      </w:r>
      <w:r w:rsidRPr="00994C01">
        <w:rPr>
          <w:rStyle w:val="apple-converted-space"/>
          <w:b/>
        </w:rPr>
        <w:t> </w:t>
      </w:r>
      <w:r w:rsidRPr="00994C01">
        <w:rPr>
          <w:rStyle w:val="Strong"/>
          <w:b w:val="0"/>
        </w:rPr>
        <w:t>txtbox = (EditText) findViewById(R.id.editText1);</w:t>
      </w:r>
    </w:p>
    <w:p w:rsidR="00E8598C" w:rsidRPr="000A6031" w:rsidRDefault="00E8598C" w:rsidP="00547EC1">
      <w:pPr>
        <w:spacing w:line="26" w:lineRule="atLeast"/>
        <w:ind w:firstLine="709"/>
        <w:rPr>
          <w:rFonts w:cs="Times New Roman"/>
          <w:szCs w:val="26"/>
        </w:rPr>
      </w:pPr>
      <w:r w:rsidRPr="000A6031">
        <w:rPr>
          <w:rFonts w:cs="Times New Roman"/>
          <w:szCs w:val="26"/>
        </w:rPr>
        <w:t>- Thiết lập giá trị cho EditText</w:t>
      </w:r>
    </w:p>
    <w:p w:rsidR="00E8598C" w:rsidRPr="00994C01" w:rsidRDefault="00E8598C" w:rsidP="00F9427A">
      <w:pPr>
        <w:pStyle w:val="phongcode"/>
        <w:rPr>
          <w:b/>
        </w:rPr>
      </w:pPr>
      <w:r w:rsidRPr="00994C01">
        <w:rPr>
          <w:rStyle w:val="Strong"/>
          <w:b w:val="0"/>
        </w:rPr>
        <w:t xml:space="preserve">txtBox.setText(“nhập </w:t>
      </w:r>
      <w:r w:rsidR="00F9427A">
        <w:rPr>
          <w:rStyle w:val="Strong"/>
          <w:b w:val="0"/>
        </w:rPr>
        <w:t>chữ</w:t>
      </w:r>
      <w:r w:rsidRPr="00994C01">
        <w:rPr>
          <w:rStyle w:val="Strong"/>
          <w:b w:val="0"/>
        </w:rPr>
        <w:t>”)</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Lấy dữ liệu bên trong EditText:</w:t>
      </w:r>
    </w:p>
    <w:p w:rsidR="00E8598C" w:rsidRPr="000A6031" w:rsidRDefault="00E8598C" w:rsidP="00F9427A">
      <w:pPr>
        <w:pStyle w:val="phongcode"/>
      </w:pPr>
      <w:r w:rsidRPr="000A6031">
        <w:t>String msg = txtBox.getText</w:t>
      </w:r>
      <w:r w:rsidR="007B4EAB">
        <w:t xml:space="preserve">(): </w:t>
      </w:r>
      <w:r w:rsidRPr="000A6031">
        <w:t>.toString</w:t>
      </w:r>
      <w:r w:rsidR="007B4EAB">
        <w:t xml:space="preserve">(): </w:t>
      </w:r>
    </w:p>
    <w:p w:rsidR="00E8598C" w:rsidRPr="00F9427A" w:rsidRDefault="00E8598C" w:rsidP="00F142FA">
      <w:pPr>
        <w:pStyle w:val="ListParagraph"/>
        <w:numPr>
          <w:ilvl w:val="0"/>
          <w:numId w:val="19"/>
        </w:numPr>
        <w:spacing w:line="26" w:lineRule="atLeast"/>
        <w:rPr>
          <w:rFonts w:cs="Times New Roman"/>
          <w:b/>
          <w:szCs w:val="26"/>
        </w:rPr>
      </w:pPr>
      <w:bookmarkStart w:id="229" w:name="_Toc444810715"/>
      <w:bookmarkStart w:id="230" w:name="_Toc475801505"/>
      <w:bookmarkStart w:id="231" w:name="_Toc475999835"/>
      <w:r w:rsidRPr="00F9427A">
        <w:rPr>
          <w:rFonts w:cs="Times New Roman"/>
          <w:b/>
          <w:szCs w:val="26"/>
        </w:rPr>
        <w:t>Button</w:t>
      </w:r>
      <w:bookmarkEnd w:id="229"/>
      <w:bookmarkEnd w:id="230"/>
      <w:bookmarkEnd w:id="231"/>
    </w:p>
    <w:p w:rsidR="00E8598C" w:rsidRPr="000A6031" w:rsidRDefault="00E8598C" w:rsidP="00547EC1">
      <w:pPr>
        <w:spacing w:line="26" w:lineRule="atLeast"/>
        <w:ind w:firstLine="709"/>
        <w:rPr>
          <w:rFonts w:cs="Times New Roman"/>
          <w:szCs w:val="26"/>
        </w:rPr>
      </w:pPr>
      <w:r w:rsidRPr="000A6031">
        <w:rPr>
          <w:rFonts w:cs="Times New Roman"/>
          <w:szCs w:val="26"/>
        </w:rPr>
        <w:t>- Dùng để thiết lập sự kiện khi người dùng chọn lựa.</w:t>
      </w:r>
    </w:p>
    <w:p w:rsidR="00E8598C" w:rsidRPr="000A6031" w:rsidRDefault="00E8598C" w:rsidP="00547EC1">
      <w:pPr>
        <w:spacing w:line="26" w:lineRule="atLeast"/>
        <w:ind w:firstLine="709"/>
        <w:rPr>
          <w:rFonts w:cs="Times New Roman"/>
          <w:szCs w:val="26"/>
        </w:rPr>
      </w:pPr>
      <w:r w:rsidRPr="000A6031">
        <w:rPr>
          <w:rFonts w:cs="Times New Roman"/>
          <w:szCs w:val="26"/>
        </w:rPr>
        <w:t>- Cũng kế thừa từ TextView</w:t>
      </w:r>
    </w:p>
    <w:p w:rsidR="00E8598C" w:rsidRPr="000A6031" w:rsidRDefault="00E8598C" w:rsidP="00547EC1">
      <w:pPr>
        <w:spacing w:line="26" w:lineRule="atLeast"/>
        <w:ind w:firstLine="709"/>
        <w:rPr>
          <w:rFonts w:cs="Times New Roman"/>
          <w:szCs w:val="26"/>
        </w:rPr>
      </w:pPr>
      <w:r w:rsidRPr="000A6031">
        <w:rPr>
          <w:rFonts w:cs="Times New Roman"/>
          <w:szCs w:val="26"/>
        </w:rPr>
        <w:t>- Có 2 sự kiện mà người sử dụng thường xuyên thao tác:</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13CBC858" wp14:editId="0BD1A0F4">
            <wp:extent cx="4903402" cy="2009775"/>
            <wp:effectExtent l="0" t="0" r="0" b="0"/>
            <wp:docPr id="43" name="Picture 43" descr="10_common_control_6">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0_common_control_6">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05283" cy="2010546"/>
                    </a:xfrm>
                    <a:prstGeom prst="rect">
                      <a:avLst/>
                    </a:prstGeom>
                    <a:noFill/>
                    <a:ln>
                      <a:noFill/>
                    </a:ln>
                  </pic:spPr>
                </pic:pic>
              </a:graphicData>
            </a:graphic>
          </wp:inline>
        </w:drawing>
      </w:r>
    </w:p>
    <w:p w:rsidR="00E8598C" w:rsidRPr="00F9427A" w:rsidRDefault="00E8598C" w:rsidP="00F142FA">
      <w:pPr>
        <w:pStyle w:val="ListParagraph"/>
        <w:numPr>
          <w:ilvl w:val="0"/>
          <w:numId w:val="19"/>
        </w:numPr>
        <w:spacing w:line="26" w:lineRule="atLeast"/>
        <w:rPr>
          <w:rFonts w:cs="Times New Roman"/>
          <w:b/>
          <w:szCs w:val="26"/>
        </w:rPr>
      </w:pPr>
      <w:bookmarkStart w:id="232" w:name="_Toc444810716"/>
      <w:bookmarkStart w:id="233" w:name="_Toc475801506"/>
      <w:bookmarkStart w:id="234" w:name="_Toc475999836"/>
      <w:r w:rsidRPr="00F9427A">
        <w:rPr>
          <w:rFonts w:cs="Times New Roman"/>
          <w:b/>
          <w:szCs w:val="26"/>
        </w:rPr>
        <w:t xml:space="preserve">Checkbox, Radio </w:t>
      </w:r>
      <w:r w:rsidR="00A5442C" w:rsidRPr="00F9427A">
        <w:rPr>
          <w:rFonts w:cs="Times New Roman"/>
          <w:b/>
          <w:szCs w:val="26"/>
        </w:rPr>
        <w:t>B</w:t>
      </w:r>
      <w:r w:rsidRPr="00F9427A">
        <w:rPr>
          <w:rFonts w:cs="Times New Roman"/>
          <w:b/>
          <w:szCs w:val="26"/>
        </w:rPr>
        <w:t>utton</w:t>
      </w:r>
      <w:bookmarkEnd w:id="232"/>
      <w:bookmarkEnd w:id="233"/>
      <w:bookmarkEnd w:id="234"/>
    </w:p>
    <w:p w:rsidR="00E8598C" w:rsidRPr="000A6031" w:rsidRDefault="00E8598C" w:rsidP="00547EC1">
      <w:pPr>
        <w:spacing w:line="26" w:lineRule="atLeast"/>
        <w:ind w:firstLine="709"/>
        <w:rPr>
          <w:rFonts w:cs="Times New Roman"/>
          <w:szCs w:val="26"/>
        </w:rPr>
      </w:pPr>
      <w:r w:rsidRPr="000A6031">
        <w:rPr>
          <w:rFonts w:cs="Times New Roman"/>
          <w:szCs w:val="26"/>
        </w:rPr>
        <w:t>- CheckBox và RadioButton đều sử dụng chung 2 phương thức :</w:t>
      </w:r>
    </w:p>
    <w:p w:rsidR="00E8598C" w:rsidRPr="000A6031" w:rsidRDefault="00A5442C" w:rsidP="00547EC1">
      <w:pPr>
        <w:spacing w:line="26" w:lineRule="atLeast"/>
        <w:ind w:firstLine="709"/>
        <w:rPr>
          <w:rFonts w:cs="Times New Roman"/>
          <w:szCs w:val="26"/>
        </w:rPr>
      </w:pPr>
      <w:r w:rsidRPr="000A6031">
        <w:rPr>
          <w:rFonts w:cs="Times New Roman"/>
          <w:szCs w:val="26"/>
        </w:rPr>
        <w:t>1) P</w:t>
      </w:r>
      <w:r w:rsidR="00E8598C" w:rsidRPr="000A6031">
        <w:rPr>
          <w:rFonts w:cs="Times New Roman"/>
          <w:szCs w:val="26"/>
        </w:rPr>
        <w:t>hương thức </w:t>
      </w:r>
      <w:r w:rsidR="00E8598C" w:rsidRPr="000A6031">
        <w:rPr>
          <w:rFonts w:ascii="Consolas" w:hAnsi="Consolas" w:cs="Times New Roman"/>
          <w:szCs w:val="26"/>
        </w:rPr>
        <w:t>setChecked</w:t>
      </w:r>
      <w:r w:rsidR="007B4EAB">
        <w:rPr>
          <w:rFonts w:cs="Times New Roman"/>
          <w:szCs w:val="26"/>
        </w:rPr>
        <w:t xml:space="preserve">(): </w:t>
      </w:r>
      <w:r w:rsidR="00E8598C" w:rsidRPr="000A6031">
        <w:rPr>
          <w:rFonts w:cs="Times New Roman"/>
          <w:szCs w:val="26"/>
        </w:rPr>
        <w:t>, dùng để thiết lập checked. Nếu ta gọi </w:t>
      </w:r>
      <w:r w:rsidR="00E8598C" w:rsidRPr="000A6031">
        <w:rPr>
          <w:rFonts w:ascii="Consolas" w:hAnsi="Consolas" w:cs="Times New Roman"/>
          <w:szCs w:val="26"/>
        </w:rPr>
        <w:t>setChecked(true)</w:t>
      </w:r>
      <w:r w:rsidR="00E8598C" w:rsidRPr="000A6031">
        <w:rPr>
          <w:rFonts w:cs="Times New Roman"/>
          <w:szCs w:val="26"/>
        </w:rPr>
        <w:t>  tức là cho phép control được checked, còn gọi </w:t>
      </w:r>
      <w:r w:rsidR="00E8598C" w:rsidRPr="000A6031">
        <w:rPr>
          <w:rFonts w:ascii="Consolas" w:hAnsi="Consolas" w:cs="Times New Roman"/>
          <w:szCs w:val="26"/>
        </w:rPr>
        <w:t>setChecked(false)</w:t>
      </w:r>
      <w:r w:rsidR="00E8598C" w:rsidRPr="000A6031">
        <w:rPr>
          <w:rFonts w:cs="Times New Roman"/>
          <w:szCs w:val="26"/>
        </w:rPr>
        <w:t xml:space="preserve"> thì control sẽ bị unchecked.</w:t>
      </w:r>
    </w:p>
    <w:p w:rsidR="00E8598C" w:rsidRPr="000A6031" w:rsidRDefault="00A5442C" w:rsidP="00547EC1">
      <w:pPr>
        <w:spacing w:line="26" w:lineRule="atLeast"/>
        <w:ind w:firstLine="709"/>
        <w:rPr>
          <w:rFonts w:cs="Times New Roman"/>
          <w:szCs w:val="26"/>
        </w:rPr>
      </w:pPr>
      <w:r w:rsidRPr="000A6031">
        <w:rPr>
          <w:rFonts w:cs="Times New Roman"/>
          <w:szCs w:val="26"/>
        </w:rPr>
        <w:t>2) P</w:t>
      </w:r>
      <w:r w:rsidR="00E8598C" w:rsidRPr="000A6031">
        <w:rPr>
          <w:rFonts w:cs="Times New Roman"/>
          <w:szCs w:val="26"/>
        </w:rPr>
        <w:t>hương thức </w:t>
      </w:r>
      <w:r w:rsidR="00E8598C" w:rsidRPr="000A6031">
        <w:rPr>
          <w:rFonts w:ascii="Consolas" w:hAnsi="Consolas" w:cs="Times New Roman"/>
          <w:szCs w:val="26"/>
        </w:rPr>
        <w:t>isChecked</w:t>
      </w:r>
      <w:r w:rsidR="00E8598C" w:rsidRPr="000A6031">
        <w:rPr>
          <w:rFonts w:cs="Times New Roman"/>
          <w:szCs w:val="26"/>
        </w:rPr>
        <w:t>, kiểm tra xem control có được checked hay không. Nếu có checked thì trả về</w:t>
      </w:r>
      <w:r w:rsidR="00E8598C" w:rsidRPr="000A6031">
        <w:rPr>
          <w:rStyle w:val="apple-converted-space"/>
          <w:rFonts w:cs="Times New Roman"/>
          <w:szCs w:val="26"/>
        </w:rPr>
        <w:t> </w:t>
      </w:r>
      <w:r w:rsidR="00E8598C" w:rsidRPr="00F9427A">
        <w:rPr>
          <w:rStyle w:val="Strong"/>
          <w:rFonts w:cs="Times New Roman"/>
          <w:b w:val="0"/>
          <w:szCs w:val="26"/>
        </w:rPr>
        <w:t>true</w:t>
      </w:r>
      <w:r w:rsidR="00E8598C" w:rsidRPr="000A6031">
        <w:rPr>
          <w:rStyle w:val="apple-converted-space"/>
          <w:rFonts w:cs="Times New Roman"/>
          <w:szCs w:val="26"/>
        </w:rPr>
        <w:t> </w:t>
      </w:r>
      <w:r w:rsidR="00E8598C" w:rsidRPr="000A6031">
        <w:rPr>
          <w:rFonts w:cs="Times New Roman"/>
          <w:szCs w:val="26"/>
        </w:rPr>
        <w:t>ngược lại trả về</w:t>
      </w:r>
      <w:r w:rsidR="00E8598C" w:rsidRPr="000A6031">
        <w:rPr>
          <w:rStyle w:val="apple-converted-space"/>
          <w:rFonts w:cs="Times New Roman"/>
          <w:szCs w:val="26"/>
        </w:rPr>
        <w:t> </w:t>
      </w:r>
      <w:r w:rsidR="00E8598C" w:rsidRPr="00F9427A">
        <w:rPr>
          <w:rStyle w:val="Strong"/>
          <w:rFonts w:cs="Times New Roman"/>
          <w:b w:val="0"/>
          <w:szCs w:val="26"/>
        </w:rPr>
        <w:t>false</w:t>
      </w:r>
    </w:p>
    <w:p w:rsidR="00E8598C" w:rsidRPr="000A6031" w:rsidRDefault="00E8598C" w:rsidP="00547EC1">
      <w:pPr>
        <w:spacing w:line="26" w:lineRule="atLeast"/>
        <w:ind w:firstLine="709"/>
        <w:rPr>
          <w:rFonts w:cs="Times New Roman"/>
          <w:szCs w:val="26"/>
        </w:rPr>
      </w:pPr>
      <w:r w:rsidRPr="000A6031">
        <w:rPr>
          <w:rFonts w:cs="Times New Roman"/>
          <w:szCs w:val="26"/>
        </w:rPr>
        <w:t>- Checkbox cho phép ta checked nhiều đối tượng,  còn RadioButton thì tại một thời điểm nó chỉ cho ta checked 1 đối tượng trong cùng một group mà thôi.</w:t>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Checkbox, ta cũng có thể thiết lập checked cho RadioButton bất kỳ trong XML:</w:t>
      </w: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041860F9" wp14:editId="364CEA01">
            <wp:extent cx="4191197" cy="3486150"/>
            <wp:effectExtent l="0" t="0" r="0" b="0"/>
            <wp:docPr id="46" name="Picture 46" descr="11_chk_rad_3">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1_chk_rad_3">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99412" cy="3492983"/>
                    </a:xfrm>
                    <a:prstGeom prst="rect">
                      <a:avLst/>
                    </a:prstGeom>
                    <a:noFill/>
                    <a:ln>
                      <a:noFill/>
                    </a:ln>
                  </pic:spPr>
                </pic:pic>
              </a:graphicData>
            </a:graphic>
          </wp:inline>
        </w:drawing>
      </w:r>
    </w:p>
    <w:p w:rsidR="00C47AB2" w:rsidRPr="000A6031" w:rsidRDefault="00C47AB2" w:rsidP="00547EC1">
      <w:pPr>
        <w:spacing w:line="26" w:lineRule="atLeast"/>
        <w:ind w:firstLine="709"/>
        <w:jc w:val="center"/>
        <w:rPr>
          <w:rFonts w:cs="Times New Roman"/>
          <w:szCs w:val="26"/>
        </w:rPr>
      </w:pPr>
    </w:p>
    <w:p w:rsidR="00E8598C" w:rsidRPr="000A6031" w:rsidRDefault="00F13E8D" w:rsidP="00547EC1">
      <w:pPr>
        <w:spacing w:line="26" w:lineRule="atLeast"/>
        <w:ind w:firstLine="709"/>
        <w:rPr>
          <w:rFonts w:cs="Times New Roman"/>
          <w:szCs w:val="26"/>
        </w:rPr>
      </w:pPr>
      <w:r>
        <w:rPr>
          <w:rFonts w:cs="Times New Roman"/>
          <w:szCs w:val="26"/>
        </w:rPr>
        <w:t xml:space="preserve">- Nhìn vào hình trên </w:t>
      </w:r>
      <w:r w:rsidR="00E8598C" w:rsidRPr="000A6031">
        <w:rPr>
          <w:rFonts w:cs="Times New Roman"/>
          <w:szCs w:val="26"/>
        </w:rPr>
        <w:t>thấy là ta phải sử dụng RadioGroup để gom nhóm các RadioButton lại cùng một nhóm nào đó, những RadioButton mà cùng một nhóm thì tại 1 thời điểm chỉ có 1 RadioButton được checked mà thôi. Trong một màn hình ta có thể tạo nhiều nhóm RadioGroup khác nhau.</w:t>
      </w:r>
    </w:p>
    <w:p w:rsidR="00E8598C" w:rsidRPr="000A6031" w:rsidRDefault="00E8598C" w:rsidP="00547EC1">
      <w:pPr>
        <w:spacing w:line="26" w:lineRule="atLeast"/>
        <w:ind w:firstLine="709"/>
        <w:rPr>
          <w:rFonts w:cs="Times New Roman"/>
          <w:szCs w:val="26"/>
        </w:rPr>
      </w:pPr>
      <w:r w:rsidRPr="000A6031">
        <w:rPr>
          <w:rFonts w:cs="Times New Roman"/>
          <w:szCs w:val="26"/>
        </w:rPr>
        <w:t>- Có 2 cách xử lý RadionButton nào được checked như sau:</w:t>
      </w:r>
    </w:p>
    <w:p w:rsidR="00C47AB2" w:rsidRDefault="00E8598C" w:rsidP="00C47AB2">
      <w:pPr>
        <w:spacing w:line="26" w:lineRule="atLeast"/>
        <w:ind w:firstLine="709"/>
        <w:rPr>
          <w:rFonts w:cs="Times New Roman"/>
          <w:szCs w:val="26"/>
        </w:rPr>
      </w:pPr>
      <w:r w:rsidRPr="00C47AB2">
        <w:rPr>
          <w:rStyle w:val="Strong"/>
          <w:rFonts w:cs="Times New Roman"/>
          <w:b w:val="0"/>
          <w:szCs w:val="26"/>
        </w:rPr>
        <w:t>Cách 1</w:t>
      </w:r>
      <w:r w:rsidRPr="000A6031">
        <w:rPr>
          <w:rStyle w:val="Strong"/>
          <w:rFonts w:cs="Times New Roman"/>
          <w:szCs w:val="26"/>
        </w:rPr>
        <w:t>:</w:t>
      </w:r>
      <w:r w:rsidRPr="000A6031">
        <w:rPr>
          <w:rStyle w:val="apple-converted-space"/>
          <w:rFonts w:cs="Times New Roman"/>
          <w:szCs w:val="26"/>
        </w:rPr>
        <w:t> </w:t>
      </w:r>
      <w:r w:rsidRPr="000A6031">
        <w:rPr>
          <w:rFonts w:cs="Times New Roman"/>
          <w:szCs w:val="26"/>
        </w:rPr>
        <w:t>Dựa vào RadioGroup để biết chính xác Id của RadioButton nào được checked. Dựa vào Id này ta sẽ xử lý đúng nghiệp vụ:</w:t>
      </w:r>
    </w:p>
    <w:p w:rsidR="00C47AB2" w:rsidRDefault="00C47AB2" w:rsidP="00C47AB2">
      <w:pPr>
        <w:spacing w:line="26" w:lineRule="atLeast"/>
        <w:ind w:firstLine="709"/>
        <w:rPr>
          <w:rFonts w:cs="Times New Roman"/>
          <w:szCs w:val="26"/>
        </w:rPr>
      </w:pP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3FB9EF05" wp14:editId="5B1377AB">
            <wp:extent cx="4919427" cy="2057400"/>
            <wp:effectExtent l="0" t="0" r="0" b="0"/>
            <wp:docPr id="45" name="Picture 45" descr="11_chk_rad_5">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1_chk_rad_5">
                      <a:hlinkClick r:id="rId123"/>
                    </pic:cNvPr>
                    <pic:cNvPicPr>
                      <a:picLocks noChangeAspect="1" noChangeArrowheads="1"/>
                    </pic:cNvPicPr>
                  </pic:nvPicPr>
                  <pic:blipFill rotWithShape="1">
                    <a:blip r:embed="rId124">
                      <a:extLst>
                        <a:ext uri="{28A0092B-C50C-407E-A947-70E740481C1C}">
                          <a14:useLocalDpi xmlns:a14="http://schemas.microsoft.com/office/drawing/2010/main" val="0"/>
                        </a:ext>
                      </a:extLst>
                    </a:blip>
                    <a:srcRect l="814" t="1877" r="990" b="3262"/>
                    <a:stretch/>
                  </pic:blipFill>
                  <pic:spPr bwMode="auto">
                    <a:xfrm>
                      <a:off x="0" y="0"/>
                      <a:ext cx="4922391" cy="2058640"/>
                    </a:xfrm>
                    <a:prstGeom prst="rect">
                      <a:avLst/>
                    </a:prstGeom>
                    <a:noFill/>
                    <a:ln>
                      <a:noFill/>
                    </a:ln>
                    <a:extLst>
                      <a:ext uri="{53640926-AAD7-44D8-BBD7-CCE9431645EC}">
                        <a14:shadowObscured xmlns:a14="http://schemas.microsoft.com/office/drawing/2010/main"/>
                      </a:ext>
                    </a:extLst>
                  </pic:spPr>
                </pic:pic>
              </a:graphicData>
            </a:graphic>
          </wp:inline>
        </w:drawing>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Như hình trên, hàm</w:t>
      </w:r>
      <w:r w:rsidRPr="000A6031">
        <w:rPr>
          <w:rStyle w:val="apple-converted-space"/>
          <w:rFonts w:cs="Times New Roman"/>
          <w:szCs w:val="26"/>
        </w:rPr>
        <w:t> </w:t>
      </w:r>
      <w:r w:rsidRPr="00C47AB2">
        <w:rPr>
          <w:rStyle w:val="Strong"/>
          <w:rFonts w:ascii="Courier New" w:hAnsi="Courier New" w:cs="Courier New"/>
          <w:b w:val="0"/>
          <w:szCs w:val="26"/>
        </w:rPr>
        <w:t>getCheckedRadioButtonId</w:t>
      </w:r>
      <w:r w:rsidR="007B4EAB">
        <w:rPr>
          <w:rFonts w:cs="Times New Roman"/>
          <w:szCs w:val="26"/>
        </w:rPr>
        <w:t xml:space="preserve">(): </w:t>
      </w:r>
      <w:r w:rsidRPr="000A6031">
        <w:rPr>
          <w:rFonts w:cs="Times New Roman"/>
          <w:szCs w:val="26"/>
        </w:rPr>
        <w:t xml:space="preserve"> : hàm này trả về Id của RadioButton nằm trong RadioGroup 1 được checked. Dựa vào Id này so sánh để biết được trên giao diện người sử dụng đang checked lựa chọn nào.</w:t>
      </w:r>
    </w:p>
    <w:p w:rsidR="00E8598C" w:rsidRDefault="00E8598C" w:rsidP="00547EC1">
      <w:pPr>
        <w:spacing w:line="26" w:lineRule="atLeast"/>
        <w:ind w:firstLine="709"/>
        <w:rPr>
          <w:rFonts w:cs="Times New Roman"/>
          <w:szCs w:val="26"/>
        </w:rPr>
      </w:pPr>
      <w:r w:rsidRPr="00C47AB2">
        <w:rPr>
          <w:rStyle w:val="Strong"/>
          <w:rFonts w:cs="Times New Roman"/>
          <w:b w:val="0"/>
          <w:szCs w:val="26"/>
        </w:rPr>
        <w:t>Cách 2:</w:t>
      </w:r>
      <w:r w:rsidRPr="000A6031">
        <w:rPr>
          <w:rStyle w:val="apple-converted-space"/>
          <w:rFonts w:cs="Times New Roman"/>
          <w:szCs w:val="26"/>
        </w:rPr>
        <w:t> </w:t>
      </w:r>
      <w:r w:rsidRPr="000A6031">
        <w:rPr>
          <w:rFonts w:cs="Times New Roman"/>
          <w:szCs w:val="26"/>
        </w:rPr>
        <w:t>Kiểm tra trực tiếp RadioButton đó có được checked hay không?</w:t>
      </w:r>
    </w:p>
    <w:p w:rsidR="00C47AB2" w:rsidRPr="000A6031" w:rsidRDefault="00C47AB2" w:rsidP="00547EC1">
      <w:pPr>
        <w:spacing w:line="26" w:lineRule="atLeast"/>
        <w:ind w:firstLine="709"/>
        <w:rPr>
          <w:rFonts w:cs="Times New Roman"/>
          <w:szCs w:val="26"/>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14E2C7B2" wp14:editId="5B13B2B5">
            <wp:extent cx="5233232" cy="1162050"/>
            <wp:effectExtent l="0" t="0" r="5715" b="0"/>
            <wp:docPr id="44" name="Picture 44" descr="11_chk_rad_6">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1_chk_rad_6">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34194" cy="1162264"/>
                    </a:xfrm>
                    <a:prstGeom prst="rect">
                      <a:avLst/>
                    </a:prstGeom>
                    <a:noFill/>
                    <a:ln>
                      <a:noFill/>
                    </a:ln>
                  </pic:spPr>
                </pic:pic>
              </a:graphicData>
            </a:graphic>
          </wp:inline>
        </w:drawing>
      </w:r>
    </w:p>
    <w:p w:rsidR="00C47AB2" w:rsidRPr="000A6031" w:rsidRDefault="00C47AB2"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Cả 2 cách trên đều có cùng chung một mục đích chỉ là kỹ thuật xử lý khác nhau, tương tự để xóa bỏ checked trong group, ta dùng lệnh:</w:t>
      </w:r>
    </w:p>
    <w:p w:rsidR="00E8598C" w:rsidRPr="00C47AB2" w:rsidRDefault="00E8598C" w:rsidP="00547EC1">
      <w:pPr>
        <w:spacing w:line="26" w:lineRule="atLeast"/>
        <w:ind w:firstLine="709"/>
        <w:rPr>
          <w:rFonts w:ascii="Courier New" w:hAnsi="Courier New" w:cs="Courier New"/>
          <w:b/>
          <w:szCs w:val="26"/>
        </w:rPr>
      </w:pPr>
      <w:r w:rsidRPr="00C47AB2">
        <w:rPr>
          <w:rStyle w:val="Strong"/>
          <w:rFonts w:ascii="Courier New" w:hAnsi="Courier New" w:cs="Courier New"/>
          <w:b w:val="0"/>
          <w:szCs w:val="26"/>
        </w:rPr>
        <w:t>group</w:t>
      </w:r>
      <w:r w:rsidRPr="00C47AB2">
        <w:rPr>
          <w:rFonts w:ascii="Courier New" w:hAnsi="Courier New" w:cs="Courier New"/>
          <w:b/>
          <w:szCs w:val="26"/>
        </w:rPr>
        <w:t>.</w:t>
      </w:r>
      <w:r w:rsidRPr="00C47AB2">
        <w:rPr>
          <w:rFonts w:ascii="Courier New" w:hAnsi="Courier New" w:cs="Courier New"/>
          <w:szCs w:val="26"/>
        </w:rPr>
        <w:t>clearChecked</w:t>
      </w:r>
      <w:r w:rsidR="007B4EAB">
        <w:rPr>
          <w:rFonts w:ascii="Courier New" w:hAnsi="Courier New" w:cs="Courier New"/>
          <w:szCs w:val="26"/>
        </w:rPr>
        <w:t xml:space="preserve">(): </w:t>
      </w:r>
      <w:r w:rsidRPr="00C47AB2">
        <w:rPr>
          <w:rFonts w:ascii="Courier New" w:hAnsi="Courier New" w:cs="Courier New"/>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với</w:t>
      </w:r>
      <w:r w:rsidRPr="000A6031">
        <w:rPr>
          <w:rStyle w:val="apple-converted-space"/>
          <w:rFonts w:cs="Times New Roman"/>
          <w:szCs w:val="26"/>
        </w:rPr>
        <w:t> </w:t>
      </w:r>
      <w:r w:rsidRPr="00C47AB2">
        <w:rPr>
          <w:rStyle w:val="Strong"/>
          <w:rFonts w:cs="Times New Roman"/>
          <w:b w:val="0"/>
          <w:szCs w:val="26"/>
        </w:rPr>
        <w:t>group</w:t>
      </w:r>
      <w:r w:rsidRPr="000A6031">
        <w:rPr>
          <w:rStyle w:val="apple-converted-space"/>
          <w:rFonts w:cs="Times New Roman"/>
          <w:szCs w:val="26"/>
        </w:rPr>
        <w:t> </w:t>
      </w:r>
      <w:r w:rsidRPr="000A6031">
        <w:rPr>
          <w:rFonts w:cs="Times New Roman"/>
          <w:szCs w:val="26"/>
        </w:rPr>
        <w:t>là đối tượng RadioGroup.</w:t>
      </w:r>
    </w:p>
    <w:p w:rsidR="00E8598C" w:rsidRPr="000A6031" w:rsidRDefault="00E8598C" w:rsidP="00547EC1">
      <w:pPr>
        <w:spacing w:line="26" w:lineRule="atLeast"/>
        <w:ind w:firstLine="709"/>
        <w:rPr>
          <w:rFonts w:cs="Times New Roman"/>
          <w:szCs w:val="26"/>
        </w:rPr>
      </w:pPr>
      <w:bookmarkStart w:id="235" w:name="_Toc444810717"/>
      <w:bookmarkStart w:id="236" w:name="_Toc475801507"/>
      <w:bookmarkStart w:id="237" w:name="_Toc475999837"/>
      <w:r w:rsidRPr="000A6031">
        <w:rPr>
          <w:rFonts w:cs="Times New Roman"/>
          <w:szCs w:val="26"/>
        </w:rPr>
        <w:t>Vẽ giao diện nâng cao và lập trình sự kiện trong android</w:t>
      </w:r>
      <w:bookmarkEnd w:id="235"/>
      <w:bookmarkEnd w:id="236"/>
      <w:bookmarkEnd w:id="237"/>
    </w:p>
    <w:p w:rsidR="00E8598C" w:rsidRDefault="00E8598C" w:rsidP="00547EC1">
      <w:pPr>
        <w:spacing w:line="26" w:lineRule="atLeast"/>
        <w:ind w:firstLine="709"/>
        <w:rPr>
          <w:rFonts w:cs="Times New Roman"/>
          <w:szCs w:val="26"/>
        </w:rPr>
      </w:pPr>
      <w:bookmarkStart w:id="238" w:name="_Toc444810718"/>
      <w:bookmarkStart w:id="239" w:name="_Toc475801508"/>
      <w:bookmarkStart w:id="240" w:name="_Toc475999838"/>
      <w:r w:rsidRPr="000A6031">
        <w:rPr>
          <w:rFonts w:cs="Times New Roman"/>
          <w:szCs w:val="26"/>
        </w:rPr>
        <w:t>Listview, Gridview và lập trình sự kiện</w:t>
      </w:r>
      <w:bookmarkEnd w:id="238"/>
      <w:bookmarkEnd w:id="239"/>
      <w:bookmarkEnd w:id="240"/>
    </w:p>
    <w:p w:rsidR="00C47AB2" w:rsidRPr="000A6031" w:rsidRDefault="00C47AB2" w:rsidP="00547EC1">
      <w:pPr>
        <w:spacing w:line="26" w:lineRule="atLeast"/>
        <w:ind w:firstLine="709"/>
        <w:rPr>
          <w:rFonts w:cs="Times New Roman"/>
          <w:szCs w:val="26"/>
        </w:rPr>
      </w:pPr>
    </w:p>
    <w:p w:rsidR="00E8598C" w:rsidRDefault="00E8598C" w:rsidP="00F142FA">
      <w:pPr>
        <w:pStyle w:val="ListParagraph"/>
        <w:numPr>
          <w:ilvl w:val="0"/>
          <w:numId w:val="19"/>
        </w:numPr>
        <w:spacing w:line="26" w:lineRule="atLeast"/>
        <w:rPr>
          <w:rFonts w:cs="Times New Roman"/>
          <w:b/>
          <w:szCs w:val="26"/>
        </w:rPr>
      </w:pPr>
      <w:r w:rsidRPr="00C47AB2">
        <w:rPr>
          <w:rFonts w:cs="Times New Roman"/>
          <w:b/>
          <w:szCs w:val="26"/>
        </w:rPr>
        <w:t>Xây dựng Listview</w:t>
      </w:r>
    </w:p>
    <w:p w:rsidR="00E8598C"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Dùng hiển thị một danh sách dữ liệu</w:t>
      </w:r>
      <w:r w:rsidR="00C47AB2">
        <w:rPr>
          <w:rFonts w:cs="Times New Roman"/>
          <w:szCs w:val="26"/>
        </w:rPr>
        <w:t>.</w:t>
      </w:r>
    </w:p>
    <w:p w:rsidR="00E8598C"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Thường là các view có cùng dạng layout đặt liền nhau</w:t>
      </w:r>
      <w:r w:rsidR="00C47AB2">
        <w:rPr>
          <w:rFonts w:cs="Times New Roman"/>
          <w:szCs w:val="26"/>
        </w:rPr>
        <w:t>.</w:t>
      </w:r>
    </w:p>
    <w:p w:rsidR="00E8598C"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Dùng để hiển thị nhiều dữ liệu có cùng kiểu</w:t>
      </w:r>
      <w:r w:rsidR="00C47AB2">
        <w:rPr>
          <w:rFonts w:cs="Times New Roman"/>
          <w:szCs w:val="26"/>
        </w:rPr>
        <w:t>.</w:t>
      </w:r>
    </w:p>
    <w:p w:rsidR="00E8598C"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Số lượng các row trong list được cố đinh bởi dữ liệu được truyền vào và loại thông tin thể hiện</w:t>
      </w:r>
      <w:r w:rsidR="00C47AB2">
        <w:rPr>
          <w:rFonts w:cs="Times New Roman"/>
          <w:szCs w:val="26"/>
        </w:rPr>
        <w:t>.</w:t>
      </w:r>
    </w:p>
    <w:p w:rsidR="00C47AB2"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Có các thuộc tính cơ bản của mộ</w:t>
      </w:r>
      <w:r w:rsidR="00C47AB2">
        <w:rPr>
          <w:rFonts w:cs="Times New Roman"/>
          <w:szCs w:val="26"/>
        </w:rPr>
        <w:t>t View.</w:t>
      </w:r>
    </w:p>
    <w:p w:rsidR="00E8598C" w:rsidRPr="00C47AB2" w:rsidRDefault="00E8598C" w:rsidP="00F142FA">
      <w:pPr>
        <w:pStyle w:val="ListParagraph"/>
        <w:numPr>
          <w:ilvl w:val="0"/>
          <w:numId w:val="20"/>
        </w:numPr>
        <w:spacing w:line="26" w:lineRule="atLeast"/>
        <w:rPr>
          <w:rFonts w:cs="Times New Roman"/>
          <w:szCs w:val="26"/>
        </w:rPr>
      </w:pPr>
      <w:r w:rsidRPr="00C47AB2">
        <w:rPr>
          <w:rFonts w:cs="Times New Roman"/>
          <w:bCs/>
          <w:szCs w:val="26"/>
        </w:rPr>
        <w:t>Một số thuộc tính cơ bản</w:t>
      </w:r>
      <w:r w:rsidR="00C47AB2">
        <w:rPr>
          <w:rFonts w:cs="Times New Roman"/>
          <w:bCs/>
          <w:szCs w:val="26"/>
        </w:rPr>
        <w:t>:</w:t>
      </w:r>
    </w:p>
    <w:p w:rsidR="00C47AB2" w:rsidRPr="00C47AB2" w:rsidRDefault="00E8598C" w:rsidP="00C47AB2">
      <w:pPr>
        <w:spacing w:line="26" w:lineRule="atLeast"/>
        <w:ind w:firstLine="720"/>
        <w:rPr>
          <w:rFonts w:cs="Times New Roman"/>
          <w:szCs w:val="26"/>
        </w:rPr>
      </w:pPr>
      <w:r w:rsidRPr="00C47AB2">
        <w:rPr>
          <w:rFonts w:cs="Times New Roman"/>
          <w:szCs w:val="26"/>
        </w:rPr>
        <w:t>Truyền dữ liệu vào listview với các view đã được khai báo</w:t>
      </w:r>
      <w:r w:rsidR="00C47AB2">
        <w:rPr>
          <w:rFonts w:cs="Times New Roman"/>
          <w:szCs w:val="26"/>
        </w:rPr>
        <w:t xml:space="preserve">: </w:t>
      </w:r>
      <w:r w:rsidRPr="00C47AB2">
        <w:t>setAdapter(adapter);</w:t>
      </w:r>
    </w:p>
    <w:p w:rsidR="00C47AB2" w:rsidRPr="00C47AB2" w:rsidRDefault="00E8598C" w:rsidP="00C47AB2">
      <w:pPr>
        <w:spacing w:line="26" w:lineRule="atLeast"/>
        <w:ind w:left="1069"/>
        <w:rPr>
          <w:rFonts w:cs="Times New Roman"/>
          <w:szCs w:val="26"/>
        </w:rPr>
      </w:pPr>
      <w:r w:rsidRPr="00C47AB2">
        <w:rPr>
          <w:szCs w:val="26"/>
        </w:rPr>
        <w:t>Tạo  adapter</w:t>
      </w:r>
      <w:r w:rsidR="00C47AB2">
        <w:rPr>
          <w:szCs w:val="26"/>
        </w:rPr>
        <w:t xml:space="preserve">: </w:t>
      </w:r>
      <w:r w:rsidRPr="00C47AB2">
        <w:t>New ArrayAdapter&lt;Object&gt;;</w:t>
      </w:r>
    </w:p>
    <w:p w:rsidR="00C47AB2" w:rsidRDefault="00E8598C" w:rsidP="00C47AB2">
      <w:pPr>
        <w:spacing w:line="26" w:lineRule="atLeast"/>
        <w:ind w:left="1069"/>
        <w:rPr>
          <w:rFonts w:cs="Times New Roman"/>
          <w:szCs w:val="26"/>
        </w:rPr>
      </w:pPr>
      <w:r w:rsidRPr="00C47AB2">
        <w:rPr>
          <w:rFonts w:cs="Times New Roman"/>
          <w:szCs w:val="26"/>
        </w:rPr>
        <w:t>Hiển thị hay không hiển thị</w:t>
      </w:r>
      <w:r w:rsidR="00C47AB2">
        <w:rPr>
          <w:rFonts w:cs="Times New Roman"/>
          <w:szCs w:val="26"/>
        </w:rPr>
        <w:t xml:space="preserve">: </w:t>
      </w:r>
      <w:r w:rsidRPr="00C47AB2">
        <w:t>setVisibility(View.</w:t>
      </w:r>
      <w:r w:rsidRPr="00C47AB2">
        <w:rPr>
          <w:i/>
          <w:iCs/>
        </w:rPr>
        <w:t>VISIBLE);</w:t>
      </w:r>
    </w:p>
    <w:p w:rsidR="00C47AB2" w:rsidRDefault="00C47AB2" w:rsidP="00C47AB2">
      <w:pPr>
        <w:spacing w:line="26" w:lineRule="atLeast"/>
        <w:ind w:left="1069"/>
        <w:rPr>
          <w:rFonts w:cs="Times New Roman"/>
          <w:szCs w:val="26"/>
        </w:rPr>
      </w:pPr>
    </w:p>
    <w:p w:rsidR="00E8598C" w:rsidRPr="00C47AB2" w:rsidRDefault="005A38AA" w:rsidP="00C47AB2">
      <w:pPr>
        <w:spacing w:line="26" w:lineRule="atLeast"/>
        <w:ind w:left="1069"/>
        <w:jc w:val="center"/>
        <w:rPr>
          <w:rFonts w:cs="Times New Roman"/>
          <w:szCs w:val="26"/>
        </w:rPr>
      </w:pPr>
      <w:r w:rsidRPr="000A6031">
        <w:rPr>
          <w:rFonts w:ascii="Consolas" w:hAnsi="Consolas" w:cs="Times New Roman"/>
          <w:i/>
          <w:iCs/>
          <w:noProof/>
          <w:szCs w:val="26"/>
          <w:lang w:eastAsia="en-US"/>
        </w:rPr>
        <w:lastRenderedPageBreak/>
        <w:drawing>
          <wp:anchor distT="0" distB="0" distL="114300" distR="114300" simplePos="0" relativeHeight="251667456" behindDoc="0" locked="0" layoutInCell="1" allowOverlap="1" wp14:anchorId="1DBBA8B1" wp14:editId="43434719">
            <wp:simplePos x="0" y="0"/>
            <wp:positionH relativeFrom="margin">
              <wp:posOffset>1672590</wp:posOffset>
            </wp:positionH>
            <wp:positionV relativeFrom="paragraph">
              <wp:posOffset>0</wp:posOffset>
            </wp:positionV>
            <wp:extent cx="2705100" cy="3762375"/>
            <wp:effectExtent l="0" t="0" r="0" b="9525"/>
            <wp:wrapTopAndBottom/>
            <wp:docPr id="4" name="Picture 6" descr="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device.png"/>
                    <pic:cNvPicPr>
                      <a:picLocks noChangeAspect="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705100" cy="3762375"/>
                    </a:xfrm>
                    <a:prstGeom prst="rect">
                      <a:avLst/>
                    </a:prstGeom>
                    <a:noFill/>
                    <a:ln>
                      <a:noFill/>
                    </a:ln>
                    <a:extLst/>
                  </pic:spPr>
                </pic:pic>
              </a:graphicData>
            </a:graphic>
          </wp:anchor>
        </w:drawing>
      </w:r>
    </w:p>
    <w:p w:rsidR="005A38AA" w:rsidRPr="00C47AB2" w:rsidRDefault="005A38AA" w:rsidP="00C47AB2">
      <w:pPr>
        <w:spacing w:line="26" w:lineRule="atLeast"/>
        <w:ind w:firstLine="709"/>
        <w:jc w:val="center"/>
        <w:rPr>
          <w:rFonts w:cs="Times New Roman"/>
          <w:szCs w:val="26"/>
        </w:rPr>
      </w:pPr>
      <w:r w:rsidRPr="000A6031">
        <w:rPr>
          <w:rFonts w:cs="Times New Roman"/>
          <w:szCs w:val="26"/>
        </w:rPr>
        <w:t xml:space="preserve">Hình 1.14: Minh họa khi </w:t>
      </w:r>
      <w:r w:rsidRPr="000A6031">
        <w:rPr>
          <w:rStyle w:val="Strong"/>
          <w:rFonts w:cs="Times New Roman"/>
          <w:b w:val="0"/>
          <w:szCs w:val="26"/>
        </w:rPr>
        <w:t xml:space="preserve">sử dụng </w:t>
      </w:r>
      <w:r w:rsidRPr="00562C29">
        <w:rPr>
          <w:rFonts w:cs="Times New Roman"/>
          <w:szCs w:val="26"/>
        </w:rPr>
        <w:t>Listview</w:t>
      </w:r>
    </w:p>
    <w:p w:rsidR="00E8598C" w:rsidRPr="000A6031" w:rsidRDefault="00E8598C" w:rsidP="00547EC1">
      <w:pPr>
        <w:spacing w:line="26" w:lineRule="atLeast"/>
        <w:ind w:firstLine="709"/>
        <w:rPr>
          <w:rFonts w:cs="Times New Roman"/>
          <w:szCs w:val="26"/>
        </w:rPr>
      </w:pPr>
    </w:p>
    <w:p w:rsidR="00E8598C" w:rsidRPr="00C47AB2" w:rsidRDefault="00E8598C" w:rsidP="00F142FA">
      <w:pPr>
        <w:pStyle w:val="ListParagraph"/>
        <w:numPr>
          <w:ilvl w:val="0"/>
          <w:numId w:val="19"/>
        </w:numPr>
        <w:spacing w:line="26" w:lineRule="atLeast"/>
        <w:rPr>
          <w:rFonts w:cs="Times New Roman"/>
          <w:b/>
          <w:szCs w:val="26"/>
        </w:rPr>
      </w:pPr>
      <w:bookmarkStart w:id="241" w:name="OLE_LINK1"/>
      <w:bookmarkStart w:id="242" w:name="OLE_LINK2"/>
      <w:r w:rsidRPr="00C47AB2">
        <w:rPr>
          <w:rFonts w:cs="Times New Roman"/>
          <w:b/>
          <w:szCs w:val="26"/>
        </w:rPr>
        <w:t>Xây dựng GridView</w:t>
      </w:r>
    </w:p>
    <w:bookmarkEnd w:id="241"/>
    <w:bookmarkEnd w:id="242"/>
    <w:p w:rsidR="00E8598C" w:rsidRPr="00562C29" w:rsidRDefault="00E8598C" w:rsidP="00562C29">
      <w:pPr>
        <w:spacing w:line="26" w:lineRule="atLeast"/>
        <w:ind w:left="1069" w:firstLine="11"/>
        <w:rPr>
          <w:rFonts w:cs="Times New Roman"/>
          <w:szCs w:val="26"/>
        </w:rPr>
      </w:pPr>
      <w:r w:rsidRPr="00562C29">
        <w:rPr>
          <w:rFonts w:cs="Times New Roman"/>
          <w:szCs w:val="26"/>
        </w:rPr>
        <w:t>Dùng hiển thị một danh sách dữ liệu theo dạng hình lưới</w:t>
      </w:r>
    </w:p>
    <w:p w:rsidR="00E8598C" w:rsidRPr="00562C29" w:rsidRDefault="00E8598C" w:rsidP="00562C29">
      <w:pPr>
        <w:spacing w:line="26" w:lineRule="atLeast"/>
        <w:ind w:left="720" w:firstLine="349"/>
        <w:rPr>
          <w:rFonts w:cs="Times New Roman"/>
          <w:szCs w:val="26"/>
        </w:rPr>
      </w:pPr>
      <w:r w:rsidRPr="00562C29">
        <w:rPr>
          <w:rFonts w:cs="Times New Roman"/>
          <w:szCs w:val="26"/>
        </w:rPr>
        <w:t>Thường là các view có cùng dạng layout đặt liền nhau theo chiều ngang và chiều dọc</w:t>
      </w:r>
    </w:p>
    <w:p w:rsidR="00E8598C" w:rsidRPr="00562C29" w:rsidRDefault="00E8598C" w:rsidP="00562C29">
      <w:pPr>
        <w:spacing w:line="26" w:lineRule="atLeast"/>
        <w:ind w:left="720" w:firstLine="349"/>
        <w:rPr>
          <w:rFonts w:cs="Times New Roman"/>
          <w:szCs w:val="26"/>
        </w:rPr>
      </w:pPr>
      <w:r w:rsidRPr="00562C29">
        <w:rPr>
          <w:rFonts w:cs="Times New Roman"/>
          <w:szCs w:val="26"/>
        </w:rPr>
        <w:t>Dùng để hiển thị nhiều dữ liệu có cùng kiểu (thường được sử dụng để làm phần hiển thị chính của ứng dụng - Main )</w:t>
      </w:r>
    </w:p>
    <w:p w:rsidR="00E8598C" w:rsidRPr="00562C29" w:rsidRDefault="00E8598C" w:rsidP="00562C29">
      <w:pPr>
        <w:spacing w:line="26" w:lineRule="atLeast"/>
        <w:ind w:left="720" w:firstLine="349"/>
        <w:rPr>
          <w:rFonts w:cs="Times New Roman"/>
          <w:szCs w:val="26"/>
        </w:rPr>
      </w:pPr>
      <w:r w:rsidRPr="00562C29">
        <w:rPr>
          <w:rFonts w:cs="Times New Roman"/>
          <w:szCs w:val="26"/>
        </w:rPr>
        <w:t>Số lượng các row trong Grid được cố đinh bởi dữ liệu được truyền vào và loại thông tin thể hiện</w:t>
      </w:r>
    </w:p>
    <w:p w:rsidR="00E8598C" w:rsidRPr="00562C29" w:rsidRDefault="00E8598C" w:rsidP="00562C29">
      <w:pPr>
        <w:spacing w:line="26" w:lineRule="atLeast"/>
        <w:ind w:left="1058" w:firstLine="11"/>
        <w:rPr>
          <w:rFonts w:cs="Times New Roman"/>
          <w:szCs w:val="26"/>
        </w:rPr>
      </w:pPr>
      <w:r w:rsidRPr="00562C29">
        <w:rPr>
          <w:rFonts w:cs="Times New Roman"/>
          <w:szCs w:val="26"/>
        </w:rPr>
        <w:t xml:space="preserve">Có đủ thuộc tính cơ bản của một View </w:t>
      </w:r>
    </w:p>
    <w:p w:rsidR="00E8598C" w:rsidRPr="00562C29" w:rsidRDefault="00E8598C" w:rsidP="00F142FA">
      <w:pPr>
        <w:pStyle w:val="ListParagraph"/>
        <w:numPr>
          <w:ilvl w:val="0"/>
          <w:numId w:val="20"/>
        </w:numPr>
        <w:spacing w:line="26" w:lineRule="atLeast"/>
        <w:rPr>
          <w:rFonts w:cs="Times New Roman"/>
          <w:szCs w:val="26"/>
        </w:rPr>
      </w:pPr>
      <w:r w:rsidRPr="00562C29">
        <w:rPr>
          <w:rFonts w:cs="Times New Roman"/>
          <w:bCs/>
          <w:szCs w:val="26"/>
        </w:rPr>
        <w:t>Một số thuộc tính cơ bản</w:t>
      </w:r>
      <w:r w:rsidR="00562C29">
        <w:rPr>
          <w:rFonts w:cs="Times New Roman"/>
          <w:bCs/>
          <w:szCs w:val="26"/>
        </w:rPr>
        <w:t>:</w:t>
      </w:r>
    </w:p>
    <w:p w:rsidR="00E8598C" w:rsidRPr="000A6031" w:rsidRDefault="00E8598C" w:rsidP="00562C29">
      <w:pPr>
        <w:spacing w:line="26" w:lineRule="atLeast"/>
        <w:ind w:left="349" w:firstLine="720"/>
        <w:rPr>
          <w:rFonts w:cs="Times New Roman"/>
          <w:szCs w:val="26"/>
        </w:rPr>
      </w:pPr>
      <w:r w:rsidRPr="000A6031">
        <w:rPr>
          <w:rFonts w:cs="Times New Roman"/>
          <w:szCs w:val="26"/>
        </w:rPr>
        <w:t>Truyền dữ liệu vào gridview với các view đã được khai báo</w:t>
      </w:r>
    </w:p>
    <w:p w:rsidR="00E8598C" w:rsidRPr="000A6031" w:rsidRDefault="00E8598C" w:rsidP="00B07DBF">
      <w:pPr>
        <w:spacing w:line="26" w:lineRule="atLeast"/>
        <w:ind w:left="349" w:firstLine="709"/>
        <w:rPr>
          <w:rFonts w:ascii="Consolas" w:hAnsi="Consolas" w:cs="Times New Roman"/>
          <w:szCs w:val="26"/>
        </w:rPr>
      </w:pPr>
      <w:r w:rsidRPr="000A6031">
        <w:rPr>
          <w:rFonts w:ascii="Consolas" w:hAnsi="Consolas" w:cs="Times New Roman"/>
          <w:szCs w:val="26"/>
        </w:rPr>
        <w:t>setAdapter(adapter);</w:t>
      </w:r>
    </w:p>
    <w:p w:rsidR="00E8598C" w:rsidRPr="000A6031" w:rsidRDefault="00E8598C" w:rsidP="00B07DBF">
      <w:pPr>
        <w:spacing w:line="26" w:lineRule="atLeast"/>
        <w:ind w:left="349" w:firstLine="709"/>
        <w:rPr>
          <w:szCs w:val="26"/>
        </w:rPr>
      </w:pPr>
      <w:r w:rsidRPr="000A6031">
        <w:rPr>
          <w:szCs w:val="26"/>
        </w:rPr>
        <w:t>Tạo  adapter</w:t>
      </w:r>
    </w:p>
    <w:p w:rsidR="00E8598C" w:rsidRPr="000A6031" w:rsidRDefault="00B07DBF" w:rsidP="00B07DBF">
      <w:pPr>
        <w:pStyle w:val="phongcode"/>
      </w:pPr>
      <w:r>
        <w:t>n</w:t>
      </w:r>
      <w:r w:rsidR="00E8598C" w:rsidRPr="000A6031">
        <w:t>ew ArrayAdapter&lt;Object&gt;;</w:t>
      </w:r>
    </w:p>
    <w:p w:rsidR="005A38AA" w:rsidRPr="000A6031" w:rsidRDefault="00E8598C" w:rsidP="00547EC1">
      <w:pPr>
        <w:spacing w:line="26" w:lineRule="atLeast"/>
        <w:ind w:firstLine="709"/>
        <w:rPr>
          <w:rFonts w:cs="Times New Roman"/>
          <w:szCs w:val="26"/>
        </w:rPr>
      </w:pPr>
      <w:r w:rsidRPr="000A6031">
        <w:rPr>
          <w:rFonts w:cs="Times New Roman"/>
          <w:szCs w:val="26"/>
        </w:rPr>
        <w:lastRenderedPageBreak/>
        <w:t>Hiển thị hay không hiển thị</w:t>
      </w:r>
    </w:p>
    <w:p w:rsidR="00E8598C" w:rsidRPr="000A6031" w:rsidRDefault="00E8598C" w:rsidP="00B07DBF">
      <w:pPr>
        <w:pStyle w:val="phongcode"/>
      </w:pPr>
      <w:r w:rsidRPr="000A6031">
        <w:t>setVisibility(View.</w:t>
      </w:r>
      <w:r w:rsidRPr="000A6031">
        <w:rPr>
          <w:i/>
          <w:iCs/>
        </w:rPr>
        <w:t>VISIBLE);</w:t>
      </w:r>
    </w:p>
    <w:p w:rsidR="00E8598C" w:rsidRPr="000A6031" w:rsidRDefault="00E8598C" w:rsidP="00547EC1">
      <w:pPr>
        <w:spacing w:line="26" w:lineRule="atLeast"/>
        <w:ind w:firstLine="709"/>
        <w:rPr>
          <w:rFonts w:cs="Times New Roman"/>
          <w:szCs w:val="26"/>
        </w:rPr>
      </w:pPr>
      <w:r w:rsidRPr="000A6031">
        <w:rPr>
          <w:rFonts w:cs="Times New Roman"/>
          <w:szCs w:val="26"/>
        </w:rPr>
        <w:t>….</w:t>
      </w:r>
    </w:p>
    <w:p w:rsidR="00E8598C" w:rsidRPr="00B07DBF" w:rsidRDefault="00E8598C" w:rsidP="00F142FA">
      <w:pPr>
        <w:pStyle w:val="ListParagraph"/>
        <w:numPr>
          <w:ilvl w:val="0"/>
          <w:numId w:val="19"/>
        </w:numPr>
        <w:spacing w:line="26" w:lineRule="atLeast"/>
        <w:rPr>
          <w:rFonts w:cs="Times New Roman"/>
          <w:b/>
          <w:szCs w:val="26"/>
        </w:rPr>
      </w:pPr>
      <w:r w:rsidRPr="00B07DBF">
        <w:rPr>
          <w:rFonts w:cs="Times New Roman"/>
          <w:b/>
          <w:szCs w:val="26"/>
        </w:rPr>
        <w:t>Custom Adapter cho Listview và Gridview</w:t>
      </w:r>
    </w:p>
    <w:p w:rsidR="00E8598C" w:rsidRPr="000A6031" w:rsidRDefault="00E8598C" w:rsidP="00547EC1">
      <w:pPr>
        <w:spacing w:line="26" w:lineRule="atLeast"/>
        <w:ind w:firstLine="709"/>
        <w:rPr>
          <w:rFonts w:cs="Times New Roman"/>
          <w:szCs w:val="26"/>
        </w:rPr>
      </w:pPr>
      <w:r w:rsidRPr="000A6031">
        <w:rPr>
          <w:rFonts w:cs="Times New Roman"/>
          <w:szCs w:val="26"/>
        </w:rPr>
        <w:t>Customize adapter cho phép chúng ta sắp xếp và tổ chức dữ liệu theo ý muốn.</w:t>
      </w:r>
    </w:p>
    <w:p w:rsidR="00E8598C" w:rsidRPr="000A6031" w:rsidRDefault="00E8598C" w:rsidP="00547EC1">
      <w:pPr>
        <w:spacing w:line="26" w:lineRule="atLeast"/>
        <w:ind w:firstLine="709"/>
        <w:rPr>
          <w:rFonts w:cs="Times New Roman"/>
          <w:szCs w:val="26"/>
        </w:rPr>
      </w:pPr>
      <w:r w:rsidRPr="000A6031">
        <w:rPr>
          <w:rFonts w:cs="Times New Roman"/>
          <w:szCs w:val="26"/>
        </w:rPr>
        <w:t>Cách thực hiện.</w:t>
      </w:r>
    </w:p>
    <w:p w:rsidR="00E8598C" w:rsidRPr="000A6031" w:rsidRDefault="00E8598C" w:rsidP="00547EC1">
      <w:pPr>
        <w:spacing w:line="26" w:lineRule="atLeast"/>
        <w:ind w:firstLine="709"/>
        <w:rPr>
          <w:rFonts w:cs="Times New Roman"/>
          <w:szCs w:val="26"/>
        </w:rPr>
      </w:pPr>
      <w:r w:rsidRPr="000A6031">
        <w:rPr>
          <w:rFonts w:cs="Times New Roman"/>
          <w:szCs w:val="26"/>
        </w:rPr>
        <w:t>Thừa kế lại lớp BaseAdapter</w:t>
      </w:r>
    </w:p>
    <w:p w:rsidR="00E8598C" w:rsidRPr="000A6031" w:rsidRDefault="00E8598C" w:rsidP="00547EC1">
      <w:pPr>
        <w:spacing w:line="26" w:lineRule="atLeast"/>
        <w:ind w:firstLine="709"/>
        <w:rPr>
          <w:rFonts w:cs="Times New Roman"/>
          <w:szCs w:val="26"/>
        </w:rPr>
      </w:pPr>
      <w:r w:rsidRPr="000A6031">
        <w:rPr>
          <w:rFonts w:cs="Times New Roman"/>
          <w:i/>
          <w:iCs/>
          <w:szCs w:val="26"/>
        </w:rPr>
        <w:t>public class AdapterCustom extends BaseAdapter</w:t>
      </w:r>
    </w:p>
    <w:p w:rsidR="00E8598C" w:rsidRPr="000A6031" w:rsidRDefault="00E8598C" w:rsidP="00547EC1">
      <w:pPr>
        <w:spacing w:line="26" w:lineRule="atLeast"/>
        <w:ind w:firstLine="709"/>
        <w:rPr>
          <w:rFonts w:cs="Times New Roman"/>
          <w:szCs w:val="26"/>
        </w:rPr>
      </w:pPr>
      <w:r w:rsidRPr="000A6031">
        <w:rPr>
          <w:rFonts w:cs="Times New Roman"/>
          <w:szCs w:val="26"/>
        </w:rPr>
        <w:t>Override  getView (hàm thực hiện customize)</w:t>
      </w:r>
    </w:p>
    <w:p w:rsidR="00E8598C" w:rsidRDefault="005A38AA" w:rsidP="00547EC1">
      <w:pPr>
        <w:spacing w:line="26" w:lineRule="atLeast"/>
        <w:ind w:firstLine="709"/>
        <w:rPr>
          <w:rFonts w:cs="Times New Roman"/>
          <w:szCs w:val="26"/>
        </w:rPr>
      </w:pPr>
      <w:r w:rsidRPr="000A6031">
        <w:rPr>
          <w:rFonts w:ascii="Consolas" w:hAnsi="Consolas" w:cs="Times New Roman"/>
          <w:noProof/>
          <w:szCs w:val="26"/>
          <w:lang w:eastAsia="en-US"/>
        </w:rPr>
        <w:drawing>
          <wp:anchor distT="0" distB="0" distL="114300" distR="114300" simplePos="0" relativeHeight="251660288" behindDoc="0" locked="0" layoutInCell="1" allowOverlap="1" wp14:anchorId="070B57C9" wp14:editId="59337B5B">
            <wp:simplePos x="0" y="0"/>
            <wp:positionH relativeFrom="margin">
              <wp:posOffset>1539875</wp:posOffset>
            </wp:positionH>
            <wp:positionV relativeFrom="paragraph">
              <wp:posOffset>364490</wp:posOffset>
            </wp:positionV>
            <wp:extent cx="2630805" cy="3829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630805" cy="38290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E8598C" w:rsidRPr="000A6031">
        <w:rPr>
          <w:rFonts w:cs="Times New Roman"/>
          <w:i/>
          <w:iCs/>
          <w:szCs w:val="26"/>
        </w:rPr>
        <w:t>public View getView(int arg0, View arg1, ViewGroup arg2</w:t>
      </w:r>
      <w:r w:rsidR="00E8598C" w:rsidRPr="000A6031">
        <w:rPr>
          <w:rFonts w:cs="Times New Roman"/>
          <w:szCs w:val="26"/>
        </w:rPr>
        <w:t>)</w:t>
      </w:r>
    </w:p>
    <w:p w:rsidR="00B07DBF" w:rsidRPr="000A6031" w:rsidRDefault="00B07DBF" w:rsidP="00547EC1">
      <w:pPr>
        <w:spacing w:line="26" w:lineRule="atLeast"/>
        <w:ind w:firstLine="709"/>
        <w:rPr>
          <w:rFonts w:cs="Times New Roman"/>
          <w:szCs w:val="26"/>
        </w:rPr>
      </w:pPr>
    </w:p>
    <w:p w:rsidR="005A38AA" w:rsidRPr="00B07DBF" w:rsidRDefault="005A38AA" w:rsidP="00B07DBF">
      <w:pPr>
        <w:spacing w:line="26" w:lineRule="atLeast"/>
        <w:ind w:firstLine="709"/>
        <w:jc w:val="center"/>
        <w:rPr>
          <w:rFonts w:cs="Times New Roman"/>
          <w:b/>
          <w:szCs w:val="26"/>
        </w:rPr>
      </w:pPr>
      <w:r w:rsidRPr="000A6031">
        <w:rPr>
          <w:rFonts w:cs="Times New Roman"/>
          <w:szCs w:val="26"/>
        </w:rPr>
        <w:t xml:space="preserve">Hình 1.15: Minh họa khi </w:t>
      </w:r>
      <w:r w:rsidRPr="000A6031">
        <w:rPr>
          <w:rStyle w:val="Strong"/>
          <w:rFonts w:cs="Times New Roman"/>
          <w:b w:val="0"/>
          <w:szCs w:val="26"/>
        </w:rPr>
        <w:t xml:space="preserve">sử dụng </w:t>
      </w:r>
      <w:r w:rsidRPr="00B07DBF">
        <w:rPr>
          <w:rFonts w:cs="Times New Roman"/>
          <w:szCs w:val="26"/>
        </w:rPr>
        <w:t>Listview và Gridview</w:t>
      </w:r>
    </w:p>
    <w:p w:rsidR="00E8598C" w:rsidRPr="00B07DBF" w:rsidRDefault="00E8598C" w:rsidP="00F142FA">
      <w:pPr>
        <w:pStyle w:val="ListParagraph"/>
        <w:numPr>
          <w:ilvl w:val="0"/>
          <w:numId w:val="20"/>
        </w:numPr>
        <w:spacing w:line="26" w:lineRule="atLeast"/>
        <w:rPr>
          <w:rFonts w:cs="Times New Roman"/>
          <w:szCs w:val="26"/>
        </w:rPr>
      </w:pPr>
      <w:r w:rsidRPr="00B07DBF">
        <w:rPr>
          <w:rFonts w:cs="Times New Roman"/>
          <w:szCs w:val="26"/>
        </w:rPr>
        <w:t>Xử lý sự kiên trong ListView và GridView</w:t>
      </w:r>
    </w:p>
    <w:p w:rsidR="00E8598C" w:rsidRPr="000A6031" w:rsidRDefault="00E8598C" w:rsidP="00B07DBF">
      <w:pPr>
        <w:spacing w:line="26" w:lineRule="atLeast"/>
        <w:ind w:left="720"/>
        <w:rPr>
          <w:rFonts w:cs="Times New Roman"/>
          <w:szCs w:val="26"/>
        </w:rPr>
      </w:pPr>
      <w:r w:rsidRPr="000A6031">
        <w:rPr>
          <w:rFonts w:cs="Times New Roman"/>
          <w:bCs/>
          <w:szCs w:val="26"/>
        </w:rPr>
        <w:t>Có 2 sự kiện cơ bản mà ta thường dùng:</w:t>
      </w:r>
    </w:p>
    <w:p w:rsidR="00E8598C" w:rsidRPr="000A6031" w:rsidRDefault="00E8598C" w:rsidP="00547EC1">
      <w:pPr>
        <w:spacing w:line="26" w:lineRule="atLeast"/>
        <w:ind w:left="720" w:firstLine="709"/>
        <w:rPr>
          <w:rFonts w:cs="Times New Roman"/>
          <w:szCs w:val="26"/>
        </w:rPr>
      </w:pPr>
      <w:r w:rsidRPr="000A6031">
        <w:rPr>
          <w:rFonts w:cs="Times New Roman"/>
          <w:i/>
          <w:iCs/>
          <w:szCs w:val="26"/>
        </w:rPr>
        <w:t>onListItemClick</w:t>
      </w:r>
    </w:p>
    <w:p w:rsidR="00E8598C" w:rsidRPr="000A6031" w:rsidRDefault="00E8598C" w:rsidP="00547EC1">
      <w:pPr>
        <w:spacing w:line="26" w:lineRule="atLeast"/>
        <w:ind w:left="720" w:firstLine="709"/>
        <w:rPr>
          <w:rFonts w:cs="Times New Roman"/>
          <w:szCs w:val="26"/>
        </w:rPr>
      </w:pPr>
      <w:r w:rsidRPr="000A6031">
        <w:rPr>
          <w:rFonts w:cs="Times New Roman"/>
          <w:i/>
          <w:iCs/>
          <w:szCs w:val="26"/>
        </w:rPr>
        <w:t>onListItemLongClick</w:t>
      </w:r>
    </w:p>
    <w:p w:rsidR="00E8598C" w:rsidRPr="000A6031" w:rsidRDefault="00E8598C" w:rsidP="00547EC1">
      <w:pPr>
        <w:spacing w:line="26" w:lineRule="atLeast"/>
        <w:ind w:firstLine="709"/>
        <w:rPr>
          <w:rFonts w:cs="Times New Roman"/>
          <w:szCs w:val="26"/>
        </w:rPr>
      </w:pPr>
    </w:p>
    <w:p w:rsidR="00E8598C" w:rsidRPr="003C0FFF" w:rsidRDefault="00E8598C" w:rsidP="00F142FA">
      <w:pPr>
        <w:pStyle w:val="ListParagraph"/>
        <w:numPr>
          <w:ilvl w:val="0"/>
          <w:numId w:val="19"/>
        </w:numPr>
        <w:spacing w:line="26" w:lineRule="atLeast"/>
        <w:rPr>
          <w:rFonts w:cs="Times New Roman"/>
          <w:b/>
          <w:szCs w:val="26"/>
        </w:rPr>
      </w:pPr>
      <w:bookmarkStart w:id="243" w:name="_Toc444810719"/>
      <w:bookmarkStart w:id="244" w:name="_Toc475801509"/>
      <w:bookmarkStart w:id="245" w:name="_Toc475999839"/>
      <w:r w:rsidRPr="003C0FFF">
        <w:rPr>
          <w:rFonts w:cs="Times New Roman"/>
          <w:b/>
          <w:szCs w:val="26"/>
        </w:rPr>
        <w:t>Fragments</w:t>
      </w:r>
      <w:bookmarkEnd w:id="243"/>
      <w:bookmarkEnd w:id="244"/>
      <w:bookmarkEnd w:id="245"/>
    </w:p>
    <w:p w:rsidR="00E8598C" w:rsidRPr="00B07DBF" w:rsidRDefault="00E8598C" w:rsidP="00F142FA">
      <w:pPr>
        <w:pStyle w:val="ListParagraph"/>
        <w:numPr>
          <w:ilvl w:val="0"/>
          <w:numId w:val="22"/>
        </w:numPr>
        <w:spacing w:line="26" w:lineRule="atLeast"/>
        <w:rPr>
          <w:rFonts w:cs="Times New Roman"/>
          <w:szCs w:val="26"/>
        </w:rPr>
      </w:pPr>
      <w:r w:rsidRPr="00B07DBF">
        <w:rPr>
          <w:rFonts w:cs="Times New Roman"/>
          <w:szCs w:val="26"/>
        </w:rPr>
        <w:t>Fragment là một control được nhúng trong một layout bất kỳ</w:t>
      </w:r>
    </w:p>
    <w:p w:rsidR="00E8598C" w:rsidRPr="00B07DBF" w:rsidRDefault="00E8598C" w:rsidP="00F142FA">
      <w:pPr>
        <w:pStyle w:val="ListParagraph"/>
        <w:numPr>
          <w:ilvl w:val="0"/>
          <w:numId w:val="22"/>
        </w:numPr>
        <w:spacing w:line="26" w:lineRule="atLeast"/>
        <w:rPr>
          <w:rFonts w:cs="Times New Roman"/>
          <w:szCs w:val="26"/>
        </w:rPr>
      </w:pPr>
      <w:r w:rsidRPr="00B07DBF">
        <w:rPr>
          <w:rFonts w:cs="Times New Roman"/>
          <w:szCs w:val="26"/>
        </w:rPr>
        <w:t>Fragment cũng có vòng đời sống như Activity</w:t>
      </w:r>
    </w:p>
    <w:p w:rsidR="00E8598C" w:rsidRPr="00B07DBF" w:rsidRDefault="00E8598C" w:rsidP="00F142FA">
      <w:pPr>
        <w:pStyle w:val="ListParagraph"/>
        <w:numPr>
          <w:ilvl w:val="0"/>
          <w:numId w:val="22"/>
        </w:numPr>
        <w:spacing w:line="26" w:lineRule="atLeast"/>
        <w:rPr>
          <w:rFonts w:cs="Times New Roman"/>
          <w:szCs w:val="26"/>
        </w:rPr>
      </w:pPr>
      <w:r w:rsidRPr="00B07DBF">
        <w:rPr>
          <w:rFonts w:cs="Times New Roman"/>
          <w:szCs w:val="26"/>
        </w:rPr>
        <w:t>Fragment dùng trong TH muốn thiết kế layout động</w:t>
      </w:r>
    </w:p>
    <w:p w:rsidR="00E8598C" w:rsidRPr="00B07DBF" w:rsidRDefault="00E8598C" w:rsidP="00F142FA">
      <w:pPr>
        <w:pStyle w:val="ListParagraph"/>
        <w:numPr>
          <w:ilvl w:val="0"/>
          <w:numId w:val="22"/>
        </w:numPr>
        <w:spacing w:line="26" w:lineRule="atLeast"/>
        <w:rPr>
          <w:rFonts w:cs="Times New Roman"/>
          <w:szCs w:val="26"/>
        </w:rPr>
      </w:pPr>
      <w:r w:rsidRPr="00B07DBF">
        <w:rPr>
          <w:rFonts w:cs="Times New Roman"/>
          <w:szCs w:val="26"/>
        </w:rPr>
        <w:t>Fragment Life cyrcle</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27103AE3" wp14:editId="34AFCE5D">
            <wp:extent cx="3546812" cy="6394700"/>
            <wp:effectExtent l="0" t="0" r="0" b="0"/>
            <wp:docPr id="6148" name="Picture 2" descr="C:\Users\Admin\Desktop\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2" descr="C:\Users\Admin\Desktop\fragment_lifecycl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82401" cy="6458866"/>
                    </a:xfrm>
                    <a:prstGeom prst="rect">
                      <a:avLst/>
                    </a:prstGeom>
                    <a:noFill/>
                    <a:ln>
                      <a:noFill/>
                    </a:ln>
                    <a:extLst/>
                  </pic:spPr>
                </pic:pic>
              </a:graphicData>
            </a:graphic>
          </wp:inline>
        </w:drawing>
      </w:r>
    </w:p>
    <w:p w:rsidR="00E8598C" w:rsidRPr="000A6031" w:rsidRDefault="008D1EEE" w:rsidP="00547EC1">
      <w:pPr>
        <w:spacing w:line="26" w:lineRule="atLeast"/>
        <w:ind w:firstLine="709"/>
        <w:jc w:val="center"/>
        <w:rPr>
          <w:rFonts w:cs="Times New Roman"/>
          <w:szCs w:val="26"/>
        </w:rPr>
      </w:pPr>
      <w:r w:rsidRPr="000A6031">
        <w:rPr>
          <w:rFonts w:cs="Times New Roman"/>
          <w:szCs w:val="26"/>
        </w:rPr>
        <w:t>Hình 1.16: Vòng đời của một Fragment</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Sử dụng Fragment như thế nào</w:t>
      </w:r>
    </w:p>
    <w:p w:rsidR="00E8598C" w:rsidRDefault="00E8598C" w:rsidP="00547EC1">
      <w:pPr>
        <w:spacing w:line="26" w:lineRule="atLeast"/>
        <w:ind w:firstLine="709"/>
        <w:rPr>
          <w:rFonts w:cs="Times New Roman"/>
          <w:szCs w:val="26"/>
        </w:rPr>
      </w:pPr>
      <w:r w:rsidRPr="000A6031">
        <w:rPr>
          <w:rFonts w:cs="Times New Roman"/>
          <w:szCs w:val="26"/>
        </w:rPr>
        <w:t>XML</w:t>
      </w:r>
      <w:r w:rsidR="008D1EEE" w:rsidRPr="000A6031">
        <w:rPr>
          <w:rFonts w:cs="Times New Roman"/>
          <w:szCs w:val="26"/>
        </w:rPr>
        <w:t>:</w:t>
      </w:r>
    </w:p>
    <w:p w:rsidR="003C0FFF" w:rsidRPr="000A6031" w:rsidRDefault="003C0FF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578C8C97" wp14:editId="45FA6FA5">
            <wp:extent cx="5219700" cy="3111500"/>
            <wp:effectExtent l="0" t="0" r="0" b="0"/>
            <wp:docPr id="7173"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2" descr="C:\Users\Admin\Desktop\Captur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19700" cy="3111500"/>
                    </a:xfrm>
                    <a:prstGeom prst="rect">
                      <a:avLst/>
                    </a:prstGeom>
                    <a:noFill/>
                    <a:ln>
                      <a:noFill/>
                    </a:ln>
                    <a:extLst/>
                  </pic:spPr>
                </pic:pic>
              </a:graphicData>
            </a:graphic>
          </wp:inline>
        </w:drawing>
      </w:r>
    </w:p>
    <w:p w:rsidR="003C0FFF" w:rsidRPr="000A6031" w:rsidRDefault="00E8598C" w:rsidP="003C0FFF">
      <w:pPr>
        <w:spacing w:line="26" w:lineRule="atLeast"/>
        <w:ind w:firstLine="709"/>
        <w:rPr>
          <w:rFonts w:cs="Times New Roman"/>
          <w:szCs w:val="26"/>
        </w:rPr>
      </w:pPr>
      <w:r w:rsidRPr="000A6031">
        <w:rPr>
          <w:rFonts w:cs="Times New Roman"/>
          <w:szCs w:val="26"/>
        </w:rPr>
        <w:t>Code file .java</w:t>
      </w: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3399F145" wp14:editId="33C9C639">
            <wp:extent cx="5181600" cy="1464310"/>
            <wp:effectExtent l="0" t="0" r="0" b="2540"/>
            <wp:docPr id="8197"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C:\Users\Admin\Desktop\Captur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81600" cy="1464310"/>
                    </a:xfrm>
                    <a:prstGeom prst="rect">
                      <a:avLst/>
                    </a:prstGeom>
                    <a:noFill/>
                    <a:ln>
                      <a:noFill/>
                    </a:ln>
                    <a:extLst/>
                  </pic:spPr>
                </pic:pic>
              </a:graphicData>
            </a:graphic>
          </wp:inline>
        </w:drawing>
      </w:r>
    </w:p>
    <w:p w:rsidR="00E8598C" w:rsidRDefault="00E8598C" w:rsidP="00547EC1">
      <w:pPr>
        <w:spacing w:line="26" w:lineRule="atLeast"/>
        <w:ind w:firstLine="709"/>
        <w:rPr>
          <w:rFonts w:cs="Times New Roman"/>
          <w:szCs w:val="26"/>
        </w:rPr>
      </w:pPr>
      <w:r w:rsidRPr="000A6031">
        <w:rPr>
          <w:rFonts w:cs="Times New Roman"/>
          <w:szCs w:val="26"/>
        </w:rPr>
        <w:t xml:space="preserve">Thay giao diện mới cho </w:t>
      </w:r>
      <w:r w:rsidR="008D1EEE" w:rsidRPr="000A6031">
        <w:rPr>
          <w:rFonts w:cs="Times New Roman"/>
          <w:szCs w:val="26"/>
        </w:rPr>
        <w:t>F</w:t>
      </w:r>
      <w:r w:rsidRPr="000A6031">
        <w:rPr>
          <w:rFonts w:cs="Times New Roman"/>
          <w:szCs w:val="26"/>
        </w:rPr>
        <w:t>ragment</w:t>
      </w:r>
    </w:p>
    <w:p w:rsidR="003C0FFF" w:rsidRPr="000A6031" w:rsidRDefault="003C0FF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5EC65099" wp14:editId="790ED9E4">
            <wp:extent cx="5139170" cy="1749669"/>
            <wp:effectExtent l="0" t="0" r="4445" b="3175"/>
            <wp:docPr id="9221"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2" descr="C:\Users\Admin\Desktop\Capture.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43500" cy="1751143"/>
                    </a:xfrm>
                    <a:prstGeom prst="rect">
                      <a:avLst/>
                    </a:prstGeom>
                    <a:noFill/>
                    <a:ln>
                      <a:noFill/>
                    </a:ln>
                    <a:extLst/>
                  </pic:spPr>
                </pic:pic>
              </a:graphicData>
            </a:graphic>
          </wp:inline>
        </w:drawing>
      </w:r>
    </w:p>
    <w:p w:rsidR="00E8598C" w:rsidRPr="003C0FFF" w:rsidRDefault="00E8598C" w:rsidP="00F142FA">
      <w:pPr>
        <w:pStyle w:val="ListParagraph"/>
        <w:numPr>
          <w:ilvl w:val="0"/>
          <w:numId w:val="19"/>
        </w:numPr>
        <w:spacing w:line="26" w:lineRule="atLeast"/>
        <w:rPr>
          <w:rFonts w:cs="Times New Roman"/>
          <w:b/>
          <w:szCs w:val="26"/>
        </w:rPr>
      </w:pPr>
      <w:bookmarkStart w:id="246" w:name="_Toc444810720"/>
      <w:bookmarkStart w:id="247" w:name="_Toc475801510"/>
      <w:bookmarkStart w:id="248" w:name="_Toc475999840"/>
      <w:r w:rsidRPr="003C0FFF">
        <w:rPr>
          <w:rFonts w:cs="Times New Roman"/>
          <w:b/>
          <w:szCs w:val="26"/>
        </w:rPr>
        <w:lastRenderedPageBreak/>
        <w:t>Opition menu và Context menu</w:t>
      </w:r>
      <w:bookmarkEnd w:id="246"/>
      <w:bookmarkEnd w:id="247"/>
      <w:bookmarkEnd w:id="248"/>
    </w:p>
    <w:p w:rsidR="00E8598C" w:rsidRPr="000A6031" w:rsidRDefault="00E8598C" w:rsidP="00547EC1">
      <w:pPr>
        <w:spacing w:line="26" w:lineRule="atLeast"/>
        <w:ind w:firstLine="709"/>
        <w:jc w:val="center"/>
        <w:rPr>
          <w:rFonts w:cs="Times New Roman"/>
          <w:noProof/>
          <w:szCs w:val="26"/>
          <w14:ligatures w14:val="standard"/>
        </w:rPr>
      </w:pPr>
      <w:r w:rsidRPr="000A6031">
        <w:rPr>
          <w:rFonts w:cs="Times New Roman"/>
          <w:noProof/>
          <w:szCs w:val="26"/>
          <w:lang w:eastAsia="en-US"/>
        </w:rPr>
        <mc:AlternateContent>
          <mc:Choice Requires="wps">
            <w:drawing>
              <wp:anchor distT="0" distB="0" distL="114300" distR="114300" simplePos="0" relativeHeight="251661312" behindDoc="0" locked="0" layoutInCell="1" allowOverlap="1" wp14:anchorId="49C9F7A3" wp14:editId="642E1323">
                <wp:simplePos x="0" y="0"/>
                <wp:positionH relativeFrom="column">
                  <wp:posOffset>287020</wp:posOffset>
                </wp:positionH>
                <wp:positionV relativeFrom="paragraph">
                  <wp:posOffset>1699895</wp:posOffset>
                </wp:positionV>
                <wp:extent cx="1002323" cy="307730"/>
                <wp:effectExtent l="0" t="0" r="762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323" cy="307730"/>
                        </a:xfrm>
                        <a:prstGeom prst="rect">
                          <a:avLst/>
                        </a:pr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A2FB9" w:rsidRPr="00354988" w:rsidRDefault="000A2FB9"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wps:txbx>
                      <wps:bodyPr wrap="square" lIns="82800" tIns="41400" rIns="82800" bIns="41400">
                        <a:noAutofit/>
                      </wps:bodyPr>
                    </wps:wsp>
                  </a:graphicData>
                </a:graphic>
                <wp14:sizeRelH relativeFrom="margin">
                  <wp14:pctWidth>0</wp14:pctWidth>
                </wp14:sizeRelH>
                <wp14:sizeRelV relativeFrom="margin">
                  <wp14:pctHeight>0</wp14:pctHeight>
                </wp14:sizeRelV>
              </wp:anchor>
            </w:drawing>
          </mc:Choice>
          <mc:Fallback>
            <w:pict>
              <v:shapetype w14:anchorId="49C9F7A3" id="_x0000_t202" coordsize="21600,21600" o:spt="202" path="m,l,21600r21600,l21600,xe">
                <v:stroke joinstyle="miter"/>
                <v:path gradientshapeok="t" o:connecttype="rect"/>
              </v:shapetype>
              <v:shape id="Text Box 4" o:spid="_x0000_s1026" type="#_x0000_t202" style="position:absolute;left:0;text-align:left;margin-left:22.6pt;margin-top:133.85pt;width:78.9pt;height: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" fillcolor="#c0504d" stroked="f">
                <v:stroke joinstyle="round"/>
                <v:textbox inset="2.3mm,1.15mm,2.3mm,1.15mm">
                  <w:txbxContent>
                    <w:p w:rsidR="000A2FB9" w:rsidRPr="00354988" w:rsidRDefault="000A2FB9"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v:textbox>
              </v:shape>
            </w:pict>
          </mc:Fallback>
        </mc:AlternateContent>
      </w:r>
      <w:r w:rsidRPr="000A6031">
        <w:rPr>
          <w:rFonts w:cs="Times New Roman"/>
          <w:noProof/>
          <w:szCs w:val="26"/>
          <w:lang w:eastAsia="en-US"/>
        </w:rPr>
        <w:drawing>
          <wp:inline distT="0" distB="0" distL="0" distR="0" wp14:anchorId="56A10745" wp14:editId="7AA0CEEF">
            <wp:extent cx="5120530" cy="2314575"/>
            <wp:effectExtent l="0" t="0" r="444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132878" cy="2320157"/>
                    </a:xfrm>
                    <a:prstGeom prst="rect">
                      <a:avLst/>
                    </a:prstGeom>
                    <a:noFill/>
                    <a:ln>
                      <a:noFill/>
                    </a:ln>
                    <a:extLst/>
                  </pic:spPr>
                </pic:pic>
              </a:graphicData>
            </a:graphic>
          </wp:inline>
        </w:drawing>
      </w:r>
    </w:p>
    <w:p w:rsidR="008D1EEE" w:rsidRPr="000A6031" w:rsidRDefault="008D1EEE" w:rsidP="00547EC1">
      <w:pPr>
        <w:spacing w:line="26" w:lineRule="atLeast"/>
        <w:ind w:firstLine="709"/>
        <w:jc w:val="center"/>
        <w:rPr>
          <w:rFonts w:cs="Times New Roman"/>
          <w:szCs w:val="26"/>
        </w:rPr>
      </w:pPr>
      <w:r w:rsidRPr="000A6031">
        <w:rPr>
          <w:rFonts w:cs="Times New Roman"/>
          <w:szCs w:val="26"/>
        </w:rPr>
        <w:t>Hình 1.17: Minh họa khi sử dụng menu</w:t>
      </w:r>
    </w:p>
    <w:p w:rsidR="008D1EEE" w:rsidRPr="000A6031" w:rsidRDefault="008D1EEE" w:rsidP="003C0FFF">
      <w:pPr>
        <w:spacing w:line="26" w:lineRule="atLeast"/>
        <w:rPr>
          <w:rFonts w:cs="Times New Roman"/>
          <w:noProof/>
          <w:szCs w:val="26"/>
          <w14:ligatures w14:val="standard"/>
        </w:rPr>
      </w:pPr>
    </w:p>
    <w:p w:rsidR="00E8598C" w:rsidRPr="000A6031" w:rsidRDefault="00E8598C" w:rsidP="00547EC1">
      <w:pPr>
        <w:spacing w:line="26" w:lineRule="atLeast"/>
        <w:ind w:firstLine="709"/>
        <w:rPr>
          <w:rFonts w:cs="Times New Roman"/>
          <w:szCs w:val="26"/>
        </w:rPr>
      </w:pPr>
      <w:r w:rsidRPr="000A6031">
        <w:rPr>
          <w:rFonts w:cs="Times New Roman"/>
          <w:szCs w:val="26"/>
        </w:rPr>
        <w:t>Option và Context Menu có thể bao gồm :</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Text</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Icons</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Radio Buttons</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Check Boxes</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Sub-Menus</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Short-cut keys</w:t>
      </w:r>
    </w:p>
    <w:p w:rsidR="00E8598C" w:rsidRPr="000A6031" w:rsidRDefault="00E8598C" w:rsidP="00547EC1">
      <w:pPr>
        <w:spacing w:line="26" w:lineRule="atLeast"/>
        <w:ind w:firstLine="709"/>
        <w:rPr>
          <w:rFonts w:cs="Times New Roman"/>
          <w:szCs w:val="26"/>
        </w:rPr>
      </w:pPr>
      <w:r w:rsidRPr="000A6031">
        <w:rPr>
          <w:rFonts w:cs="Times New Roman"/>
          <w:szCs w:val="26"/>
        </w:rPr>
        <w:t>Tạo option menu và context menu:</w:t>
      </w:r>
    </w:p>
    <w:p w:rsidR="00E8598C" w:rsidRPr="000A6031" w:rsidRDefault="00E8598C" w:rsidP="00F142FA">
      <w:pPr>
        <w:pStyle w:val="ListParagraph"/>
        <w:numPr>
          <w:ilvl w:val="0"/>
          <w:numId w:val="24"/>
        </w:numPr>
        <w:spacing w:line="26" w:lineRule="atLeast"/>
        <w:rPr>
          <w:rFonts w:cs="Times New Roman"/>
          <w:szCs w:val="26"/>
        </w:rPr>
      </w:pPr>
      <w:r w:rsidRPr="000A6031">
        <w:rPr>
          <w:rFonts w:cs="Times New Roman"/>
          <w:szCs w:val="26"/>
        </w:rPr>
        <w:t xml:space="preserve">Đăng ký activity có các Menu sử dụng phương thức: </w:t>
      </w:r>
    </w:p>
    <w:p w:rsidR="00E8598C" w:rsidRPr="003C0FFF" w:rsidRDefault="00E8598C" w:rsidP="003C0FFF">
      <w:pPr>
        <w:pStyle w:val="phongcode"/>
      </w:pPr>
      <w:r w:rsidRPr="003C0FFF">
        <w:t>registerForContextMenu(</w:t>
      </w:r>
      <w:r w:rsidRPr="003C0FFF">
        <w:rPr>
          <w:i/>
          <w:iCs/>
        </w:rPr>
        <w:t>theWidget</w:t>
      </w:r>
      <w:r w:rsidRPr="003C0FFF">
        <w:t xml:space="preserve">). </w:t>
      </w:r>
    </w:p>
    <w:p w:rsidR="00E8598C" w:rsidRPr="000A6031" w:rsidRDefault="00E8598C" w:rsidP="00F142FA">
      <w:pPr>
        <w:pStyle w:val="ListParagraph"/>
        <w:numPr>
          <w:ilvl w:val="0"/>
          <w:numId w:val="24"/>
        </w:numPr>
        <w:spacing w:line="26" w:lineRule="atLeast"/>
        <w:rPr>
          <w:rFonts w:cs="Times New Roman"/>
          <w:szCs w:val="26"/>
        </w:rPr>
      </w:pPr>
      <w:r w:rsidRPr="000A6031">
        <w:rPr>
          <w:rFonts w:cs="Times New Roman"/>
          <w:szCs w:val="26"/>
        </w:rPr>
        <w:t xml:space="preserve">Hiện thực phương thức: </w:t>
      </w:r>
    </w:p>
    <w:p w:rsidR="00E8598C" w:rsidRPr="003C0FFF" w:rsidRDefault="00E8598C" w:rsidP="003C0FFF">
      <w:pPr>
        <w:pStyle w:val="phongcode"/>
      </w:pPr>
      <w:r w:rsidRPr="003C0FFF">
        <w:t xml:space="preserve">onCreateContextMenu(…). </w:t>
      </w:r>
    </w:p>
    <w:p w:rsidR="00E8598C" w:rsidRPr="000A6031" w:rsidRDefault="00E8598C" w:rsidP="00F142FA">
      <w:pPr>
        <w:pStyle w:val="ListParagraph"/>
        <w:numPr>
          <w:ilvl w:val="0"/>
          <w:numId w:val="24"/>
        </w:numPr>
        <w:spacing w:line="26" w:lineRule="atLeast"/>
        <w:rPr>
          <w:rFonts w:cs="Times New Roman"/>
          <w:szCs w:val="26"/>
        </w:rPr>
      </w:pPr>
      <w:bookmarkStart w:id="249" w:name="OLE_LINK3"/>
      <w:bookmarkStart w:id="250" w:name="OLE_LINK4"/>
      <w:r w:rsidRPr="000A6031">
        <w:rPr>
          <w:rFonts w:cs="Times New Roman"/>
          <w:szCs w:val="26"/>
        </w:rPr>
        <w:t>Xử lý sự kiện khi click vào các Item trên Option và Context menu:</w:t>
      </w:r>
    </w:p>
    <w:bookmarkEnd w:id="249"/>
    <w:bookmarkEnd w:id="250"/>
    <w:p w:rsidR="00E8598C" w:rsidRPr="000A6031" w:rsidRDefault="00E8598C" w:rsidP="00547EC1">
      <w:pPr>
        <w:spacing w:line="26" w:lineRule="atLeast"/>
        <w:ind w:firstLine="709"/>
        <w:rPr>
          <w:rFonts w:cs="Times New Roman"/>
          <w:szCs w:val="26"/>
        </w:rPr>
      </w:pPr>
      <w:r w:rsidRPr="000A6031">
        <w:rPr>
          <w:rFonts w:cs="Times New Roman"/>
          <w:szCs w:val="26"/>
        </w:rPr>
        <w:t>Option menu :</w:t>
      </w:r>
    </w:p>
    <w:p w:rsidR="00E8598C" w:rsidRPr="000A6031" w:rsidRDefault="00E8598C" w:rsidP="00547EC1">
      <w:pPr>
        <w:spacing w:line="26" w:lineRule="atLeast"/>
        <w:ind w:firstLine="709"/>
        <w:rPr>
          <w:rFonts w:cs="Times New Roman"/>
          <w:szCs w:val="26"/>
        </w:rPr>
      </w:pPr>
      <w:r w:rsidRPr="000A6031">
        <w:rPr>
          <w:rFonts w:cs="Times New Roman"/>
          <w:i/>
          <w:iCs/>
          <w:szCs w:val="26"/>
        </w:rPr>
        <w:t>onOptionsItemSelected</w:t>
      </w:r>
      <w:r w:rsidR="007B4EAB">
        <w:rPr>
          <w:rFonts w:cs="Times New Roman"/>
          <w:i/>
          <w:iCs/>
          <w:szCs w:val="26"/>
        </w:rPr>
        <w:t xml:space="preserve">(): </w:t>
      </w:r>
      <w:r w:rsidRPr="000A6031">
        <w:rPr>
          <w:rFonts w:cs="Times New Roman"/>
          <w:szCs w:val="26"/>
        </w:rPr>
        <w:t xml:space="preserve"> </w:t>
      </w:r>
    </w:p>
    <w:p w:rsidR="00E8598C" w:rsidRPr="000A6031" w:rsidRDefault="00E8598C" w:rsidP="00547EC1">
      <w:pPr>
        <w:spacing w:line="26" w:lineRule="atLeast"/>
        <w:ind w:firstLine="709"/>
        <w:rPr>
          <w:rFonts w:cs="Times New Roman"/>
          <w:szCs w:val="26"/>
        </w:rPr>
      </w:pPr>
      <w:r w:rsidRPr="000A6031">
        <w:rPr>
          <w:rFonts w:cs="Times New Roman"/>
          <w:szCs w:val="26"/>
        </w:rPr>
        <w:t>Context menu :</w:t>
      </w:r>
    </w:p>
    <w:p w:rsidR="00E8598C" w:rsidRDefault="00E8598C" w:rsidP="003C0FFF">
      <w:pPr>
        <w:spacing w:line="26" w:lineRule="atLeast"/>
        <w:ind w:firstLine="709"/>
        <w:rPr>
          <w:rFonts w:cs="Times New Roman"/>
          <w:szCs w:val="26"/>
        </w:rPr>
      </w:pPr>
      <w:r w:rsidRPr="000A6031">
        <w:rPr>
          <w:rFonts w:cs="Times New Roman"/>
          <w:szCs w:val="26"/>
        </w:rPr>
        <w:t>o</w:t>
      </w:r>
      <w:r w:rsidRPr="000A6031">
        <w:rPr>
          <w:rFonts w:cs="Times New Roman"/>
          <w:i/>
          <w:iCs/>
          <w:szCs w:val="26"/>
        </w:rPr>
        <w:t>nContextItemSelected</w:t>
      </w:r>
      <w:r w:rsidR="007B4EAB">
        <w:rPr>
          <w:rFonts w:cs="Times New Roman"/>
          <w:i/>
          <w:iCs/>
          <w:szCs w:val="26"/>
        </w:rPr>
        <w:t xml:space="preserve">(): </w:t>
      </w:r>
      <w:r w:rsidRPr="000A6031">
        <w:rPr>
          <w:rFonts w:cs="Times New Roman"/>
          <w:szCs w:val="26"/>
        </w:rPr>
        <w:t xml:space="preserve"> </w:t>
      </w:r>
    </w:p>
    <w:p w:rsidR="003C0FFF" w:rsidRDefault="003C0FFF" w:rsidP="003C0FFF">
      <w:pPr>
        <w:spacing w:line="26" w:lineRule="atLeast"/>
        <w:ind w:firstLine="709"/>
        <w:rPr>
          <w:rFonts w:cs="Times New Roman"/>
          <w:szCs w:val="26"/>
        </w:rPr>
      </w:pPr>
    </w:p>
    <w:p w:rsidR="003C0FFF" w:rsidRDefault="003C0FFF" w:rsidP="003C0FFF">
      <w:pPr>
        <w:spacing w:line="26" w:lineRule="atLeast"/>
        <w:ind w:firstLine="709"/>
        <w:rPr>
          <w:rFonts w:cs="Times New Roman"/>
          <w:szCs w:val="26"/>
        </w:rPr>
      </w:pPr>
    </w:p>
    <w:p w:rsidR="003C0FFF" w:rsidRPr="000A6031" w:rsidRDefault="003C0FFF" w:rsidP="003C0FFF">
      <w:pPr>
        <w:spacing w:line="26" w:lineRule="atLeast"/>
        <w:ind w:firstLine="709"/>
        <w:rPr>
          <w:rFonts w:cs="Times New Roman"/>
          <w:szCs w:val="26"/>
        </w:rPr>
      </w:pPr>
    </w:p>
    <w:p w:rsidR="00E8598C" w:rsidRPr="003C0FFF" w:rsidRDefault="00E8598C" w:rsidP="00F142FA">
      <w:pPr>
        <w:pStyle w:val="ListParagraph"/>
        <w:numPr>
          <w:ilvl w:val="0"/>
          <w:numId w:val="19"/>
        </w:numPr>
        <w:spacing w:line="26" w:lineRule="atLeast"/>
        <w:rPr>
          <w:rFonts w:cs="Times New Roman"/>
          <w:b/>
          <w:szCs w:val="26"/>
        </w:rPr>
      </w:pPr>
      <w:bookmarkStart w:id="251" w:name="_Toc444810721"/>
      <w:bookmarkStart w:id="252" w:name="_Toc475801511"/>
      <w:bookmarkStart w:id="253" w:name="_Toc475999841"/>
      <w:r w:rsidRPr="003C0FFF">
        <w:rPr>
          <w:rFonts w:cs="Times New Roman"/>
          <w:b/>
          <w:szCs w:val="26"/>
        </w:rPr>
        <w:lastRenderedPageBreak/>
        <w:t>Dialog và Toast</w:t>
      </w:r>
      <w:bookmarkEnd w:id="251"/>
      <w:bookmarkEnd w:id="252"/>
      <w:bookmarkEnd w:id="253"/>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anchor distT="0" distB="0" distL="114300" distR="114300" simplePos="0" relativeHeight="251662336" behindDoc="0" locked="0" layoutInCell="1" allowOverlap="1" wp14:anchorId="062FA41C" wp14:editId="6CB76E42">
            <wp:simplePos x="0" y="0"/>
            <wp:positionH relativeFrom="column">
              <wp:posOffset>3279140</wp:posOffset>
            </wp:positionH>
            <wp:positionV relativeFrom="paragraph">
              <wp:posOffset>10795</wp:posOffset>
            </wp:positionV>
            <wp:extent cx="2063750" cy="1907540"/>
            <wp:effectExtent l="0" t="0" r="0" b="0"/>
            <wp:wrapNone/>
            <wp:docPr id="16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6375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0A6031">
        <w:rPr>
          <w:rFonts w:cs="Times New Roman"/>
          <w:noProof/>
          <w:szCs w:val="26"/>
          <w:lang w:eastAsia="en-US"/>
        </w:rPr>
        <w:drawing>
          <wp:anchor distT="0" distB="0" distL="114300" distR="114300" simplePos="0" relativeHeight="251663360" behindDoc="0" locked="0" layoutInCell="1" allowOverlap="1" wp14:anchorId="540DBAA2" wp14:editId="2DBDBEFB">
            <wp:simplePos x="0" y="0"/>
            <wp:positionH relativeFrom="margin">
              <wp:posOffset>521970</wp:posOffset>
            </wp:positionH>
            <wp:positionV relativeFrom="paragraph">
              <wp:posOffset>13970</wp:posOffset>
            </wp:positionV>
            <wp:extent cx="2244090" cy="1907540"/>
            <wp:effectExtent l="0" t="0" r="3810" b="0"/>
            <wp:wrapTopAndBottom/>
            <wp:docPr id="1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24409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147AD8" w:rsidRPr="000A6031" w:rsidRDefault="00147AD8" w:rsidP="00547EC1">
      <w:pPr>
        <w:spacing w:line="26" w:lineRule="atLeast"/>
        <w:ind w:firstLine="709"/>
        <w:jc w:val="center"/>
        <w:rPr>
          <w:rFonts w:cs="Times New Roman"/>
          <w:b/>
          <w:szCs w:val="26"/>
        </w:rPr>
      </w:pPr>
      <w:r w:rsidRPr="000A6031">
        <w:rPr>
          <w:rFonts w:cs="Times New Roman"/>
          <w:szCs w:val="26"/>
        </w:rPr>
        <w:t>Hình 1.18: Minh họa khi sử dụng Dialog và Toast</w:t>
      </w:r>
    </w:p>
    <w:p w:rsidR="00E8598C" w:rsidRPr="000A6031" w:rsidRDefault="00E8598C" w:rsidP="00547EC1">
      <w:pPr>
        <w:spacing w:line="26" w:lineRule="atLeast"/>
        <w:ind w:firstLine="709"/>
        <w:rPr>
          <w:rFonts w:cs="Times New Roman"/>
          <w:szCs w:val="26"/>
        </w:rPr>
      </w:pPr>
    </w:p>
    <w:p w:rsidR="00E8598C" w:rsidRPr="000A6031" w:rsidRDefault="00147AD8" w:rsidP="003C0FFF">
      <w:pPr>
        <w:spacing w:line="26" w:lineRule="atLeast"/>
        <w:ind w:firstLine="709"/>
        <w:rPr>
          <w:rFonts w:cs="Times New Roman"/>
          <w:szCs w:val="26"/>
        </w:rPr>
      </w:pPr>
      <w:r w:rsidRPr="000A6031">
        <w:rPr>
          <w:rFonts w:cs="Times New Roman"/>
          <w:b/>
          <w:szCs w:val="26"/>
        </w:rPr>
        <w:t>AlertD</w:t>
      </w:r>
      <w:r w:rsidR="00E8598C" w:rsidRPr="000A6031">
        <w:rPr>
          <w:rFonts w:cs="Times New Roman"/>
          <w:b/>
          <w:szCs w:val="26"/>
        </w:rPr>
        <w:t>ialog</w:t>
      </w:r>
      <w:r w:rsidR="00E8598C" w:rsidRPr="000A6031">
        <w:rPr>
          <w:rFonts w:cs="Times New Roman"/>
          <w:szCs w:val="26"/>
        </w:rPr>
        <w:t xml:space="preserve"> là màn hình:</w:t>
      </w:r>
    </w:p>
    <w:p w:rsidR="00E8598C" w:rsidRPr="003C0FFF" w:rsidRDefault="00E8598C" w:rsidP="00F142FA">
      <w:pPr>
        <w:pStyle w:val="ListParagraph"/>
        <w:numPr>
          <w:ilvl w:val="0"/>
          <w:numId w:val="25"/>
        </w:numPr>
        <w:spacing w:line="26" w:lineRule="atLeast"/>
        <w:rPr>
          <w:rFonts w:cs="Times New Roman"/>
          <w:szCs w:val="26"/>
        </w:rPr>
      </w:pPr>
      <w:r w:rsidRPr="003C0FFF">
        <w:rPr>
          <w:rFonts w:cs="Times New Roman"/>
          <w:szCs w:val="26"/>
        </w:rPr>
        <w:t>Hiển thị các thông tin tóm tắt trên 1 cửa sổ nhỏ.</w:t>
      </w:r>
    </w:p>
    <w:p w:rsidR="00E8598C" w:rsidRPr="003C0FFF" w:rsidRDefault="00E8598C" w:rsidP="00F142FA">
      <w:pPr>
        <w:pStyle w:val="ListParagraph"/>
        <w:numPr>
          <w:ilvl w:val="0"/>
          <w:numId w:val="25"/>
        </w:numPr>
        <w:spacing w:line="26" w:lineRule="atLeast"/>
        <w:rPr>
          <w:rFonts w:cs="Times New Roman"/>
          <w:szCs w:val="26"/>
        </w:rPr>
      </w:pPr>
      <w:r w:rsidRPr="003C0FFF">
        <w:rPr>
          <w:rFonts w:cs="Times New Roman"/>
          <w:szCs w:val="26"/>
        </w:rPr>
        <w:t>Khẳng định 1 tác vụ.</w:t>
      </w:r>
    </w:p>
    <w:p w:rsidR="00E8598C" w:rsidRPr="003C0FFF" w:rsidRDefault="00E8598C" w:rsidP="00F142FA">
      <w:pPr>
        <w:pStyle w:val="ListParagraph"/>
        <w:numPr>
          <w:ilvl w:val="0"/>
          <w:numId w:val="25"/>
        </w:numPr>
        <w:spacing w:line="26" w:lineRule="atLeast"/>
        <w:rPr>
          <w:rFonts w:cs="Times New Roman"/>
          <w:szCs w:val="26"/>
        </w:rPr>
      </w:pPr>
      <w:r w:rsidRPr="003C0FFF">
        <w:rPr>
          <w:rFonts w:cs="Times New Roman"/>
          <w:szCs w:val="26"/>
        </w:rPr>
        <w:t>Toast là một UI trong suốt, chỉ chứa thông điệp hiển thị cho người dùng biết.</w:t>
      </w:r>
    </w:p>
    <w:p w:rsidR="00E8598C" w:rsidRPr="003C0FFF" w:rsidRDefault="00E8598C" w:rsidP="00F142FA">
      <w:pPr>
        <w:pStyle w:val="ListParagraph"/>
        <w:numPr>
          <w:ilvl w:val="0"/>
          <w:numId w:val="25"/>
        </w:numPr>
        <w:spacing w:line="26" w:lineRule="atLeast"/>
        <w:rPr>
          <w:rFonts w:cs="Times New Roman"/>
          <w:szCs w:val="26"/>
        </w:rPr>
      </w:pPr>
      <w:r w:rsidRPr="003C0FFF">
        <w:rPr>
          <w:rFonts w:cs="Times New Roman"/>
          <w:szCs w:val="26"/>
        </w:rPr>
        <w:t>Không bao giờ focus đến UI này được.</w:t>
      </w:r>
    </w:p>
    <w:p w:rsidR="00E8598C" w:rsidRDefault="00E8598C" w:rsidP="00F142FA">
      <w:pPr>
        <w:pStyle w:val="ListParagraph"/>
        <w:numPr>
          <w:ilvl w:val="0"/>
          <w:numId w:val="25"/>
        </w:numPr>
        <w:spacing w:line="26" w:lineRule="atLeast"/>
        <w:rPr>
          <w:rFonts w:cs="Times New Roman"/>
          <w:szCs w:val="26"/>
        </w:rPr>
      </w:pPr>
      <w:bookmarkStart w:id="254" w:name="_Toc444810722"/>
      <w:bookmarkStart w:id="255" w:name="_Toc475801512"/>
      <w:bookmarkStart w:id="256" w:name="_Toc475999842"/>
      <w:r w:rsidRPr="003C0FFF">
        <w:rPr>
          <w:rFonts w:cs="Times New Roman"/>
          <w:szCs w:val="26"/>
        </w:rPr>
        <w:t>Giới thiệu và thiết kế giao diện theo phong cách Material Design</w:t>
      </w:r>
      <w:bookmarkEnd w:id="254"/>
      <w:bookmarkEnd w:id="255"/>
      <w:bookmarkEnd w:id="256"/>
    </w:p>
    <w:p w:rsidR="003C0FFF" w:rsidRPr="003C0FFF" w:rsidRDefault="003C0FFF" w:rsidP="003C0FFF">
      <w:pPr>
        <w:spacing w:line="26" w:lineRule="atLeast"/>
        <w:rPr>
          <w:rFonts w:cs="Times New Roman"/>
          <w:szCs w:val="26"/>
        </w:rPr>
      </w:pPr>
    </w:p>
    <w:p w:rsidR="00E8598C" w:rsidRPr="003C0FFF" w:rsidRDefault="00E8598C" w:rsidP="00F142FA">
      <w:pPr>
        <w:pStyle w:val="ListParagraph"/>
        <w:numPr>
          <w:ilvl w:val="0"/>
          <w:numId w:val="24"/>
        </w:numPr>
        <w:spacing w:line="26" w:lineRule="atLeast"/>
        <w:rPr>
          <w:rFonts w:cs="Times New Roman"/>
          <w:szCs w:val="26"/>
        </w:rPr>
      </w:pPr>
      <w:bookmarkStart w:id="257" w:name="_Toc444810723"/>
      <w:bookmarkStart w:id="258" w:name="_Toc475801513"/>
      <w:bookmarkStart w:id="259" w:name="_Toc475999843"/>
      <w:r w:rsidRPr="003C0FFF">
        <w:rPr>
          <w:rFonts w:cs="Times New Roman"/>
          <w:szCs w:val="26"/>
        </w:rPr>
        <w:t>Giới thiệu</w:t>
      </w:r>
      <w:bookmarkEnd w:id="257"/>
      <w:bookmarkEnd w:id="258"/>
      <w:bookmarkEnd w:id="259"/>
      <w:r w:rsidR="003C0FFF" w:rsidRPr="003C0FFF">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Material Design là một phong cách thiết kế mới được Google giới thiệu cùng lúc với phiên bản Android 5.0 Lollipop trở lên.</w:t>
      </w:r>
    </w:p>
    <w:p w:rsidR="00E8598C" w:rsidRPr="000A6031" w:rsidRDefault="00E8598C" w:rsidP="00547EC1">
      <w:pPr>
        <w:spacing w:line="26" w:lineRule="atLeast"/>
        <w:ind w:firstLine="709"/>
        <w:rPr>
          <w:rFonts w:cs="Times New Roman"/>
          <w:szCs w:val="26"/>
          <w:shd w:val="clear" w:color="auto" w:fill="FFFFFF"/>
        </w:rPr>
      </w:pPr>
      <w:r w:rsidRPr="000A6031">
        <w:rPr>
          <w:rFonts w:cs="Times New Roman"/>
          <w:szCs w:val="26"/>
          <w:shd w:val="clear" w:color="auto" w:fill="FFFFFF"/>
        </w:rPr>
        <w:t>Phong cách thiết kế Material Design nhắm đến những đường nét đơn giản, sử dụng nhiều mảng màu đậm nổi bật, các đối tượng đồ họa trong giao diện dường như: “trôi nổi” lên. Ngoài ra, nó còn bao gồm cả những hiệu ứng chuyển động tự nhiên khi các nút, menu hiện diện trên màn hình. Tất cả đều nhằm mang lại cho người dùng trải nghiệm mới mẻ hơn, thú vị hơn và gần giống đời thực hơn.</w:t>
      </w:r>
    </w:p>
    <w:p w:rsidR="00E8598C" w:rsidRPr="003C0FFF" w:rsidRDefault="00E8598C" w:rsidP="00F142FA">
      <w:pPr>
        <w:pStyle w:val="ListParagraph"/>
        <w:numPr>
          <w:ilvl w:val="0"/>
          <w:numId w:val="24"/>
        </w:numPr>
        <w:spacing w:line="26" w:lineRule="atLeast"/>
        <w:rPr>
          <w:rFonts w:cs="Times New Roman"/>
          <w:szCs w:val="26"/>
        </w:rPr>
      </w:pPr>
      <w:r w:rsidRPr="003C0FFF">
        <w:rPr>
          <w:rFonts w:cs="Times New Roman"/>
          <w:szCs w:val="26"/>
          <w:shd w:val="clear" w:color="auto" w:fill="FFFFFF"/>
        </w:rPr>
        <w:t>Đặc điểm:</w:t>
      </w:r>
    </w:p>
    <w:p w:rsidR="00E8598C" w:rsidRPr="003C0FFF" w:rsidRDefault="00E8598C" w:rsidP="00F142FA">
      <w:pPr>
        <w:pStyle w:val="ListParagraph"/>
        <w:numPr>
          <w:ilvl w:val="0"/>
          <w:numId w:val="26"/>
        </w:numPr>
        <w:spacing w:line="26" w:lineRule="atLeast"/>
        <w:rPr>
          <w:rFonts w:eastAsia="Times New Roman" w:cs="Times New Roman"/>
          <w:szCs w:val="26"/>
        </w:rPr>
      </w:pPr>
      <w:r w:rsidRPr="003C0FFF">
        <w:rPr>
          <w:rFonts w:eastAsia="Times New Roman" w:cs="Times New Roman"/>
          <w:szCs w:val="26"/>
        </w:rPr>
        <w:t>Sử dụng các màu nổi bật, thường có một mảng màu chủ đạo nằm ở cạnh trên ứng dụng</w:t>
      </w:r>
    </w:p>
    <w:p w:rsidR="00E8598C" w:rsidRPr="003C0FFF" w:rsidRDefault="00E8598C" w:rsidP="00F142FA">
      <w:pPr>
        <w:pStyle w:val="ListParagraph"/>
        <w:numPr>
          <w:ilvl w:val="0"/>
          <w:numId w:val="26"/>
        </w:numPr>
        <w:spacing w:line="26" w:lineRule="atLeast"/>
        <w:rPr>
          <w:rFonts w:eastAsia="Times New Roman" w:cs="Times New Roman"/>
          <w:szCs w:val="26"/>
        </w:rPr>
      </w:pPr>
      <w:r w:rsidRPr="003C0FFF">
        <w:rPr>
          <w:rFonts w:eastAsia="Times New Roman" w:cs="Times New Roman"/>
          <w:szCs w:val="26"/>
        </w:rPr>
        <w:t>Các biểu tượng phẳng, đơn giản nhưng dễ hiểu</w:t>
      </w:r>
    </w:p>
    <w:p w:rsidR="00E8598C" w:rsidRPr="003C0FFF" w:rsidRDefault="00E8598C" w:rsidP="00F142FA">
      <w:pPr>
        <w:pStyle w:val="ListParagraph"/>
        <w:numPr>
          <w:ilvl w:val="0"/>
          <w:numId w:val="26"/>
        </w:numPr>
        <w:spacing w:line="26" w:lineRule="atLeast"/>
        <w:rPr>
          <w:rFonts w:eastAsia="Times New Roman" w:cs="Times New Roman"/>
          <w:szCs w:val="26"/>
        </w:rPr>
      </w:pPr>
      <w:r w:rsidRPr="003C0FFF">
        <w:rPr>
          <w:rFonts w:eastAsia="Times New Roman" w:cs="Times New Roman"/>
          <w:szCs w:val="26"/>
        </w:rPr>
        <w:t>Một số ứng dụng sẽ có một nút tròn to nằm ở góc dưới bên phải, thường có chức năng tạo mới</w:t>
      </w:r>
    </w:p>
    <w:p w:rsidR="00E8598C" w:rsidRPr="003C0FFF" w:rsidRDefault="00E8598C" w:rsidP="00F142FA">
      <w:pPr>
        <w:pStyle w:val="ListParagraph"/>
        <w:numPr>
          <w:ilvl w:val="0"/>
          <w:numId w:val="26"/>
        </w:numPr>
        <w:spacing w:line="26" w:lineRule="atLeast"/>
        <w:rPr>
          <w:rFonts w:eastAsia="Times New Roman" w:cs="Times New Roman"/>
          <w:szCs w:val="26"/>
        </w:rPr>
      </w:pPr>
      <w:r w:rsidRPr="003C0FFF">
        <w:rPr>
          <w:rFonts w:eastAsia="Times New Roman" w:cs="Times New Roman"/>
          <w:szCs w:val="26"/>
        </w:rPr>
        <w:t>Giao diện phẳng, ít hoặc không có hiệu ứng chuyển màu, có hoặc không có hiệu ứng đổ bóng đen</w:t>
      </w:r>
    </w:p>
    <w:p w:rsidR="00E8598C" w:rsidRPr="000A6031" w:rsidRDefault="00E8598C" w:rsidP="00F142FA">
      <w:pPr>
        <w:pStyle w:val="ListParagraph"/>
        <w:numPr>
          <w:ilvl w:val="0"/>
          <w:numId w:val="27"/>
        </w:numPr>
        <w:spacing w:line="26" w:lineRule="atLeast"/>
        <w:rPr>
          <w:rFonts w:eastAsia="Times New Roman" w:cs="Times New Roman"/>
          <w:szCs w:val="26"/>
        </w:rPr>
      </w:pPr>
      <w:r w:rsidRPr="000A6031">
        <w:rPr>
          <w:rFonts w:eastAsia="Times New Roman" w:cs="Times New Roman"/>
          <w:szCs w:val="26"/>
        </w:rPr>
        <w:lastRenderedPageBreak/>
        <w:t>Menu, nút nhấn, chữ viết… có nhiều khoảng cách trắng nên trông thoáng đãng</w:t>
      </w:r>
    </w:p>
    <w:p w:rsidR="00E8598C" w:rsidRPr="000A6031" w:rsidRDefault="00E8598C" w:rsidP="00F142FA">
      <w:pPr>
        <w:pStyle w:val="ListParagraph"/>
        <w:numPr>
          <w:ilvl w:val="0"/>
          <w:numId w:val="27"/>
        </w:numPr>
        <w:spacing w:line="26" w:lineRule="atLeast"/>
        <w:rPr>
          <w:rFonts w:eastAsia="Times New Roman" w:cs="Times New Roman"/>
          <w:szCs w:val="26"/>
        </w:rPr>
      </w:pPr>
      <w:r w:rsidRPr="000A6031">
        <w:rPr>
          <w:rFonts w:eastAsia="Times New Roman" w:cs="Times New Roman"/>
          <w:szCs w:val="26"/>
        </w:rPr>
        <w:t>Có các hiệu ứng chuyển động tự nhiên, dễ hiểu, có thể gợi ý cho một tính năng nào đó</w:t>
      </w:r>
    </w:p>
    <w:p w:rsidR="00E8598C" w:rsidRPr="000A6031" w:rsidRDefault="00E8598C" w:rsidP="00547EC1">
      <w:pPr>
        <w:spacing w:line="26" w:lineRule="atLeast"/>
        <w:ind w:firstLine="709"/>
        <w:rPr>
          <w:rFonts w:cs="Times New Roman"/>
          <w:szCs w:val="26"/>
        </w:rPr>
      </w:pPr>
    </w:p>
    <w:p w:rsidR="00E8598C" w:rsidRPr="00B552DE" w:rsidRDefault="00B552DE" w:rsidP="00B552DE">
      <w:pPr>
        <w:spacing w:line="26" w:lineRule="atLeast"/>
        <w:rPr>
          <w:rFonts w:cs="Times New Roman"/>
          <w:b/>
          <w:szCs w:val="26"/>
        </w:rPr>
      </w:pPr>
      <w:bookmarkStart w:id="260" w:name="_Toc444810724"/>
      <w:bookmarkStart w:id="261" w:name="_Toc475801514"/>
      <w:bookmarkStart w:id="262" w:name="_Toc475999844"/>
      <w:r w:rsidRPr="00B552DE">
        <w:rPr>
          <w:rFonts w:cs="Times New Roman"/>
          <w:b/>
          <w:szCs w:val="26"/>
        </w:rPr>
        <w:t xml:space="preserve">1.5.11 </w:t>
      </w:r>
      <w:r w:rsidR="00E8598C" w:rsidRPr="00B552DE">
        <w:rPr>
          <w:rFonts w:cs="Times New Roman"/>
          <w:b/>
          <w:szCs w:val="26"/>
        </w:rPr>
        <w:t>Các thành phần được thiết kế trong Material Design</w:t>
      </w:r>
      <w:bookmarkEnd w:id="260"/>
      <w:bookmarkEnd w:id="261"/>
      <w:bookmarkEnd w:id="262"/>
    </w:p>
    <w:p w:rsidR="00E8598C" w:rsidRDefault="00E8598C" w:rsidP="00F142FA">
      <w:pPr>
        <w:pStyle w:val="ListParagraph"/>
        <w:numPr>
          <w:ilvl w:val="0"/>
          <w:numId w:val="28"/>
        </w:numPr>
        <w:spacing w:line="26" w:lineRule="atLeast"/>
        <w:rPr>
          <w:rFonts w:cs="Times New Roman"/>
          <w:b/>
          <w:szCs w:val="26"/>
        </w:rPr>
      </w:pPr>
      <w:bookmarkStart w:id="263" w:name="_Toc444810725"/>
      <w:bookmarkStart w:id="264" w:name="_Toc475801515"/>
      <w:bookmarkStart w:id="265" w:name="_Toc475999845"/>
      <w:r w:rsidRPr="00B552DE">
        <w:rPr>
          <w:rFonts w:cs="Times New Roman"/>
          <w:b/>
          <w:szCs w:val="26"/>
        </w:rPr>
        <w:t>ActionBar/ToolBar</w:t>
      </w:r>
      <w:bookmarkEnd w:id="263"/>
      <w:bookmarkEnd w:id="264"/>
      <w:bookmarkEnd w:id="265"/>
    </w:p>
    <w:p w:rsidR="00B552DE" w:rsidRPr="00B552DE" w:rsidRDefault="00B552DE" w:rsidP="00B552DE">
      <w:pPr>
        <w:spacing w:line="26" w:lineRule="atLeast"/>
        <w:rPr>
          <w:rFonts w:cs="Times New Roman"/>
          <w:b/>
          <w:szCs w:val="26"/>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63546CC3" wp14:editId="38DD5CEA">
            <wp:extent cx="4053018" cy="2038350"/>
            <wp:effectExtent l="0" t="0" r="5080" b="0"/>
            <wp:docPr id="10244" name="Picture 2" descr="C:\Users\Admin\Desktop\actionbar@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2" descr="C:\Users\Admin\Desktop\actionbar@2x.p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114419" cy="2069230"/>
                    </a:xfrm>
                    <a:prstGeom prst="rect">
                      <a:avLst/>
                    </a:prstGeom>
                    <a:noFill/>
                    <a:ln>
                      <a:noFill/>
                    </a:ln>
                    <a:extLst/>
                  </pic:spPr>
                </pic:pic>
              </a:graphicData>
            </a:graphic>
          </wp:inline>
        </w:drawing>
      </w:r>
    </w:p>
    <w:p w:rsidR="00B552DE" w:rsidRPr="000A6031" w:rsidRDefault="00B552DE" w:rsidP="00547EC1">
      <w:pPr>
        <w:spacing w:line="26" w:lineRule="atLeast"/>
        <w:ind w:firstLine="709"/>
        <w:jc w:val="center"/>
        <w:rPr>
          <w:rFonts w:cs="Times New Roman"/>
          <w:szCs w:val="26"/>
        </w:rPr>
      </w:pPr>
    </w:p>
    <w:p w:rsidR="00155A27" w:rsidRPr="000A6031" w:rsidRDefault="00155A27" w:rsidP="00547EC1">
      <w:pPr>
        <w:spacing w:line="26" w:lineRule="atLeast"/>
        <w:ind w:firstLine="709"/>
        <w:jc w:val="center"/>
        <w:rPr>
          <w:rFonts w:cs="Times New Roman"/>
          <w:szCs w:val="26"/>
        </w:rPr>
      </w:pPr>
      <w:r w:rsidRPr="000A6031">
        <w:rPr>
          <w:rFonts w:cs="Times New Roman"/>
          <w:szCs w:val="26"/>
        </w:rPr>
        <w:t>Hình 1.20: Minh họa khi sử dụng Dialog và Toast</w:t>
      </w:r>
    </w:p>
    <w:p w:rsidR="00155A27" w:rsidRPr="000A6031" w:rsidRDefault="00155A27" w:rsidP="00547EC1">
      <w:pPr>
        <w:spacing w:line="26" w:lineRule="atLeast"/>
        <w:ind w:firstLine="709"/>
        <w:jc w:val="center"/>
        <w:rPr>
          <w:rFonts w:cs="Times New Roman"/>
          <w:szCs w:val="26"/>
        </w:rPr>
      </w:pPr>
    </w:p>
    <w:p w:rsidR="00E8598C" w:rsidRPr="00B552DE" w:rsidRDefault="00E8598C" w:rsidP="00B552DE">
      <w:r w:rsidRPr="00B552DE">
        <w:t>Activity phải kế thừa ActionBarActivity.</w:t>
      </w:r>
    </w:p>
    <w:p w:rsidR="00E8598C" w:rsidRPr="00B552DE" w:rsidRDefault="00E8598C" w:rsidP="00B552DE">
      <w:r w:rsidRPr="00B552DE">
        <w:t xml:space="preserve">Sử dụng các them của Theme.AppCompat như là: </w:t>
      </w:r>
    </w:p>
    <w:p w:rsidR="00E8598C" w:rsidRPr="00B552DE" w:rsidRDefault="00E8598C" w:rsidP="00B552DE">
      <w:r w:rsidRPr="00B552DE">
        <w:t>Màu sáng:</w:t>
      </w:r>
    </w:p>
    <w:p w:rsidR="00E8598C" w:rsidRPr="00B552DE" w:rsidRDefault="00E8598C" w:rsidP="00B552DE">
      <w:pPr>
        <w:pStyle w:val="phongcode"/>
      </w:pPr>
      <w:r w:rsidRPr="00B552DE">
        <w:t>&lt;activity android:theme="@style/Theme.AppCompat.Light" ... &gt;</w:t>
      </w:r>
    </w:p>
    <w:p w:rsidR="00E8598C" w:rsidRPr="00B552DE" w:rsidRDefault="00E8598C" w:rsidP="00B552DE">
      <w:r w:rsidRPr="00B552DE">
        <w:t>Màu tối:</w:t>
      </w:r>
    </w:p>
    <w:p w:rsidR="00E8598C" w:rsidRPr="00B552DE" w:rsidRDefault="00E8598C" w:rsidP="00B552DE">
      <w:pPr>
        <w:pStyle w:val="phongcode"/>
      </w:pPr>
      <w:r w:rsidRPr="00B552DE">
        <w:t>Theme.AppCompat.Light.DarkActionBar</w:t>
      </w:r>
    </w:p>
    <w:p w:rsidR="00E8598C" w:rsidRPr="00435C51" w:rsidRDefault="00E8598C" w:rsidP="00F142FA">
      <w:pPr>
        <w:pStyle w:val="ListParagraph"/>
        <w:numPr>
          <w:ilvl w:val="0"/>
          <w:numId w:val="28"/>
        </w:numPr>
        <w:rPr>
          <w:b/>
        </w:rPr>
      </w:pPr>
      <w:bookmarkStart w:id="266" w:name="_Toc444810726"/>
      <w:bookmarkStart w:id="267" w:name="_Toc475801516"/>
      <w:bookmarkStart w:id="268" w:name="_Toc475999846"/>
      <w:r w:rsidRPr="00435C51">
        <w:rPr>
          <w:b/>
        </w:rPr>
        <w:t>ViewPager</w:t>
      </w:r>
      <w:bookmarkEnd w:id="266"/>
      <w:bookmarkEnd w:id="267"/>
      <w:bookmarkEnd w:id="268"/>
    </w:p>
    <w:p w:rsidR="00B57E8C" w:rsidRPr="00B552DE" w:rsidRDefault="00E8598C" w:rsidP="00435C51">
      <w:pPr>
        <w:ind w:firstLine="709"/>
        <w:rPr>
          <w:rFonts w:cs="Times New Roman"/>
          <w:szCs w:val="26"/>
        </w:rPr>
      </w:pPr>
      <w:r w:rsidRPr="00B552DE">
        <w:t>ViewPager là một đối tượng khá giống như Slide trình diễn của MS PowerPoint.</w:t>
      </w:r>
    </w:p>
    <w:p w:rsidR="00E8598C" w:rsidRPr="00B552DE" w:rsidRDefault="00E8598C" w:rsidP="00435C51">
      <w:pPr>
        <w:spacing w:line="26" w:lineRule="atLeast"/>
        <w:ind w:firstLine="709"/>
        <w:rPr>
          <w:rFonts w:cs="Times New Roman"/>
          <w:szCs w:val="26"/>
          <w:shd w:val="clear" w:color="auto" w:fill="FFFFFF"/>
        </w:rPr>
      </w:pPr>
      <w:r w:rsidRPr="00B552DE">
        <w:rPr>
          <w:rFonts w:cs="Times New Roman"/>
          <w:szCs w:val="26"/>
          <w:shd w:val="clear" w:color="auto" w:fill="FFFFFF"/>
        </w:rPr>
        <w:t>ViewPager có thể trượt chuyển đổi giữa các giao diện một cách nhẹ nhàng và khá mượt, thay ví chuyển đổi màn hình qua một sự kiến chớp đen như trên tivi. Màn hình hiển thị trước nó hoặc sau nó sẽ được hiển thị ra ngay tức thì liền với nó.</w:t>
      </w:r>
      <w:r w:rsidRPr="00B552DE">
        <w:rPr>
          <w:rFonts w:cs="Times New Roman"/>
          <w:szCs w:val="26"/>
        </w:rPr>
        <w:br/>
      </w:r>
      <w:r w:rsidRPr="00B552DE">
        <w:rPr>
          <w:rFonts w:cs="Times New Roman"/>
          <w:szCs w:val="26"/>
          <w:shd w:val="clear" w:color="auto" w:fill="FFFFFF"/>
        </w:rPr>
        <w:t>ViewPager hỗ trợ từ Android API 13 trở lên.</w:t>
      </w:r>
    </w:p>
    <w:p w:rsidR="00E8598C" w:rsidRPr="00B552DE" w:rsidRDefault="00E8598C" w:rsidP="00435C51">
      <w:pPr>
        <w:spacing w:line="26" w:lineRule="atLeast"/>
        <w:ind w:firstLine="709"/>
        <w:rPr>
          <w:rFonts w:cs="Times New Roman"/>
          <w:szCs w:val="26"/>
        </w:rPr>
      </w:pPr>
      <w:r w:rsidRPr="00B552DE">
        <w:rPr>
          <w:rFonts w:cs="Times New Roman"/>
          <w:szCs w:val="26"/>
          <w:shd w:val="clear" w:color="auto" w:fill="FFFFFF"/>
        </w:rPr>
        <w:lastRenderedPageBreak/>
        <w:t>ViewPager không phải là một View chuẩn của Android, mà là một thành phần nằm trong gói android.support:design:23.4.0</w:t>
      </w:r>
    </w:p>
    <w:p w:rsidR="00E8598C" w:rsidRPr="00435C51" w:rsidRDefault="00E8598C" w:rsidP="00F142FA">
      <w:pPr>
        <w:pStyle w:val="ListParagraph"/>
        <w:numPr>
          <w:ilvl w:val="0"/>
          <w:numId w:val="28"/>
        </w:numPr>
        <w:spacing w:line="26" w:lineRule="atLeast"/>
        <w:rPr>
          <w:rFonts w:cs="Times New Roman"/>
          <w:b/>
          <w:szCs w:val="26"/>
        </w:rPr>
      </w:pPr>
      <w:bookmarkStart w:id="269" w:name="_Toc444810727"/>
      <w:bookmarkStart w:id="270" w:name="_Toc475801517"/>
      <w:bookmarkStart w:id="271" w:name="_Toc475999847"/>
      <w:r w:rsidRPr="00435C51">
        <w:rPr>
          <w:rFonts w:cs="Times New Roman"/>
          <w:b/>
          <w:szCs w:val="26"/>
        </w:rPr>
        <w:t>Buttons: Floating Action Button</w:t>
      </w:r>
      <w:bookmarkEnd w:id="269"/>
      <w:bookmarkEnd w:id="270"/>
      <w:bookmarkEnd w:id="271"/>
    </w:p>
    <w:p w:rsidR="00B57E8C" w:rsidRPr="000A6031" w:rsidRDefault="00B57E8C" w:rsidP="00547EC1">
      <w:pPr>
        <w:spacing w:line="26" w:lineRule="atLeast"/>
        <w:ind w:firstLine="709"/>
        <w:rPr>
          <w:rFonts w:cs="Times New Roman"/>
          <w:szCs w:val="26"/>
        </w:rPr>
      </w:pPr>
      <w:r w:rsidRPr="000A6031">
        <w:rPr>
          <w:rStyle w:val="Strong"/>
          <w:rFonts w:cs="Times New Roman"/>
          <w:b w:val="0"/>
          <w:szCs w:val="26"/>
        </w:rPr>
        <w:t>Floation Action Button (FAB)</w:t>
      </w:r>
      <w:r w:rsidRPr="000A6031">
        <w:rPr>
          <w:rStyle w:val="apple-converted-space"/>
          <w:rFonts w:cs="Times New Roman"/>
          <w:szCs w:val="26"/>
        </w:rPr>
        <w:t> </w:t>
      </w:r>
      <w:r w:rsidR="00E8598C" w:rsidRPr="000A6031">
        <w:rPr>
          <w:rFonts w:cs="Times New Roman"/>
          <w:szCs w:val="26"/>
        </w:rPr>
        <w:t>là một thành phần mới được giới thiệu trong</w:t>
      </w:r>
      <w:r w:rsidR="00E8598C" w:rsidRPr="000A6031">
        <w:rPr>
          <w:rStyle w:val="apple-converted-space"/>
          <w:rFonts w:cs="Times New Roman"/>
          <w:szCs w:val="26"/>
        </w:rPr>
        <w:t> </w:t>
      </w:r>
      <w:hyperlink r:id="rId137" w:tgtFrame="_blank" w:history="1">
        <w:r w:rsidR="00E8598C" w:rsidRPr="000A6031">
          <w:rPr>
            <w:rStyle w:val="Hyperlink"/>
            <w:rFonts w:cs="Times New Roman"/>
            <w:color w:val="auto"/>
            <w:szCs w:val="26"/>
            <w:u w:val="none"/>
          </w:rPr>
          <w:t>Material Design guideline</w:t>
        </w:r>
      </w:hyperlink>
      <w:r w:rsidR="00E8598C" w:rsidRPr="000A6031">
        <w:rPr>
          <w:rFonts w:cs="Times New Roman"/>
          <w:szCs w:val="26"/>
        </w:rPr>
        <w:t>, nó thiết kế cho việc nhấn mạnh cho hành động chính của một màn hình. Đây là một thiết kế phá cách làm nổi bật lên để thu hút người dùng chú ý vào hành động đó.</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Có rất nhiều ý kiến xung quanh thiết kế của thành phần này. Điều quan trọng là sử dụng nó trong trường hợp thật sự cần thiết, chẳng hạn như thể hiện các hành động xảy ra thường xuyên (thường là hiển thị Activity, hoặc những điều có ảnh hưởng đến trải nghiệm người dùng). Tuy nhiên, cũng có ý kiến trái chiều cho rằng </w:t>
      </w:r>
      <w:r w:rsidR="00B57E8C" w:rsidRPr="000A6031">
        <w:rPr>
          <w:rFonts w:cs="Times New Roman"/>
          <w:szCs w:val="26"/>
        </w:rPr>
        <w:t xml:space="preserve">Floating </w:t>
      </w:r>
      <w:r w:rsidRPr="000A6031">
        <w:rPr>
          <w:rFonts w:cs="Times New Roman"/>
          <w:szCs w:val="26"/>
        </w:rPr>
        <w:t>Action Button là một</w:t>
      </w:r>
      <w:r w:rsidRPr="000A6031">
        <w:rPr>
          <w:rStyle w:val="apple-converted-space"/>
          <w:rFonts w:cs="Times New Roman"/>
          <w:szCs w:val="26"/>
        </w:rPr>
        <w:t> </w:t>
      </w:r>
      <w:hyperlink r:id="rId138" w:anchor=".ihz91yj9c" w:tgtFrame="_blank" w:history="1">
        <w:r w:rsidRPr="000A6031">
          <w:rPr>
            <w:rStyle w:val="Hyperlink"/>
            <w:rFonts w:cs="Times New Roman"/>
            <w:color w:val="auto"/>
            <w:szCs w:val="26"/>
            <w:u w:val="none"/>
          </w:rPr>
          <w:t>ý tưởng tồi về mặt trải nghiệm người dùng</w:t>
        </w:r>
      </w:hyperlink>
      <w:r w:rsidRPr="000A6031">
        <w:rPr>
          <w:rFonts w:cs="Times New Roman"/>
          <w:szCs w:val="26"/>
        </w:rPr>
        <w:t>.</w:t>
      </w:r>
    </w:p>
    <w:p w:rsidR="00E8598C" w:rsidRPr="003222A5" w:rsidRDefault="00E8598C" w:rsidP="00F142FA">
      <w:pPr>
        <w:pStyle w:val="ListParagraph"/>
        <w:numPr>
          <w:ilvl w:val="0"/>
          <w:numId w:val="28"/>
        </w:numPr>
        <w:spacing w:line="26" w:lineRule="atLeast"/>
        <w:rPr>
          <w:rFonts w:cs="Times New Roman"/>
          <w:b/>
          <w:szCs w:val="26"/>
        </w:rPr>
      </w:pPr>
      <w:bookmarkStart w:id="272" w:name="_Toc444810728"/>
      <w:bookmarkStart w:id="273" w:name="_Toc475801518"/>
      <w:bookmarkStart w:id="274" w:name="_Toc475999848"/>
      <w:r w:rsidRPr="003222A5">
        <w:rPr>
          <w:rFonts w:cs="Times New Roman"/>
          <w:b/>
          <w:szCs w:val="26"/>
        </w:rPr>
        <w:t>Navigation Drawer (Slider menu)</w:t>
      </w:r>
      <w:bookmarkEnd w:id="272"/>
      <w:bookmarkEnd w:id="273"/>
      <w:bookmarkEnd w:id="274"/>
    </w:p>
    <w:p w:rsidR="00E8598C" w:rsidRPr="000A6031" w:rsidRDefault="00E8598C" w:rsidP="00547EC1">
      <w:pPr>
        <w:spacing w:line="26" w:lineRule="atLeast"/>
        <w:ind w:firstLine="709"/>
        <w:rPr>
          <w:rFonts w:cs="Times New Roman"/>
          <w:szCs w:val="26"/>
        </w:rPr>
      </w:pPr>
      <w:r w:rsidRPr="000A6031">
        <w:rPr>
          <w:rFonts w:cs="Times New Roman"/>
          <w:szCs w:val="26"/>
        </w:rPr>
        <w:t>Navigation Drawer là một bản điều hướng xuất hiện khi vuốt trên màn hình từ cạnh trái sang cạnh phải hay từ cạnh phải sang trái. Ngoài ra Navigation Drawer còn có thể xuất hiện khi chạm vào một biểu tưởng trên thanh Actionbar. Navigation Drawer thường thấy xuất hiện trong rất nhiều app hay xử dụng như Gmail, Facebook…</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14:ligatures w14:val="standard"/>
        </w:rPr>
        <w:drawing>
          <wp:inline distT="0" distB="0" distL="0" distR="0" wp14:anchorId="1F426250" wp14:editId="50C260B7">
            <wp:extent cx="2192570"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216280" cy="3870456"/>
                    </a:xfrm>
                    <a:prstGeom prst="rect">
                      <a:avLst/>
                    </a:prstGeom>
                  </pic:spPr>
                </pic:pic>
              </a:graphicData>
            </a:graphic>
          </wp:inline>
        </w:drawing>
      </w:r>
    </w:p>
    <w:p w:rsidR="00115835" w:rsidRPr="000A6031" w:rsidRDefault="00115835" w:rsidP="00547EC1">
      <w:pPr>
        <w:spacing w:line="26" w:lineRule="atLeast"/>
        <w:ind w:firstLine="709"/>
        <w:rPr>
          <w:rFonts w:cs="Times New Roman"/>
          <w:b/>
          <w:szCs w:val="26"/>
        </w:rPr>
      </w:pPr>
      <w:r w:rsidRPr="000A6031">
        <w:rPr>
          <w:rFonts w:cs="Times New Roman"/>
          <w:szCs w:val="26"/>
        </w:rPr>
        <w:t>Hình 1.21: Minh họa khi sử dụng Navigation Drawer (Slider menu)</w:t>
      </w:r>
    </w:p>
    <w:p w:rsidR="00115835" w:rsidRPr="000A6031" w:rsidRDefault="00115835"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Tham khảo thêm chi tiết tại:</w:t>
      </w:r>
    </w:p>
    <w:p w:rsidR="00E8598C" w:rsidRPr="000A6031" w:rsidRDefault="004155FC" w:rsidP="00547EC1">
      <w:pPr>
        <w:spacing w:line="26" w:lineRule="atLeast"/>
        <w:ind w:firstLine="709"/>
        <w:rPr>
          <w:rStyle w:val="Hyperlink"/>
          <w:rFonts w:cs="Times New Roman"/>
          <w:color w:val="auto"/>
          <w:szCs w:val="26"/>
          <w:u w:val="none"/>
        </w:rPr>
      </w:pPr>
      <w:hyperlink r:id="rId140" w:history="1">
        <w:r w:rsidR="00E8598C" w:rsidRPr="000A6031">
          <w:rPr>
            <w:rStyle w:val="Hyperlink"/>
            <w:rFonts w:cs="Times New Roman"/>
            <w:color w:val="auto"/>
            <w:szCs w:val="26"/>
            <w:u w:val="none"/>
          </w:rPr>
          <w:t>https://www.google.com/design/spec/patterns/navigation-drawer.html</w:t>
        </w:r>
      </w:hyperlink>
    </w:p>
    <w:p w:rsidR="000E34B7" w:rsidRPr="000A6031" w:rsidRDefault="008D47E7" w:rsidP="008D47E7">
      <w:pPr>
        <w:pStyle w:val="Heading3"/>
        <w:spacing w:before="120" w:after="120" w:line="26" w:lineRule="atLeast"/>
        <w:rPr>
          <w:rFonts w:cs="Times New Roman"/>
          <w:color w:val="auto"/>
          <w:szCs w:val="26"/>
        </w:rPr>
      </w:pPr>
      <w:bookmarkStart w:id="275" w:name="_Toc444810729"/>
      <w:bookmarkStart w:id="276" w:name="_Toc475801519"/>
      <w:bookmarkStart w:id="277" w:name="_Toc475999849"/>
      <w:bookmarkStart w:id="278" w:name="_Toc511914385"/>
      <w:bookmarkStart w:id="279" w:name="_Toc511914465"/>
      <w:bookmarkStart w:id="280" w:name="_Toc511919200"/>
      <w:r>
        <w:rPr>
          <w:rFonts w:cs="Times New Roman"/>
          <w:color w:val="auto"/>
          <w:szCs w:val="26"/>
        </w:rPr>
        <w:t>1.5.12</w:t>
      </w:r>
      <w:r w:rsidR="00906EEC" w:rsidRPr="000A6031">
        <w:rPr>
          <w:rFonts w:cs="Times New Roman"/>
          <w:color w:val="auto"/>
          <w:szCs w:val="26"/>
        </w:rPr>
        <w:t xml:space="preserve"> </w:t>
      </w:r>
      <w:r w:rsidR="00E8598C" w:rsidRPr="000A6031">
        <w:rPr>
          <w:rFonts w:cs="Times New Roman"/>
          <w:color w:val="auto"/>
          <w:szCs w:val="26"/>
        </w:rPr>
        <w:t>Lưu trữ dữ liệu trong Android</w:t>
      </w:r>
      <w:bookmarkStart w:id="281" w:name="_Toc444810730"/>
      <w:bookmarkStart w:id="282" w:name="_Toc475801520"/>
      <w:bookmarkStart w:id="283" w:name="_Toc475999850"/>
      <w:bookmarkEnd w:id="275"/>
      <w:bookmarkEnd w:id="276"/>
      <w:bookmarkEnd w:id="277"/>
      <w:bookmarkEnd w:id="278"/>
      <w:bookmarkEnd w:id="279"/>
      <w:bookmarkEnd w:id="280"/>
    </w:p>
    <w:p w:rsidR="00E8598C" w:rsidRPr="0004006F" w:rsidRDefault="00E8598C" w:rsidP="00F142FA">
      <w:pPr>
        <w:pStyle w:val="ListParagraph"/>
        <w:numPr>
          <w:ilvl w:val="0"/>
          <w:numId w:val="30"/>
        </w:numPr>
        <w:spacing w:line="26" w:lineRule="atLeast"/>
        <w:rPr>
          <w:rFonts w:cs="Times New Roman"/>
          <w:b/>
          <w:szCs w:val="26"/>
        </w:rPr>
      </w:pPr>
      <w:r w:rsidRPr="0004006F">
        <w:rPr>
          <w:rFonts w:cs="Times New Roman"/>
          <w:b/>
          <w:szCs w:val="26"/>
        </w:rPr>
        <w:t>Share Preferences</w:t>
      </w:r>
      <w:bookmarkEnd w:id="281"/>
      <w:bookmarkEnd w:id="282"/>
      <w:bookmarkEnd w:id="283"/>
    </w:p>
    <w:p w:rsidR="00E8598C" w:rsidRPr="000A6031" w:rsidRDefault="00E8598C" w:rsidP="00547EC1">
      <w:pPr>
        <w:spacing w:line="26" w:lineRule="atLeast"/>
        <w:ind w:firstLine="709"/>
        <w:rPr>
          <w:rFonts w:cs="Times New Roman"/>
          <w:szCs w:val="26"/>
        </w:rPr>
      </w:pPr>
      <w:r w:rsidRPr="000A6031">
        <w:rPr>
          <w:rFonts w:cs="Times New Roman"/>
          <w:szCs w:val="26"/>
        </w:rPr>
        <w:t>Android cung cấp sẵn một cơ chế đơn giản giúp chúng ta lưu trữ nhanh các dữ liệu ngắn như cấu hình ứng dụng, tên đăng nhập, email… và lấy lại dữ liệu đã ghi này trong các lần chạy ứng dụng tiếp theo.</w:t>
      </w:r>
    </w:p>
    <w:p w:rsidR="0004006F" w:rsidRDefault="00E8598C" w:rsidP="0004006F">
      <w:pPr>
        <w:spacing w:line="26" w:lineRule="atLeast"/>
        <w:ind w:firstLine="709"/>
        <w:rPr>
          <w:rFonts w:cs="Times New Roman"/>
          <w:szCs w:val="26"/>
        </w:rPr>
      </w:pPr>
      <w:r w:rsidRPr="000A6031">
        <w:rPr>
          <w:rFonts w:cs="Times New Roman"/>
          <w:szCs w:val="26"/>
        </w:rPr>
        <w:t>Cách thức thuận tiện nhất là mô tả tập trung các cấu hình ta cần lưu lại trong một Activity (thường là màn hình “</w:t>
      </w:r>
      <w:r w:rsidRPr="000A6031">
        <w:rPr>
          <w:rStyle w:val="Emphasis"/>
          <w:rFonts w:eastAsiaTheme="majorEastAsia" w:cs="Times New Roman"/>
          <w:szCs w:val="26"/>
        </w:rPr>
        <w:t>Settings</w:t>
      </w:r>
      <w:r w:rsidRPr="000A6031">
        <w:rPr>
          <w:rFonts w:cs="Times New Roman"/>
          <w:szCs w:val="26"/>
        </w:rPr>
        <w:t>” của ứng dụng).</w:t>
      </w:r>
    </w:p>
    <w:p w:rsidR="00E8598C" w:rsidRPr="0004006F" w:rsidRDefault="00E8598C" w:rsidP="00F142FA">
      <w:pPr>
        <w:pStyle w:val="ListParagraph"/>
        <w:numPr>
          <w:ilvl w:val="0"/>
          <w:numId w:val="29"/>
        </w:numPr>
        <w:spacing w:line="26" w:lineRule="atLeast"/>
        <w:rPr>
          <w:rFonts w:cs="Times New Roman"/>
          <w:szCs w:val="26"/>
        </w:rPr>
      </w:pPr>
      <w:r w:rsidRPr="0004006F">
        <w:rPr>
          <w:rFonts w:cs="Times New Roman"/>
          <w:szCs w:val="26"/>
        </w:rPr>
        <w:t>References – cặp giá trị &lt;key – value&gt;.</w:t>
      </w:r>
    </w:p>
    <w:p w:rsidR="00E8598C" w:rsidRPr="0095552C" w:rsidRDefault="00E8598C" w:rsidP="0095552C">
      <w:pPr>
        <w:spacing w:line="26" w:lineRule="atLeast"/>
        <w:ind w:firstLine="709"/>
        <w:rPr>
          <w:rFonts w:cs="Times New Roman"/>
          <w:szCs w:val="26"/>
        </w:rPr>
      </w:pPr>
      <w:r w:rsidRPr="0095552C">
        <w:rPr>
          <w:rFonts w:cs="Times New Roman"/>
          <w:szCs w:val="26"/>
        </w:rPr>
        <w:t xml:space="preserve">Key: </w:t>
      </w:r>
      <w:r w:rsidR="00B57E8C" w:rsidRPr="0095552C">
        <w:rPr>
          <w:rFonts w:cs="Times New Roman"/>
          <w:szCs w:val="26"/>
        </w:rPr>
        <w:t>S</w:t>
      </w:r>
      <w:r w:rsidRPr="0095552C">
        <w:rPr>
          <w:rFonts w:cs="Times New Roman"/>
          <w:szCs w:val="26"/>
        </w:rPr>
        <w:t>tring</w:t>
      </w:r>
    </w:p>
    <w:p w:rsidR="0095552C" w:rsidRDefault="00E8598C" w:rsidP="0095552C">
      <w:pPr>
        <w:spacing w:line="26" w:lineRule="atLeast"/>
        <w:ind w:firstLine="709"/>
        <w:rPr>
          <w:rFonts w:cs="Times New Roman"/>
          <w:szCs w:val="26"/>
        </w:rPr>
      </w:pPr>
      <w:r w:rsidRPr="0095552C">
        <w:rPr>
          <w:rFonts w:cs="Times New Roman"/>
          <w:szCs w:val="26"/>
        </w:rPr>
        <w:t>Value: primitive data type</w:t>
      </w:r>
    </w:p>
    <w:p w:rsidR="00E8598C" w:rsidRPr="0004006F" w:rsidRDefault="00E8598C" w:rsidP="00F142FA">
      <w:pPr>
        <w:pStyle w:val="ListParagraph"/>
        <w:numPr>
          <w:ilvl w:val="0"/>
          <w:numId w:val="29"/>
        </w:numPr>
        <w:spacing w:line="26" w:lineRule="atLeast"/>
        <w:rPr>
          <w:rFonts w:cs="Times New Roman"/>
          <w:szCs w:val="26"/>
        </w:rPr>
      </w:pPr>
      <w:r w:rsidRPr="0004006F">
        <w:rPr>
          <w:rFonts w:cs="Times New Roman"/>
          <w:szCs w:val="26"/>
        </w:rPr>
        <w:t>Một số hàm của References:</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getPreferences</w:t>
      </w:r>
      <w:r w:rsidR="007B4EAB">
        <w:rPr>
          <w:rFonts w:ascii="Consolas" w:hAnsi="Consolas" w:cs="Times New Roman"/>
          <w:szCs w:val="26"/>
        </w:rPr>
        <w:t xml:space="preserve">(): </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getSharedPreferences</w:t>
      </w:r>
      <w:r w:rsidR="007B4EAB">
        <w:rPr>
          <w:rFonts w:ascii="Consolas" w:hAnsi="Consolas" w:cs="Times New Roman"/>
          <w:szCs w:val="26"/>
        </w:rPr>
        <w:t xml:space="preserve">(): </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getDefaultSharedPreferences</w:t>
      </w:r>
      <w:r w:rsidR="007B4EAB">
        <w:rPr>
          <w:rFonts w:ascii="Consolas" w:hAnsi="Consolas" w:cs="Times New Roman"/>
          <w:szCs w:val="26"/>
        </w:rPr>
        <w:t xml:space="preserve">(): </w:t>
      </w:r>
    </w:p>
    <w:p w:rsidR="00E8598C" w:rsidRPr="0004006F" w:rsidRDefault="00E8598C" w:rsidP="00F142FA">
      <w:pPr>
        <w:pStyle w:val="ListParagraph"/>
        <w:numPr>
          <w:ilvl w:val="0"/>
          <w:numId w:val="29"/>
        </w:numPr>
        <w:spacing w:line="26" w:lineRule="atLeast"/>
        <w:rPr>
          <w:rFonts w:cs="Times New Roman"/>
          <w:szCs w:val="26"/>
        </w:rPr>
      </w:pPr>
      <w:r w:rsidRPr="0004006F">
        <w:rPr>
          <w:rFonts w:cs="Times New Roman"/>
          <w:szCs w:val="26"/>
        </w:rPr>
        <w:t>Các hàm được sử dụng để lưu trữ, lấy dữ liệu: putXxx…, getXxx….</w:t>
      </w:r>
    </w:p>
    <w:p w:rsidR="00E8598C" w:rsidRPr="0095552C" w:rsidRDefault="00E8598C" w:rsidP="0004006F">
      <w:pPr>
        <w:spacing w:line="26" w:lineRule="atLeast"/>
        <w:ind w:left="709"/>
        <w:rPr>
          <w:rFonts w:cs="Times New Roman"/>
          <w:szCs w:val="26"/>
        </w:rPr>
      </w:pPr>
      <w:r w:rsidRPr="0095552C">
        <w:rPr>
          <w:rFonts w:cs="Times New Roman"/>
          <w:szCs w:val="26"/>
        </w:rPr>
        <w:t>Hàm put.</w:t>
      </w:r>
    </w:p>
    <w:p w:rsidR="00E8598C" w:rsidRPr="0095552C" w:rsidRDefault="00E8598C" w:rsidP="0004006F">
      <w:pPr>
        <w:spacing w:line="26" w:lineRule="atLeast"/>
        <w:ind w:left="709"/>
        <w:rPr>
          <w:rFonts w:cs="Times New Roman"/>
          <w:szCs w:val="26"/>
        </w:rPr>
      </w:pPr>
      <w:r w:rsidRPr="0095552C">
        <w:rPr>
          <w:rFonts w:cs="Times New Roman"/>
          <w:szCs w:val="26"/>
        </w:rPr>
        <w:t>Hàm get.</w:t>
      </w:r>
    </w:p>
    <w:p w:rsidR="00E8598C" w:rsidRPr="0095552C" w:rsidRDefault="00E8598C" w:rsidP="0004006F">
      <w:pPr>
        <w:spacing w:line="26" w:lineRule="atLeast"/>
        <w:ind w:left="709"/>
        <w:rPr>
          <w:rFonts w:cs="Times New Roman"/>
          <w:szCs w:val="26"/>
        </w:rPr>
      </w:pPr>
      <w:r w:rsidRPr="0095552C">
        <w:rPr>
          <w:rFonts w:cs="Times New Roman"/>
          <w:szCs w:val="26"/>
        </w:rPr>
        <w:t xml:space="preserve">Xxx: là các kiểu { </w:t>
      </w:r>
      <w:r w:rsidRPr="0095552C">
        <w:rPr>
          <w:rFonts w:cs="Times New Roman"/>
          <w:i/>
          <w:iCs/>
          <w:szCs w:val="26"/>
        </w:rPr>
        <w:t xml:space="preserve">Long, Int, Double, Boolean, String </w:t>
      </w:r>
      <w:r w:rsidRPr="0095552C">
        <w:rPr>
          <w:rFonts w:cs="Times New Roman"/>
          <w:szCs w:val="26"/>
        </w:rPr>
        <w:t>}.</w:t>
      </w:r>
    </w:p>
    <w:p w:rsidR="00E8598C" w:rsidRPr="0095552C" w:rsidRDefault="00E8598C" w:rsidP="0004006F">
      <w:pPr>
        <w:spacing w:line="26" w:lineRule="atLeast"/>
        <w:ind w:left="709"/>
        <w:rPr>
          <w:rFonts w:cs="Times New Roman"/>
          <w:szCs w:val="26"/>
        </w:rPr>
      </w:pPr>
      <w:r w:rsidRPr="0095552C">
        <w:rPr>
          <w:rFonts w:cs="Times New Roman"/>
          <w:szCs w:val="26"/>
        </w:rPr>
        <w:t>Xxx = {</w:t>
      </w:r>
      <w:r w:rsidRPr="0095552C">
        <w:rPr>
          <w:rFonts w:cs="Times New Roman"/>
          <w:i/>
          <w:iCs/>
          <w:szCs w:val="26"/>
        </w:rPr>
        <w:t>Long, Int, Double, Boolean, String</w:t>
      </w:r>
      <w:r w:rsidRPr="0095552C">
        <w:rPr>
          <w:rFonts w:cs="Times New Roman"/>
          <w:szCs w:val="26"/>
        </w:rPr>
        <w:t xml:space="preserve"> }</w:t>
      </w:r>
    </w:p>
    <w:p w:rsidR="00E8598C" w:rsidRPr="0095552C" w:rsidRDefault="00E8598C" w:rsidP="0004006F">
      <w:pPr>
        <w:spacing w:line="26" w:lineRule="atLeast"/>
        <w:ind w:left="709"/>
        <w:rPr>
          <w:rFonts w:cs="Times New Roman"/>
          <w:szCs w:val="26"/>
        </w:rPr>
      </w:pPr>
      <w:r w:rsidRPr="0095552C">
        <w:rPr>
          <w:rFonts w:cs="Times New Roman"/>
          <w:szCs w:val="26"/>
        </w:rPr>
        <w:t>Key: String.</w:t>
      </w:r>
    </w:p>
    <w:p w:rsidR="00187151" w:rsidRPr="000A6031" w:rsidRDefault="00A808A4" w:rsidP="0004006F">
      <w:pPr>
        <w:pStyle w:val="Heading2"/>
        <w:spacing w:before="120" w:after="120" w:line="26" w:lineRule="atLeast"/>
        <w:rPr>
          <w:rFonts w:cs="Times New Roman"/>
          <w:color w:val="auto"/>
        </w:rPr>
      </w:pPr>
      <w:bookmarkStart w:id="284" w:name="_Toc507842841"/>
      <w:bookmarkStart w:id="285" w:name="_Toc511914386"/>
      <w:bookmarkStart w:id="286" w:name="_Toc511914466"/>
      <w:bookmarkStart w:id="287" w:name="_Toc511919201"/>
      <w:r w:rsidRPr="000A6031">
        <w:rPr>
          <w:rFonts w:cs="Times New Roman"/>
          <w:color w:val="auto"/>
        </w:rPr>
        <w:t>1.</w:t>
      </w:r>
      <w:r w:rsidR="0004006F">
        <w:rPr>
          <w:rFonts w:cs="Times New Roman"/>
          <w:color w:val="auto"/>
        </w:rPr>
        <w:t>6</w:t>
      </w:r>
      <w:r w:rsidR="00906EEC" w:rsidRPr="000A6031">
        <w:rPr>
          <w:rFonts w:cs="Times New Roman"/>
          <w:color w:val="auto"/>
        </w:rPr>
        <w:t xml:space="preserve"> </w:t>
      </w:r>
      <w:r w:rsidR="00906EEC" w:rsidRPr="000A6031">
        <w:rPr>
          <w:rFonts w:cs="Times New Roman"/>
          <w:color w:val="auto"/>
          <w:lang w:val="de-DE"/>
        </w:rPr>
        <w:t>Google Map API trên Hệ điều hành Android</w:t>
      </w:r>
      <w:bookmarkEnd w:id="284"/>
      <w:bookmarkEnd w:id="285"/>
      <w:bookmarkEnd w:id="286"/>
      <w:bookmarkEnd w:id="287"/>
    </w:p>
    <w:p w:rsidR="003008C5" w:rsidRPr="000A6031" w:rsidRDefault="00F26E39" w:rsidP="000F36EC">
      <w:pPr>
        <w:pStyle w:val="Heading3"/>
        <w:spacing w:before="120" w:after="120" w:line="26" w:lineRule="atLeast"/>
        <w:ind w:firstLine="709"/>
        <w:rPr>
          <w:rFonts w:cs="Times New Roman"/>
          <w:b w:val="0"/>
          <w:bCs w:val="0"/>
          <w:color w:val="auto"/>
          <w:szCs w:val="26"/>
        </w:rPr>
      </w:pPr>
      <w:bookmarkStart w:id="288" w:name="_Toc511914387"/>
      <w:bookmarkStart w:id="289" w:name="_Toc511914467"/>
      <w:bookmarkStart w:id="290" w:name="_Toc511919202"/>
      <w:r w:rsidRPr="000A6031">
        <w:rPr>
          <w:rFonts w:cs="Times New Roman"/>
          <w:color w:val="auto"/>
          <w:szCs w:val="26"/>
        </w:rPr>
        <w:t>1.</w:t>
      </w:r>
      <w:r w:rsidR="003008C5" w:rsidRPr="000A6031">
        <w:rPr>
          <w:rFonts w:cs="Times New Roman"/>
          <w:color w:val="auto"/>
          <w:szCs w:val="26"/>
        </w:rPr>
        <w:t>6.1 Google Maps</w:t>
      </w:r>
      <w:bookmarkEnd w:id="288"/>
      <w:bookmarkEnd w:id="289"/>
      <w:bookmarkEnd w:id="290"/>
    </w:p>
    <w:p w:rsidR="003008C5" w:rsidRPr="000A6031" w:rsidRDefault="003008C5" w:rsidP="00547EC1">
      <w:pPr>
        <w:spacing w:line="26" w:lineRule="atLeast"/>
        <w:ind w:firstLine="709"/>
        <w:rPr>
          <w:rFonts w:cs="Times New Roman"/>
          <w:b/>
          <w:bCs/>
          <w:szCs w:val="26"/>
        </w:rPr>
      </w:pPr>
      <w:r w:rsidRPr="000A6031">
        <w:rPr>
          <w:rFonts w:cs="Times New Roman"/>
          <w:szCs w:val="26"/>
        </w:rPr>
        <w:t xml:space="preserve">Google </w:t>
      </w:r>
      <w:r w:rsidR="007B4EAB" w:rsidRPr="000A6031">
        <w:rPr>
          <w:rFonts w:cs="Times New Roman"/>
          <w:szCs w:val="26"/>
        </w:rPr>
        <w:t xml:space="preserve">Maps </w:t>
      </w:r>
      <w:r w:rsidRPr="000A6031">
        <w:rPr>
          <w:rFonts w:cs="Times New Roman"/>
          <w:szCs w:val="26"/>
        </w:rPr>
        <w:t xml:space="preserve">được xem là dịch vụ bản đồ số được google phát triển với mục đích thay thế cho các loại bản đồ giấy thông thường. Giờ đây chỉ bằng chiếc </w:t>
      </w:r>
      <w:r w:rsidR="005715BF">
        <w:rPr>
          <w:rFonts w:cs="Times New Roman"/>
          <w:szCs w:val="26"/>
        </w:rPr>
        <w:t>điện thoại thông minh</w:t>
      </w:r>
      <w:r w:rsidRPr="000A6031">
        <w:rPr>
          <w:rFonts w:cs="Times New Roman"/>
          <w:szCs w:val="26"/>
        </w:rPr>
        <w:t xml:space="preserve"> nhỏ gọn có thể tự do lựa chọn những địa điểm mà mình muốn đến và nhanh chóng tiếp cận được những dịch vụ xung quanh các địa điểm đó.</w:t>
      </w:r>
    </w:p>
    <w:p w:rsidR="005715BF" w:rsidRDefault="003008C5" w:rsidP="00F63E22">
      <w:pPr>
        <w:spacing w:line="26" w:lineRule="atLeast"/>
        <w:ind w:firstLine="709"/>
        <w:rPr>
          <w:rFonts w:cs="Times New Roman"/>
          <w:szCs w:val="26"/>
        </w:rPr>
      </w:pPr>
      <w:r w:rsidRPr="000A6031">
        <w:rPr>
          <w:rFonts w:cs="Times New Roman"/>
          <w:szCs w:val="26"/>
        </w:rPr>
        <w:t>Để sử dụng Google map một cách chính xác nhấ</w:t>
      </w:r>
      <w:r w:rsidR="00F13E8D">
        <w:rPr>
          <w:rFonts w:cs="Times New Roman"/>
          <w:szCs w:val="26"/>
        </w:rPr>
        <w:t xml:space="preserve">t </w:t>
      </w:r>
      <w:r w:rsidRPr="000A6031">
        <w:rPr>
          <w:rFonts w:cs="Times New Roman"/>
          <w:szCs w:val="26"/>
        </w:rPr>
        <w:t>cần GPS- hệ thống định vị toàn cầu giúp có thể biết rõ vị trí hiện tại của bản thân và thông qua GPS con người có thể dễ dàng xác định được phương hướng và đường đi một cách nhanh chóng nhất có thể.</w:t>
      </w:r>
    </w:p>
    <w:p w:rsidR="00F26E39" w:rsidRPr="00101651" w:rsidRDefault="00F26E39" w:rsidP="009D1BE1">
      <w:pPr>
        <w:pStyle w:val="Heading3"/>
        <w:rPr>
          <w:rFonts w:cs="Times New Roman"/>
          <w:b w:val="0"/>
          <w:color w:val="auto"/>
          <w:szCs w:val="26"/>
        </w:rPr>
      </w:pPr>
      <w:bookmarkStart w:id="291" w:name="_Toc511914388"/>
      <w:bookmarkStart w:id="292" w:name="_Toc511914468"/>
      <w:bookmarkStart w:id="293" w:name="_Toc511919203"/>
      <w:r w:rsidRPr="00101651">
        <w:rPr>
          <w:rFonts w:cs="Times New Roman"/>
          <w:color w:val="auto"/>
          <w:szCs w:val="26"/>
        </w:rPr>
        <w:lastRenderedPageBreak/>
        <w:t>1.</w:t>
      </w:r>
      <w:r w:rsidR="003008C5" w:rsidRPr="00101651">
        <w:rPr>
          <w:rFonts w:cs="Times New Roman"/>
          <w:color w:val="auto"/>
          <w:szCs w:val="26"/>
        </w:rPr>
        <w:t>6.2 Các loại bản đồ</w:t>
      </w:r>
      <w:r w:rsidRPr="00101651">
        <w:rPr>
          <w:rFonts w:cs="Times New Roman"/>
          <w:color w:val="auto"/>
          <w:szCs w:val="26"/>
        </w:rPr>
        <w:t xml:space="preserve"> Google Maps</w:t>
      </w:r>
      <w:bookmarkEnd w:id="291"/>
      <w:bookmarkEnd w:id="292"/>
      <w:bookmarkEnd w:id="293"/>
    </w:p>
    <w:p w:rsidR="00535672" w:rsidRPr="00101651" w:rsidRDefault="003008C5" w:rsidP="009D1BE1">
      <w:pPr>
        <w:rPr>
          <w:rFonts w:cs="Times New Roman"/>
          <w:szCs w:val="26"/>
        </w:rPr>
      </w:pPr>
      <w:r w:rsidRPr="00101651">
        <w:rPr>
          <w:rFonts w:cs="Times New Roman"/>
          <w:szCs w:val="26"/>
        </w:rPr>
        <w:t xml:space="preserve">Google Maps cung cấp </w:t>
      </w:r>
      <w:r w:rsidR="005715BF" w:rsidRPr="00101651">
        <w:rPr>
          <w:rFonts w:cs="Times New Roman"/>
          <w:szCs w:val="26"/>
        </w:rPr>
        <w:t>5</w:t>
      </w:r>
      <w:r w:rsidRPr="00101651">
        <w:rPr>
          <w:rFonts w:cs="Times New Roman"/>
          <w:szCs w:val="26"/>
        </w:rPr>
        <w:t xml:space="preserve"> loại bản đồ</w:t>
      </w:r>
      <w:r w:rsidR="00535672" w:rsidRPr="00101651">
        <w:rPr>
          <w:rFonts w:cs="Times New Roman"/>
          <w:szCs w:val="26"/>
        </w:rPr>
        <w:t xml:space="preserve"> như sau:</w:t>
      </w:r>
    </w:p>
    <w:p w:rsidR="005715BF" w:rsidRPr="00101651" w:rsidRDefault="005715BF" w:rsidP="009D1BE1">
      <w:pPr>
        <w:rPr>
          <w:rFonts w:cs="Times New Roman"/>
          <w:b/>
          <w:szCs w:val="26"/>
        </w:rPr>
      </w:pPr>
      <w:r w:rsidRPr="00101651">
        <w:rPr>
          <w:rFonts w:cs="Times New Roman"/>
          <w:szCs w:val="26"/>
        </w:rPr>
        <w:t>int MAP_TYPE_HYBRID Bản đồ vệ tinh với một lớp trong suốt của các đường phố lớn.</w:t>
      </w:r>
    </w:p>
    <w:p w:rsidR="005715BF" w:rsidRPr="00101651" w:rsidRDefault="005715BF" w:rsidP="009D1BE1">
      <w:pPr>
        <w:rPr>
          <w:rFonts w:cs="Times New Roman"/>
          <w:b/>
          <w:szCs w:val="26"/>
        </w:rPr>
      </w:pPr>
      <w:r w:rsidRPr="00101651">
        <w:rPr>
          <w:rFonts w:cs="Times New Roman"/>
          <w:szCs w:val="26"/>
        </w:rPr>
        <w:t>int MAP_TYPE_NONE Không có bản đồ nền.</w:t>
      </w:r>
    </w:p>
    <w:p w:rsidR="005715BF" w:rsidRPr="00101651" w:rsidRDefault="005715BF" w:rsidP="009D1BE1">
      <w:pPr>
        <w:rPr>
          <w:rFonts w:cs="Times New Roman"/>
          <w:b/>
          <w:szCs w:val="26"/>
        </w:rPr>
      </w:pPr>
      <w:r w:rsidRPr="00101651">
        <w:rPr>
          <w:rFonts w:cs="Times New Roman"/>
          <w:szCs w:val="26"/>
        </w:rPr>
        <w:t>int MAP_TYPE_NORMAL Bản đồ cơ bản.</w:t>
      </w:r>
    </w:p>
    <w:p w:rsidR="005715BF" w:rsidRPr="00101651" w:rsidRDefault="005715BF" w:rsidP="009D1BE1">
      <w:pPr>
        <w:rPr>
          <w:rFonts w:cs="Times New Roman"/>
          <w:b/>
          <w:szCs w:val="26"/>
        </w:rPr>
      </w:pPr>
      <w:r w:rsidRPr="00101651">
        <w:rPr>
          <w:rFonts w:cs="Times New Roman"/>
          <w:szCs w:val="26"/>
        </w:rPr>
        <w:t>int MAP_TYPE_SATELLITE Bản đồ vệ tinh không có nhãn.</w:t>
      </w:r>
    </w:p>
    <w:p w:rsidR="005715BF" w:rsidRPr="00101651" w:rsidRDefault="005715BF" w:rsidP="009D1BE1">
      <w:pPr>
        <w:rPr>
          <w:rFonts w:cs="Times New Roman"/>
          <w:b/>
          <w:szCs w:val="26"/>
        </w:rPr>
      </w:pPr>
      <w:r w:rsidRPr="00101651">
        <w:rPr>
          <w:rFonts w:cs="Times New Roman"/>
          <w:szCs w:val="26"/>
        </w:rPr>
        <w:t xml:space="preserve">int MAP_TYPE_TERRAIN Bản đồ địa hình. </w:t>
      </w:r>
    </w:p>
    <w:p w:rsidR="009C2466" w:rsidRPr="00101651" w:rsidRDefault="009C2466" w:rsidP="009D1BE1">
      <w:pPr>
        <w:rPr>
          <w:rFonts w:cs="Times New Roman"/>
        </w:rPr>
      </w:pPr>
    </w:p>
    <w:p w:rsidR="00A73B29" w:rsidRPr="00101651" w:rsidRDefault="00A73B29" w:rsidP="009D1BE1">
      <w:pPr>
        <w:pStyle w:val="Heading3"/>
        <w:rPr>
          <w:rFonts w:cs="Times New Roman"/>
          <w:b w:val="0"/>
          <w:color w:val="auto"/>
          <w:szCs w:val="26"/>
        </w:rPr>
      </w:pPr>
      <w:bookmarkStart w:id="294" w:name="_Toc511914389"/>
      <w:bookmarkStart w:id="295" w:name="_Toc511914469"/>
      <w:bookmarkStart w:id="296" w:name="_Toc511919204"/>
      <w:r w:rsidRPr="00101651">
        <w:rPr>
          <w:rFonts w:cs="Times New Roman"/>
          <w:color w:val="auto"/>
          <w:szCs w:val="26"/>
        </w:rPr>
        <w:t>1.6.</w:t>
      </w:r>
      <w:r w:rsidR="00712E92" w:rsidRPr="00101651">
        <w:rPr>
          <w:rFonts w:cs="Times New Roman"/>
          <w:color w:val="auto"/>
          <w:szCs w:val="26"/>
        </w:rPr>
        <w:t>3</w:t>
      </w:r>
      <w:r w:rsidRPr="00101651">
        <w:rPr>
          <w:rFonts w:cs="Times New Roman"/>
          <w:color w:val="auto"/>
          <w:szCs w:val="26"/>
        </w:rPr>
        <w:t xml:space="preserve"> Ứng dụng Google Maps trên nền tảng Andriod.</w:t>
      </w:r>
      <w:bookmarkEnd w:id="294"/>
      <w:bookmarkEnd w:id="295"/>
      <w:bookmarkEnd w:id="296"/>
    </w:p>
    <w:p w:rsidR="00A73B29" w:rsidRPr="00101651" w:rsidRDefault="00A73B29" w:rsidP="009D1BE1">
      <w:pPr>
        <w:rPr>
          <w:rFonts w:cs="Times New Roman"/>
        </w:rPr>
      </w:pPr>
      <w:r w:rsidRPr="00101651">
        <w:rPr>
          <w:rFonts w:cs="Times New Roman"/>
        </w:rPr>
        <w:t>Không thể tạo ra một đối tượng GoogleMap trực tiếp mà phải bằng cách lấy một từ phương thức getMapAsync () trên MapFragment hoặc MapView mà bạn đã thêm vào ứng dụng của mình.</w:t>
      </w:r>
    </w:p>
    <w:p w:rsidR="00A73B29" w:rsidRPr="00101651" w:rsidRDefault="00A73B29" w:rsidP="009D1BE1">
      <w:pPr>
        <w:rPr>
          <w:rFonts w:cs="Times New Roman"/>
        </w:rPr>
      </w:pPr>
      <w:r w:rsidRPr="00101651">
        <w:rPr>
          <w:rFonts w:cs="Times New Roman"/>
          <w:i/>
          <w:u w:val="single"/>
        </w:rPr>
        <w:t>Lưu ý:</w:t>
      </w:r>
      <w:r w:rsidRPr="00101651">
        <w:rPr>
          <w:rFonts w:cs="Times New Roman"/>
        </w:rPr>
        <w:t xml:space="preserve"> Tương tự đối tượng Xem, GoogleMap chỉ có thể đọc và sửa đổi từ chủ đề Giao diện người dùng Android. Gọi các phương thức GoogleMap từ một chủ đề khác sẽ dẫn đến một ngoại lệ.</w:t>
      </w:r>
    </w:p>
    <w:p w:rsidR="00712E92" w:rsidRPr="00101651" w:rsidRDefault="00A73B29" w:rsidP="009D1BE1">
      <w:pPr>
        <w:rPr>
          <w:rFonts w:cs="Times New Roman"/>
        </w:rPr>
      </w:pPr>
      <w:r w:rsidRPr="00101651">
        <w:rPr>
          <w:rFonts w:cs="Times New Roman"/>
        </w:rPr>
        <w:t xml:space="preserve">Bạn có thể điều chỉnh quan điểm của bản đồ bằng cách thay đổi vị trí xem bản đồ (trái ngược với di chuyển bản đồ). Bạn có thể sử dụng chế độ xem của bản đồ để đặt các thông số như vị trí, mức độ phóng, góc độ nghiêng, và mang. </w:t>
      </w:r>
    </w:p>
    <w:p w:rsidR="00712E92" w:rsidRPr="00101651" w:rsidRDefault="00712E92" w:rsidP="009D1BE1">
      <w:pPr>
        <w:pStyle w:val="Heading3"/>
        <w:rPr>
          <w:rFonts w:cs="Times New Roman"/>
          <w:b w:val="0"/>
          <w:color w:val="auto"/>
          <w:szCs w:val="26"/>
        </w:rPr>
      </w:pPr>
      <w:bookmarkStart w:id="297" w:name="_Toc511914390"/>
      <w:bookmarkStart w:id="298" w:name="_Toc511914470"/>
      <w:bookmarkStart w:id="299" w:name="_Toc511919205"/>
      <w:r w:rsidRPr="00101651">
        <w:rPr>
          <w:rFonts w:cs="Times New Roman"/>
          <w:color w:val="auto"/>
          <w:szCs w:val="26"/>
        </w:rPr>
        <w:t>1.6.4 Các phương thức của Google Maps</w:t>
      </w:r>
      <w:bookmarkEnd w:id="297"/>
      <w:bookmarkEnd w:id="298"/>
      <w:bookmarkEnd w:id="299"/>
    </w:p>
    <w:p w:rsidR="00712E92" w:rsidRPr="00101651" w:rsidRDefault="00712E92" w:rsidP="009D1BE1">
      <w:pPr>
        <w:rPr>
          <w:rFonts w:cs="Times New Roman"/>
        </w:rPr>
      </w:pPr>
      <w:r w:rsidRPr="00101651">
        <w:rPr>
          <w:rFonts w:cs="Times New Roman"/>
        </w:rPr>
        <w:t>final Circle addCircle(CircleOptions options): Thêm một vòng tròn vào bản đồ.</w:t>
      </w:r>
    </w:p>
    <w:p w:rsidR="00712E92" w:rsidRPr="00101651" w:rsidRDefault="00736FBC" w:rsidP="009D1BE1">
      <w:pPr>
        <w:rPr>
          <w:rFonts w:cs="Times New Roman"/>
        </w:rPr>
      </w:pPr>
      <w:r w:rsidRPr="00101651">
        <w:rPr>
          <w:rFonts w:cs="Times New Roman"/>
        </w:rPr>
        <w:t xml:space="preserve">final Marker </w:t>
      </w:r>
      <w:r w:rsidR="00712E92" w:rsidRPr="00101651">
        <w:rPr>
          <w:rFonts w:cs="Times New Roman"/>
        </w:rPr>
        <w:t>addMarker(MarkerOptions options): Thêm điểm đánh dấu vào bản đồ.</w:t>
      </w:r>
    </w:p>
    <w:p w:rsidR="00712E92" w:rsidRPr="00101651" w:rsidRDefault="00736FBC" w:rsidP="009D1BE1">
      <w:pPr>
        <w:rPr>
          <w:rFonts w:cs="Times New Roman"/>
        </w:rPr>
      </w:pPr>
      <w:r w:rsidRPr="00101651">
        <w:rPr>
          <w:rFonts w:cs="Times New Roman"/>
        </w:rPr>
        <w:t>final Polygon</w:t>
      </w:r>
      <w:r w:rsidR="00712E92" w:rsidRPr="00101651">
        <w:rPr>
          <w:rFonts w:cs="Times New Roman"/>
        </w:rPr>
        <w:t xml:space="preserve"> addPolygon(PolygonOptions options): Thêm đa giác vào bản đồ.</w:t>
      </w:r>
    </w:p>
    <w:p w:rsidR="00712E92" w:rsidRPr="00101651" w:rsidRDefault="00736FBC" w:rsidP="009D1BE1">
      <w:pPr>
        <w:rPr>
          <w:rFonts w:cs="Times New Roman"/>
        </w:rPr>
      </w:pPr>
      <w:r w:rsidRPr="00101651">
        <w:rPr>
          <w:rFonts w:cs="Times New Roman"/>
        </w:rPr>
        <w:t xml:space="preserve">Final Polyline </w:t>
      </w:r>
      <w:r w:rsidR="00712E92" w:rsidRPr="00101651">
        <w:rPr>
          <w:rFonts w:cs="Times New Roman"/>
        </w:rPr>
        <w:t>addPolyline(PolylineOptions options): Thêm một polyline vào bản đồ..</w:t>
      </w:r>
    </w:p>
    <w:p w:rsidR="00712E92" w:rsidRPr="00101651" w:rsidRDefault="00712E92" w:rsidP="009D1BE1">
      <w:pPr>
        <w:rPr>
          <w:rFonts w:cs="Times New Roman"/>
        </w:rPr>
      </w:pPr>
      <w:r w:rsidRPr="00101651">
        <w:rPr>
          <w:rFonts w:cs="Times New Roman"/>
        </w:rPr>
        <w:t>final void animateCamera(CameraUpdate update): Hoạt ảnh chuyển động của máy ảnh từ vị trí hiện tại đến vị trí được định nghĩa trong bản cập nhật.</w:t>
      </w:r>
    </w:p>
    <w:p w:rsidR="004B515E" w:rsidRPr="00101651" w:rsidRDefault="00A23856" w:rsidP="009D1BE1">
      <w:pPr>
        <w:rPr>
          <w:rFonts w:cs="Times New Roman"/>
        </w:rPr>
      </w:pPr>
      <w:r w:rsidRPr="00101651">
        <w:rPr>
          <w:rFonts w:cs="Times New Roman"/>
        </w:rPr>
        <w:lastRenderedPageBreak/>
        <w:t>final void clear(): Xóa tất cả các điểm đánh dấu, đa giác, đa giác, lớp phủ, v.v ... khỏi bản đồ.</w:t>
      </w:r>
    </w:p>
    <w:p w:rsidR="004B515E" w:rsidRPr="00101651" w:rsidRDefault="004B515E" w:rsidP="009D1BE1">
      <w:pPr>
        <w:rPr>
          <w:rFonts w:cs="Times New Roman"/>
        </w:rPr>
      </w:pPr>
      <w:r w:rsidRPr="00101651">
        <w:rPr>
          <w:rFonts w:cs="Times New Roman"/>
        </w:rPr>
        <w:t>final int getMapType():Lấy loại bản đồ hiện đang được hiển thị.</w:t>
      </w:r>
    </w:p>
    <w:p w:rsidR="004B515E" w:rsidRPr="00101651" w:rsidRDefault="004B515E" w:rsidP="009D1BE1">
      <w:pPr>
        <w:rPr>
          <w:rFonts w:cs="Times New Roman"/>
        </w:rPr>
      </w:pPr>
      <w:r w:rsidRPr="00101651">
        <w:rPr>
          <w:rFonts w:cs="Times New Roman"/>
        </w:rPr>
        <w:t>float final getMaxZoomLevel (): Trả lại mức thu phóng tối đa cho vị trí hiện tại của máy ảnh.</w:t>
      </w:r>
    </w:p>
    <w:p w:rsidR="004B515E" w:rsidRPr="00101651" w:rsidRDefault="004B515E" w:rsidP="009D1BE1">
      <w:pPr>
        <w:rPr>
          <w:rFonts w:cs="Times New Roman"/>
        </w:rPr>
      </w:pPr>
      <w:r w:rsidRPr="00101651">
        <w:rPr>
          <w:rFonts w:cs="Times New Roman"/>
        </w:rPr>
        <w:t>float final getMinZoomLevel (): Trả lại mức thu phóng tối thiểu.</w:t>
      </w:r>
    </w:p>
    <w:p w:rsidR="004B515E" w:rsidRPr="00101651" w:rsidRDefault="004B515E" w:rsidP="009D1BE1">
      <w:pPr>
        <w:rPr>
          <w:rFonts w:cs="Times New Roman"/>
        </w:rPr>
      </w:pPr>
      <w:r w:rsidRPr="00101651">
        <w:rPr>
          <w:rFonts w:cs="Times New Roman"/>
        </w:rPr>
        <w:t>final Location getMyLocation(): Lấy vị trí của bạn trên bản đồ.</w:t>
      </w:r>
    </w:p>
    <w:p w:rsidR="00823E11" w:rsidRPr="00101651" w:rsidRDefault="00823E11" w:rsidP="009D1BE1">
      <w:pPr>
        <w:rPr>
          <w:rFonts w:cs="Times New Roman"/>
        </w:rPr>
      </w:pPr>
      <w:r w:rsidRPr="00101651">
        <w:rPr>
          <w:rFonts w:cs="Times New Roman"/>
        </w:rPr>
        <w:t>final boolean isMyLocationEnabled()Lấy trạng thái của lớp vị trí của bạn.</w:t>
      </w:r>
    </w:p>
    <w:p w:rsidR="00E401DD" w:rsidRPr="00101651" w:rsidRDefault="00E401DD" w:rsidP="009D1BE1">
      <w:pPr>
        <w:rPr>
          <w:rFonts w:cs="Times New Roman"/>
        </w:rPr>
      </w:pPr>
      <w:r w:rsidRPr="00101651">
        <w:rPr>
          <w:rFonts w:cs="Times New Roman"/>
        </w:rPr>
        <w:t>final void moveCamera(CameraUpdate update): Thay đổi vị trí máy ảnh theo hướng dẫn được định nghĩa trong bản cập nhật.</w:t>
      </w:r>
    </w:p>
    <w:p w:rsidR="00D37403" w:rsidRPr="00101651" w:rsidRDefault="00D37403" w:rsidP="009D1BE1">
      <w:pPr>
        <w:rPr>
          <w:rFonts w:cs="Times New Roman"/>
        </w:rPr>
      </w:pPr>
      <w:r w:rsidRPr="00101651">
        <w:rPr>
          <w:rFonts w:cs="Times New Roman"/>
        </w:rPr>
        <w:t>boolean setMapStyle(MapStyleOptions style): Thiết lập kiểu dáng của bản đồ cơ sở.</w:t>
      </w:r>
    </w:p>
    <w:p w:rsidR="009F50CB" w:rsidRPr="00101651" w:rsidRDefault="009F50CB" w:rsidP="009D1BE1">
      <w:pPr>
        <w:rPr>
          <w:rFonts w:cs="Times New Roman"/>
        </w:rPr>
      </w:pPr>
      <w:r w:rsidRPr="00101651">
        <w:rPr>
          <w:rFonts w:cs="Times New Roman"/>
        </w:rPr>
        <w:t>final void setMapType(int type): Đặt kiểu bản đồ cần được hiển thị.</w:t>
      </w:r>
    </w:p>
    <w:p w:rsidR="003866A2" w:rsidRPr="00101651" w:rsidRDefault="003866A2" w:rsidP="009D1BE1">
      <w:pPr>
        <w:rPr>
          <w:rFonts w:cs="Times New Roman"/>
        </w:rPr>
      </w:pPr>
      <w:r w:rsidRPr="00101651">
        <w:rPr>
          <w:rFonts w:cs="Times New Roman"/>
        </w:rPr>
        <w:t xml:space="preserve">final void stopAnimation(): Ngừng </w:t>
      </w:r>
      <w:r w:rsidR="00A529F1" w:rsidRPr="00101651">
        <w:rPr>
          <w:rFonts w:cs="Times New Roman"/>
        </w:rPr>
        <w:t>hiệu ứng</w:t>
      </w:r>
      <w:r w:rsidRPr="00101651">
        <w:rPr>
          <w:rFonts w:cs="Times New Roman"/>
        </w:rPr>
        <w:t xml:space="preserve"> của ảnh nếu có một trong tiến trình.</w:t>
      </w:r>
    </w:p>
    <w:p w:rsidR="00251B53" w:rsidRPr="00101651" w:rsidRDefault="00251B53" w:rsidP="009D1BE1">
      <w:pPr>
        <w:rPr>
          <w:rFonts w:cs="Times New Roman"/>
        </w:rPr>
      </w:pPr>
      <w:r w:rsidRPr="00101651">
        <w:rPr>
          <w:rFonts w:cs="Times New Roman"/>
        </w:rPr>
        <w:t>…..</w:t>
      </w:r>
    </w:p>
    <w:p w:rsidR="003008C5" w:rsidRDefault="00F26E39" w:rsidP="005715BF">
      <w:pPr>
        <w:pStyle w:val="Heading3"/>
        <w:spacing w:before="120" w:after="120" w:line="26" w:lineRule="atLeast"/>
        <w:rPr>
          <w:rFonts w:cs="Times New Roman"/>
          <w:color w:val="auto"/>
          <w:szCs w:val="26"/>
        </w:rPr>
      </w:pPr>
      <w:bookmarkStart w:id="300" w:name="_Toc511914391"/>
      <w:bookmarkStart w:id="301" w:name="_Toc511914471"/>
      <w:bookmarkStart w:id="302" w:name="_Toc511919206"/>
      <w:r w:rsidRPr="000A6031">
        <w:rPr>
          <w:rFonts w:cs="Times New Roman"/>
          <w:color w:val="auto"/>
          <w:szCs w:val="26"/>
        </w:rPr>
        <w:t>1.</w:t>
      </w:r>
      <w:r w:rsidR="003008C5" w:rsidRPr="000A6031">
        <w:rPr>
          <w:rFonts w:cs="Times New Roman"/>
          <w:color w:val="auto"/>
          <w:szCs w:val="26"/>
        </w:rPr>
        <w:t>6.</w:t>
      </w:r>
      <w:r w:rsidR="00712E92">
        <w:rPr>
          <w:rFonts w:cs="Times New Roman"/>
          <w:color w:val="auto"/>
          <w:szCs w:val="26"/>
        </w:rPr>
        <w:t>5</w:t>
      </w:r>
      <w:r w:rsidR="003008C5" w:rsidRPr="000A6031">
        <w:rPr>
          <w:rFonts w:cs="Times New Roman"/>
          <w:b w:val="0"/>
          <w:color w:val="auto"/>
          <w:szCs w:val="26"/>
        </w:rPr>
        <w:t xml:space="preserve"> </w:t>
      </w:r>
      <w:r w:rsidR="003008C5" w:rsidRPr="0031674F">
        <w:rPr>
          <w:rFonts w:cs="Times New Roman"/>
          <w:color w:val="auto"/>
          <w:szCs w:val="26"/>
        </w:rPr>
        <w:t>Marker trong Google Maps.</w:t>
      </w:r>
      <w:bookmarkEnd w:id="300"/>
      <w:bookmarkEnd w:id="301"/>
      <w:bookmarkEnd w:id="302"/>
    </w:p>
    <w:p w:rsidR="00F63E22" w:rsidRPr="00F63E22" w:rsidRDefault="00F63E22" w:rsidP="00F142FA">
      <w:pPr>
        <w:pStyle w:val="ListParagraph"/>
        <w:numPr>
          <w:ilvl w:val="0"/>
          <w:numId w:val="38"/>
        </w:numPr>
        <w:rPr>
          <w:b/>
        </w:rPr>
      </w:pPr>
      <w:r w:rsidRPr="00F63E22">
        <w:rPr>
          <w:b/>
        </w:rPr>
        <w:t>Chức Năng</w:t>
      </w:r>
    </w:p>
    <w:p w:rsidR="00F26E39" w:rsidRPr="000A6031" w:rsidRDefault="003008C5" w:rsidP="00547EC1">
      <w:pPr>
        <w:spacing w:line="26" w:lineRule="atLeast"/>
        <w:ind w:firstLine="709"/>
        <w:rPr>
          <w:rFonts w:cs="Times New Roman"/>
          <w:szCs w:val="26"/>
        </w:rPr>
      </w:pPr>
      <w:r w:rsidRPr="000A6031">
        <w:rPr>
          <w:rFonts w:cs="Times New Roman"/>
          <w:szCs w:val="26"/>
        </w:rPr>
        <w:t xml:space="preserve">- </w:t>
      </w:r>
      <w:r w:rsidR="00F63E22">
        <w:rPr>
          <w:rFonts w:cs="Times New Roman"/>
          <w:szCs w:val="26"/>
        </w:rPr>
        <w:t>Vẽ</w:t>
      </w:r>
      <w:r w:rsidRPr="000A6031">
        <w:rPr>
          <w:rFonts w:cs="Times New Roman"/>
          <w:szCs w:val="26"/>
        </w:rPr>
        <w:t xml:space="preserve"> các đối tượng trên bản đồ và gắn chúng vào một vĩ độ và kinh độ</w:t>
      </w:r>
      <w:r w:rsidR="00F26E39" w:rsidRPr="000A6031">
        <w:rPr>
          <w:rFonts w:cs="Times New Roman"/>
          <w:szCs w:val="26"/>
        </w:rPr>
        <w:t>.</w:t>
      </w:r>
    </w:p>
    <w:p w:rsidR="00F26E39" w:rsidRPr="000A6031" w:rsidRDefault="003008C5" w:rsidP="00547EC1">
      <w:pPr>
        <w:spacing w:line="26" w:lineRule="atLeast"/>
        <w:ind w:firstLine="709"/>
        <w:rPr>
          <w:rFonts w:cs="Times New Roman"/>
          <w:szCs w:val="26"/>
        </w:rPr>
      </w:pPr>
      <w:r w:rsidRPr="000A6031">
        <w:rPr>
          <w:rFonts w:cs="Times New Roman"/>
          <w:szCs w:val="26"/>
        </w:rPr>
        <w:t>- Google Maps cung cấp các marker (dấu) để đánh dấu một địa điểm duy nhấ</w:t>
      </w:r>
      <w:r w:rsidR="00F26E39" w:rsidRPr="000A6031">
        <w:rPr>
          <w:rFonts w:cs="Times New Roman"/>
          <w:szCs w:val="26"/>
        </w:rPr>
        <w:t xml:space="preserve">t </w:t>
      </w:r>
      <w:r w:rsidRPr="000A6031">
        <w:rPr>
          <w:rFonts w:cs="Times New Roman"/>
          <w:szCs w:val="26"/>
        </w:rPr>
        <w:t>trên bả</w:t>
      </w:r>
      <w:r w:rsidR="00F26E39" w:rsidRPr="000A6031">
        <w:rPr>
          <w:rFonts w:cs="Times New Roman"/>
          <w:szCs w:val="26"/>
        </w:rPr>
        <w:t xml:space="preserve">n </w:t>
      </w:r>
      <w:r w:rsidRPr="000A6031">
        <w:rPr>
          <w:rFonts w:cs="Times New Roman"/>
          <w:szCs w:val="26"/>
        </w:rPr>
        <w:t>đồ.</w:t>
      </w:r>
    </w:p>
    <w:p w:rsidR="003008C5" w:rsidRDefault="003008C5" w:rsidP="00547EC1">
      <w:pPr>
        <w:spacing w:line="26" w:lineRule="atLeast"/>
        <w:ind w:firstLine="709"/>
        <w:rPr>
          <w:rFonts w:cs="Times New Roman"/>
          <w:szCs w:val="26"/>
        </w:rPr>
      </w:pPr>
      <w:r w:rsidRPr="000A6031">
        <w:rPr>
          <w:rFonts w:cs="Times New Roman"/>
          <w:szCs w:val="26"/>
        </w:rPr>
        <w:t xml:space="preserve">- </w:t>
      </w:r>
      <w:r w:rsidR="00F63E22">
        <w:rPr>
          <w:rFonts w:cs="Times New Roman"/>
          <w:szCs w:val="26"/>
        </w:rPr>
        <w:t>Sử</w:t>
      </w:r>
      <w:r w:rsidRPr="000A6031">
        <w:rPr>
          <w:rFonts w:cs="Times New Roman"/>
          <w:szCs w:val="26"/>
        </w:rPr>
        <w:t xml:space="preserve"> dụng các biếu tượng mặc định hoặc hoặc tuỳ chỉ</w:t>
      </w:r>
      <w:r w:rsidR="00F26E39" w:rsidRPr="000A6031">
        <w:rPr>
          <w:rFonts w:cs="Times New Roman"/>
          <w:szCs w:val="26"/>
        </w:rPr>
        <w:t xml:space="preserve">nh </w:t>
      </w:r>
      <w:r w:rsidRPr="000A6031">
        <w:rPr>
          <w:rFonts w:cs="Times New Roman"/>
          <w:szCs w:val="26"/>
        </w:rPr>
        <w:t>thành các icon theo ý muốn.</w:t>
      </w:r>
    </w:p>
    <w:p w:rsidR="00F63E22" w:rsidRPr="00F63E22" w:rsidRDefault="00F63E22" w:rsidP="00F142FA">
      <w:pPr>
        <w:pStyle w:val="ListParagraph"/>
        <w:numPr>
          <w:ilvl w:val="0"/>
          <w:numId w:val="38"/>
        </w:numPr>
        <w:spacing w:line="26" w:lineRule="atLeast"/>
        <w:rPr>
          <w:rFonts w:cs="Times New Roman"/>
          <w:b/>
          <w:szCs w:val="26"/>
        </w:rPr>
      </w:pPr>
      <w:r w:rsidRPr="00F63E22">
        <w:rPr>
          <w:rFonts w:cs="Times New Roman"/>
          <w:b/>
          <w:szCs w:val="26"/>
        </w:rPr>
        <w:t>Các thuộc tính của Marker</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Độ mờ</w:t>
      </w:r>
    </w:p>
    <w:p w:rsidR="00F63E22" w:rsidRPr="00F63E22" w:rsidRDefault="00F63E22" w:rsidP="00F63E22">
      <w:pPr>
        <w:spacing w:line="26" w:lineRule="atLeast"/>
        <w:ind w:firstLine="709"/>
        <w:rPr>
          <w:rFonts w:cs="Times New Roman"/>
          <w:szCs w:val="26"/>
        </w:rPr>
      </w:pPr>
      <w:r w:rsidRPr="00F63E22">
        <w:rPr>
          <w:rFonts w:cs="Times New Roman"/>
          <w:szCs w:val="26"/>
        </w:rPr>
        <w:t>Đặt độ mờ đục của điểm đánh dấu. Mặc định là 1.0.</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Vị trí của icon hiển thị</w:t>
      </w:r>
    </w:p>
    <w:p w:rsidR="00F63E22" w:rsidRPr="00F63E22" w:rsidRDefault="00F63E22" w:rsidP="00F63E22">
      <w:pPr>
        <w:spacing w:line="26" w:lineRule="atLeast"/>
        <w:ind w:firstLine="709"/>
        <w:rPr>
          <w:rFonts w:cs="Times New Roman"/>
          <w:szCs w:val="26"/>
        </w:rPr>
      </w:pPr>
      <w:r w:rsidRPr="00F63E22">
        <w:rPr>
          <w:rFonts w:cs="Times New Roman"/>
          <w:szCs w:val="26"/>
        </w:rPr>
        <w:t>Điểm trên hình ảnh sẽ được đặt ở vị trí LatLng của điểm đánh dấu. Điều này mặc định là 50% từ bên trái của hình ảnh và ở dưới cùng của hình ảnh.</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Vị trí tọa độ trên Google Map</w:t>
      </w:r>
    </w:p>
    <w:p w:rsidR="00F63E22" w:rsidRPr="00F63E22" w:rsidRDefault="00F63E22" w:rsidP="00F63E22">
      <w:pPr>
        <w:spacing w:line="26" w:lineRule="atLeast"/>
        <w:ind w:firstLine="709"/>
        <w:rPr>
          <w:rFonts w:cs="Times New Roman"/>
          <w:szCs w:val="26"/>
        </w:rPr>
      </w:pPr>
      <w:r w:rsidRPr="00F63E22">
        <w:rPr>
          <w:rFonts w:cs="Times New Roman"/>
          <w:szCs w:val="26"/>
        </w:rPr>
        <w:lastRenderedPageBreak/>
        <w:t>Giá trị LatLng cho vị trí của điểm đánh dấu trên bản đồ. Bạn có thể thay đổi giá trị này bất kỳ lúc nào nếu bạn muốn di chuyển điểm đánh dấu.</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Tên tiêu đề</w:t>
      </w:r>
    </w:p>
    <w:p w:rsidR="00F63E22" w:rsidRPr="00F63E22" w:rsidRDefault="00F63E22" w:rsidP="00F63E22">
      <w:pPr>
        <w:spacing w:line="26" w:lineRule="atLeast"/>
        <w:ind w:firstLine="709"/>
        <w:rPr>
          <w:rFonts w:cs="Times New Roman"/>
          <w:szCs w:val="26"/>
        </w:rPr>
      </w:pPr>
      <w:r w:rsidRPr="00F63E22">
        <w:rPr>
          <w:rFonts w:cs="Times New Roman"/>
          <w:szCs w:val="26"/>
        </w:rPr>
        <w:t>Một chuỗi văn bản được hiển thị trong cửa sổ thông tin khi người dùng chạm vào điểm đánh dấu. Bạn có thể thay đổi giá trị này bất kỳ lúc nào.</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Snippet</w:t>
      </w:r>
    </w:p>
    <w:p w:rsidR="00F63E22" w:rsidRPr="00F63E22" w:rsidRDefault="00F63E22" w:rsidP="00F63E22">
      <w:pPr>
        <w:spacing w:line="26" w:lineRule="atLeast"/>
        <w:ind w:firstLine="709"/>
        <w:rPr>
          <w:rFonts w:cs="Times New Roman"/>
          <w:szCs w:val="26"/>
        </w:rPr>
      </w:pPr>
      <w:r w:rsidRPr="00F63E22">
        <w:rPr>
          <w:rFonts w:cs="Times New Roman"/>
          <w:szCs w:val="26"/>
        </w:rPr>
        <w:t>Văn bản bổ sung được hiển thị dưới tiêu đề. Bạn có thể thay đổi giá trị này bất kỳ lúc nào.</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Biểu tượng</w:t>
      </w:r>
    </w:p>
    <w:p w:rsidR="00F63E22" w:rsidRDefault="00F63E22" w:rsidP="00F63E22">
      <w:pPr>
        <w:spacing w:line="26" w:lineRule="atLeast"/>
        <w:ind w:firstLine="709"/>
        <w:rPr>
          <w:rFonts w:cs="Times New Roman"/>
          <w:szCs w:val="26"/>
        </w:rPr>
      </w:pPr>
      <w:r w:rsidRPr="00F63E22">
        <w:rPr>
          <w:rFonts w:cs="Times New Roman"/>
          <w:szCs w:val="26"/>
        </w:rPr>
        <w:t>Một bitmap được hiển thị cho điểm đánh dấu. Nếu biểu tượng không được đặt, biểu tượng mặc định sẽ được hiển thị. Bạn có thể chỉ định một màu thay thế của biểu tượng mặc định bằng cách sử dụng defaultMarker (float).</w:t>
      </w:r>
    </w:p>
    <w:p w:rsidR="00F63E22" w:rsidRPr="00F63E22" w:rsidRDefault="00F63E22" w:rsidP="00F63E22">
      <w:pPr>
        <w:spacing w:line="26" w:lineRule="atLeast"/>
        <w:ind w:firstLine="709"/>
        <w:rPr>
          <w:rFonts w:cs="Times New Roman"/>
          <w:szCs w:val="26"/>
        </w:rPr>
      </w:pP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Thay đổi trạng thái</w:t>
      </w:r>
    </w:p>
    <w:p w:rsidR="00F63E22" w:rsidRPr="00F63E22" w:rsidRDefault="00F63E22" w:rsidP="00F63E22">
      <w:pPr>
        <w:spacing w:line="26" w:lineRule="atLeast"/>
        <w:ind w:firstLine="709"/>
        <w:rPr>
          <w:rFonts w:cs="Times New Roman"/>
          <w:szCs w:val="26"/>
        </w:rPr>
      </w:pPr>
      <w:r w:rsidRPr="00F63E22">
        <w:rPr>
          <w:rFonts w:cs="Times New Roman"/>
          <w:szCs w:val="26"/>
        </w:rPr>
        <w:t>Nếu bạn muốn cho phép người dùng kéo marker, thiết lập thuộc tính này là true. Bạn có thể thay đổi giá trị này bất kỳ lúc nào. Mặc định này sai.</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Khả năng hiển thị</w:t>
      </w:r>
    </w:p>
    <w:p w:rsidR="00F63E22" w:rsidRPr="00F63E22" w:rsidRDefault="00F63E22" w:rsidP="00F63E22">
      <w:pPr>
        <w:spacing w:line="26" w:lineRule="atLeast"/>
        <w:ind w:firstLine="709"/>
        <w:rPr>
          <w:rFonts w:cs="Times New Roman"/>
          <w:szCs w:val="26"/>
        </w:rPr>
      </w:pPr>
      <w:r w:rsidRPr="00F63E22">
        <w:rPr>
          <w:rFonts w:cs="Times New Roman"/>
          <w:szCs w:val="26"/>
        </w:rPr>
        <w:t>Theo mặc định, điểm đánh dấu là hiển thị. Để làm cho các điểm đánh dấu vô hình, thiết lập tài sản này để sai. Bạn có thể thay đổi giá trị này bất kỳ lúc nào.</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Flat hoặc Billboard</w:t>
      </w:r>
    </w:p>
    <w:p w:rsidR="00F63E22" w:rsidRPr="00F63E22" w:rsidRDefault="00F63E22" w:rsidP="00F63E22">
      <w:pPr>
        <w:spacing w:line="26" w:lineRule="atLeast"/>
        <w:ind w:firstLine="709"/>
        <w:rPr>
          <w:rFonts w:cs="Times New Roman"/>
          <w:szCs w:val="26"/>
        </w:rPr>
      </w:pPr>
      <w:r w:rsidRPr="00F63E22">
        <w:rPr>
          <w:rFonts w:cs="Times New Roman"/>
          <w:szCs w:val="26"/>
        </w:rPr>
        <w:t>Nếu điểm đánh dấu bằng phẳng so với bản đồ, nó sẽ vẫn bị kẹt vào bản đồ khi máy quay xoay và nghiêng nhưng vẫn giữ được kích thước giống như máy ảnh phóng to, không giống như GroundOverlay. Nếu điểm đánh dấu là bảng quảng cáo, nó sẽ luôn luôn được vẽ phải đối mặt với máy ảnh và sẽ xoay và nghiêng với máy ảnh. Mặc định là bảng quảng cáo (sai)</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Quay</w:t>
      </w:r>
    </w:p>
    <w:p w:rsidR="00F63E22" w:rsidRPr="00F63E22" w:rsidRDefault="00F63E22" w:rsidP="00F63E22">
      <w:pPr>
        <w:spacing w:line="26" w:lineRule="atLeast"/>
        <w:ind w:firstLine="709"/>
        <w:rPr>
          <w:rFonts w:cs="Times New Roman"/>
          <w:szCs w:val="26"/>
        </w:rPr>
      </w:pPr>
      <w:r w:rsidRPr="00F63E22">
        <w:rPr>
          <w:rFonts w:cs="Times New Roman"/>
          <w:szCs w:val="26"/>
        </w:rPr>
        <w:t>Vòng quay của điểm đánh dấu theo chiều kim đồng hồ về điểm neo của điểm đánh dấu. Trục quay xoay vuông góc với điểm đánh dấu. Vòng quay của 0 tương ứng với vị trí mặc định của điểm đánh dấu. Khi điểm đánh dấu bằng phẳng trên bản đồ, vị trí mặc định là Bắc được căn lề và vòng quay sao cho điểm đánh dấu vẫn giữ nguyên trên bản đồ. Khi điểm đánh dấu là bảng hiệu, vị trí mặc định chỉ lên và xoay vòng sao cho điểm đánh dấu luôn đối mặt với máy ảnh. Giá trị mặc định là 0.</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zIndex</w:t>
      </w:r>
    </w:p>
    <w:p w:rsidR="00F63E22" w:rsidRPr="00F63E22" w:rsidRDefault="00F63E22" w:rsidP="00F63E22">
      <w:pPr>
        <w:spacing w:line="26" w:lineRule="atLeast"/>
        <w:ind w:firstLine="709"/>
        <w:rPr>
          <w:rFonts w:cs="Times New Roman"/>
          <w:szCs w:val="26"/>
        </w:rPr>
      </w:pPr>
      <w:r w:rsidRPr="00F63E22">
        <w:rPr>
          <w:rFonts w:cs="Times New Roman"/>
          <w:szCs w:val="26"/>
        </w:rPr>
        <w:t xml:space="preserve">Lệnh vẽ cho điểm đánh dấu. Các dấu được vẽ theo thứ tự của zIndex, với điểm đánh dấu zIndex cao nhất được vẽ trên đầu trang. Bằng cách thiết lập thuộc tính zIndex </w:t>
      </w:r>
      <w:r w:rsidRPr="00F63E22">
        <w:rPr>
          <w:rFonts w:cs="Times New Roman"/>
          <w:szCs w:val="26"/>
        </w:rPr>
        <w:lastRenderedPageBreak/>
        <w:t>cho mỗi điểm đánh dấu, bạn có thể kiểm soát xem mục tiêu nào mà người dùng của bạn có nhiều khả năng đạt được. Giá trị mặc định là 0.</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Nhãn</w:t>
      </w:r>
    </w:p>
    <w:p w:rsidR="00F63E22" w:rsidRPr="00F63E22" w:rsidRDefault="00F63E22" w:rsidP="00F63E22">
      <w:pPr>
        <w:spacing w:line="26" w:lineRule="atLeast"/>
        <w:ind w:firstLine="709"/>
        <w:rPr>
          <w:rFonts w:cs="Times New Roman"/>
          <w:szCs w:val="26"/>
        </w:rPr>
      </w:pPr>
      <w:r w:rsidRPr="00F63E22">
        <w:rPr>
          <w:rFonts w:cs="Times New Roman"/>
          <w:szCs w:val="26"/>
        </w:rPr>
        <w:t>Một đối tượng kết hợp với điểm đánh dấu. Ví dụ, đối tượng có thể chứa dữ liệu về những gì các điểm đánh dấu đại diện. Điều này dễ dàng hơn việc lưu trữ một Map riêng biệt &lt;Marker, Object&gt;. Ví dụ khác, bạn có thể liên kết một ID Chuỗi tương ứng với ID từ một bộ dữ liệu. Google Maps Android API không đọc và cũng không viết thuộc tính này.</w:t>
      </w:r>
    </w:p>
    <w:p w:rsidR="00591CE4" w:rsidRDefault="00F63E22" w:rsidP="00F63E22">
      <w:pPr>
        <w:spacing w:line="26" w:lineRule="atLeast"/>
        <w:ind w:firstLine="709"/>
        <w:rPr>
          <w:rFonts w:cs="Times New Roman"/>
          <w:szCs w:val="26"/>
        </w:rPr>
      </w:pPr>
      <w:r w:rsidRPr="00F63E22">
        <w:rPr>
          <w:rFonts w:cs="Times New Roman"/>
          <w:szCs w:val="26"/>
        </w:rPr>
        <w:t>Các phương pháp trong lớp này phải được gọi trên chủ đề Giao diện người dùng Android. Nếu không, một IllegalStateException sẽ bị ném ra khi chạy.</w:t>
      </w:r>
    </w:p>
    <w:p w:rsidR="007B4EAB" w:rsidRDefault="007B4EAB" w:rsidP="00F63E22">
      <w:pPr>
        <w:spacing w:line="26" w:lineRule="atLeast"/>
        <w:ind w:firstLine="709"/>
        <w:rPr>
          <w:rFonts w:cs="Times New Roman"/>
          <w:szCs w:val="26"/>
        </w:rPr>
      </w:pPr>
      <w:r>
        <w:rPr>
          <w:rFonts w:cs="Times New Roman"/>
          <w:szCs w:val="26"/>
        </w:rPr>
        <w:t>Ví dụ:</w:t>
      </w:r>
    </w:p>
    <w:p w:rsidR="007B4EAB" w:rsidRPr="007B4EAB" w:rsidRDefault="007B4EAB" w:rsidP="007B4EA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urier New" w:eastAsia="Times New Roman" w:hAnsi="Courier New" w:cs="Courier New"/>
          <w:color w:val="37474F"/>
          <w:sz w:val="21"/>
          <w:szCs w:val="21"/>
          <w:lang w:eastAsia="en-US"/>
        </w:rPr>
      </w:pPr>
      <w:r w:rsidRPr="007B4EAB">
        <w:rPr>
          <w:rFonts w:ascii="Courier New" w:eastAsia="Times New Roman" w:hAnsi="Courier New" w:cs="Courier New"/>
          <w:color w:val="37474F"/>
          <w:sz w:val="21"/>
          <w:szCs w:val="21"/>
          <w:lang w:eastAsia="en-US"/>
        </w:rPr>
        <w:t>GoogleMap map = ... // get a map.</w:t>
      </w:r>
    </w:p>
    <w:p w:rsidR="007B4EAB" w:rsidRPr="007B4EAB" w:rsidRDefault="007B4EAB" w:rsidP="007B4EAB">
      <w:pPr>
        <w:pStyle w:val="phongcode"/>
      </w:pPr>
      <w:r w:rsidRPr="007B4EAB">
        <w:rPr>
          <w:lang w:eastAsia="en-US"/>
        </w:rPr>
        <w:t xml:space="preserve"> // Add a marker at San Francisco.</w:t>
      </w:r>
    </w:p>
    <w:p w:rsidR="007B4EAB" w:rsidRPr="007B4EAB" w:rsidRDefault="007B4EAB" w:rsidP="007B4EAB">
      <w:pPr>
        <w:pStyle w:val="phongcode"/>
      </w:pPr>
      <w:r w:rsidRPr="007B4EAB">
        <w:t xml:space="preserve"> Marker marker = map.addMarker(new MarkerOptions</w:t>
      </w:r>
      <w:r>
        <w:t xml:space="preserve">(): </w:t>
      </w:r>
    </w:p>
    <w:p w:rsidR="007B4EAB" w:rsidRPr="007B4EAB" w:rsidRDefault="007B4EAB" w:rsidP="007B4EAB">
      <w:pPr>
        <w:pStyle w:val="phongcode"/>
      </w:pPr>
      <w:r w:rsidRPr="007B4EAB">
        <w:t xml:space="preserve">     .position(new LatLng(37.7750, 122.4183))</w:t>
      </w:r>
    </w:p>
    <w:p w:rsidR="007B4EAB" w:rsidRPr="007B4EAB" w:rsidRDefault="007B4EAB" w:rsidP="007B4EAB">
      <w:pPr>
        <w:pStyle w:val="phongcode"/>
      </w:pPr>
      <w:r w:rsidRPr="007B4EAB">
        <w:t xml:space="preserve">     .title("San Francisco")</w:t>
      </w:r>
    </w:p>
    <w:p w:rsidR="007B4EAB" w:rsidRDefault="007B4EAB" w:rsidP="007B4EAB">
      <w:pPr>
        <w:pStyle w:val="phongcode"/>
      </w:pPr>
      <w:r w:rsidRPr="007B4EAB">
        <w:t xml:space="preserve">     .snippet("Population: 776733"));</w:t>
      </w:r>
    </w:p>
    <w:p w:rsidR="007B4EAB" w:rsidRPr="007B4EAB" w:rsidRDefault="007B4EAB" w:rsidP="00F142FA">
      <w:pPr>
        <w:pStyle w:val="ListParagraph"/>
        <w:numPr>
          <w:ilvl w:val="0"/>
          <w:numId w:val="38"/>
        </w:numPr>
      </w:pPr>
      <w:r w:rsidRPr="007B4EAB">
        <w:t>Các phương thức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float getAlpha ():</w:t>
      </w:r>
      <w:r w:rsidRPr="007B4EAB">
        <w:rPr>
          <w:rFonts w:cs="Times New Roman"/>
          <w:szCs w:val="26"/>
        </w:rPr>
        <w:t xml:space="preserve">  Lấy alpha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String getId ():</w:t>
      </w:r>
      <w:r w:rsidRPr="007B4EAB">
        <w:rPr>
          <w:rFonts w:cs="Times New Roman"/>
          <w:szCs w:val="26"/>
        </w:rPr>
        <w:t xml:space="preserve">  Lấy mã này của điểm đánh dấu.LatLng</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getPosition ():</w:t>
      </w:r>
      <w:r w:rsidRPr="007B4EAB">
        <w:rPr>
          <w:rFonts w:cs="Times New Roman"/>
          <w:szCs w:val="26"/>
        </w:rPr>
        <w:t xml:space="preserve">  Trả về vị trí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float getRotation ():</w:t>
      </w:r>
      <w:r w:rsidRPr="007B4EAB">
        <w:rPr>
          <w:rFonts w:cs="Times New Roman"/>
          <w:szCs w:val="26"/>
        </w:rPr>
        <w:t xml:space="preserve">  Nhận được vòng quay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String getSnippet ():</w:t>
      </w:r>
      <w:r w:rsidRPr="007B4EAB">
        <w:rPr>
          <w:rFonts w:cs="Times New Roman"/>
          <w:szCs w:val="26"/>
        </w:rPr>
        <w:t xml:space="preserve">  Lấy đoạn mã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Object getTag ():</w:t>
      </w:r>
      <w:r w:rsidRPr="007B4EAB">
        <w:rPr>
          <w:rFonts w:cs="Times New Roman"/>
          <w:szCs w:val="26"/>
        </w:rPr>
        <w:t xml:space="preserve">  Lấy thẻ cho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String getTitle ():</w:t>
      </w:r>
      <w:r w:rsidRPr="007B4EAB">
        <w:rPr>
          <w:rFonts w:cs="Times New Roman"/>
          <w:szCs w:val="26"/>
        </w:rPr>
        <w:t xml:space="preserve">  Lấy tiêu đề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float getZIndex ():</w:t>
      </w:r>
      <w:r w:rsidRPr="007B4EAB">
        <w:rPr>
          <w:rFonts w:cs="Times New Roman"/>
          <w:szCs w:val="26"/>
        </w:rPr>
        <w:t xml:space="preserve">  Trả về zIndex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hideInfoWindow ():</w:t>
      </w:r>
      <w:r w:rsidRPr="007B4EAB">
        <w:rPr>
          <w:rFonts w:cs="Times New Roman"/>
          <w:szCs w:val="26"/>
        </w:rPr>
        <w:t xml:space="preserve">  Ẩn cửa sổ thông tin nếu nó được hiển thị từ điểm đánh dấu này.</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boolean isDraggable ():</w:t>
      </w:r>
      <w:r w:rsidRPr="007B4EAB">
        <w:rPr>
          <w:rFonts w:cs="Times New Roman"/>
          <w:szCs w:val="26"/>
        </w:rPr>
        <w:t xml:space="preserve">  Nhận được khả năng kéo của điểm đánh dấu.</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boolean isFlat ():</w:t>
      </w:r>
      <w:r w:rsidRPr="007B4EAB">
        <w:rPr>
          <w:rFonts w:cs="Times New Roman"/>
          <w:szCs w:val="26"/>
        </w:rPr>
        <w:t xml:space="preserve">  Lấy vị trí phẳng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boolean isInfoWindowShown ():</w:t>
      </w:r>
      <w:r w:rsidRPr="007B4EAB">
        <w:rPr>
          <w:rFonts w:cs="Times New Roman"/>
          <w:szCs w:val="26"/>
        </w:rPr>
        <w:t xml:space="preserve">  Trả lại cho dù cửa sổ thông tin hiện đang hiển thị ở trên điểm đánh dấu này.</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boolean isVisible ():</w:t>
      </w:r>
      <w:r w:rsidRPr="007B4EAB">
        <w:rPr>
          <w:rFonts w:cs="Times New Roman"/>
          <w:szCs w:val="26"/>
        </w:rPr>
        <w:t xml:space="preserve">  Lấy cài đặt hiển thị của điểm đánh dấu này.</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remove ():</w:t>
      </w:r>
      <w:r w:rsidRPr="007B4EAB">
        <w:rPr>
          <w:rFonts w:cs="Times New Roman"/>
          <w:szCs w:val="26"/>
        </w:rPr>
        <w:t xml:space="preserve">  Loại bỏ điểm đánh dấu này khỏi bản đồ.</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lastRenderedPageBreak/>
        <w:t>void setAlpha (float alpha)</w:t>
      </w:r>
      <w:r w:rsidRPr="007B4EAB">
        <w:rPr>
          <w:rFonts w:cs="Times New Roman"/>
          <w:szCs w:val="26"/>
        </w:rPr>
        <w:t xml:space="preserve"> Đặt alpha (opacity)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setAnchor (float anchorU, float anchorV)</w:t>
      </w:r>
      <w:r w:rsidRPr="007B4EAB">
        <w:rPr>
          <w:rFonts w:cs="Times New Roman"/>
          <w:szCs w:val="26"/>
        </w:rPr>
        <w:t xml:space="preserve"> Thiết lập điểm neo cho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setDraggable (boolean draggable)</w:t>
      </w:r>
      <w:r w:rsidRPr="007B4EAB">
        <w:rPr>
          <w:rFonts w:cs="Times New Roman"/>
          <w:szCs w:val="26"/>
        </w:rPr>
        <w:t xml:space="preserve"> Thiết lập khả năng kéo của điểm đánh dấu.</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setFlat (boolean flat)</w:t>
      </w:r>
      <w:r w:rsidRPr="007B4EAB">
        <w:rPr>
          <w:rFonts w:cs="Times New Roman"/>
          <w:szCs w:val="26"/>
        </w:rPr>
        <w:t xml:space="preserve"> Đặt cho dù điểm đánh dấu này phải phẳng so với bản đồ đúng hay bảng hiệu billboard đối mặt với máy ảnh giả.</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setIcon</w:t>
      </w:r>
      <w:r w:rsidRPr="007B4EAB">
        <w:rPr>
          <w:rFonts w:cs="Times New Roman"/>
          <w:szCs w:val="26"/>
        </w:rPr>
        <w:t xml:space="preserve"> (biểu tượng BitmapDescriptorDescriptor) Thiết lập biểu tượng cho điểm đánh dấu.</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setInfoWindowAnchor (float anchorU, float anchorV)</w:t>
      </w:r>
      <w:r w:rsidRPr="007B4EAB">
        <w:rPr>
          <w:rFonts w:cs="Times New Roman"/>
          <w:szCs w:val="26"/>
        </w:rPr>
        <w:t xml:space="preserve"> Xác định điểm trong ảnh điểm đánh dấu để neo cửa sổ thông tin khi nó được hiển thị.</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setPosition (LatLng latlng)</w:t>
      </w:r>
      <w:r w:rsidRPr="007B4EAB">
        <w:rPr>
          <w:rFonts w:cs="Times New Roman"/>
          <w:szCs w:val="26"/>
        </w:rPr>
        <w:t xml:space="preserve"> Đặt vị trí của điểm đánh dấu.</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setRotation (float rotation)</w:t>
      </w:r>
      <w:r w:rsidRPr="007B4EAB">
        <w:rPr>
          <w:rFonts w:cs="Times New Roman"/>
          <w:szCs w:val="26"/>
        </w:rPr>
        <w:t xml:space="preserve"> Thiết lập quay của điểm đánh dấu theo chiều kim đồng hồ về điểm neo của điểm đánh dấu.</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setSnippet (String snippet)</w:t>
      </w:r>
      <w:r w:rsidRPr="007B4EAB">
        <w:rPr>
          <w:rFonts w:cs="Times New Roman"/>
          <w:szCs w:val="26"/>
        </w:rPr>
        <w:t xml:space="preserve"> Thiết lập đoạn mã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setTag (Object tag)</w:t>
      </w:r>
      <w:r w:rsidRPr="007B4EAB">
        <w:rPr>
          <w:rFonts w:cs="Times New Roman"/>
          <w:szCs w:val="26"/>
        </w:rPr>
        <w:t xml:space="preserve"> Thiết lập tag cho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setTitle (String title)</w:t>
      </w:r>
      <w:r w:rsidRPr="007B4EAB">
        <w:rPr>
          <w:rFonts w:cs="Times New Roman"/>
          <w:szCs w:val="26"/>
        </w:rPr>
        <w:t xml:space="preserve"> Thiết lập tiêu đề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setVisible (boolean visible)</w:t>
      </w:r>
      <w:r w:rsidRPr="007B4EAB">
        <w:rPr>
          <w:rFonts w:cs="Times New Roman"/>
          <w:szCs w:val="26"/>
        </w:rPr>
        <w:t xml:space="preserve"> Thiết lập khả năng hiển thị của điểm đánh dấu này.</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setZIndex (float zIndex)</w:t>
      </w:r>
      <w:r w:rsidRPr="007B4EAB">
        <w:rPr>
          <w:rFonts w:cs="Times New Roman"/>
          <w:szCs w:val="26"/>
        </w:rPr>
        <w:t xml:space="preserve"> Thiết lập zIndex của marker.</w:t>
      </w:r>
    </w:p>
    <w:p w:rsidR="007B4EAB" w:rsidRDefault="007B4EAB" w:rsidP="00F142FA">
      <w:pPr>
        <w:pStyle w:val="ListParagraph"/>
        <w:numPr>
          <w:ilvl w:val="0"/>
          <w:numId w:val="39"/>
        </w:numPr>
        <w:spacing w:line="26" w:lineRule="atLeast"/>
        <w:rPr>
          <w:rFonts w:cs="Times New Roman"/>
          <w:szCs w:val="26"/>
        </w:rPr>
      </w:pPr>
      <w:r w:rsidRPr="007B4EAB">
        <w:rPr>
          <w:rFonts w:cs="Times New Roman"/>
          <w:szCs w:val="26"/>
        </w:rPr>
        <w:t xml:space="preserve">Hiển thị cửa sổ thông tin của điểm đánh dấu này trên bản đồ, nếu điểm đánh dấu này làVisible </w:t>
      </w:r>
      <w:r>
        <w:rPr>
          <w:rFonts w:cs="Times New Roman"/>
          <w:szCs w:val="26"/>
        </w:rPr>
        <w:t>();</w:t>
      </w:r>
    </w:p>
    <w:p w:rsidR="00251B53" w:rsidRPr="00251B53" w:rsidRDefault="00251B53" w:rsidP="00F142FA">
      <w:pPr>
        <w:pStyle w:val="ListParagraph"/>
        <w:numPr>
          <w:ilvl w:val="0"/>
          <w:numId w:val="39"/>
        </w:numPr>
        <w:spacing w:line="26" w:lineRule="atLeast"/>
        <w:rPr>
          <w:rFonts w:cs="Times New Roman"/>
          <w:szCs w:val="26"/>
        </w:rPr>
      </w:pPr>
      <w:r>
        <w:rPr>
          <w:rFonts w:cs="Times New Roman"/>
          <w:szCs w:val="26"/>
        </w:rPr>
        <w:t>……</w:t>
      </w:r>
    </w:p>
    <w:p w:rsidR="00187151" w:rsidRPr="000A6031" w:rsidRDefault="00F26E39" w:rsidP="0031674F">
      <w:pPr>
        <w:pStyle w:val="Heading2"/>
        <w:spacing w:before="120" w:after="120" w:line="26" w:lineRule="atLeast"/>
        <w:rPr>
          <w:rFonts w:cs="Times New Roman"/>
          <w:color w:val="auto"/>
        </w:rPr>
      </w:pPr>
      <w:bookmarkStart w:id="303" w:name="_Toc475999856"/>
      <w:bookmarkStart w:id="304" w:name="_Toc507842842"/>
      <w:bookmarkStart w:id="305" w:name="_Toc511914392"/>
      <w:bookmarkStart w:id="306" w:name="_Toc511914472"/>
      <w:bookmarkStart w:id="307" w:name="_Toc511919207"/>
      <w:r w:rsidRPr="000A6031">
        <w:rPr>
          <w:rFonts w:cs="Times New Roman"/>
          <w:color w:val="auto"/>
        </w:rPr>
        <w:t xml:space="preserve">1.7 </w:t>
      </w:r>
      <w:r w:rsidR="003008C5" w:rsidRPr="000A6031">
        <w:rPr>
          <w:rFonts w:cs="Times New Roman"/>
          <w:color w:val="auto"/>
        </w:rPr>
        <w:t xml:space="preserve"> </w:t>
      </w:r>
      <w:r w:rsidR="0031674F">
        <w:rPr>
          <w:rFonts w:cs="Times New Roman"/>
          <w:color w:val="auto"/>
        </w:rPr>
        <w:t xml:space="preserve">Công nghệ </w:t>
      </w:r>
      <w:r w:rsidR="003008C5" w:rsidRPr="000A6031">
        <w:rPr>
          <w:rFonts w:cs="Times New Roman"/>
          <w:color w:val="auto"/>
        </w:rPr>
        <w:t>Node</w:t>
      </w:r>
      <w:r w:rsidR="00187151" w:rsidRPr="000A6031">
        <w:rPr>
          <w:rFonts w:cs="Times New Roman"/>
          <w:color w:val="auto"/>
        </w:rPr>
        <w:t>js</w:t>
      </w:r>
      <w:bookmarkEnd w:id="303"/>
      <w:bookmarkEnd w:id="304"/>
      <w:bookmarkEnd w:id="305"/>
      <w:bookmarkEnd w:id="306"/>
      <w:bookmarkEnd w:id="307"/>
      <w:r w:rsidR="00187151" w:rsidRPr="000A6031">
        <w:rPr>
          <w:rFonts w:cs="Times New Roman"/>
          <w:color w:val="auto"/>
        </w:rPr>
        <w:t xml:space="preserve"> </w:t>
      </w:r>
    </w:p>
    <w:p w:rsidR="00187151" w:rsidRPr="000A6031" w:rsidRDefault="00535672" w:rsidP="0031674F">
      <w:pPr>
        <w:pStyle w:val="Heading3"/>
        <w:spacing w:before="120" w:after="120" w:line="26" w:lineRule="atLeast"/>
        <w:rPr>
          <w:rFonts w:cs="Times New Roman"/>
          <w:b w:val="0"/>
          <w:color w:val="auto"/>
          <w:szCs w:val="26"/>
        </w:rPr>
      </w:pPr>
      <w:bookmarkStart w:id="308" w:name="_Toc511914393"/>
      <w:bookmarkStart w:id="309" w:name="_Toc511914473"/>
      <w:bookmarkStart w:id="310" w:name="_Toc511919208"/>
      <w:r w:rsidRPr="000A6031">
        <w:rPr>
          <w:rFonts w:cs="Times New Roman"/>
          <w:color w:val="auto"/>
          <w:szCs w:val="26"/>
        </w:rPr>
        <w:t>1.</w:t>
      </w:r>
      <w:r w:rsidR="003008C5" w:rsidRPr="000A6031">
        <w:rPr>
          <w:rFonts w:cs="Times New Roman"/>
          <w:color w:val="auto"/>
          <w:szCs w:val="26"/>
        </w:rPr>
        <w:t>7.1</w:t>
      </w:r>
      <w:r w:rsidR="008931FF" w:rsidRPr="000A6031">
        <w:rPr>
          <w:rFonts w:cs="Times New Roman"/>
          <w:color w:val="auto"/>
          <w:szCs w:val="26"/>
        </w:rPr>
        <w:t xml:space="preserve"> Tổng</w:t>
      </w:r>
      <w:r w:rsidR="005C5F4F" w:rsidRPr="000A6031">
        <w:rPr>
          <w:rFonts w:cs="Times New Roman"/>
          <w:color w:val="auto"/>
          <w:szCs w:val="26"/>
        </w:rPr>
        <w:t xml:space="preserve"> quan</w:t>
      </w:r>
      <w:bookmarkEnd w:id="308"/>
      <w:bookmarkEnd w:id="309"/>
      <w:bookmarkEnd w:id="310"/>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NodeJS là ngôn ngữ lập trình mã nguồn mở, ngôn ngữ lập trình phía server, bắt đầu được phát triển từ năm 2009, là nền tảng cho việc xây dựng các ứng dụng web. Mặc dù NodeJS không phải là một JavaScript framework nhưng hầu hết các module của nó được viết bằng JavaScript.</w:t>
      </w:r>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Không những có thể sử dụng nó cho các ứng dụng phía client mà Nodejs có thể sử dụng nó để lập trình phía server.</w:t>
      </w:r>
    </w:p>
    <w:p w:rsidR="003008C5" w:rsidRPr="000A6031" w:rsidRDefault="00535672" w:rsidP="0031674F">
      <w:pPr>
        <w:pStyle w:val="Heading3"/>
        <w:spacing w:before="120" w:after="120" w:line="26" w:lineRule="atLeast"/>
        <w:rPr>
          <w:rFonts w:cs="Times New Roman"/>
          <w:b w:val="0"/>
          <w:bCs w:val="0"/>
          <w:color w:val="auto"/>
          <w:szCs w:val="26"/>
          <w:shd w:val="clear" w:color="auto" w:fill="FFFFFF"/>
        </w:rPr>
      </w:pPr>
      <w:bookmarkStart w:id="311" w:name="_Toc511914394"/>
      <w:bookmarkStart w:id="312" w:name="_Toc511914474"/>
      <w:bookmarkStart w:id="313" w:name="_Toc511919209"/>
      <w:r w:rsidRPr="000A6031">
        <w:rPr>
          <w:rFonts w:cs="Times New Roman"/>
          <w:color w:val="auto"/>
          <w:szCs w:val="26"/>
        </w:rPr>
        <w:t xml:space="preserve">1.7.2 </w:t>
      </w:r>
      <w:r w:rsidR="003008C5" w:rsidRPr="000A6031">
        <w:rPr>
          <w:rFonts w:cs="Times New Roman"/>
          <w:color w:val="auto"/>
          <w:szCs w:val="26"/>
          <w:shd w:val="clear" w:color="auto" w:fill="FFFFFF"/>
        </w:rPr>
        <w:t>Điểm nổi bật của NodeJS so với các ngôn ngữ lập trình khác</w:t>
      </w:r>
      <w:bookmarkEnd w:id="311"/>
      <w:bookmarkEnd w:id="312"/>
      <w:bookmarkEnd w:id="313"/>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 xml:space="preserve">Hoạt động với một luồng duy nhất và có khả năng asynchronous (bất đồng bộ). Không giống như server được viết bằng PHP thì mỗi ông request đến server thì server </w:t>
      </w:r>
      <w:r w:rsidRPr="000A6031">
        <w:rPr>
          <w:rFonts w:cs="Times New Roman"/>
          <w:szCs w:val="26"/>
          <w:shd w:val="clear" w:color="auto" w:fill="FFFFFF"/>
        </w:rPr>
        <w:lastRenderedPageBreak/>
        <w:t>sẽ tạo ra một thread để xử lý trong khi đó server Node xử lý mọi hành động trong một thread duy nhất.</w:t>
      </w:r>
    </w:p>
    <w:p w:rsidR="005C5F4F" w:rsidRPr="000A6031" w:rsidRDefault="00535672" w:rsidP="0031674F">
      <w:pPr>
        <w:pStyle w:val="Heading3"/>
        <w:spacing w:before="120" w:after="120" w:line="26" w:lineRule="atLeast"/>
        <w:rPr>
          <w:rFonts w:cs="Times New Roman"/>
          <w:b w:val="0"/>
          <w:color w:val="auto"/>
          <w:szCs w:val="26"/>
        </w:rPr>
      </w:pPr>
      <w:bookmarkStart w:id="314" w:name="_Toc511914395"/>
      <w:bookmarkStart w:id="315" w:name="_Toc511914475"/>
      <w:bookmarkStart w:id="316" w:name="_Toc511919210"/>
      <w:r w:rsidRPr="000A6031">
        <w:rPr>
          <w:rFonts w:cs="Times New Roman"/>
          <w:color w:val="auto"/>
          <w:szCs w:val="26"/>
        </w:rPr>
        <w:t>1.</w:t>
      </w:r>
      <w:r w:rsidR="003008C5" w:rsidRPr="000A6031">
        <w:rPr>
          <w:rFonts w:cs="Times New Roman"/>
          <w:color w:val="auto"/>
          <w:szCs w:val="26"/>
        </w:rPr>
        <w:t xml:space="preserve">7.3 </w:t>
      </w:r>
      <w:r w:rsidR="005C5F4F" w:rsidRPr="000A6031">
        <w:rPr>
          <w:rFonts w:cs="Times New Roman"/>
          <w:color w:val="auto"/>
          <w:szCs w:val="26"/>
          <w:shd w:val="clear" w:color="auto" w:fill="FFFFFF"/>
        </w:rPr>
        <w:t xml:space="preserve">Đặc điểm của </w:t>
      </w:r>
      <w:r w:rsidR="00906EEC" w:rsidRPr="000A6031">
        <w:rPr>
          <w:rFonts w:cs="Times New Roman"/>
          <w:color w:val="auto"/>
          <w:szCs w:val="26"/>
          <w:shd w:val="clear" w:color="auto" w:fill="FFFFFF"/>
        </w:rPr>
        <w:t>N</w:t>
      </w:r>
      <w:r w:rsidR="005C5F4F" w:rsidRPr="000A6031">
        <w:rPr>
          <w:rFonts w:cs="Times New Roman"/>
          <w:color w:val="auto"/>
          <w:szCs w:val="26"/>
          <w:shd w:val="clear" w:color="auto" w:fill="FFFFFF"/>
        </w:rPr>
        <w:t>odejs</w:t>
      </w:r>
      <w:bookmarkEnd w:id="314"/>
      <w:bookmarkEnd w:id="315"/>
      <w:bookmarkEnd w:id="316"/>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Không đồng bộ và Phát sinh sự kiện (Event Driven)</w:t>
      </w:r>
      <w:r w:rsidRPr="001E1BF5">
        <w:rPr>
          <w:rFonts w:eastAsia="Times New Roman" w:cs="Times New Roman"/>
          <w:szCs w:val="26"/>
        </w:rPr>
        <w:t>: Tất các các APIs của thư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Chạy rất nhanh</w:t>
      </w:r>
      <w:r w:rsidRPr="001E1BF5">
        <w:rPr>
          <w:rFonts w:eastAsia="Times New Roman" w:cs="Times New Roman"/>
          <w:szCs w:val="26"/>
        </w:rPr>
        <w:t>: Dựa trên V8 Javascript Engine của Google Chrome, thư viện Node.js rất nhanh trong các quá trình thực hiện code.</w:t>
      </w:r>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Các tiến trình đơn giản nhưng hiệu năng cao</w:t>
      </w:r>
      <w:r w:rsidRPr="001E1BF5">
        <w:rPr>
          <w:rFonts w:eastAsia="Times New Roman" w:cs="Times New Roman"/>
          <w:szCs w:val="26"/>
        </w:rPr>
        <w:t>: 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Không đệm</w:t>
      </w:r>
      <w:r w:rsidRPr="001E1BF5">
        <w:rPr>
          <w:rFonts w:eastAsia="Times New Roman" w:cs="Times New Roman"/>
          <w:szCs w:val="26"/>
        </w:rPr>
        <w:t>: Ứng dụng Node.js không lưu trữ các dữ liệu buffer.</w:t>
      </w:r>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Có giấy phép</w:t>
      </w:r>
      <w:r w:rsidRPr="001E1BF5">
        <w:rPr>
          <w:rFonts w:eastAsia="Times New Roman" w:cs="Times New Roman"/>
          <w:szCs w:val="26"/>
        </w:rPr>
        <w:t>: Node.js được phát hành dựa vào MIT License.</w:t>
      </w:r>
    </w:p>
    <w:p w:rsidR="0047737C" w:rsidRPr="000A6031" w:rsidRDefault="00535672" w:rsidP="0031674F">
      <w:pPr>
        <w:pStyle w:val="Heading3"/>
        <w:spacing w:before="120" w:after="120" w:line="26" w:lineRule="atLeast"/>
        <w:rPr>
          <w:rFonts w:eastAsia="Times New Roman" w:cs="Times New Roman"/>
          <w:b w:val="0"/>
          <w:color w:val="auto"/>
          <w:szCs w:val="26"/>
        </w:rPr>
      </w:pPr>
      <w:bookmarkStart w:id="317" w:name="_Toc511914396"/>
      <w:bookmarkStart w:id="318" w:name="_Toc511914476"/>
      <w:bookmarkStart w:id="319" w:name="_Toc511919211"/>
      <w:r w:rsidRPr="000A6031">
        <w:rPr>
          <w:rFonts w:cs="Times New Roman"/>
          <w:color w:val="auto"/>
          <w:szCs w:val="26"/>
        </w:rPr>
        <w:t>1.</w:t>
      </w:r>
      <w:r w:rsidR="0047737C" w:rsidRPr="000A6031">
        <w:rPr>
          <w:rFonts w:eastAsia="Times New Roman" w:cs="Times New Roman"/>
          <w:color w:val="auto"/>
          <w:szCs w:val="26"/>
        </w:rPr>
        <w:t>7.4 Ưu điểm</w:t>
      </w:r>
      <w:bookmarkEnd w:id="317"/>
      <w:bookmarkEnd w:id="318"/>
      <w:bookmarkEnd w:id="319"/>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Tối ưu hóa thời gian thực hiện tiến trình</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Có khả năng mở rộng trong các ứng dụng web với nhiều hoạt động I/O liên tục.</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Phù hợp để xây dựng các ứng dụng web stream hay các game chơi trên nền web đảm bảo việc độ trễ thời gian xử lý hành động là nhỏ nhất.</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Dễ dàng để xây dựng các ứng dụng real-time.</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Cách viết ứng dụng với Node đó là các ứng dụng được cấu tạo từ các module nhỏ sau đó được kết hợp lại với nhau điều này đảm bảo cho việc sửa đổi bảo trì một cách nhanh chóng.</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Hiệu năng cao</w:t>
      </w:r>
    </w:p>
    <w:p w:rsidR="0047737C" w:rsidRPr="000A6031" w:rsidRDefault="00535672" w:rsidP="0031674F">
      <w:pPr>
        <w:pStyle w:val="Heading3"/>
        <w:spacing w:before="120" w:after="120" w:line="26" w:lineRule="atLeast"/>
        <w:rPr>
          <w:rFonts w:eastAsia="Times New Roman" w:cs="Times New Roman"/>
          <w:b w:val="0"/>
          <w:color w:val="auto"/>
          <w:szCs w:val="26"/>
        </w:rPr>
      </w:pPr>
      <w:bookmarkStart w:id="320" w:name="_Toc511914397"/>
      <w:bookmarkStart w:id="321" w:name="_Toc511914477"/>
      <w:bookmarkStart w:id="322" w:name="_Toc511919212"/>
      <w:r w:rsidRPr="000A6031">
        <w:rPr>
          <w:rFonts w:cs="Times New Roman"/>
          <w:color w:val="auto"/>
          <w:szCs w:val="26"/>
        </w:rPr>
        <w:t>1.</w:t>
      </w:r>
      <w:r w:rsidR="0047737C" w:rsidRPr="000A6031">
        <w:rPr>
          <w:rFonts w:eastAsia="Times New Roman" w:cs="Times New Roman"/>
          <w:color w:val="auto"/>
          <w:szCs w:val="26"/>
        </w:rPr>
        <w:t>7.5 Nhược điểm</w:t>
      </w:r>
      <w:bookmarkEnd w:id="320"/>
      <w:bookmarkEnd w:id="321"/>
      <w:bookmarkEnd w:id="322"/>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Bad concurrency</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Single - Threaded:</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 xml:space="preserve">Đơn luồng cũng có thể là một điểm kém của NodeJs. Lợi thế của single-thread là việc không gặp phải vấn đề synchronize giữa các tiến trình, không cần chia sẻ trạng thái hiện tại... </w:t>
      </w:r>
      <w:r w:rsidR="00F13E8D" w:rsidRPr="001E1BF5">
        <w:rPr>
          <w:rFonts w:eastAsiaTheme="minorHAnsi" w:cs="Times New Roman"/>
          <w:szCs w:val="26"/>
          <w:lang w:eastAsia="en-US"/>
        </w:rPr>
        <w:t>C</w:t>
      </w:r>
      <w:r w:rsidRPr="001E1BF5">
        <w:rPr>
          <w:rFonts w:eastAsiaTheme="minorHAnsi" w:cs="Times New Roman"/>
          <w:szCs w:val="26"/>
          <w:lang w:eastAsia="en-US"/>
        </w:rPr>
        <w:t>ó thể dễ dàng viết một đoạn code mà sẽ ngốn của server khá nhiều thời gian để xử lý xong một vài trường hợp nào đó và có thể dẫn tới lock toàn bộ server.</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Lack of inherent code organization</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lastRenderedPageBreak/>
        <w:t>Sự thiếu tổ chức code đối với một ứng dụng NodeJs lớn là một vấn đề thực sự. Khi mà nguyên tắc asynchronise (bất đồng bộ) dẫn tới có nhiều cách để thực hiện code khác nhau giữa các thành viên hay có thể sử dụng nhiều design pattern khác nhau.</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Leak message</w:t>
      </w:r>
    </w:p>
    <w:p w:rsidR="0047737C" w:rsidRPr="000A6031" w:rsidRDefault="00535672" w:rsidP="0031674F">
      <w:pPr>
        <w:pStyle w:val="Heading3"/>
        <w:spacing w:before="120" w:after="120" w:line="26" w:lineRule="atLeast"/>
        <w:rPr>
          <w:rFonts w:eastAsia="Times New Roman" w:cs="Times New Roman"/>
          <w:b w:val="0"/>
          <w:color w:val="auto"/>
          <w:szCs w:val="26"/>
        </w:rPr>
      </w:pPr>
      <w:bookmarkStart w:id="323" w:name="_Toc511914398"/>
      <w:bookmarkStart w:id="324" w:name="_Toc511914478"/>
      <w:bookmarkStart w:id="325" w:name="_Toc511919213"/>
      <w:r w:rsidRPr="000A6031">
        <w:rPr>
          <w:rFonts w:cs="Times New Roman"/>
          <w:color w:val="auto"/>
          <w:szCs w:val="26"/>
        </w:rPr>
        <w:t>1.</w:t>
      </w:r>
      <w:r w:rsidR="0047737C" w:rsidRPr="000A6031">
        <w:rPr>
          <w:rFonts w:eastAsia="Times New Roman" w:cs="Times New Roman"/>
          <w:color w:val="auto"/>
          <w:szCs w:val="26"/>
        </w:rPr>
        <w:t>7.6 NodeJS core-module</w:t>
      </w:r>
      <w:bookmarkEnd w:id="323"/>
      <w:bookmarkEnd w:id="324"/>
      <w:bookmarkEnd w:id="325"/>
    </w:p>
    <w:p w:rsidR="0047737C" w:rsidRPr="000A6031" w:rsidRDefault="0047737C" w:rsidP="00547EC1">
      <w:pPr>
        <w:spacing w:line="26" w:lineRule="atLeast"/>
        <w:ind w:firstLine="709"/>
        <w:rPr>
          <w:rFonts w:eastAsia="Times New Roman" w:cs="Times New Roman"/>
          <w:szCs w:val="26"/>
        </w:rPr>
      </w:pPr>
      <w:r w:rsidRPr="000A6031">
        <w:rPr>
          <w:rFonts w:eastAsia="Times New Roman" w:cs="Times New Roman"/>
          <w:szCs w:val="26"/>
        </w:rPr>
        <w:t>Là những modules được biên dịch vào trong Node binary, đó là những modules khá quan trọng và được biên dịch kèm với Node khi cài đặt</w:t>
      </w:r>
    </w:p>
    <w:p w:rsidR="0047737C" w:rsidRPr="001E1BF5" w:rsidRDefault="0047737C" w:rsidP="00F142FA">
      <w:pPr>
        <w:pStyle w:val="ListParagraph"/>
        <w:numPr>
          <w:ilvl w:val="0"/>
          <w:numId w:val="34"/>
        </w:numPr>
        <w:spacing w:line="26" w:lineRule="atLeast"/>
        <w:rPr>
          <w:rFonts w:eastAsia="Times New Roman" w:cs="Times New Roman"/>
          <w:szCs w:val="26"/>
        </w:rPr>
      </w:pPr>
      <w:r w:rsidRPr="001E1BF5">
        <w:rPr>
          <w:rFonts w:eastAsia="Times New Roman" w:cs="Times New Roman"/>
          <w:szCs w:val="26"/>
        </w:rPr>
        <w:t>Cung cấp những functionalities cơ bản nhất của Node</w:t>
      </w:r>
    </w:p>
    <w:p w:rsidR="0047737C" w:rsidRPr="001E1BF5" w:rsidRDefault="0047737C" w:rsidP="00F142FA">
      <w:pPr>
        <w:pStyle w:val="ListParagraph"/>
        <w:numPr>
          <w:ilvl w:val="0"/>
          <w:numId w:val="34"/>
        </w:numPr>
        <w:spacing w:line="26" w:lineRule="atLeast"/>
        <w:rPr>
          <w:rFonts w:eastAsia="Times New Roman" w:cs="Times New Roman"/>
          <w:szCs w:val="26"/>
        </w:rPr>
      </w:pPr>
      <w:r w:rsidRPr="001E1BF5">
        <w:rPr>
          <w:rFonts w:eastAsia="Times New Roman" w:cs="Times New Roman"/>
          <w:szCs w:val="26"/>
        </w:rPr>
        <w:t>Gồm có: filesystem access, HTTP, HTTPS interfaces, và một số modules khác.</w:t>
      </w:r>
    </w:p>
    <w:p w:rsidR="0047737C" w:rsidRPr="001E1BF5" w:rsidRDefault="0047737C" w:rsidP="00F142FA">
      <w:pPr>
        <w:pStyle w:val="ListParagraph"/>
        <w:numPr>
          <w:ilvl w:val="0"/>
          <w:numId w:val="34"/>
        </w:numPr>
        <w:spacing w:line="26" w:lineRule="atLeast"/>
        <w:rPr>
          <w:rFonts w:eastAsia="Times New Roman" w:cs="Times New Roman"/>
          <w:szCs w:val="26"/>
        </w:rPr>
      </w:pPr>
      <w:r w:rsidRPr="001E1BF5">
        <w:rPr>
          <w:rFonts w:eastAsia="Times New Roman" w:cs="Times New Roman"/>
          <w:szCs w:val="26"/>
        </w:rPr>
        <w:t>Để sử dụng core module trong trương chình cần sử dụng phương thức require trong JavaScript file.</w:t>
      </w:r>
    </w:p>
    <w:p w:rsidR="0047737C" w:rsidRPr="001E1BF5" w:rsidRDefault="0047737C" w:rsidP="00F142FA">
      <w:pPr>
        <w:pStyle w:val="ListParagraph"/>
        <w:numPr>
          <w:ilvl w:val="0"/>
          <w:numId w:val="34"/>
        </w:numPr>
        <w:spacing w:line="26" w:lineRule="atLeast"/>
        <w:rPr>
          <w:rFonts w:eastAsia="Times New Roman" w:cs="Times New Roman"/>
          <w:szCs w:val="26"/>
        </w:rPr>
      </w:pPr>
      <w:r w:rsidRPr="001E1BF5">
        <w:rPr>
          <w:rFonts w:eastAsia="Times New Roman" w:cs="Times New Roman"/>
          <w:szCs w:val="26"/>
        </w:rPr>
        <w:t>Ví dụ muốn sử dụng module file system trong chương trình:</w:t>
      </w:r>
    </w:p>
    <w:p w:rsidR="0047737C" w:rsidRPr="000A6031" w:rsidRDefault="0047737C" w:rsidP="001E1BF5">
      <w:pPr>
        <w:pStyle w:val="phongcode"/>
      </w:pPr>
      <w:r w:rsidRPr="000A6031">
        <w:t>var fs = require(‘fs’);</w:t>
      </w:r>
    </w:p>
    <w:p w:rsidR="0047737C" w:rsidRPr="000A6031" w:rsidRDefault="0047737C" w:rsidP="00547EC1">
      <w:pPr>
        <w:spacing w:line="26" w:lineRule="atLeast"/>
        <w:ind w:firstLine="709"/>
        <w:rPr>
          <w:rFonts w:eastAsia="Times New Roman" w:cs="Times New Roman"/>
          <w:szCs w:val="26"/>
        </w:rPr>
      </w:pPr>
      <w:r w:rsidRPr="000A6031">
        <w:rPr>
          <w:rFonts w:eastAsia="Times New Roman" w:cs="Times New Roman"/>
          <w:szCs w:val="26"/>
        </w:rPr>
        <w:t>Khi module được require, Node sẽ tìm module đó trong thư mục core_modules. Sau đó ta có thể sử dụng được các phương thức mà module đó cung cấp.</w:t>
      </w:r>
    </w:p>
    <w:p w:rsidR="0047737C" w:rsidRPr="000A6031" w:rsidRDefault="00535672" w:rsidP="001E1BF5">
      <w:pPr>
        <w:pStyle w:val="Heading3"/>
        <w:spacing w:before="120" w:after="120" w:line="26" w:lineRule="atLeast"/>
        <w:rPr>
          <w:rFonts w:eastAsia="Times New Roman" w:cs="Times New Roman"/>
          <w:b w:val="0"/>
          <w:color w:val="auto"/>
          <w:szCs w:val="26"/>
        </w:rPr>
      </w:pPr>
      <w:bookmarkStart w:id="326" w:name="_Toc511914399"/>
      <w:bookmarkStart w:id="327" w:name="_Toc511914479"/>
      <w:bookmarkStart w:id="328" w:name="_Toc511919214"/>
      <w:r w:rsidRPr="000A6031">
        <w:rPr>
          <w:rFonts w:cs="Times New Roman"/>
          <w:color w:val="auto"/>
          <w:szCs w:val="26"/>
        </w:rPr>
        <w:t>1.</w:t>
      </w:r>
      <w:r w:rsidR="0047737C" w:rsidRPr="000A6031">
        <w:rPr>
          <w:rFonts w:eastAsia="Times New Roman" w:cs="Times New Roman"/>
          <w:color w:val="auto"/>
          <w:szCs w:val="26"/>
        </w:rPr>
        <w:t>7.7 Node.js third-party modules</w:t>
      </w:r>
      <w:bookmarkEnd w:id="326"/>
      <w:bookmarkEnd w:id="327"/>
      <w:bookmarkEnd w:id="328"/>
    </w:p>
    <w:p w:rsidR="0047737C" w:rsidRPr="000A6031" w:rsidRDefault="0047737C" w:rsidP="00547EC1">
      <w:pPr>
        <w:spacing w:line="26" w:lineRule="atLeast"/>
        <w:ind w:firstLine="709"/>
        <w:rPr>
          <w:rFonts w:eastAsiaTheme="minorHAnsi" w:cs="Times New Roman"/>
          <w:szCs w:val="26"/>
          <w:lang w:eastAsia="en-US"/>
        </w:rPr>
      </w:pPr>
      <w:r w:rsidRPr="000A6031">
        <w:rPr>
          <w:rFonts w:eastAsia="Times New Roman" w:cs="Times New Roman"/>
          <w:szCs w:val="26"/>
        </w:rPr>
        <w:t>Node.js third-party modules</w:t>
      </w:r>
      <w:r w:rsidRPr="000A6031">
        <w:rPr>
          <w:rFonts w:eastAsiaTheme="minorHAnsi" w:cs="Times New Roman"/>
          <w:szCs w:val="26"/>
          <w:lang w:eastAsia="en-US"/>
        </w:rPr>
        <w:t xml:space="preserve"> là bên thứ ba cung cấp các sản phẩm, dịch vụ sẵn có cho mình ở đây đó là module. Các module này không được cài đặt sẵn sàng cùng với node như các core module mình đã giới thiệu phía trên.</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Để sử dụng third-party modules trước tiên cần cài đặt những modules muốn sử dụng thông qua ‘npm’ (node manage package).</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Ví dụ muốn sử dụng ‘express’ module cần thực hiện lệnh sau trên terminal:</w:t>
      </w:r>
    </w:p>
    <w:p w:rsidR="0047737C" w:rsidRPr="000A6031" w:rsidRDefault="0047737C" w:rsidP="00547EC1">
      <w:pPr>
        <w:spacing w:line="26" w:lineRule="atLeast"/>
        <w:ind w:firstLine="709"/>
        <w:rPr>
          <w:rFonts w:ascii="Consolas" w:eastAsiaTheme="minorHAnsi" w:hAnsi="Consolas" w:cs="Times New Roman"/>
          <w:szCs w:val="26"/>
          <w:lang w:eastAsia="en-US"/>
        </w:rPr>
      </w:pPr>
      <w:r w:rsidRPr="000A6031">
        <w:rPr>
          <w:rFonts w:ascii="Consolas" w:eastAsiaTheme="minorHAnsi" w:hAnsi="Consolas" w:cs="Times New Roman"/>
          <w:szCs w:val="26"/>
          <w:lang w:eastAsia="en-US"/>
        </w:rPr>
        <w:t>npm install express</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Sau đó Node sẽ tải express module vào thư mục ‘node_modules’ dưới đường dẫn thư mục đang làm việc</w:t>
      </w:r>
    </w:p>
    <w:p w:rsidR="00535672"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Để sử dụng thì ta sẽ load module vào chương trình sử dụng require như bình thườ</w:t>
      </w:r>
      <w:r w:rsidR="00535672" w:rsidRPr="000A6031">
        <w:rPr>
          <w:rFonts w:eastAsiaTheme="minorHAnsi" w:cs="Times New Roman"/>
          <w:szCs w:val="26"/>
          <w:lang w:eastAsia="en-US"/>
        </w:rPr>
        <w:t>ng.</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Express module là một third-party rất quan trọng được sử dụng rất nhiều và nó cũng đem đến rất nhiều phương thức hữu ích giúp dễ dàng trong việc thực hiện các ứng dụng web.</w:t>
      </w:r>
    </w:p>
    <w:p w:rsidR="0047737C" w:rsidRPr="000A6031" w:rsidRDefault="00535672" w:rsidP="001E1BF5">
      <w:pPr>
        <w:pStyle w:val="Heading2"/>
        <w:spacing w:before="120" w:after="120" w:line="26" w:lineRule="atLeast"/>
        <w:rPr>
          <w:rFonts w:eastAsia="Times New Roman" w:cs="Times New Roman"/>
          <w:color w:val="auto"/>
        </w:rPr>
      </w:pPr>
      <w:bookmarkStart w:id="329" w:name="_Toc507842843"/>
      <w:bookmarkStart w:id="330" w:name="_Toc511914400"/>
      <w:bookmarkStart w:id="331" w:name="_Toc511914480"/>
      <w:bookmarkStart w:id="332" w:name="_Toc511919215"/>
      <w:r w:rsidRPr="000A6031">
        <w:rPr>
          <w:rFonts w:cs="Times New Roman"/>
          <w:color w:val="auto"/>
        </w:rPr>
        <w:t>1.</w:t>
      </w:r>
      <w:r w:rsidR="0047737C" w:rsidRPr="000A6031">
        <w:rPr>
          <w:rFonts w:eastAsia="Times New Roman" w:cs="Times New Roman"/>
          <w:color w:val="auto"/>
        </w:rPr>
        <w:t xml:space="preserve">8. Express </w:t>
      </w:r>
      <w:r w:rsidR="001E1BF5">
        <w:rPr>
          <w:rFonts w:eastAsia="Times New Roman" w:cs="Times New Roman"/>
          <w:color w:val="auto"/>
        </w:rPr>
        <w:t>f</w:t>
      </w:r>
      <w:r w:rsidR="0047737C" w:rsidRPr="000A6031">
        <w:rPr>
          <w:rFonts w:eastAsia="Times New Roman" w:cs="Times New Roman"/>
          <w:color w:val="auto"/>
        </w:rPr>
        <w:t xml:space="preserve">ramework </w:t>
      </w:r>
      <w:r w:rsidR="001E1BF5">
        <w:rPr>
          <w:rFonts w:eastAsia="Times New Roman" w:cs="Times New Roman"/>
          <w:color w:val="auto"/>
        </w:rPr>
        <w:t>trên</w:t>
      </w:r>
      <w:r w:rsidR="0047737C" w:rsidRPr="000A6031">
        <w:rPr>
          <w:rFonts w:eastAsia="Times New Roman" w:cs="Times New Roman"/>
          <w:color w:val="auto"/>
        </w:rPr>
        <w:t xml:space="preserve"> NodeJS</w:t>
      </w:r>
      <w:bookmarkEnd w:id="329"/>
      <w:bookmarkEnd w:id="330"/>
      <w:bookmarkEnd w:id="331"/>
      <w:bookmarkEnd w:id="332"/>
    </w:p>
    <w:p w:rsidR="0047737C" w:rsidRPr="000A6031" w:rsidRDefault="00535672" w:rsidP="001E1BF5">
      <w:pPr>
        <w:pStyle w:val="Heading3"/>
        <w:spacing w:before="120" w:after="120" w:line="26" w:lineRule="atLeast"/>
        <w:rPr>
          <w:rFonts w:eastAsia="Times New Roman" w:cs="Times New Roman"/>
          <w:b w:val="0"/>
          <w:color w:val="auto"/>
          <w:szCs w:val="26"/>
        </w:rPr>
      </w:pPr>
      <w:bookmarkStart w:id="333" w:name="_Toc511914401"/>
      <w:bookmarkStart w:id="334" w:name="_Toc511914481"/>
      <w:bookmarkStart w:id="335" w:name="_Toc511919216"/>
      <w:r w:rsidRPr="000A6031">
        <w:rPr>
          <w:rFonts w:cs="Times New Roman"/>
          <w:color w:val="auto"/>
          <w:szCs w:val="26"/>
        </w:rPr>
        <w:t>1.</w:t>
      </w:r>
      <w:r w:rsidR="0047737C" w:rsidRPr="000A6031">
        <w:rPr>
          <w:rFonts w:eastAsia="Times New Roman" w:cs="Times New Roman"/>
          <w:color w:val="auto"/>
          <w:szCs w:val="26"/>
        </w:rPr>
        <w:t>8.1 Giới thiệu</w:t>
      </w:r>
      <w:bookmarkEnd w:id="333"/>
      <w:bookmarkEnd w:id="334"/>
      <w:bookmarkEnd w:id="335"/>
    </w:p>
    <w:p w:rsidR="0047737C" w:rsidRPr="000A6031" w:rsidRDefault="0047737C" w:rsidP="00547EC1">
      <w:pPr>
        <w:shd w:val="clear" w:color="auto" w:fill="FFFFFF"/>
        <w:spacing w:line="26" w:lineRule="atLeast"/>
        <w:ind w:firstLine="709"/>
        <w:rPr>
          <w:rFonts w:eastAsia="Times New Roman" w:cs="Times New Roman"/>
          <w:spacing w:val="-1"/>
          <w:szCs w:val="26"/>
          <w:lang w:eastAsia="en-US"/>
        </w:rPr>
      </w:pPr>
      <w:r w:rsidRPr="000A6031">
        <w:rPr>
          <w:rFonts w:eastAsia="Times New Roman" w:cs="Times New Roman"/>
          <w:spacing w:val="-1"/>
          <w:szCs w:val="26"/>
          <w:lang w:eastAsia="en-US"/>
        </w:rPr>
        <w:t xml:space="preserve">Express là một web application framework for nodejs, nó cung cấp cho chúng những rất nhiều tính năng mạnh mẽ trên nền tảng web. Express rất dễ dàng để phát triển các ứng dụng nhanh dựa trên Node.js cho các ứng dụng Web. Express hỗ trợ các </w:t>
      </w:r>
      <w:r w:rsidRPr="000A6031">
        <w:rPr>
          <w:rFonts w:eastAsia="Times New Roman" w:cs="Times New Roman"/>
          <w:spacing w:val="-1"/>
          <w:szCs w:val="26"/>
          <w:lang w:eastAsia="en-US"/>
        </w:rPr>
        <w:lastRenderedPageBreak/>
        <w:t>phương thức HTTP và middleware tạo ra 1 API rất mạnh mẽ và sử dụng dễ dàng hơn. Khi mới tiếp cận với Express mình thực sự bị cuốn hút bởi các API của nó, từ cách sử dụng route, template, đều khá dễ tùy chọn và làm việc. Các tính năng của Express framework phải kể đến như:</w:t>
      </w:r>
    </w:p>
    <w:p w:rsidR="0047737C" w:rsidRPr="001E1BF5" w:rsidRDefault="0047737C" w:rsidP="00F142FA">
      <w:pPr>
        <w:pStyle w:val="ListParagraph"/>
        <w:numPr>
          <w:ilvl w:val="0"/>
          <w:numId w:val="35"/>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Cho phép thiết lập các lớp trung gian để trả về các HTTP request.</w:t>
      </w:r>
    </w:p>
    <w:p w:rsidR="0047737C" w:rsidRPr="001E1BF5" w:rsidRDefault="0047737C" w:rsidP="00F142FA">
      <w:pPr>
        <w:pStyle w:val="ListParagraph"/>
        <w:numPr>
          <w:ilvl w:val="0"/>
          <w:numId w:val="35"/>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Định nghĩa routing có thể được sử dụng với các hành động khác nhau dựa trên phương thức HTTP và URL.</w:t>
      </w:r>
    </w:p>
    <w:p w:rsidR="0047737C" w:rsidRDefault="0047737C" w:rsidP="00F142FA">
      <w:pPr>
        <w:pStyle w:val="ListParagraph"/>
        <w:numPr>
          <w:ilvl w:val="0"/>
          <w:numId w:val="35"/>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Cho phép trả về các trang HTML dựa vào các tham số truyền vào đến template.</w:t>
      </w:r>
    </w:p>
    <w:p w:rsidR="001E1BF5" w:rsidRDefault="001E1BF5" w:rsidP="001E1BF5">
      <w:pPr>
        <w:shd w:val="clear" w:color="auto" w:fill="FFFFFF"/>
        <w:spacing w:line="26" w:lineRule="atLeast"/>
        <w:rPr>
          <w:rFonts w:eastAsia="Times New Roman" w:cs="Times New Roman"/>
          <w:szCs w:val="26"/>
          <w:lang w:eastAsia="en-US"/>
        </w:rPr>
      </w:pPr>
    </w:p>
    <w:p w:rsidR="001E1BF5" w:rsidRPr="001E1BF5" w:rsidRDefault="001E1BF5" w:rsidP="001E1BF5">
      <w:pPr>
        <w:shd w:val="clear" w:color="auto" w:fill="FFFFFF"/>
        <w:spacing w:line="26" w:lineRule="atLeast"/>
        <w:rPr>
          <w:rFonts w:eastAsia="Times New Roman" w:cs="Times New Roman"/>
          <w:szCs w:val="26"/>
          <w:lang w:eastAsia="en-US"/>
        </w:rPr>
      </w:pPr>
    </w:p>
    <w:p w:rsidR="0047737C" w:rsidRPr="000A6031" w:rsidRDefault="00535672" w:rsidP="001E1BF5">
      <w:pPr>
        <w:pStyle w:val="Heading3"/>
        <w:spacing w:before="120" w:after="120" w:line="26" w:lineRule="atLeast"/>
        <w:rPr>
          <w:rFonts w:eastAsia="Times New Roman" w:cs="Times New Roman"/>
          <w:b w:val="0"/>
          <w:color w:val="auto"/>
          <w:szCs w:val="26"/>
          <w:lang w:eastAsia="en-US"/>
        </w:rPr>
      </w:pPr>
      <w:bookmarkStart w:id="336" w:name="_Toc511914402"/>
      <w:bookmarkStart w:id="337" w:name="_Toc511914482"/>
      <w:bookmarkStart w:id="338" w:name="_Toc511919217"/>
      <w:r w:rsidRPr="000A6031">
        <w:rPr>
          <w:rFonts w:cs="Times New Roman"/>
          <w:color w:val="auto"/>
          <w:szCs w:val="26"/>
        </w:rPr>
        <w:t>1.</w:t>
      </w:r>
      <w:r w:rsidR="0047737C" w:rsidRPr="000A6031">
        <w:rPr>
          <w:rFonts w:eastAsia="Times New Roman" w:cs="Times New Roman"/>
          <w:color w:val="auto"/>
          <w:szCs w:val="26"/>
          <w:lang w:eastAsia="en-US"/>
        </w:rPr>
        <w:t>8.2 Cài đặt Express Framework</w:t>
      </w:r>
      <w:bookmarkEnd w:id="336"/>
      <w:bookmarkEnd w:id="337"/>
      <w:bookmarkEnd w:id="338"/>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Để cài đặt Express framework sử dụng npm như sau:</w:t>
      </w:r>
    </w:p>
    <w:p w:rsidR="0047737C" w:rsidRPr="000A6031" w:rsidRDefault="0047737C" w:rsidP="00547EC1">
      <w:pPr>
        <w:shd w:val="clear" w:color="auto" w:fill="FFFFFF"/>
        <w:spacing w:line="26" w:lineRule="atLeast"/>
        <w:ind w:firstLine="709"/>
        <w:rPr>
          <w:rFonts w:ascii="Consolas" w:eastAsia="Times New Roman" w:hAnsi="Consolas" w:cs="Times New Roman"/>
          <w:szCs w:val="26"/>
          <w:lang w:eastAsia="en-US"/>
        </w:rPr>
      </w:pPr>
      <w:r w:rsidRPr="000A6031">
        <w:rPr>
          <w:rFonts w:ascii="Consolas" w:eastAsia="Times New Roman" w:hAnsi="Consolas" w:cs="Times New Roman"/>
          <w:szCs w:val="26"/>
          <w:lang w:eastAsia="en-US"/>
        </w:rPr>
        <w:t>npm install express –</w:t>
      </w:r>
      <w:r w:rsidR="00676D63" w:rsidRPr="000A6031">
        <w:rPr>
          <w:rFonts w:ascii="Consolas" w:eastAsia="Times New Roman" w:hAnsi="Consolas" w:cs="Times New Roman"/>
          <w:szCs w:val="26"/>
          <w:lang w:eastAsia="en-US"/>
        </w:rPr>
        <w:t>-</w:t>
      </w:r>
      <w:r w:rsidRPr="000A6031">
        <w:rPr>
          <w:rFonts w:ascii="Consolas" w:eastAsia="Times New Roman" w:hAnsi="Consolas" w:cs="Times New Roman"/>
          <w:szCs w:val="26"/>
          <w:lang w:eastAsia="en-US"/>
        </w:rPr>
        <w:t>save</w:t>
      </w:r>
    </w:p>
    <w:p w:rsidR="0047737C" w:rsidRPr="000A6031" w:rsidRDefault="00BC2941"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Một</w:t>
      </w:r>
      <w:r w:rsidR="0047737C" w:rsidRPr="000A6031">
        <w:rPr>
          <w:rFonts w:eastAsia="Times New Roman" w:cs="Times New Roman"/>
          <w:szCs w:val="26"/>
          <w:lang w:eastAsia="en-US"/>
        </w:rPr>
        <w:t xml:space="preserve"> số module quan trọng đi cùng với express:</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body-parser</w:t>
      </w:r>
      <w:r w:rsidRPr="000A6031">
        <w:rPr>
          <w:rFonts w:eastAsia="Times New Roman" w:cs="Times New Roman"/>
          <w:szCs w:val="26"/>
          <w:lang w:eastAsia="en-US"/>
        </w:rPr>
        <w:t xml:space="preserve"> - Đây là một lớp trung gian node.js để xử lí JSON, dự liệu thô, text và mã hóa URL.</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cookie-parser</w:t>
      </w:r>
      <w:r w:rsidRPr="000A6031">
        <w:rPr>
          <w:rFonts w:eastAsia="Times New Roman" w:cs="Times New Roman"/>
          <w:szCs w:val="26"/>
          <w:lang w:eastAsia="en-US"/>
        </w:rPr>
        <w:t>- Chuyển đổi header của Cookie và phân bố đến các req.cookies</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multer</w:t>
      </w:r>
      <w:r w:rsidRPr="000A6031">
        <w:rPr>
          <w:rFonts w:eastAsia="Times New Roman" w:cs="Times New Roman"/>
          <w:szCs w:val="26"/>
          <w:lang w:eastAsia="en-US"/>
        </w:rPr>
        <w:t xml:space="preserve"> - Đây là một thành phần trung g</w:t>
      </w:r>
      <w:r w:rsidR="00535672" w:rsidRPr="000A6031">
        <w:rPr>
          <w:rFonts w:eastAsia="Times New Roman" w:cs="Times New Roman"/>
          <w:szCs w:val="26"/>
          <w:lang w:eastAsia="en-US"/>
        </w:rPr>
        <w:t xml:space="preserve">ian trong node.js để xử lí phần </w:t>
      </w:r>
      <w:r w:rsidRPr="000A6031">
        <w:rPr>
          <w:rFonts w:eastAsia="Times New Roman" w:cs="Times New Roman"/>
          <w:szCs w:val="26"/>
          <w:lang w:eastAsia="en-US"/>
        </w:rPr>
        <w:t>multipart/form-data.</w:t>
      </w:r>
    </w:p>
    <w:p w:rsidR="0047737C" w:rsidRPr="000A6031" w:rsidRDefault="0047737C" w:rsidP="001E1BF5">
      <w:pPr>
        <w:pStyle w:val="phongcode"/>
        <w:rPr>
          <w:lang w:eastAsia="en-US"/>
        </w:rPr>
      </w:pPr>
      <w:r w:rsidRPr="000A6031">
        <w:rPr>
          <w:lang w:eastAsia="en-US"/>
        </w:rPr>
        <w:t>npm install body-parser –save</w:t>
      </w:r>
    </w:p>
    <w:p w:rsidR="0047737C" w:rsidRPr="000A6031" w:rsidRDefault="0047737C" w:rsidP="001E1BF5">
      <w:pPr>
        <w:pStyle w:val="phongcode"/>
        <w:rPr>
          <w:lang w:eastAsia="en-US"/>
        </w:rPr>
      </w:pPr>
      <w:r w:rsidRPr="000A6031">
        <w:rPr>
          <w:lang w:eastAsia="en-US"/>
        </w:rPr>
        <w:t>npm install cookie-parser --save</w:t>
      </w:r>
    </w:p>
    <w:p w:rsidR="0047737C" w:rsidRPr="000A6031" w:rsidRDefault="0047737C" w:rsidP="001E1BF5">
      <w:pPr>
        <w:pStyle w:val="phongcode"/>
        <w:rPr>
          <w:lang w:eastAsia="en-US"/>
        </w:rPr>
      </w:pPr>
      <w:r w:rsidRPr="000A6031">
        <w:rPr>
          <w:lang w:eastAsia="en-US"/>
        </w:rPr>
        <w:t>npm install multer –save</w:t>
      </w:r>
    </w:p>
    <w:p w:rsidR="00A757AD" w:rsidRPr="000A6031" w:rsidRDefault="00535672" w:rsidP="001E1BF5">
      <w:pPr>
        <w:pStyle w:val="Heading3"/>
        <w:spacing w:before="120" w:after="120" w:line="26" w:lineRule="atLeast"/>
        <w:rPr>
          <w:rFonts w:cs="Times New Roman"/>
          <w:b w:val="0"/>
          <w:bCs w:val="0"/>
          <w:color w:val="auto"/>
          <w:szCs w:val="26"/>
        </w:rPr>
      </w:pPr>
      <w:bookmarkStart w:id="339" w:name="_Toc511914403"/>
      <w:bookmarkStart w:id="340" w:name="_Toc511914483"/>
      <w:bookmarkStart w:id="341" w:name="_Toc511919218"/>
      <w:r w:rsidRPr="000A6031">
        <w:rPr>
          <w:rFonts w:cs="Times New Roman"/>
          <w:color w:val="auto"/>
          <w:szCs w:val="26"/>
        </w:rPr>
        <w:t>1.</w:t>
      </w:r>
      <w:r w:rsidR="00A757AD" w:rsidRPr="000A6031">
        <w:rPr>
          <w:rFonts w:eastAsia="Times New Roman" w:cs="Times New Roman"/>
          <w:color w:val="auto"/>
          <w:szCs w:val="26"/>
          <w:lang w:eastAsia="en-US"/>
        </w:rPr>
        <w:t xml:space="preserve">8.3 </w:t>
      </w:r>
      <w:r w:rsidR="00A757AD" w:rsidRPr="000A6031">
        <w:rPr>
          <w:rFonts w:cs="Times New Roman"/>
          <w:color w:val="auto"/>
          <w:szCs w:val="26"/>
        </w:rPr>
        <w:t>Express route</w:t>
      </w:r>
      <w:bookmarkEnd w:id="339"/>
      <w:bookmarkEnd w:id="340"/>
      <w:bookmarkEnd w:id="341"/>
    </w:p>
    <w:p w:rsidR="00A757AD" w:rsidRPr="000A6031" w:rsidRDefault="00A757AD" w:rsidP="00547EC1">
      <w:pPr>
        <w:spacing w:line="26" w:lineRule="atLeast"/>
        <w:ind w:firstLine="709"/>
        <w:rPr>
          <w:rFonts w:cs="Times New Roman"/>
          <w:szCs w:val="26"/>
        </w:rPr>
      </w:pPr>
      <w:r w:rsidRPr="000A6031">
        <w:rPr>
          <w:rFonts w:cs="Times New Roman"/>
          <w:szCs w:val="26"/>
        </w:rPr>
        <w:t>Route là một thành phần cực kỳ quan trọng của một website, nó giúp website biết được người dùng truy cập đến nơi nào của trang web, từ đó phản hồi lại một cách thích hợp. Trong ExpressJs, route được tích hợp sẵn và dễ dàng sử dụng. Bài viết này hãy cùng mình đi tìm hiểu về route trong Express nhé.</w:t>
      </w:r>
    </w:p>
    <w:p w:rsidR="00A757AD" w:rsidRPr="001E1BF5" w:rsidRDefault="00A757AD" w:rsidP="00F142FA">
      <w:pPr>
        <w:pStyle w:val="ListParagraph"/>
        <w:numPr>
          <w:ilvl w:val="0"/>
          <w:numId w:val="37"/>
        </w:numPr>
        <w:spacing w:line="26" w:lineRule="atLeast"/>
        <w:rPr>
          <w:rFonts w:cs="Times New Roman"/>
          <w:b/>
          <w:szCs w:val="26"/>
        </w:rPr>
      </w:pPr>
      <w:r w:rsidRPr="001E1BF5">
        <w:rPr>
          <w:rFonts w:cs="Times New Roman"/>
          <w:b/>
          <w:szCs w:val="26"/>
        </w:rPr>
        <w:t>Route methods</w:t>
      </w:r>
    </w:p>
    <w:p w:rsidR="00A757AD" w:rsidRPr="000A6031" w:rsidRDefault="00A757AD" w:rsidP="00547EC1">
      <w:pPr>
        <w:spacing w:line="26" w:lineRule="atLeast"/>
        <w:ind w:firstLine="709"/>
        <w:rPr>
          <w:rFonts w:cs="Times New Roman"/>
          <w:szCs w:val="26"/>
        </w:rPr>
      </w:pPr>
      <w:r w:rsidRPr="000A6031">
        <w:rPr>
          <w:rFonts w:cs="Times New Roman"/>
          <w:szCs w:val="26"/>
        </w:rPr>
        <w:t>Để sử dụng các phương thức GET, POST, PUT, DELETE trong route</w:t>
      </w:r>
      <w:r w:rsidR="00BC2941" w:rsidRPr="000A6031">
        <w:rPr>
          <w:rFonts w:cs="Times New Roman"/>
          <w:szCs w:val="26"/>
        </w:rPr>
        <w:t>:</w:t>
      </w:r>
    </w:p>
    <w:p w:rsidR="00A757AD" w:rsidRPr="001E1BF5" w:rsidRDefault="001E1BF5" w:rsidP="00F142FA">
      <w:pPr>
        <w:pStyle w:val="ListParagraph"/>
        <w:numPr>
          <w:ilvl w:val="0"/>
          <w:numId w:val="36"/>
        </w:numPr>
        <w:spacing w:line="26" w:lineRule="atLeast"/>
        <w:rPr>
          <w:rFonts w:ascii="Consolas" w:hAnsi="Consolas"/>
          <w:szCs w:val="26"/>
        </w:rPr>
      </w:pPr>
      <w:r w:rsidRPr="001E1BF5">
        <w:rPr>
          <w:rFonts w:cs="Times New Roman"/>
          <w:szCs w:val="26"/>
        </w:rPr>
        <w:t>GET</w:t>
      </w:r>
    </w:p>
    <w:p w:rsidR="00A757AD" w:rsidRPr="000A6031" w:rsidRDefault="00A757AD" w:rsidP="001E1BF5">
      <w:pPr>
        <w:pStyle w:val="phongcode"/>
      </w:pPr>
      <w:r w:rsidRPr="000A6031">
        <w:t xml:space="preserve">app.get('/', function (req, res) {  </w:t>
      </w:r>
    </w:p>
    <w:p w:rsidR="00A757AD" w:rsidRPr="000A6031" w:rsidRDefault="00A757AD" w:rsidP="001E1BF5">
      <w:pPr>
        <w:pStyle w:val="phongcode"/>
      </w:pPr>
      <w:r w:rsidRPr="000A6031">
        <w:t xml:space="preserve">    res.send('Hello World!');</w:t>
      </w:r>
    </w:p>
    <w:p w:rsidR="00A757AD" w:rsidRPr="000A6031" w:rsidRDefault="00A757AD" w:rsidP="001E1BF5">
      <w:pPr>
        <w:pStyle w:val="phongcode"/>
      </w:pPr>
      <w:r w:rsidRPr="000A6031">
        <w:t>});</w:t>
      </w:r>
    </w:p>
    <w:p w:rsidR="001E1BF5" w:rsidRPr="001E1BF5" w:rsidRDefault="001E1BF5" w:rsidP="00F142FA">
      <w:pPr>
        <w:pStyle w:val="ListParagraph"/>
        <w:numPr>
          <w:ilvl w:val="0"/>
          <w:numId w:val="36"/>
        </w:numPr>
        <w:spacing w:line="26" w:lineRule="atLeast"/>
        <w:rPr>
          <w:rFonts w:ascii="Consolas" w:hAnsi="Consolas"/>
          <w:szCs w:val="26"/>
        </w:rPr>
      </w:pPr>
      <w:r w:rsidRPr="001E1BF5">
        <w:rPr>
          <w:rFonts w:cs="Times New Roman"/>
          <w:szCs w:val="26"/>
        </w:rPr>
        <w:lastRenderedPageBreak/>
        <w:t>POST</w:t>
      </w:r>
      <w:r w:rsidRPr="001E1BF5">
        <w:rPr>
          <w:rFonts w:ascii="Consolas" w:hAnsi="Consolas"/>
          <w:szCs w:val="26"/>
        </w:rPr>
        <w:t xml:space="preserve"> </w:t>
      </w:r>
    </w:p>
    <w:p w:rsidR="00A757AD" w:rsidRPr="000A6031" w:rsidRDefault="00A757AD" w:rsidP="001E1BF5">
      <w:pPr>
        <w:pStyle w:val="phongcode"/>
      </w:pPr>
      <w:r w:rsidRPr="000A6031">
        <w:t xml:space="preserve">app.post('/', function (req, res) {  </w:t>
      </w:r>
    </w:p>
    <w:p w:rsidR="00A757AD" w:rsidRPr="000A6031" w:rsidRDefault="00A757AD" w:rsidP="001E1BF5">
      <w:pPr>
        <w:pStyle w:val="phongcode"/>
      </w:pPr>
      <w:r w:rsidRPr="000A6031">
        <w:t xml:space="preserve">    res.send('Got a POST request');</w:t>
      </w:r>
    </w:p>
    <w:p w:rsidR="00A757AD" w:rsidRPr="000A6031" w:rsidRDefault="00A757AD" w:rsidP="001E1BF5">
      <w:pPr>
        <w:pStyle w:val="phongcode"/>
      </w:pPr>
      <w:r w:rsidRPr="000A6031">
        <w:t>});</w:t>
      </w:r>
    </w:p>
    <w:p w:rsidR="001E1BF5" w:rsidRPr="001E1BF5" w:rsidRDefault="001E1BF5" w:rsidP="00F142FA">
      <w:pPr>
        <w:pStyle w:val="ListParagraph"/>
        <w:numPr>
          <w:ilvl w:val="0"/>
          <w:numId w:val="36"/>
        </w:numPr>
        <w:spacing w:line="26" w:lineRule="atLeast"/>
        <w:rPr>
          <w:rFonts w:ascii="Consolas" w:hAnsi="Consolas"/>
          <w:szCs w:val="26"/>
        </w:rPr>
      </w:pPr>
      <w:r w:rsidRPr="001E1BF5">
        <w:rPr>
          <w:rFonts w:cs="Times New Roman"/>
          <w:szCs w:val="26"/>
        </w:rPr>
        <w:t>PUT</w:t>
      </w:r>
      <w:r w:rsidRPr="001E1BF5">
        <w:rPr>
          <w:rFonts w:ascii="Consolas" w:hAnsi="Consolas"/>
          <w:szCs w:val="26"/>
        </w:rPr>
        <w:t xml:space="preserve"> </w:t>
      </w:r>
    </w:p>
    <w:p w:rsidR="00A757AD" w:rsidRPr="000A6031" w:rsidRDefault="00A757AD" w:rsidP="001E1BF5">
      <w:pPr>
        <w:pStyle w:val="phongcode"/>
      </w:pPr>
      <w:r w:rsidRPr="000A6031">
        <w:t xml:space="preserve">app.put('/user', function (req, res) {  </w:t>
      </w:r>
    </w:p>
    <w:p w:rsidR="00A757AD" w:rsidRPr="000A6031" w:rsidRDefault="00A757AD" w:rsidP="001E1BF5">
      <w:pPr>
        <w:pStyle w:val="phongcode"/>
      </w:pPr>
      <w:r w:rsidRPr="000A6031">
        <w:t xml:space="preserve">    res.send('Got a PUT request at /user');</w:t>
      </w:r>
    </w:p>
    <w:p w:rsidR="00A757AD" w:rsidRPr="000A6031" w:rsidRDefault="00A757AD" w:rsidP="001E1BF5">
      <w:pPr>
        <w:pStyle w:val="phongcode"/>
      </w:pPr>
      <w:r w:rsidRPr="000A6031">
        <w:t>});</w:t>
      </w:r>
    </w:p>
    <w:p w:rsidR="00A757AD" w:rsidRPr="001E1BF5" w:rsidRDefault="001E1BF5" w:rsidP="00F142FA">
      <w:pPr>
        <w:pStyle w:val="ListParagraph"/>
        <w:numPr>
          <w:ilvl w:val="0"/>
          <w:numId w:val="36"/>
        </w:numPr>
        <w:spacing w:line="26" w:lineRule="atLeast"/>
        <w:rPr>
          <w:rFonts w:ascii="Consolas" w:hAnsi="Consolas"/>
          <w:szCs w:val="26"/>
        </w:rPr>
      </w:pPr>
      <w:r w:rsidRPr="001E1BF5">
        <w:rPr>
          <w:rFonts w:cs="Times New Roman"/>
          <w:szCs w:val="26"/>
        </w:rPr>
        <w:t>DELETE</w:t>
      </w:r>
    </w:p>
    <w:p w:rsidR="00A757AD" w:rsidRPr="000A6031" w:rsidRDefault="00A757AD" w:rsidP="001E1BF5">
      <w:pPr>
        <w:pStyle w:val="phongcode"/>
      </w:pPr>
      <w:r w:rsidRPr="000A6031">
        <w:t xml:space="preserve">app.delete('/user', function (req, res) {  </w:t>
      </w:r>
    </w:p>
    <w:p w:rsidR="00A757AD" w:rsidRPr="000A6031" w:rsidRDefault="00A757AD" w:rsidP="001E1BF5">
      <w:pPr>
        <w:pStyle w:val="phongcode"/>
      </w:pPr>
      <w:r w:rsidRPr="000A6031">
        <w:t xml:space="preserve">    res.send('Got a DELETE request at /user');</w:t>
      </w:r>
    </w:p>
    <w:p w:rsidR="00A757AD" w:rsidRPr="000A6031" w:rsidRDefault="00A757AD" w:rsidP="001E1BF5">
      <w:pPr>
        <w:pStyle w:val="phongcode"/>
      </w:pPr>
      <w:r w:rsidRPr="000A6031">
        <w:t>});</w:t>
      </w:r>
    </w:p>
    <w:p w:rsidR="001E1BF5" w:rsidRDefault="001E1BF5" w:rsidP="00547EC1">
      <w:pPr>
        <w:spacing w:line="26" w:lineRule="atLeast"/>
        <w:ind w:firstLine="709"/>
        <w:rPr>
          <w:rFonts w:cs="Times New Roman"/>
          <w:szCs w:val="26"/>
        </w:rPr>
      </w:pPr>
    </w:p>
    <w:p w:rsidR="00A757AD" w:rsidRPr="000A6031" w:rsidRDefault="00A757AD" w:rsidP="00547EC1">
      <w:pPr>
        <w:spacing w:line="26" w:lineRule="atLeast"/>
        <w:ind w:firstLine="709"/>
        <w:rPr>
          <w:rFonts w:cs="Times New Roman"/>
          <w:szCs w:val="26"/>
        </w:rPr>
      </w:pPr>
      <w:r w:rsidRPr="000A6031">
        <w:rPr>
          <w:rFonts w:cs="Times New Roman"/>
          <w:szCs w:val="26"/>
        </w:rPr>
        <w:t>Với khai báo như trên, khi truy cập vào địa chỉ localhost:3000/user bằng các phương thức GET, POST, PUT, DELETE server sẽ gửi lại một đoạn text tương ứng.</w:t>
      </w:r>
    </w:p>
    <w:p w:rsidR="00A757AD" w:rsidRPr="001E1BF5" w:rsidRDefault="00A757AD" w:rsidP="00F142FA">
      <w:pPr>
        <w:pStyle w:val="ListParagraph"/>
        <w:numPr>
          <w:ilvl w:val="0"/>
          <w:numId w:val="37"/>
        </w:numPr>
        <w:spacing w:line="26" w:lineRule="atLeast"/>
        <w:rPr>
          <w:rFonts w:cs="Times New Roman"/>
          <w:b/>
          <w:szCs w:val="26"/>
        </w:rPr>
      </w:pPr>
      <w:r w:rsidRPr="001E1BF5">
        <w:rPr>
          <w:rFonts w:cs="Times New Roman"/>
          <w:b/>
          <w:szCs w:val="26"/>
        </w:rPr>
        <w:t>Route parameters</w:t>
      </w:r>
    </w:p>
    <w:p w:rsidR="00A757AD" w:rsidRPr="000A6031" w:rsidRDefault="00A757AD" w:rsidP="00547EC1">
      <w:pPr>
        <w:spacing w:line="26" w:lineRule="atLeast"/>
        <w:ind w:firstLine="709"/>
        <w:rPr>
          <w:rFonts w:ascii="Consolas" w:hAnsi="Consolas"/>
          <w:szCs w:val="26"/>
        </w:rPr>
      </w:pPr>
      <w:r w:rsidRPr="000A6031">
        <w:rPr>
          <w:rFonts w:ascii="Consolas" w:hAnsi="Consolas"/>
          <w:szCs w:val="26"/>
        </w:rPr>
        <w:t xml:space="preserve">app.get('/user/:id', function(req, res) {  </w:t>
      </w:r>
    </w:p>
    <w:p w:rsidR="00A757AD" w:rsidRPr="000A6031" w:rsidRDefault="00A757AD" w:rsidP="00547EC1">
      <w:pPr>
        <w:spacing w:line="26" w:lineRule="atLeast"/>
        <w:ind w:firstLine="709"/>
        <w:rPr>
          <w:rFonts w:ascii="Consolas" w:hAnsi="Consolas"/>
          <w:szCs w:val="26"/>
        </w:rPr>
      </w:pPr>
      <w:r w:rsidRPr="000A6031">
        <w:rPr>
          <w:rFonts w:ascii="Consolas" w:hAnsi="Consolas"/>
          <w:szCs w:val="26"/>
        </w:rPr>
        <w:t xml:space="preserve">    var id = req.params['id']; </w:t>
      </w:r>
    </w:p>
    <w:p w:rsidR="00A757AD" w:rsidRPr="000A6031" w:rsidRDefault="00A757AD" w:rsidP="00547EC1">
      <w:pPr>
        <w:spacing w:line="26" w:lineRule="atLeast"/>
        <w:ind w:firstLine="709"/>
        <w:rPr>
          <w:rFonts w:ascii="Consolas" w:hAnsi="Consolas"/>
          <w:szCs w:val="26"/>
        </w:rPr>
      </w:pPr>
      <w:r w:rsidRPr="000A6031">
        <w:rPr>
          <w:rFonts w:ascii="Consolas" w:hAnsi="Consolas"/>
          <w:szCs w:val="26"/>
        </w:rPr>
        <w:t xml:space="preserve">    res.send('The id is ' + id); </w:t>
      </w:r>
    </w:p>
    <w:p w:rsidR="00A757AD" w:rsidRPr="000A6031" w:rsidRDefault="00A757AD" w:rsidP="00547EC1">
      <w:pPr>
        <w:spacing w:line="26" w:lineRule="atLeast"/>
        <w:ind w:firstLine="709"/>
        <w:rPr>
          <w:rFonts w:ascii="Consolas" w:hAnsi="Consolas"/>
          <w:szCs w:val="26"/>
        </w:rPr>
      </w:pPr>
      <w:r w:rsidRPr="000A6031">
        <w:rPr>
          <w:rFonts w:ascii="Consolas" w:hAnsi="Consolas"/>
          <w:szCs w:val="26"/>
        </w:rPr>
        <w:t>});</w:t>
      </w:r>
    </w:p>
    <w:p w:rsidR="001E1BF5" w:rsidRDefault="00A757AD" w:rsidP="001E1BF5">
      <w:pPr>
        <w:spacing w:line="26" w:lineRule="atLeast"/>
        <w:ind w:firstLine="709"/>
        <w:rPr>
          <w:rFonts w:cs="Times New Roman"/>
          <w:szCs w:val="26"/>
        </w:rPr>
      </w:pPr>
      <w:r w:rsidRPr="000A6031">
        <w:rPr>
          <w:rFonts w:cs="Times New Roman"/>
          <w:szCs w:val="26"/>
        </w:rPr>
        <w:t>Vớ</w:t>
      </w:r>
      <w:r w:rsidR="00F13E8D">
        <w:rPr>
          <w:rFonts w:cs="Times New Roman"/>
          <w:szCs w:val="26"/>
        </w:rPr>
        <w:t>i khai báo bên trên khi</w:t>
      </w:r>
      <w:r w:rsidRPr="000A6031">
        <w:rPr>
          <w:rFonts w:cs="Times New Roman"/>
          <w:szCs w:val="26"/>
        </w:rPr>
        <w:t xml:space="preserve"> truy cập vào địa chỉ localhost:3000/user/6969 thì server sẽ trả lạ</w:t>
      </w:r>
      <w:r w:rsidR="00BC2941" w:rsidRPr="000A6031">
        <w:rPr>
          <w:rFonts w:cs="Times New Roman"/>
          <w:szCs w:val="26"/>
        </w:rPr>
        <w:t xml:space="preserve">i </w:t>
      </w:r>
      <w:r w:rsidRPr="000A6031">
        <w:rPr>
          <w:rFonts w:cs="Times New Roman"/>
          <w:szCs w:val="26"/>
        </w:rPr>
        <w:t>đoạn text: The id is 6969.</w:t>
      </w:r>
      <w:bookmarkStart w:id="342" w:name="_Toc507842844"/>
    </w:p>
    <w:p w:rsidR="00A757AD" w:rsidRPr="00300FD9" w:rsidRDefault="001E1BF5" w:rsidP="009D1BE1">
      <w:pPr>
        <w:pStyle w:val="Heading2"/>
        <w:rPr>
          <w:rFonts w:cs="Times New Roman"/>
          <w:b w:val="0"/>
          <w:color w:val="auto"/>
        </w:rPr>
      </w:pPr>
      <w:bookmarkStart w:id="343" w:name="_Toc511914404"/>
      <w:bookmarkStart w:id="344" w:name="_Toc511914484"/>
      <w:bookmarkStart w:id="345" w:name="_Toc511919219"/>
      <w:r w:rsidRPr="00300FD9">
        <w:rPr>
          <w:rFonts w:cs="Times New Roman"/>
          <w:color w:val="auto"/>
        </w:rPr>
        <w:t xml:space="preserve">1.9 </w:t>
      </w:r>
      <w:r w:rsidR="00A757AD" w:rsidRPr="00300FD9">
        <w:rPr>
          <w:rFonts w:cs="Times New Roman"/>
          <w:color w:val="auto"/>
        </w:rPr>
        <w:t>Socket.io framework Real-time trong Nodejs</w:t>
      </w:r>
      <w:bookmarkEnd w:id="342"/>
      <w:bookmarkEnd w:id="343"/>
      <w:bookmarkEnd w:id="344"/>
      <w:bookmarkEnd w:id="345"/>
    </w:p>
    <w:p w:rsidR="00A757AD" w:rsidRPr="000A6031" w:rsidRDefault="00535672" w:rsidP="001E1BF5">
      <w:pPr>
        <w:pStyle w:val="Heading3"/>
        <w:spacing w:before="120" w:after="120" w:line="26" w:lineRule="atLeast"/>
        <w:rPr>
          <w:rFonts w:cs="Times New Roman"/>
          <w:color w:val="auto"/>
          <w:szCs w:val="26"/>
        </w:rPr>
      </w:pPr>
      <w:bookmarkStart w:id="346" w:name="_Toc511914405"/>
      <w:bookmarkStart w:id="347" w:name="_Toc511914485"/>
      <w:bookmarkStart w:id="348" w:name="_Toc511919220"/>
      <w:r w:rsidRPr="000A6031">
        <w:rPr>
          <w:rFonts w:cs="Times New Roman"/>
          <w:color w:val="auto"/>
          <w:szCs w:val="26"/>
        </w:rPr>
        <w:t>1.</w:t>
      </w:r>
      <w:r w:rsidR="00A757AD" w:rsidRPr="000A6031">
        <w:rPr>
          <w:rFonts w:cs="Times New Roman"/>
          <w:color w:val="auto"/>
          <w:szCs w:val="26"/>
        </w:rPr>
        <w:t>9.1 Giới thiệu</w:t>
      </w:r>
      <w:bookmarkEnd w:id="346"/>
      <w:bookmarkEnd w:id="347"/>
      <w:bookmarkEnd w:id="348"/>
    </w:p>
    <w:p w:rsidR="00A757AD" w:rsidRPr="000A6031" w:rsidRDefault="00A757AD" w:rsidP="00F142FA">
      <w:pPr>
        <w:pStyle w:val="ListParagraph"/>
        <w:numPr>
          <w:ilvl w:val="0"/>
          <w:numId w:val="36"/>
        </w:numPr>
        <w:spacing w:line="26" w:lineRule="atLeast"/>
        <w:rPr>
          <w:szCs w:val="26"/>
        </w:rPr>
      </w:pPr>
      <w:r w:rsidRPr="000A6031">
        <w:rPr>
          <w:szCs w:val="26"/>
        </w:rPr>
        <w:t>Là một module của NodeJs</w:t>
      </w:r>
    </w:p>
    <w:p w:rsidR="00A757AD" w:rsidRPr="000A6031" w:rsidRDefault="00A757AD" w:rsidP="00F142FA">
      <w:pPr>
        <w:pStyle w:val="ListParagraph"/>
        <w:numPr>
          <w:ilvl w:val="0"/>
          <w:numId w:val="36"/>
        </w:numPr>
        <w:spacing w:line="26" w:lineRule="atLeast"/>
        <w:rPr>
          <w:szCs w:val="26"/>
        </w:rPr>
      </w:pPr>
      <w:r w:rsidRPr="000A6031">
        <w:rPr>
          <w:szCs w:val="26"/>
        </w:rPr>
        <w:t>Được xây dựng nhằm mục đích tạo ra real time Nod</w:t>
      </w:r>
      <w:r w:rsidR="00535672" w:rsidRPr="000A6031">
        <w:rPr>
          <w:szCs w:val="26"/>
        </w:rPr>
        <w:t xml:space="preserve">eJS application. Socket.io cung </w:t>
      </w:r>
      <w:r w:rsidRPr="000A6031">
        <w:rPr>
          <w:szCs w:val="26"/>
        </w:rPr>
        <w:t>cấp cho lập trình viên các đặc trưng như event, room và tự động phục hồi lại kế</w:t>
      </w:r>
      <w:r w:rsidR="00535672" w:rsidRPr="000A6031">
        <w:rPr>
          <w:szCs w:val="26"/>
        </w:rPr>
        <w:t xml:space="preserve">t </w:t>
      </w:r>
      <w:r w:rsidRPr="000A6031">
        <w:rPr>
          <w:szCs w:val="26"/>
        </w:rPr>
        <w:t>nối.</w:t>
      </w:r>
    </w:p>
    <w:p w:rsidR="00A757AD" w:rsidRPr="000A6031" w:rsidRDefault="00A757AD" w:rsidP="00F142FA">
      <w:pPr>
        <w:pStyle w:val="ListParagraph"/>
        <w:numPr>
          <w:ilvl w:val="0"/>
          <w:numId w:val="36"/>
        </w:numPr>
        <w:spacing w:line="26" w:lineRule="atLeast"/>
        <w:rPr>
          <w:szCs w:val="26"/>
        </w:rPr>
      </w:pPr>
      <w:r w:rsidRPr="000A6031">
        <w:rPr>
          <w:szCs w:val="26"/>
        </w:rPr>
        <w:t>Khi chúng ta include Socket.io module vào trong ứng dụng của mình nó sẽ cung cấp cho chúng ta hai object đó là: socket server quản lý functionality phía server và socket client điều khiển funtionality phía client.</w:t>
      </w:r>
    </w:p>
    <w:p w:rsidR="00A757AD" w:rsidRPr="000A6031" w:rsidRDefault="00A757AD" w:rsidP="00F142FA">
      <w:pPr>
        <w:pStyle w:val="ListParagraph"/>
        <w:numPr>
          <w:ilvl w:val="0"/>
          <w:numId w:val="36"/>
        </w:numPr>
        <w:spacing w:line="26" w:lineRule="atLeast"/>
        <w:rPr>
          <w:szCs w:val="26"/>
        </w:rPr>
      </w:pPr>
      <w:r w:rsidRPr="000A6031">
        <w:rPr>
          <w:szCs w:val="26"/>
        </w:rPr>
        <w:t xml:space="preserve">Khi client muốn kết nối tới Socket.io server, nó sẽ gửi cho server một “handshake HTTP request”. Server sẽ phân tích request đó với những thông </w:t>
      </w:r>
      <w:r w:rsidRPr="000A6031">
        <w:rPr>
          <w:szCs w:val="26"/>
        </w:rPr>
        <w:lastRenderedPageBreak/>
        <w:t>tin cần thiết trong suốt quá trình kết nối. Nó sẽ tìm cấu hình của middleware mà đã được đăng ký với server và thực thi chúng trước khi đưa ra sự kiện kết nối. Khi kết nối thành công thì connection event listener được thực thi, tạo ra một instance mới của socket có thể coi như định danh của client mà mỗi một client kết nối tới sẽ có 1 định danh. Các có thể thấy rõ khi xem hình dưới đây</w:t>
      </w:r>
    </w:p>
    <w:p w:rsidR="00A757AD" w:rsidRPr="000A6031" w:rsidRDefault="00A757AD" w:rsidP="001E1BF5">
      <w:pPr>
        <w:pStyle w:val="NormalWeb"/>
        <w:shd w:val="clear" w:color="auto" w:fill="FFFFFF"/>
        <w:spacing w:before="120" w:beforeAutospacing="0" w:after="120" w:afterAutospacing="0" w:line="26" w:lineRule="atLeast"/>
        <w:jc w:val="center"/>
        <w:rPr>
          <w:spacing w:val="-1"/>
          <w:sz w:val="26"/>
          <w:szCs w:val="26"/>
        </w:rPr>
      </w:pPr>
      <w:r w:rsidRPr="000A6031">
        <w:rPr>
          <w:noProof/>
          <w:spacing w:val="-1"/>
          <w:sz w:val="26"/>
          <w:szCs w:val="26"/>
          <w:lang w:eastAsia="en-US"/>
        </w:rPr>
        <w:drawing>
          <wp:inline distT="0" distB="0" distL="0" distR="0" wp14:anchorId="4C053B86" wp14:editId="7FC964DC">
            <wp:extent cx="5590994" cy="2162175"/>
            <wp:effectExtent l="0" t="0" r="0" b="0"/>
            <wp:docPr id="12" name="Picture 12" descr="socket.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et.client.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30299" cy="2177375"/>
                    </a:xfrm>
                    <a:prstGeom prst="rect">
                      <a:avLst/>
                    </a:prstGeom>
                    <a:noFill/>
                    <a:ln>
                      <a:noFill/>
                    </a:ln>
                  </pic:spPr>
                </pic:pic>
              </a:graphicData>
            </a:graphic>
          </wp:inline>
        </w:drawing>
      </w:r>
    </w:p>
    <w:p w:rsidR="00676D63" w:rsidRPr="000A6031" w:rsidRDefault="00676D63" w:rsidP="001E1BF5">
      <w:pPr>
        <w:pStyle w:val="NormalWeb"/>
        <w:shd w:val="clear" w:color="auto" w:fill="FFFFFF"/>
        <w:spacing w:before="120" w:beforeAutospacing="0" w:after="120" w:afterAutospacing="0" w:line="26" w:lineRule="atLeast"/>
        <w:jc w:val="center"/>
        <w:rPr>
          <w:spacing w:val="-1"/>
          <w:sz w:val="26"/>
          <w:szCs w:val="26"/>
        </w:rPr>
      </w:pPr>
      <w:r w:rsidRPr="000A6031">
        <w:rPr>
          <w:sz w:val="26"/>
          <w:szCs w:val="26"/>
        </w:rPr>
        <w:t>Hình 1.22: Minh họa về mô hình SocketIO</w:t>
      </w:r>
    </w:p>
    <w:p w:rsidR="00A757AD" w:rsidRPr="000A6031" w:rsidRDefault="00A757AD" w:rsidP="00F142FA">
      <w:pPr>
        <w:pStyle w:val="ListParagraph"/>
        <w:numPr>
          <w:ilvl w:val="0"/>
          <w:numId w:val="36"/>
        </w:numPr>
        <w:shd w:val="clear" w:color="auto" w:fill="FFFFFF"/>
        <w:spacing w:line="26" w:lineRule="atLeast"/>
        <w:rPr>
          <w:rFonts w:cs="Times New Roman"/>
          <w:szCs w:val="26"/>
        </w:rPr>
      </w:pPr>
      <w:r w:rsidRPr="000A6031">
        <w:rPr>
          <w:rFonts w:cs="Times New Roman"/>
          <w:szCs w:val="26"/>
        </w:rPr>
        <w:t>Một module khác của Node.js là LightStreamer-adapter cũng có tạo các kết nối từ client tới server nhưng không trực tiếp mà thông qua LightStreamer Server, đó là các máy chủ theo thời gian thực và nằm ngoài tiến trình của Node.js Server</w:t>
      </w:r>
    </w:p>
    <w:p w:rsidR="00A757AD" w:rsidRDefault="00676D63" w:rsidP="001E1BF5">
      <w:pPr>
        <w:pStyle w:val="Heading3"/>
        <w:spacing w:before="120" w:after="120" w:line="26" w:lineRule="atLeast"/>
        <w:rPr>
          <w:rFonts w:cs="Times New Roman"/>
          <w:color w:val="auto"/>
          <w:szCs w:val="26"/>
        </w:rPr>
      </w:pPr>
      <w:bookmarkStart w:id="349" w:name="_Toc511914406"/>
      <w:bookmarkStart w:id="350" w:name="_Toc511914486"/>
      <w:bookmarkStart w:id="351" w:name="_Toc511919221"/>
      <w:r w:rsidRPr="000A6031">
        <w:rPr>
          <w:rFonts w:cs="Times New Roman"/>
          <w:color w:val="auto"/>
          <w:szCs w:val="26"/>
        </w:rPr>
        <w:t>1.</w:t>
      </w:r>
      <w:r w:rsidR="00A757AD" w:rsidRPr="000A6031">
        <w:rPr>
          <w:rFonts w:cs="Times New Roman"/>
          <w:color w:val="auto"/>
          <w:szCs w:val="26"/>
        </w:rPr>
        <w:t>9.2 Cài đặt socket.io</w:t>
      </w:r>
      <w:bookmarkEnd w:id="349"/>
      <w:bookmarkEnd w:id="350"/>
      <w:bookmarkEnd w:id="351"/>
    </w:p>
    <w:p w:rsidR="001E1BF5" w:rsidRPr="001E1BF5" w:rsidRDefault="001E1BF5" w:rsidP="001E1BF5">
      <w:r>
        <w:tab/>
        <w:t>Cài đặt trên giao diện dòng lệnh</w:t>
      </w:r>
    </w:p>
    <w:p w:rsidR="00A757AD" w:rsidRPr="000A6031" w:rsidRDefault="00A757AD" w:rsidP="001E1BF5">
      <w:pPr>
        <w:pStyle w:val="phongcode"/>
      </w:pPr>
      <w:r w:rsidRPr="000A6031">
        <w:t>$ npm install --save socket.io</w:t>
      </w:r>
    </w:p>
    <w:p w:rsidR="00A757AD" w:rsidRPr="000A6031" w:rsidRDefault="00A757AD" w:rsidP="00547EC1">
      <w:pPr>
        <w:spacing w:line="26" w:lineRule="atLeast"/>
        <w:ind w:firstLine="709"/>
        <w:rPr>
          <w:rFonts w:cs="Times New Roman"/>
          <w:szCs w:val="26"/>
        </w:rPr>
      </w:pPr>
      <w:r w:rsidRPr="000A6031">
        <w:rPr>
          <w:rFonts w:cs="Times New Roman"/>
          <w:szCs w:val="26"/>
        </w:rPr>
        <w:t xml:space="preserve">Nếu qúa trình cài đặt gặp vấn đề gì với quyền truy cập </w:t>
      </w:r>
      <w:r w:rsidR="00676D63" w:rsidRPr="000A6031">
        <w:rPr>
          <w:rFonts w:cs="Times New Roman"/>
          <w:szCs w:val="26"/>
        </w:rPr>
        <w:t>ta</w:t>
      </w:r>
      <w:r w:rsidRPr="000A6031">
        <w:rPr>
          <w:rFonts w:cs="Times New Roman"/>
          <w:szCs w:val="26"/>
        </w:rPr>
        <w:t xml:space="preserve"> sẽ sử dụng thêm với từ khóa </w:t>
      </w:r>
      <w:r w:rsidRPr="001E1BF5">
        <w:t>sudo</w:t>
      </w:r>
    </w:p>
    <w:p w:rsidR="00A757AD" w:rsidRPr="000A6031" w:rsidRDefault="00A757AD" w:rsidP="00547EC1">
      <w:pPr>
        <w:spacing w:line="26" w:lineRule="atLeast"/>
        <w:ind w:firstLine="709"/>
        <w:rPr>
          <w:rFonts w:cs="Times New Roman"/>
          <w:szCs w:val="26"/>
        </w:rPr>
      </w:pPr>
      <w:r w:rsidRPr="000A6031">
        <w:rPr>
          <w:rFonts w:cs="Times New Roman"/>
          <w:szCs w:val="26"/>
        </w:rPr>
        <w:t>Sau khi cài đặt xong ta có một thư mục awesomechat với cấu trúc như sau</w:t>
      </w:r>
    </w:p>
    <w:p w:rsidR="00676D63" w:rsidRPr="000A6031" w:rsidRDefault="00676D63" w:rsidP="001E1BF5">
      <w:pPr>
        <w:pStyle w:val="phongcode"/>
      </w:pPr>
      <w:r w:rsidRPr="000A6031">
        <w:t>.</w:t>
      </w:r>
    </w:p>
    <w:p w:rsidR="00676D63" w:rsidRPr="000A6031" w:rsidRDefault="00676D63" w:rsidP="001E1BF5">
      <w:pPr>
        <w:pStyle w:val="phongcode"/>
      </w:pPr>
      <w:r w:rsidRPr="000A6031">
        <w:t>├── app.js</w:t>
      </w:r>
    </w:p>
    <w:p w:rsidR="00676D63" w:rsidRPr="000A6031" w:rsidRDefault="00676D63" w:rsidP="001E1BF5">
      <w:pPr>
        <w:pStyle w:val="phongcode"/>
      </w:pPr>
      <w:r w:rsidRPr="000A6031">
        <w:t>├── bin</w:t>
      </w:r>
    </w:p>
    <w:p w:rsidR="00676D63" w:rsidRPr="000A6031" w:rsidRDefault="00676D63" w:rsidP="001E1BF5">
      <w:pPr>
        <w:pStyle w:val="phongcode"/>
      </w:pPr>
      <w:r w:rsidRPr="000A6031">
        <w:t>│   └── www</w:t>
      </w:r>
    </w:p>
    <w:p w:rsidR="00676D63" w:rsidRPr="000A6031" w:rsidRDefault="00676D63" w:rsidP="001E1BF5">
      <w:pPr>
        <w:pStyle w:val="phongcode"/>
      </w:pPr>
      <w:r w:rsidRPr="000A6031">
        <w:t>├── package.json</w:t>
      </w:r>
    </w:p>
    <w:p w:rsidR="00676D63" w:rsidRPr="000A6031" w:rsidRDefault="00676D63" w:rsidP="001E1BF5">
      <w:pPr>
        <w:pStyle w:val="phongcode"/>
      </w:pPr>
      <w:r w:rsidRPr="000A6031">
        <w:t>├── public</w:t>
      </w:r>
    </w:p>
    <w:p w:rsidR="00676D63" w:rsidRPr="000A6031" w:rsidRDefault="00676D63" w:rsidP="001E1BF5">
      <w:pPr>
        <w:pStyle w:val="phongcode"/>
      </w:pPr>
      <w:r w:rsidRPr="000A6031">
        <w:t>│   ├── images</w:t>
      </w:r>
    </w:p>
    <w:p w:rsidR="00676D63" w:rsidRPr="000A6031" w:rsidRDefault="00676D63" w:rsidP="001E1BF5">
      <w:pPr>
        <w:pStyle w:val="phongcode"/>
      </w:pPr>
      <w:r w:rsidRPr="000A6031">
        <w:t>│   ├── javascripts</w:t>
      </w:r>
    </w:p>
    <w:p w:rsidR="00676D63" w:rsidRPr="000A6031" w:rsidRDefault="00676D63" w:rsidP="001E1BF5">
      <w:pPr>
        <w:pStyle w:val="phongcode"/>
      </w:pPr>
      <w:r w:rsidRPr="000A6031">
        <w:t>│   └── stylesheets</w:t>
      </w:r>
    </w:p>
    <w:p w:rsidR="00676D63" w:rsidRPr="000A6031" w:rsidRDefault="00676D63" w:rsidP="001E1BF5">
      <w:pPr>
        <w:pStyle w:val="phongcode"/>
      </w:pPr>
      <w:r w:rsidRPr="000A6031">
        <w:lastRenderedPageBreak/>
        <w:t>│       └── style.css</w:t>
      </w:r>
    </w:p>
    <w:p w:rsidR="00676D63" w:rsidRPr="000A6031" w:rsidRDefault="00676D63" w:rsidP="001E1BF5">
      <w:pPr>
        <w:pStyle w:val="phongcode"/>
      </w:pPr>
      <w:r w:rsidRPr="000A6031">
        <w:t>├── routes</w:t>
      </w:r>
    </w:p>
    <w:p w:rsidR="00676D63" w:rsidRPr="000A6031" w:rsidRDefault="00676D63" w:rsidP="001E1BF5">
      <w:pPr>
        <w:pStyle w:val="phongcode"/>
      </w:pPr>
      <w:r w:rsidRPr="000A6031">
        <w:t>│   ├── index.js</w:t>
      </w:r>
    </w:p>
    <w:p w:rsidR="00676D63" w:rsidRPr="000A6031" w:rsidRDefault="00676D63" w:rsidP="001E1BF5">
      <w:pPr>
        <w:pStyle w:val="phongcode"/>
      </w:pPr>
      <w:r w:rsidRPr="000A6031">
        <w:t>│   └── users.js</w:t>
      </w:r>
    </w:p>
    <w:p w:rsidR="00676D63" w:rsidRPr="000A6031" w:rsidRDefault="00676D63" w:rsidP="001E1BF5">
      <w:pPr>
        <w:pStyle w:val="phongcode"/>
      </w:pPr>
      <w:r w:rsidRPr="000A6031">
        <w:t>└── views</w:t>
      </w:r>
    </w:p>
    <w:p w:rsidR="00676D63" w:rsidRPr="000A6031" w:rsidRDefault="00676D63" w:rsidP="001E1BF5">
      <w:pPr>
        <w:pStyle w:val="phongcode"/>
      </w:pPr>
      <w:r w:rsidRPr="000A6031">
        <w:t xml:space="preserve">    ├── error.pug</w:t>
      </w:r>
    </w:p>
    <w:p w:rsidR="00676D63" w:rsidRPr="000A6031" w:rsidRDefault="00676D63" w:rsidP="001E1BF5">
      <w:pPr>
        <w:pStyle w:val="phongcode"/>
      </w:pPr>
      <w:r w:rsidRPr="000A6031">
        <w:t xml:space="preserve">    ├── index.pug</w:t>
      </w:r>
    </w:p>
    <w:p w:rsidR="00676D63" w:rsidRPr="000A6031" w:rsidRDefault="00676D63" w:rsidP="001E1BF5">
      <w:pPr>
        <w:pStyle w:val="phongcode"/>
      </w:pPr>
      <w:r w:rsidRPr="000A6031">
        <w:t xml:space="preserve">    └── layout.pug</w:t>
      </w:r>
    </w:p>
    <w:p w:rsidR="00676D63" w:rsidRPr="000A6031" w:rsidRDefault="00676D63" w:rsidP="00547EC1">
      <w:pPr>
        <w:spacing w:line="26" w:lineRule="atLeast"/>
        <w:ind w:left="720" w:firstLine="709"/>
        <w:rPr>
          <w:szCs w:val="26"/>
        </w:rPr>
      </w:pPr>
      <w:r w:rsidRPr="000A6031">
        <w:rPr>
          <w:szCs w:val="26"/>
        </w:rPr>
        <w:t>7 directories, 9 files</w:t>
      </w:r>
    </w:p>
    <w:p w:rsidR="00A73087" w:rsidRPr="000A6031" w:rsidRDefault="00A73087" w:rsidP="001E1BF5">
      <w:pPr>
        <w:pStyle w:val="NormalWeb"/>
        <w:shd w:val="clear" w:color="auto" w:fill="FFFFFF"/>
        <w:spacing w:before="120" w:beforeAutospacing="0" w:after="120" w:afterAutospacing="0" w:line="26" w:lineRule="atLeast"/>
        <w:rPr>
          <w:spacing w:val="-1"/>
          <w:sz w:val="26"/>
          <w:szCs w:val="26"/>
        </w:rPr>
      </w:pPr>
    </w:p>
    <w:p w:rsidR="00A73087" w:rsidRPr="000A6031" w:rsidRDefault="00A73087" w:rsidP="001E1BF5">
      <w:pPr>
        <w:spacing w:line="26" w:lineRule="atLeast"/>
        <w:ind w:firstLine="709"/>
        <w:rPr>
          <w:rFonts w:cs="Times New Roman"/>
          <w:szCs w:val="26"/>
        </w:rPr>
      </w:pPr>
      <w:r w:rsidRPr="000A6031">
        <w:rPr>
          <w:rFonts w:cs="Times New Roman"/>
          <w:szCs w:val="26"/>
        </w:rPr>
        <w:t>File package.json của chúng ta lúc này sẽ có dạng như sau:</w:t>
      </w:r>
    </w:p>
    <w:p w:rsidR="00A73087" w:rsidRPr="000A6031" w:rsidRDefault="00A73087" w:rsidP="001E1BF5">
      <w:pPr>
        <w:pStyle w:val="phongcode"/>
      </w:pPr>
      <w:r w:rsidRPr="000A6031">
        <w:t>{</w:t>
      </w:r>
    </w:p>
    <w:p w:rsidR="00A73087" w:rsidRPr="000A6031" w:rsidRDefault="00A73087" w:rsidP="001E1BF5">
      <w:pPr>
        <w:pStyle w:val="phongcode"/>
      </w:pPr>
      <w:r w:rsidRPr="000A6031">
        <w:t xml:space="preserve">  "name": "driper",</w:t>
      </w:r>
    </w:p>
    <w:p w:rsidR="00A73087" w:rsidRPr="000A6031" w:rsidRDefault="00A73087" w:rsidP="001E1BF5">
      <w:pPr>
        <w:pStyle w:val="phongcode"/>
      </w:pPr>
      <w:r w:rsidRPr="000A6031">
        <w:t xml:space="preserve">  "version": "0.0.0",</w:t>
      </w:r>
    </w:p>
    <w:p w:rsidR="00A73087" w:rsidRPr="000A6031" w:rsidRDefault="00A73087" w:rsidP="001E1BF5">
      <w:pPr>
        <w:pStyle w:val="phongcode"/>
      </w:pPr>
      <w:r w:rsidRPr="000A6031">
        <w:t xml:space="preserve">  "private": true,</w:t>
      </w:r>
    </w:p>
    <w:p w:rsidR="00A73087" w:rsidRPr="000A6031" w:rsidRDefault="00A73087" w:rsidP="001E1BF5">
      <w:pPr>
        <w:pStyle w:val="phongcode"/>
      </w:pPr>
      <w:r w:rsidRPr="000A6031">
        <w:t xml:space="preserve">  "scripts": {</w:t>
      </w:r>
    </w:p>
    <w:p w:rsidR="00A73087" w:rsidRPr="000A6031" w:rsidRDefault="00A73087" w:rsidP="001E1BF5">
      <w:pPr>
        <w:pStyle w:val="phongcode"/>
      </w:pPr>
      <w:r w:rsidRPr="000A6031">
        <w:t xml:space="preserve">    "start": "node ./bin/www"</w:t>
      </w:r>
    </w:p>
    <w:p w:rsidR="00A73087" w:rsidRPr="000A6031" w:rsidRDefault="00A73087" w:rsidP="001E1BF5">
      <w:pPr>
        <w:pStyle w:val="phongcode"/>
      </w:pPr>
      <w:r w:rsidRPr="000A6031">
        <w:t xml:space="preserve">  },</w:t>
      </w:r>
    </w:p>
    <w:p w:rsidR="00A73087" w:rsidRPr="000A6031" w:rsidRDefault="00A73087" w:rsidP="001E1BF5">
      <w:pPr>
        <w:pStyle w:val="phongcode"/>
      </w:pPr>
      <w:r w:rsidRPr="000A6031">
        <w:t xml:space="preserve">  "dependencies": {</w:t>
      </w:r>
    </w:p>
    <w:p w:rsidR="00A73087" w:rsidRPr="000A6031" w:rsidRDefault="00A73087" w:rsidP="001E1BF5">
      <w:pPr>
        <w:pStyle w:val="phongcode"/>
      </w:pPr>
      <w:r w:rsidRPr="000A6031">
        <w:t xml:space="preserve">    "cookie-parser": "~1.4.3",</w:t>
      </w:r>
    </w:p>
    <w:p w:rsidR="00A73087" w:rsidRPr="000A6031" w:rsidRDefault="00A73087" w:rsidP="001E1BF5">
      <w:pPr>
        <w:pStyle w:val="phongcode"/>
      </w:pPr>
      <w:r w:rsidRPr="000A6031">
        <w:t xml:space="preserve">    "debug": "~2.6.9",</w:t>
      </w:r>
    </w:p>
    <w:p w:rsidR="00A73087" w:rsidRPr="000A6031" w:rsidRDefault="00A73087" w:rsidP="001E1BF5">
      <w:pPr>
        <w:pStyle w:val="phongcode"/>
      </w:pPr>
      <w:r w:rsidRPr="000A6031">
        <w:t xml:space="preserve">    "ejs": "~2.5.7",</w:t>
      </w:r>
    </w:p>
    <w:p w:rsidR="00A73087" w:rsidRPr="000A6031" w:rsidRDefault="00A73087" w:rsidP="001E1BF5">
      <w:pPr>
        <w:pStyle w:val="phongcode"/>
      </w:pPr>
      <w:r w:rsidRPr="000A6031">
        <w:t xml:space="preserve">    "express": "~4.16.0",</w:t>
      </w:r>
    </w:p>
    <w:p w:rsidR="00A73087" w:rsidRPr="000A6031" w:rsidRDefault="00A73087" w:rsidP="001E1BF5">
      <w:pPr>
        <w:pStyle w:val="phongcode"/>
      </w:pPr>
      <w:r w:rsidRPr="000A6031">
        <w:t xml:space="preserve">    "http-errors": "~1.6.2",</w:t>
      </w:r>
    </w:p>
    <w:p w:rsidR="00A73087" w:rsidRPr="000A6031" w:rsidRDefault="00A73087" w:rsidP="001E1BF5">
      <w:pPr>
        <w:pStyle w:val="phongcode"/>
      </w:pPr>
      <w:r w:rsidRPr="000A6031">
        <w:t xml:space="preserve">    "morgan": "~1.9.0"</w:t>
      </w:r>
    </w:p>
    <w:p w:rsidR="00A73087" w:rsidRPr="000A6031" w:rsidRDefault="00A73087" w:rsidP="001E1BF5">
      <w:pPr>
        <w:pStyle w:val="phongcode"/>
      </w:pPr>
      <w:r w:rsidRPr="000A6031">
        <w:t xml:space="preserve">  }</w:t>
      </w:r>
    </w:p>
    <w:p w:rsidR="00A757AD" w:rsidRPr="000A6031" w:rsidRDefault="00A73087" w:rsidP="001E1BF5">
      <w:pPr>
        <w:pStyle w:val="phongcode"/>
      </w:pPr>
      <w:r w:rsidRPr="000A6031">
        <w:t>}</w:t>
      </w:r>
    </w:p>
    <w:p w:rsidR="00A757AD" w:rsidRPr="000A6031" w:rsidRDefault="00A757AD" w:rsidP="00547EC1">
      <w:pPr>
        <w:spacing w:line="26" w:lineRule="atLeast"/>
        <w:ind w:firstLine="709"/>
        <w:rPr>
          <w:rFonts w:cs="Times New Roman"/>
          <w:szCs w:val="26"/>
        </w:rPr>
      </w:pPr>
      <w:r w:rsidRPr="000A6031">
        <w:rPr>
          <w:rFonts w:cs="Times New Roman"/>
          <w:szCs w:val="26"/>
        </w:rPr>
        <w:t>Theo các required dependencies chúng ta sẽ khai báo như trên, ở đây express-genertator đã làm việc đó, công việc của mình lúc này chỉ là chạy lệnh </w:t>
      </w:r>
      <w:r w:rsidRPr="000A6031">
        <w:rPr>
          <w:rStyle w:val="HTMLCode"/>
          <w:rFonts w:ascii="Times New Roman" w:eastAsiaTheme="majorEastAsia" w:hAnsi="Times New Roman" w:cs="Times New Roman"/>
          <w:spacing w:val="-1"/>
          <w:sz w:val="26"/>
          <w:szCs w:val="26"/>
          <w:shd w:val="clear" w:color="auto" w:fill="F6F6F7"/>
        </w:rPr>
        <w:t>npm install</w:t>
      </w:r>
      <w:r w:rsidRPr="000A6031">
        <w:rPr>
          <w:rFonts w:cs="Times New Roman"/>
          <w:szCs w:val="26"/>
        </w:rPr>
        <w:t> để được cài đặt các module là được. Khi đó các module sẽ được tìm kiếm như đã được khai báo trong </w:t>
      </w:r>
      <w:r w:rsidRPr="000A6031">
        <w:rPr>
          <w:szCs w:val="26"/>
        </w:rPr>
        <w:t>denpendencies</w:t>
      </w:r>
      <w:r w:rsidRPr="000A6031">
        <w:rPr>
          <w:rFonts w:cs="Times New Roman"/>
          <w:szCs w:val="26"/>
        </w:rPr>
        <w:t> và được tải về vào thư mục node module</w:t>
      </w:r>
    </w:p>
    <w:p w:rsidR="00A757AD" w:rsidRPr="000A6031" w:rsidRDefault="00F5088C" w:rsidP="00547EC1">
      <w:pPr>
        <w:spacing w:line="26" w:lineRule="atLeast"/>
        <w:ind w:firstLine="709"/>
        <w:rPr>
          <w:rFonts w:cs="Times New Roman"/>
          <w:szCs w:val="26"/>
        </w:rPr>
      </w:pPr>
      <w:r>
        <w:rPr>
          <w:rFonts w:cs="Times New Roman"/>
          <w:szCs w:val="26"/>
        </w:rPr>
        <w:t>B</w:t>
      </w:r>
      <w:r w:rsidR="00A757AD" w:rsidRPr="000A6031">
        <w:rPr>
          <w:rFonts w:cs="Times New Roman"/>
          <w:szCs w:val="26"/>
        </w:rPr>
        <w:t>ắt đầu start server với lệnh sau:</w:t>
      </w:r>
    </w:p>
    <w:p w:rsidR="00A757AD" w:rsidRPr="00F5088C" w:rsidRDefault="00A757AD" w:rsidP="00F5088C">
      <w:pPr>
        <w:pStyle w:val="phongcode"/>
      </w:pPr>
      <w:r w:rsidRPr="00F5088C">
        <w:lastRenderedPageBreak/>
        <w:t>$ npm start</w:t>
      </w:r>
    </w:p>
    <w:p w:rsidR="00A757AD" w:rsidRPr="000A6031" w:rsidRDefault="00F13E8D" w:rsidP="00547EC1">
      <w:pPr>
        <w:spacing w:line="26" w:lineRule="atLeast"/>
        <w:ind w:firstLine="709"/>
        <w:rPr>
          <w:rFonts w:cs="Times New Roman"/>
          <w:szCs w:val="26"/>
        </w:rPr>
      </w:pPr>
      <w:r>
        <w:rPr>
          <w:rFonts w:cs="Times New Roman"/>
          <w:szCs w:val="26"/>
        </w:rPr>
        <w:t>C</w:t>
      </w:r>
      <w:r w:rsidR="00A757AD" w:rsidRPr="000A6031">
        <w:rPr>
          <w:rFonts w:cs="Times New Roman"/>
          <w:szCs w:val="26"/>
        </w:rPr>
        <w:t>ó thể thấy trong package.json có đoạn sau:</w:t>
      </w:r>
    </w:p>
    <w:p w:rsidR="00A757AD" w:rsidRPr="000A6031" w:rsidRDefault="00A757AD" w:rsidP="001E1BF5">
      <w:pPr>
        <w:pStyle w:val="phongcode"/>
      </w:pPr>
      <w:r w:rsidRPr="000A6031">
        <w:t>"scripts": { "start": "node ./bin/www" }</w:t>
      </w:r>
    </w:p>
    <w:p w:rsidR="00A757AD" w:rsidRPr="000A6031" w:rsidRDefault="00A757AD" w:rsidP="00547EC1">
      <w:pPr>
        <w:spacing w:line="26" w:lineRule="atLeast"/>
        <w:ind w:firstLine="709"/>
        <w:rPr>
          <w:rFonts w:cs="Times New Roman"/>
          <w:szCs w:val="26"/>
        </w:rPr>
      </w:pPr>
      <w:r w:rsidRPr="000A6031">
        <w:rPr>
          <w:rFonts w:cs="Times New Roman"/>
          <w:szCs w:val="26"/>
        </w:rPr>
        <w:t>Khi chạy lệnh npm start thì nó sẽ tìm trong file package.json tới câu lệnh đã được gán cho “start” và thực thi nó. Trong file ./bin/www thì app.js đã được required trong đó, trong app.js là toàn bộ code phía server hiện tại mà ta có, trong www sẽ bổ xung thêm đó là tạo ra một server http và lắng nghe các request tới ứng dụ</w:t>
      </w:r>
      <w:r w:rsidR="00F5088C">
        <w:rPr>
          <w:rFonts w:cs="Times New Roman"/>
          <w:szCs w:val="26"/>
        </w:rPr>
        <w:t>ng.</w:t>
      </w:r>
    </w:p>
    <w:p w:rsidR="00A757AD" w:rsidRPr="000A6031" w:rsidRDefault="00F5088C" w:rsidP="00547EC1">
      <w:pPr>
        <w:spacing w:line="26" w:lineRule="atLeast"/>
        <w:ind w:firstLine="709"/>
        <w:rPr>
          <w:rFonts w:cs="Times New Roman"/>
          <w:szCs w:val="26"/>
        </w:rPr>
      </w:pPr>
      <w:r>
        <w:rPr>
          <w:rFonts w:cs="Times New Roman"/>
          <w:szCs w:val="26"/>
        </w:rPr>
        <w:t>V</w:t>
      </w:r>
      <w:r w:rsidR="00A757AD" w:rsidRPr="000A6031">
        <w:rPr>
          <w:rFonts w:cs="Times New Roman"/>
          <w:szCs w:val="26"/>
        </w:rPr>
        <w:t>ào trình duyệt với đường dẫn localhost:3000 nếu nhận được kết quả như bên dưới là đã cài đặt thành công một ứng dụng nodejs cơ bản với Nodejs sử dụng Express framework.</w:t>
      </w:r>
    </w:p>
    <w:p w:rsidR="002D4FC0" w:rsidRPr="000A6031" w:rsidRDefault="00A73087" w:rsidP="00245AFD">
      <w:pPr>
        <w:pStyle w:val="Heading2"/>
        <w:spacing w:before="120" w:after="120" w:line="26" w:lineRule="atLeast"/>
        <w:rPr>
          <w:rFonts w:cs="Times New Roman"/>
          <w:color w:val="auto"/>
        </w:rPr>
      </w:pPr>
      <w:bookmarkStart w:id="352" w:name="_Toc507842845"/>
      <w:bookmarkStart w:id="353" w:name="_Toc511914407"/>
      <w:bookmarkStart w:id="354" w:name="_Toc511914487"/>
      <w:bookmarkStart w:id="355" w:name="_Toc511919222"/>
      <w:r w:rsidRPr="000A6031">
        <w:rPr>
          <w:rFonts w:cs="Times New Roman"/>
          <w:color w:val="auto"/>
        </w:rPr>
        <w:t>1.</w:t>
      </w:r>
      <w:r w:rsidR="002D4FC0" w:rsidRPr="000A6031">
        <w:rPr>
          <w:rFonts w:cs="Times New Roman"/>
          <w:color w:val="auto"/>
        </w:rPr>
        <w:t>10. Sử dụng MongoDB với NodeJs</w:t>
      </w:r>
      <w:bookmarkEnd w:id="352"/>
      <w:bookmarkEnd w:id="353"/>
      <w:bookmarkEnd w:id="354"/>
      <w:bookmarkEnd w:id="355"/>
    </w:p>
    <w:p w:rsidR="002D4FC0" w:rsidRPr="000A6031" w:rsidRDefault="00A73087" w:rsidP="00245AFD">
      <w:pPr>
        <w:pStyle w:val="Heading3"/>
        <w:spacing w:before="120" w:after="120" w:line="26" w:lineRule="atLeast"/>
        <w:rPr>
          <w:rFonts w:cs="Times New Roman"/>
          <w:b w:val="0"/>
          <w:color w:val="auto"/>
          <w:szCs w:val="26"/>
        </w:rPr>
      </w:pPr>
      <w:bookmarkStart w:id="356" w:name="_Toc511914408"/>
      <w:bookmarkStart w:id="357" w:name="_Toc511914488"/>
      <w:bookmarkStart w:id="358" w:name="_Toc511919223"/>
      <w:r w:rsidRPr="000A6031">
        <w:rPr>
          <w:rFonts w:cs="Times New Roman"/>
          <w:color w:val="auto"/>
          <w:szCs w:val="26"/>
        </w:rPr>
        <w:t>1.</w:t>
      </w:r>
      <w:r w:rsidR="002D4FC0" w:rsidRPr="000A6031">
        <w:rPr>
          <w:rFonts w:cs="Times New Roman"/>
          <w:color w:val="auto"/>
          <w:szCs w:val="26"/>
        </w:rPr>
        <w:t>10.1 Giới thiệu:</w:t>
      </w:r>
      <w:bookmarkEnd w:id="356"/>
      <w:bookmarkEnd w:id="357"/>
      <w:bookmarkEnd w:id="358"/>
    </w:p>
    <w:p w:rsidR="002D4FC0" w:rsidRPr="000A6031" w:rsidRDefault="002D4FC0" w:rsidP="00547EC1">
      <w:pPr>
        <w:spacing w:line="26" w:lineRule="atLeast"/>
        <w:ind w:firstLine="709"/>
        <w:rPr>
          <w:rFonts w:cs="Times New Roman"/>
          <w:szCs w:val="26"/>
        </w:rPr>
      </w:pPr>
      <w:r w:rsidRPr="000A6031">
        <w:rPr>
          <w:rFonts w:cs="Times New Roman"/>
          <w:szCs w:val="26"/>
        </w:rPr>
        <w:t>MongoDB là một NoSQL, hiểu suất cao rất nổi tiếng, nó được xây dựng với ý tưởng dựa trên cấu trúc document.</w:t>
      </w:r>
    </w:p>
    <w:p w:rsidR="002D4FC0" w:rsidRPr="000A6031" w:rsidRDefault="002D4FC0" w:rsidP="00547EC1">
      <w:pPr>
        <w:spacing w:line="26" w:lineRule="atLeast"/>
        <w:ind w:firstLine="709"/>
        <w:rPr>
          <w:rFonts w:cs="Times New Roman"/>
          <w:szCs w:val="26"/>
        </w:rPr>
      </w:pPr>
      <w:r w:rsidRPr="000A6031">
        <w:rPr>
          <w:rFonts w:cs="Times New Roman"/>
          <w:szCs w:val="26"/>
        </w:rPr>
        <w:t xml:space="preserve">Trong MongoDB, dữ liệu được lưu trữ như một document, một tập của các cặp key-value. </w:t>
      </w:r>
      <w:r w:rsidR="00F13E8D">
        <w:rPr>
          <w:rFonts w:cs="Times New Roman"/>
          <w:szCs w:val="26"/>
        </w:rPr>
        <w:t>Có</w:t>
      </w:r>
      <w:r w:rsidRPr="000A6031">
        <w:rPr>
          <w:rFonts w:cs="Times New Roman"/>
          <w:szCs w:val="26"/>
        </w:rPr>
        <w:t xml:space="preserve"> thể định nghĩa nhiều database trong MongoDB và mỗi database có nhiều collections, những collections này đơn giản là tập của các documents được lưu trữ dạng cặp key-value.</w:t>
      </w:r>
    </w:p>
    <w:p w:rsidR="00A757AD" w:rsidRPr="000A6031" w:rsidRDefault="002D4FC0" w:rsidP="00547EC1">
      <w:pPr>
        <w:spacing w:line="26" w:lineRule="atLeast"/>
        <w:ind w:firstLine="709"/>
        <w:rPr>
          <w:rFonts w:cs="Times New Roman"/>
          <w:szCs w:val="26"/>
        </w:rPr>
      </w:pPr>
      <w:r w:rsidRPr="000A6031">
        <w:rPr>
          <w:rFonts w:cs="Times New Roman"/>
          <w:szCs w:val="26"/>
        </w:rPr>
        <w:t>Cấu trúc dữ liệu định nghĩa document được gọi là BSON(Binary JSON). BSON là một dạng nhị phân của JSON và cũng hỗ trợ những kiểu dữ liệu như Date, những kiểu mà không được hỗ trợ trong định dạng JSON. MongoDB sẽ chuyển đổi JSON tới BSON và đổi lại lợi ích hiệu suất cao, mặc dù người dùng có thể save, query và nhận dữ liệu như JSON.</w:t>
      </w:r>
    </w:p>
    <w:p w:rsidR="006A3462" w:rsidRPr="000A6031" w:rsidRDefault="00A73087" w:rsidP="00245AFD">
      <w:pPr>
        <w:pStyle w:val="Heading3"/>
        <w:spacing w:before="120" w:after="120" w:line="26" w:lineRule="atLeast"/>
        <w:rPr>
          <w:rFonts w:cs="Times New Roman"/>
          <w:b w:val="0"/>
          <w:bCs w:val="0"/>
          <w:color w:val="auto"/>
          <w:szCs w:val="26"/>
        </w:rPr>
      </w:pPr>
      <w:bookmarkStart w:id="359" w:name="_Toc511914409"/>
      <w:bookmarkStart w:id="360" w:name="_Toc511914489"/>
      <w:bookmarkStart w:id="361" w:name="_Toc511919224"/>
      <w:r w:rsidRPr="000A6031">
        <w:rPr>
          <w:rFonts w:cs="Times New Roman"/>
          <w:color w:val="auto"/>
          <w:szCs w:val="26"/>
        </w:rPr>
        <w:t>1.</w:t>
      </w:r>
      <w:r w:rsidR="006A3462" w:rsidRPr="000A6031">
        <w:rPr>
          <w:rFonts w:cs="Times New Roman"/>
          <w:color w:val="auto"/>
          <w:szCs w:val="26"/>
        </w:rPr>
        <w:t>10.2 Nền tảng và ngôn ngữ hỗ trợ</w:t>
      </w:r>
      <w:bookmarkEnd w:id="359"/>
      <w:bookmarkEnd w:id="360"/>
      <w:bookmarkEnd w:id="361"/>
    </w:p>
    <w:p w:rsidR="006A3462" w:rsidRPr="000A6031" w:rsidRDefault="006A3462" w:rsidP="00547EC1">
      <w:pPr>
        <w:spacing w:line="26" w:lineRule="atLeast"/>
        <w:ind w:firstLine="709"/>
        <w:rPr>
          <w:rFonts w:cs="Times New Roman"/>
          <w:bCs/>
          <w:szCs w:val="26"/>
        </w:rPr>
      </w:pPr>
      <w:r w:rsidRPr="000A6031">
        <w:rPr>
          <w:rFonts w:cs="Times New Roman"/>
          <w:bCs/>
          <w:szCs w:val="26"/>
        </w:rPr>
        <w:t>MongoDB là một cơ sở dữ liệu NoSQL hỗ trợ đa nền tảng, nó có thể chạy trên Windows, Linux và Mac...Nó hỗ trợ hầu hết các ngôn ngữ lập trình phổ biến như C#, Java, PHP, Javascript...và các môi trường phát triển khác nhau.</w:t>
      </w:r>
    </w:p>
    <w:p w:rsidR="00395C6E" w:rsidRPr="000A6031" w:rsidRDefault="00395C6E" w:rsidP="00547EC1">
      <w:pPr>
        <w:spacing w:line="26" w:lineRule="atLeast"/>
        <w:ind w:firstLine="709"/>
        <w:rPr>
          <w:rFonts w:cs="Times New Roman"/>
          <w:b/>
          <w:szCs w:val="26"/>
        </w:rPr>
      </w:pPr>
      <w:r w:rsidRPr="000A6031">
        <w:rPr>
          <w:rFonts w:cs="Times New Roman"/>
          <w:b/>
          <w:szCs w:val="26"/>
        </w:rPr>
        <w:br w:type="page"/>
      </w:r>
    </w:p>
    <w:p w:rsidR="006A3462" w:rsidRDefault="00C67697" w:rsidP="00300FD9">
      <w:pPr>
        <w:pStyle w:val="Heading1"/>
        <w:spacing w:before="120" w:after="120" w:line="26" w:lineRule="atLeast"/>
        <w:ind w:firstLine="709"/>
        <w:jc w:val="center"/>
        <w:rPr>
          <w:rFonts w:cs="Times New Roman"/>
          <w:color w:val="auto"/>
          <w:szCs w:val="32"/>
        </w:rPr>
      </w:pPr>
      <w:bookmarkStart w:id="362" w:name="_Toc507842846"/>
      <w:bookmarkStart w:id="363" w:name="_Toc511914410"/>
      <w:bookmarkStart w:id="364" w:name="_Toc511914490"/>
      <w:bookmarkStart w:id="365" w:name="_Toc511919225"/>
      <w:r w:rsidRPr="00300FD9">
        <w:rPr>
          <w:rFonts w:cs="Times New Roman"/>
          <w:color w:val="auto"/>
          <w:szCs w:val="32"/>
        </w:rPr>
        <w:lastRenderedPageBreak/>
        <w:t xml:space="preserve">CHƯƠNG 2: </w:t>
      </w:r>
      <w:r w:rsidR="00A73087" w:rsidRPr="00300FD9">
        <w:rPr>
          <w:rFonts w:cs="Times New Roman"/>
          <w:color w:val="auto"/>
          <w:szCs w:val="32"/>
        </w:rPr>
        <w:t>XÂY DỰNG ỨNG DỤNG</w:t>
      </w:r>
      <w:bookmarkEnd w:id="362"/>
      <w:bookmarkEnd w:id="363"/>
      <w:bookmarkEnd w:id="364"/>
      <w:bookmarkEnd w:id="365"/>
    </w:p>
    <w:p w:rsidR="005B7277" w:rsidRDefault="005B7277" w:rsidP="005B7277">
      <w:pPr>
        <w:pStyle w:val="Heading2"/>
        <w:spacing w:before="120" w:after="120" w:line="26" w:lineRule="atLeast"/>
        <w:rPr>
          <w:rFonts w:cs="Times New Roman"/>
          <w:color w:val="auto"/>
        </w:rPr>
      </w:pPr>
      <w:r>
        <w:rPr>
          <w:rFonts w:cs="Times New Roman"/>
          <w:color w:val="auto"/>
        </w:rPr>
        <w:t>2.1</w:t>
      </w:r>
      <w:r w:rsidRPr="00300FD9">
        <w:rPr>
          <w:rFonts w:cs="Times New Roman"/>
          <w:color w:val="auto"/>
        </w:rPr>
        <w:t xml:space="preserve"> </w:t>
      </w:r>
      <w:r>
        <w:rPr>
          <w:rFonts w:cs="Times New Roman"/>
          <w:color w:val="auto"/>
        </w:rPr>
        <w:t>Quy trình nghiệp vụ</w:t>
      </w:r>
    </w:p>
    <w:p w:rsidR="005B7277" w:rsidRDefault="005B7277" w:rsidP="005B7277">
      <w:pPr>
        <w:ind w:firstLine="720"/>
      </w:pPr>
      <w:r>
        <w:t>Ứng dụng Driper được chia thành hai phiên bản một phiên bản là dành cho khách hàng và hai là dành cho tài xế.</w:t>
      </w:r>
    </w:p>
    <w:p w:rsidR="005B7277" w:rsidRPr="005B7277" w:rsidRDefault="005B7277" w:rsidP="0050639F">
      <w:pPr>
        <w:pStyle w:val="Heading3"/>
      </w:pPr>
      <w:r>
        <w:t>2.</w:t>
      </w:r>
      <w:r w:rsidRPr="005B7277">
        <w:t>1.1 Khách hàng</w:t>
      </w:r>
    </w:p>
    <w:p w:rsidR="005B7277" w:rsidRDefault="005B7277" w:rsidP="005B7277">
      <w:pPr>
        <w:ind w:firstLine="720"/>
      </w:pPr>
      <w:r>
        <w:t>Khách hàng đăng ký thông tin cần thiết để có thể tạo một cuốc xe theo mong muốn của mình bằng thông tin về địa điểm đón và địa điểm đến.</w:t>
      </w:r>
    </w:p>
    <w:p w:rsidR="005B7277" w:rsidRDefault="005B7277" w:rsidP="005B7277">
      <w:pPr>
        <w:ind w:firstLine="720"/>
      </w:pPr>
      <w:r>
        <w:t>Khách hàng có thể thấy trên bản đồ những tài xế gần vị trí mình lựa chọn là điểm xuất phát và giá tiền cho cuốc xe do khách hàng yêu cầu.</w:t>
      </w:r>
    </w:p>
    <w:p w:rsidR="005B7277" w:rsidRPr="005B7277" w:rsidRDefault="005B7277" w:rsidP="005B7277">
      <w:pPr>
        <w:ind w:firstLine="720"/>
      </w:pPr>
      <w:r>
        <w:t>Sau khi cuốc xe thành công khách hàng có thể cho điểm và đánh giá về chất lượng phục vụ của tài xế.</w:t>
      </w:r>
    </w:p>
    <w:p w:rsidR="005B7277" w:rsidRPr="005B7277" w:rsidRDefault="005B7277" w:rsidP="0050639F">
      <w:pPr>
        <w:pStyle w:val="Heading3"/>
      </w:pPr>
      <w:r>
        <w:t>2.</w:t>
      </w:r>
      <w:r w:rsidRPr="005B7277">
        <w:t>1.</w:t>
      </w:r>
      <w:r>
        <w:t>2</w:t>
      </w:r>
      <w:r w:rsidRPr="005B7277">
        <w:t xml:space="preserve"> </w:t>
      </w:r>
      <w:r>
        <w:t>Tài xế</w:t>
      </w:r>
    </w:p>
    <w:p w:rsidR="005B7277" w:rsidRDefault="005B7277" w:rsidP="005B7277">
      <w:pPr>
        <w:ind w:firstLine="720"/>
      </w:pPr>
      <w:r>
        <w:t>Tài xế cần đăng ký thông tin cần thiết để trở thành đối tác của Driper và những thông tin có thể cho khách hàng của bạn cần thiết khi thực hiện giao dịch.</w:t>
      </w:r>
    </w:p>
    <w:p w:rsidR="005B7277" w:rsidRDefault="005B7277" w:rsidP="005B7277">
      <w:pPr>
        <w:ind w:firstLine="720"/>
      </w:pPr>
      <w:r>
        <w:t xml:space="preserve">Tài xế có thể nắm bắt được mật độ </w:t>
      </w:r>
      <w:r w:rsidR="00E50C14">
        <w:t>khách hàng đang online</w:t>
      </w:r>
      <w:r>
        <w:t xml:space="preserve"> </w:t>
      </w:r>
      <w:r w:rsidR="00E50C14">
        <w:t>và chưa có</w:t>
      </w:r>
      <w:r>
        <w:t xml:space="preserve"> yêu cầu </w:t>
      </w:r>
      <w:r w:rsidR="00E50C14">
        <w:t xml:space="preserve"> cuốc xe </w:t>
      </w:r>
      <w:r>
        <w:t>trên bản đồ</w:t>
      </w:r>
      <w:r w:rsidR="00A06C54">
        <w:t xml:space="preserve"> để biết được những nơi có nhu cầu di lại nhiều trong phạm vi trên bản đồ.</w:t>
      </w:r>
      <w:r>
        <w:t xml:space="preserve"> </w:t>
      </w:r>
    </w:p>
    <w:p w:rsidR="005B7277" w:rsidRDefault="00A06C54" w:rsidP="005B7277">
      <w:r>
        <w:tab/>
        <w:t>Khi nhận được yêu cầu cuốc xe tài xế có quyển nhận hoặc để trôi cuốc xe đã được yêu cầu từ khách hàng. Sau khi cuốc xe bị trôi yêu cầu cuốc xe đó sẽ được gửi tới một tài xế khác.</w:t>
      </w:r>
    </w:p>
    <w:p w:rsidR="00A06C54" w:rsidRPr="0050639F" w:rsidRDefault="00A06C54" w:rsidP="0050639F">
      <w:pPr>
        <w:pStyle w:val="Heading2"/>
      </w:pPr>
      <w:r w:rsidRPr="0050639F">
        <w:t>2.2 Yêu cầu hệ thống</w:t>
      </w:r>
    </w:p>
    <w:p w:rsidR="005B7277" w:rsidRDefault="00C370D4" w:rsidP="00C370D4">
      <w:pPr>
        <w:ind w:firstLine="720"/>
      </w:pPr>
      <w:r>
        <w:t>Driper là một ứng dụng trung gian thư ba nhằm kết nối giữa khách hàng và tài xế bằng cách tìm và chuyển tới tài xế yêu cầu di chuyển của mình với một quãng đường đã chọn.</w:t>
      </w:r>
    </w:p>
    <w:p w:rsidR="003F5819" w:rsidRDefault="003F5819" w:rsidP="00C370D4">
      <w:pPr>
        <w:ind w:firstLine="720"/>
      </w:pPr>
    </w:p>
    <w:p w:rsidR="00C370D4" w:rsidRDefault="00C370D4" w:rsidP="0050639F">
      <w:pPr>
        <w:pStyle w:val="Heading3"/>
      </w:pPr>
      <w:bookmarkStart w:id="366" w:name="_Toc507842847"/>
      <w:bookmarkStart w:id="367" w:name="_Toc511914411"/>
      <w:bookmarkStart w:id="368" w:name="_Toc511914491"/>
      <w:bookmarkStart w:id="369" w:name="_Toc511919226"/>
      <w:r>
        <w:t>2.2</w:t>
      </w:r>
      <w:r w:rsidRPr="005B7277">
        <w:t>.1 Khách hàng</w:t>
      </w:r>
    </w:p>
    <w:p w:rsidR="00C370D4" w:rsidRDefault="00625E45" w:rsidP="00C370D4">
      <w:r>
        <w:rPr>
          <w:b/>
        </w:rPr>
        <w:tab/>
      </w:r>
      <w:r>
        <w:t xml:space="preserve">Khách hàng cần </w:t>
      </w:r>
      <w:r w:rsidR="00337AFD">
        <w:t xml:space="preserve">có một thiết bị di động chạy hệ điều hành Android, </w:t>
      </w:r>
      <w:r>
        <w:t xml:space="preserve">kết nối với internet, bật vị trí của mình và cung cấp các thông tin cá nhân cơ bản như tên và số </w:t>
      </w:r>
      <w:r>
        <w:lastRenderedPageBreak/>
        <w:t>điện thoại liên hệ để có thể tạo và gửi một yêu cầu. Hệ thống sẽ thực hiện các công việc sau:</w:t>
      </w:r>
    </w:p>
    <w:p w:rsidR="00625E45" w:rsidRDefault="00625E45" w:rsidP="00625E45">
      <w:pPr>
        <w:pStyle w:val="ListParagraph"/>
        <w:numPr>
          <w:ilvl w:val="0"/>
          <w:numId w:val="45"/>
        </w:numPr>
      </w:pPr>
      <w:r>
        <w:t>Hiển thị các tài xế đang ở gần khách hàng trong đường kính 1km.</w:t>
      </w:r>
    </w:p>
    <w:p w:rsidR="00625E45" w:rsidRDefault="00625E45" w:rsidP="00625E45">
      <w:pPr>
        <w:pStyle w:val="ListParagraph"/>
        <w:numPr>
          <w:ilvl w:val="0"/>
          <w:numId w:val="45"/>
        </w:numPr>
      </w:pPr>
      <w:r>
        <w:t>Cho biết khoảng cách, giá tiền giữa hai địa điểm xuất phát và kết thúc của quãng đường yêu cầu của khách hàng.</w:t>
      </w:r>
    </w:p>
    <w:p w:rsidR="00625E45" w:rsidRDefault="00625E45" w:rsidP="00625E45">
      <w:pPr>
        <w:pStyle w:val="ListParagraph"/>
        <w:numPr>
          <w:ilvl w:val="0"/>
          <w:numId w:val="45"/>
        </w:numPr>
      </w:pPr>
      <w:r>
        <w:t>Tìm kiếm các tài xế ở gần nhất với khách hàng và có trạng thái sẵn sàng nhận cuốc xe.</w:t>
      </w:r>
    </w:p>
    <w:p w:rsidR="00625E45" w:rsidRDefault="00625E45" w:rsidP="00625E45">
      <w:pPr>
        <w:pStyle w:val="ListParagraph"/>
        <w:numPr>
          <w:ilvl w:val="0"/>
          <w:numId w:val="45"/>
        </w:numPr>
      </w:pPr>
      <w:r>
        <w:t>Sau khi đã có tài xế nhận cuốc xe của khách hàng hiển thị các thông tin của tài xế và một số tính năng có thể kết nối với tài xế.</w:t>
      </w:r>
    </w:p>
    <w:p w:rsidR="00625E45" w:rsidRDefault="00625E45" w:rsidP="00625E45">
      <w:pPr>
        <w:pStyle w:val="ListParagraph"/>
        <w:numPr>
          <w:ilvl w:val="0"/>
          <w:numId w:val="45"/>
        </w:numPr>
      </w:pPr>
      <w:r>
        <w:t>Trước quá trình chấp nhận giao dịch với tài xế khách hàng có thể hủy cuốc xe đã gửi yêu cầu.</w:t>
      </w:r>
    </w:p>
    <w:p w:rsidR="00625E45" w:rsidRDefault="00625E45" w:rsidP="00C370D4">
      <w:pPr>
        <w:pStyle w:val="ListParagraph"/>
        <w:numPr>
          <w:ilvl w:val="0"/>
          <w:numId w:val="45"/>
        </w:numPr>
      </w:pPr>
      <w:r>
        <w:t>Sau khi cuốc xe thành công hiển thị các thông tin khách hàng có thể đánh giá được chất lượng phúc vụ của tài xế.</w:t>
      </w:r>
    </w:p>
    <w:p w:rsidR="003F5819" w:rsidRPr="00625E45" w:rsidRDefault="003F5819" w:rsidP="003F5819"/>
    <w:p w:rsidR="00C370D4" w:rsidRDefault="00C370D4" w:rsidP="0050639F">
      <w:pPr>
        <w:pStyle w:val="Heading3"/>
      </w:pPr>
      <w:r>
        <w:t>2.2</w:t>
      </w:r>
      <w:r w:rsidRPr="005B7277">
        <w:t>.</w:t>
      </w:r>
      <w:r>
        <w:t>2</w:t>
      </w:r>
      <w:r w:rsidRPr="005B7277">
        <w:t xml:space="preserve"> </w:t>
      </w:r>
      <w:r>
        <w:t>Tài xế</w:t>
      </w:r>
    </w:p>
    <w:p w:rsidR="00C370D4" w:rsidRDefault="00C370D4" w:rsidP="00C370D4">
      <w:r>
        <w:rPr>
          <w:b/>
        </w:rPr>
        <w:tab/>
      </w:r>
      <w:r w:rsidR="00337AFD">
        <w:t xml:space="preserve">Tài xế cần có một thiết bị di động chạy hệ điều hành Android, kết nối với internet, bật vị trí của mình và cung cấp các thông tin cần thiết để đăng ký trờ thành </w:t>
      </w:r>
      <w:r w:rsidR="00E50C14">
        <w:t>đối tác tài xế của Driper</w:t>
      </w:r>
      <w:r w:rsidR="00337AFD">
        <w:t>.</w:t>
      </w:r>
      <w:r w:rsidR="00E50C14">
        <w:t xml:space="preserve"> Sau khi trờ thành đối tác tài xế của Driper tài xế chỉ cần bật trạng thái sẵn sàng nhận cuốc và bắt đầu nhân các yêu cầu cuốc xe từ phía khách hàng do hệ thống phân phối:</w:t>
      </w:r>
    </w:p>
    <w:p w:rsidR="00E50C14" w:rsidRPr="00E50C14" w:rsidRDefault="00E50C14" w:rsidP="00E50C14">
      <w:pPr>
        <w:pStyle w:val="ListParagraph"/>
        <w:numPr>
          <w:ilvl w:val="0"/>
          <w:numId w:val="46"/>
        </w:numPr>
        <w:rPr>
          <w:b/>
        </w:rPr>
      </w:pPr>
      <w:r>
        <w:t>Hiển thị mật độ khách hàng đang online và chưa yêu cầu cuốc xe trên bản đồ.</w:t>
      </w:r>
    </w:p>
    <w:p w:rsidR="00E50C14" w:rsidRPr="00E50C14" w:rsidRDefault="00E50C14" w:rsidP="00E50C14">
      <w:pPr>
        <w:pStyle w:val="ListParagraph"/>
        <w:numPr>
          <w:ilvl w:val="0"/>
          <w:numId w:val="46"/>
        </w:numPr>
        <w:rPr>
          <w:b/>
        </w:rPr>
      </w:pPr>
      <w:r>
        <w:t>Sau khi nhận được yêu cầu từ phía khách hàng hệ thống sẽ phân phối yêu cầu cho tài xế gần nhất với khách hàng trong phạm vi 1km so với khách hàng.</w:t>
      </w:r>
    </w:p>
    <w:p w:rsidR="00E50C14" w:rsidRPr="00E50C14" w:rsidRDefault="00E50C14" w:rsidP="00E50C14">
      <w:pPr>
        <w:pStyle w:val="ListParagraph"/>
        <w:numPr>
          <w:ilvl w:val="0"/>
          <w:numId w:val="46"/>
        </w:numPr>
        <w:rPr>
          <w:b/>
        </w:rPr>
      </w:pPr>
      <w:r>
        <w:t>Tài xế sẽ nhận được thông tin về cuốc xe và giá tiền từ phía khách hàng. Tài xế có thể chấp nhận hoặc bỏ qua quốc xe đó.</w:t>
      </w:r>
    </w:p>
    <w:p w:rsidR="00E50C14" w:rsidRPr="00E50C14" w:rsidRDefault="00E50C14" w:rsidP="00E50C14">
      <w:pPr>
        <w:pStyle w:val="ListParagraph"/>
        <w:numPr>
          <w:ilvl w:val="0"/>
          <w:numId w:val="46"/>
        </w:numPr>
        <w:rPr>
          <w:b/>
        </w:rPr>
      </w:pPr>
      <w:r>
        <w:t>Sau khi đã nhận cuốc xe  trạng thái của tài xế sẽ thay đổi sang đã nhận cuốc xe mà cuốc xe chưa được thực hiện tài xế có thể hủy cuốc xe đó.</w:t>
      </w:r>
    </w:p>
    <w:p w:rsidR="001C3BD6" w:rsidRPr="001C3BD6" w:rsidRDefault="00E50C14" w:rsidP="001C3BD6">
      <w:pPr>
        <w:pStyle w:val="ListParagraph"/>
        <w:numPr>
          <w:ilvl w:val="0"/>
          <w:numId w:val="46"/>
        </w:numPr>
        <w:rPr>
          <w:b/>
        </w:rPr>
      </w:pPr>
      <w:r>
        <w:t>Sau khi cuốc xe thành công hóa đơn sẽ được gửi tới tài xế và tài xế tiền hành thanh toán với khách hàng của mình.</w:t>
      </w:r>
    </w:p>
    <w:p w:rsidR="001953E8" w:rsidRDefault="001C3BD6" w:rsidP="0050639F">
      <w:pPr>
        <w:pStyle w:val="Heading2"/>
      </w:pPr>
      <w:r>
        <w:lastRenderedPageBreak/>
        <w:t>2.3 Biểu đồ ca sử dụng</w:t>
      </w:r>
      <w:bookmarkEnd w:id="366"/>
      <w:bookmarkEnd w:id="367"/>
      <w:bookmarkEnd w:id="368"/>
      <w:bookmarkEnd w:id="369"/>
    </w:p>
    <w:p w:rsidR="003F5819" w:rsidRDefault="003F5819" w:rsidP="0050639F">
      <w:pPr>
        <w:pStyle w:val="Heading3"/>
      </w:pPr>
      <w:r>
        <w:t>2.3.1 Xác định các tác nhân của hệ thống</w:t>
      </w:r>
    </w:p>
    <w:p w:rsidR="003F5819" w:rsidRDefault="003F5819" w:rsidP="003F5819">
      <w:pPr>
        <w:ind w:firstLine="720"/>
        <w:rPr>
          <w:rFonts w:cs="Times New Roman"/>
          <w:szCs w:val="26"/>
          <w:lang w:val="fr-FR"/>
        </w:rPr>
      </w:pPr>
      <w:r w:rsidRPr="004B034F">
        <w:rPr>
          <w:rFonts w:cs="Times New Roman"/>
          <w:szCs w:val="26"/>
          <w:lang w:val="fr-FR"/>
        </w:rPr>
        <w:t>Dựa vào văn bản mô tả bài toán, ta xác định được các tác nhân của hệ thống</w:t>
      </w:r>
      <w:r>
        <w:rPr>
          <w:rFonts w:cs="Times New Roman"/>
          <w:szCs w:val="26"/>
          <w:lang w:val="fr-FR"/>
        </w:rPr>
        <w:t> :</w:t>
      </w:r>
    </w:p>
    <w:p w:rsidR="003F5819" w:rsidRDefault="003F5819" w:rsidP="003F5819">
      <w:pPr>
        <w:pStyle w:val="ListParagraph"/>
        <w:numPr>
          <w:ilvl w:val="0"/>
          <w:numId w:val="36"/>
        </w:numPr>
        <w:rPr>
          <w:rFonts w:cs="Times New Roman"/>
          <w:szCs w:val="26"/>
          <w:lang w:val="fr-FR"/>
        </w:rPr>
      </w:pPr>
      <w:r>
        <w:rPr>
          <w:rFonts w:cs="Times New Roman"/>
          <w:szCs w:val="26"/>
          <w:lang w:val="fr-FR"/>
        </w:rPr>
        <w:t>Tác nhân Khách hàng</w:t>
      </w:r>
    </w:p>
    <w:p w:rsidR="003F5819" w:rsidRDefault="003F5819" w:rsidP="003F5819">
      <w:pPr>
        <w:pStyle w:val="ListParagraph"/>
        <w:numPr>
          <w:ilvl w:val="0"/>
          <w:numId w:val="36"/>
        </w:numPr>
        <w:rPr>
          <w:rFonts w:cs="Times New Roman"/>
          <w:szCs w:val="26"/>
          <w:lang w:val="fr-FR"/>
        </w:rPr>
      </w:pPr>
      <w:r>
        <w:rPr>
          <w:rFonts w:cs="Times New Roman"/>
          <w:szCs w:val="26"/>
          <w:lang w:val="fr-FR"/>
        </w:rPr>
        <w:t>Tác nhân Tài xế</w:t>
      </w:r>
    </w:p>
    <w:p w:rsidR="003F5819" w:rsidRPr="003F5819" w:rsidRDefault="003F5819" w:rsidP="0050639F">
      <w:pPr>
        <w:pStyle w:val="Heading3"/>
      </w:pPr>
      <w:r w:rsidRPr="003F5819">
        <w:t>2.3.</w:t>
      </w:r>
      <w:r>
        <w:t>2</w:t>
      </w:r>
      <w:r w:rsidRPr="003F5819">
        <w:t xml:space="preserve"> Xác định các tác nhân của hệ thống</w:t>
      </w:r>
    </w:p>
    <w:p w:rsidR="003F5819" w:rsidRDefault="003F5819" w:rsidP="003F5819">
      <w:pPr>
        <w:spacing w:line="360" w:lineRule="auto"/>
        <w:ind w:firstLine="720"/>
        <w:rPr>
          <w:rFonts w:cs="Times New Roman"/>
          <w:szCs w:val="26"/>
        </w:rPr>
      </w:pPr>
      <w:r w:rsidRPr="00DC47B2">
        <w:rPr>
          <w:rFonts w:cs="Times New Roman"/>
          <w:szCs w:val="26"/>
        </w:rPr>
        <w:t>Dựa trên văn bản mô tả bài toán và việc phân tích để</w:t>
      </w:r>
      <w:r>
        <w:rPr>
          <w:rFonts w:cs="Times New Roman"/>
          <w:szCs w:val="26"/>
        </w:rPr>
        <w:t xml:space="preserve"> tìm ra các tác nhân, ta xác</w:t>
      </w:r>
      <w:r w:rsidRPr="00DC47B2">
        <w:rPr>
          <w:rFonts w:cs="Times New Roman"/>
          <w:szCs w:val="26"/>
        </w:rPr>
        <w:t xml:space="preserve"> định được các ca sử dụng như sau:</w:t>
      </w:r>
    </w:p>
    <w:p w:rsidR="003F5819" w:rsidRPr="003F5819" w:rsidRDefault="003F5819" w:rsidP="003F5819">
      <w:pPr>
        <w:pStyle w:val="ListParagraph"/>
        <w:numPr>
          <w:ilvl w:val="0"/>
          <w:numId w:val="47"/>
        </w:numPr>
      </w:pPr>
      <w:r w:rsidRPr="003F5819">
        <w:t>Khách hàng</w:t>
      </w:r>
    </w:p>
    <w:p w:rsidR="000A2FB9" w:rsidRDefault="00451899" w:rsidP="000A2FB9">
      <w:pPr>
        <w:pStyle w:val="ListParagraph"/>
        <w:numPr>
          <w:ilvl w:val="0"/>
          <w:numId w:val="49"/>
        </w:numPr>
      </w:pPr>
      <w:r>
        <w:t>Đăng ký</w:t>
      </w:r>
      <w:r w:rsidR="000A2FB9" w:rsidRPr="000A2FB9">
        <w:t xml:space="preserve"> </w:t>
      </w:r>
    </w:p>
    <w:p w:rsidR="000A2FB9" w:rsidRDefault="000A2FB9" w:rsidP="000A2FB9">
      <w:pPr>
        <w:pStyle w:val="ListParagraph"/>
        <w:numPr>
          <w:ilvl w:val="0"/>
          <w:numId w:val="49"/>
        </w:numPr>
      </w:pPr>
      <w:r>
        <w:t>Xác thực số điện thoại</w:t>
      </w:r>
    </w:p>
    <w:p w:rsidR="00451899" w:rsidRDefault="00451899" w:rsidP="00451899">
      <w:pPr>
        <w:pStyle w:val="ListParagraph"/>
        <w:numPr>
          <w:ilvl w:val="0"/>
          <w:numId w:val="48"/>
        </w:numPr>
      </w:pPr>
      <w:r>
        <w:t>Đăng nhập</w:t>
      </w:r>
    </w:p>
    <w:p w:rsidR="00451899" w:rsidRDefault="00451899" w:rsidP="00451899">
      <w:pPr>
        <w:pStyle w:val="ListParagraph"/>
        <w:numPr>
          <w:ilvl w:val="0"/>
          <w:numId w:val="48"/>
        </w:numPr>
      </w:pPr>
      <w:r>
        <w:t>Đăng xuất</w:t>
      </w:r>
    </w:p>
    <w:p w:rsidR="00451899" w:rsidRDefault="00451899" w:rsidP="00451899">
      <w:pPr>
        <w:pStyle w:val="ListParagraph"/>
        <w:numPr>
          <w:ilvl w:val="0"/>
          <w:numId w:val="48"/>
        </w:numPr>
      </w:pPr>
      <w:r>
        <w:t>Xem thông tin tài khoản</w:t>
      </w:r>
    </w:p>
    <w:p w:rsidR="00451899" w:rsidRDefault="00451899" w:rsidP="00451899">
      <w:pPr>
        <w:pStyle w:val="ListParagraph"/>
        <w:numPr>
          <w:ilvl w:val="0"/>
          <w:numId w:val="48"/>
        </w:numPr>
      </w:pPr>
      <w:r>
        <w:t>Cập nhật thông tin</w:t>
      </w:r>
    </w:p>
    <w:p w:rsidR="00451899" w:rsidRDefault="00451899" w:rsidP="00451899">
      <w:pPr>
        <w:pStyle w:val="ListParagraph"/>
        <w:numPr>
          <w:ilvl w:val="0"/>
          <w:numId w:val="48"/>
        </w:numPr>
      </w:pPr>
      <w:r>
        <w:t>Xem các tài xế trên bản đồ</w:t>
      </w:r>
    </w:p>
    <w:p w:rsidR="000A2FB9" w:rsidRDefault="000A2FB9" w:rsidP="00451899">
      <w:pPr>
        <w:pStyle w:val="ListParagraph"/>
        <w:numPr>
          <w:ilvl w:val="0"/>
          <w:numId w:val="48"/>
        </w:numPr>
      </w:pPr>
      <w:r>
        <w:t>Chọn loại hình phương tiện</w:t>
      </w:r>
    </w:p>
    <w:p w:rsidR="000A2FB9" w:rsidRDefault="000A2FB9" w:rsidP="000A2FB9">
      <w:pPr>
        <w:pStyle w:val="ListParagraph"/>
        <w:numPr>
          <w:ilvl w:val="0"/>
          <w:numId w:val="48"/>
        </w:numPr>
      </w:pPr>
      <w:r>
        <w:t>Chọn điểm đi</w:t>
      </w:r>
    </w:p>
    <w:p w:rsidR="000A2FB9" w:rsidRDefault="000A2FB9" w:rsidP="000A2FB9">
      <w:pPr>
        <w:pStyle w:val="ListParagraph"/>
        <w:numPr>
          <w:ilvl w:val="0"/>
          <w:numId w:val="48"/>
        </w:numPr>
      </w:pPr>
      <w:r>
        <w:t>Chọn điểm đến</w:t>
      </w:r>
    </w:p>
    <w:p w:rsidR="00451899" w:rsidRDefault="00451899" w:rsidP="00451899">
      <w:pPr>
        <w:pStyle w:val="ListParagraph"/>
        <w:numPr>
          <w:ilvl w:val="0"/>
          <w:numId w:val="48"/>
        </w:numPr>
      </w:pPr>
      <w:r>
        <w:t>Đặt cuốc xe</w:t>
      </w:r>
    </w:p>
    <w:p w:rsidR="00451899" w:rsidRDefault="00451899" w:rsidP="00451899">
      <w:pPr>
        <w:pStyle w:val="ListParagraph"/>
        <w:numPr>
          <w:ilvl w:val="0"/>
          <w:numId w:val="48"/>
        </w:numPr>
      </w:pPr>
      <w:r>
        <w:t>Hủy cuốc xe</w:t>
      </w:r>
    </w:p>
    <w:p w:rsidR="00451899" w:rsidRPr="003F5819" w:rsidRDefault="00451899" w:rsidP="00451899">
      <w:pPr>
        <w:pStyle w:val="ListParagraph"/>
        <w:numPr>
          <w:ilvl w:val="0"/>
          <w:numId w:val="48"/>
        </w:numPr>
      </w:pPr>
      <w:r>
        <w:t>Đánh giá chất lượng dịch vụ</w:t>
      </w:r>
    </w:p>
    <w:p w:rsidR="003F5819" w:rsidRDefault="003F5819" w:rsidP="003F5819">
      <w:pPr>
        <w:pStyle w:val="ListParagraph"/>
        <w:numPr>
          <w:ilvl w:val="0"/>
          <w:numId w:val="47"/>
        </w:numPr>
      </w:pPr>
      <w:r w:rsidRPr="003F5819">
        <w:t>Tài xế</w:t>
      </w:r>
    </w:p>
    <w:p w:rsidR="00451899" w:rsidRDefault="00451899" w:rsidP="00451899">
      <w:pPr>
        <w:pStyle w:val="ListParagraph"/>
        <w:numPr>
          <w:ilvl w:val="0"/>
          <w:numId w:val="49"/>
        </w:numPr>
      </w:pPr>
      <w:r>
        <w:t>Đăng ký</w:t>
      </w:r>
    </w:p>
    <w:p w:rsidR="000A2FB9" w:rsidRDefault="000A2FB9" w:rsidP="000A2FB9">
      <w:pPr>
        <w:pStyle w:val="ListParagraph"/>
        <w:numPr>
          <w:ilvl w:val="0"/>
          <w:numId w:val="49"/>
        </w:numPr>
      </w:pPr>
      <w:r>
        <w:t>Xác thực số điện thoại</w:t>
      </w:r>
    </w:p>
    <w:p w:rsidR="00451899" w:rsidRDefault="00451899" w:rsidP="00451899">
      <w:pPr>
        <w:pStyle w:val="ListParagraph"/>
        <w:numPr>
          <w:ilvl w:val="0"/>
          <w:numId w:val="49"/>
        </w:numPr>
      </w:pPr>
      <w:r>
        <w:t>Đăng nhập</w:t>
      </w:r>
    </w:p>
    <w:p w:rsidR="00451899" w:rsidRDefault="00451899" w:rsidP="00451899">
      <w:pPr>
        <w:pStyle w:val="ListParagraph"/>
        <w:numPr>
          <w:ilvl w:val="0"/>
          <w:numId w:val="49"/>
        </w:numPr>
      </w:pPr>
      <w:r>
        <w:t>Đăng xuất</w:t>
      </w:r>
    </w:p>
    <w:p w:rsidR="00451899" w:rsidRDefault="00451899" w:rsidP="00451899">
      <w:pPr>
        <w:pStyle w:val="ListParagraph"/>
        <w:numPr>
          <w:ilvl w:val="0"/>
          <w:numId w:val="49"/>
        </w:numPr>
      </w:pPr>
      <w:r>
        <w:t>Xem thông tin tài khoản</w:t>
      </w:r>
    </w:p>
    <w:p w:rsidR="00451899" w:rsidRDefault="00451899" w:rsidP="00451899">
      <w:pPr>
        <w:pStyle w:val="ListParagraph"/>
        <w:numPr>
          <w:ilvl w:val="0"/>
          <w:numId w:val="49"/>
        </w:numPr>
      </w:pPr>
      <w:r>
        <w:t>Xem mật độ khách hàng</w:t>
      </w:r>
    </w:p>
    <w:p w:rsidR="00451899" w:rsidRDefault="00451899" w:rsidP="00451899">
      <w:pPr>
        <w:pStyle w:val="ListParagraph"/>
        <w:numPr>
          <w:ilvl w:val="0"/>
          <w:numId w:val="49"/>
        </w:numPr>
      </w:pPr>
      <w:r>
        <w:t>Nhận cuốc xe</w:t>
      </w:r>
    </w:p>
    <w:p w:rsidR="00451899" w:rsidRDefault="00451899" w:rsidP="00451899">
      <w:pPr>
        <w:pStyle w:val="ListParagraph"/>
        <w:numPr>
          <w:ilvl w:val="0"/>
          <w:numId w:val="49"/>
        </w:numPr>
      </w:pPr>
      <w:r>
        <w:lastRenderedPageBreak/>
        <w:t>Hủy cuốc xe</w:t>
      </w:r>
    </w:p>
    <w:p w:rsidR="00750A3C" w:rsidRDefault="00451899" w:rsidP="00750A3C">
      <w:pPr>
        <w:pStyle w:val="ListParagraph"/>
        <w:numPr>
          <w:ilvl w:val="0"/>
          <w:numId w:val="49"/>
        </w:numPr>
      </w:pPr>
      <w:r>
        <w:t>Thanh toán</w:t>
      </w:r>
    </w:p>
    <w:p w:rsidR="00750A3C" w:rsidRDefault="00750A3C" w:rsidP="00750A3C"/>
    <w:p w:rsidR="00750A3C" w:rsidRDefault="00451899" w:rsidP="0050639F">
      <w:pPr>
        <w:pStyle w:val="Heading3"/>
      </w:pPr>
      <w:r>
        <w:t xml:space="preserve">2.3.3 Biểu đồ </w:t>
      </w:r>
      <w:r w:rsidR="0050639F">
        <w:t>ca sử dụng</w:t>
      </w:r>
    </w:p>
    <w:p w:rsidR="000A2FB9" w:rsidRDefault="000A2FB9" w:rsidP="000A2FB9">
      <w:pPr>
        <w:pStyle w:val="ListParagraph"/>
        <w:numPr>
          <w:ilvl w:val="0"/>
          <w:numId w:val="47"/>
        </w:numPr>
      </w:pPr>
      <w:r>
        <w:t xml:space="preserve">Biểu đồ </w:t>
      </w:r>
      <w:r w:rsidR="0050639F">
        <w:t xml:space="preserve">ca sử dụng </w:t>
      </w:r>
      <w:r>
        <w:t>của k</w:t>
      </w:r>
      <w:r w:rsidRPr="003F5819">
        <w:t>hách hàng</w:t>
      </w:r>
    </w:p>
    <w:p w:rsidR="00750A3C" w:rsidRDefault="00750A3C" w:rsidP="00750A3C"/>
    <w:p w:rsidR="000A2FB9" w:rsidRDefault="00750A3C" w:rsidP="000A2FB9">
      <w:r>
        <w:rPr>
          <w:noProof/>
          <w:lang w:eastAsia="en-US"/>
        </w:rPr>
        <w:drawing>
          <wp:inline distT="0" distB="0" distL="0" distR="0">
            <wp:extent cx="5611495" cy="379666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hachhang.PNG"/>
                    <pic:cNvPicPr/>
                  </pic:nvPicPr>
                  <pic:blipFill>
                    <a:blip r:embed="rId142">
                      <a:extLst>
                        <a:ext uri="{28A0092B-C50C-407E-A947-70E740481C1C}">
                          <a14:useLocalDpi xmlns:a14="http://schemas.microsoft.com/office/drawing/2010/main" val="0"/>
                        </a:ext>
                      </a:extLst>
                    </a:blip>
                    <a:stretch>
                      <a:fillRect/>
                    </a:stretch>
                  </pic:blipFill>
                  <pic:spPr>
                    <a:xfrm>
                      <a:off x="0" y="0"/>
                      <a:ext cx="5611495" cy="3796665"/>
                    </a:xfrm>
                    <a:prstGeom prst="rect">
                      <a:avLst/>
                    </a:prstGeom>
                  </pic:spPr>
                </pic:pic>
              </a:graphicData>
            </a:graphic>
          </wp:inline>
        </w:drawing>
      </w:r>
    </w:p>
    <w:p w:rsidR="00750A3C" w:rsidRDefault="00750A3C" w:rsidP="000A2FB9"/>
    <w:p w:rsidR="00750A3C" w:rsidRDefault="00750A3C" w:rsidP="00750A3C">
      <w:pPr>
        <w:jc w:val="center"/>
      </w:pPr>
      <w:r>
        <w:t xml:space="preserve">Hình 2.1: Biểu đồ </w:t>
      </w:r>
      <w:r w:rsidR="0050639F">
        <w:t xml:space="preserve">ca sử dụng của </w:t>
      </w:r>
      <w:r>
        <w:t>Khách hàng</w:t>
      </w:r>
    </w:p>
    <w:p w:rsidR="00750A3C" w:rsidRPr="003F5819" w:rsidRDefault="00750A3C" w:rsidP="000A2FB9"/>
    <w:p w:rsidR="00750A3C" w:rsidRDefault="00750A3C">
      <w:r>
        <w:br w:type="page"/>
      </w:r>
    </w:p>
    <w:p w:rsidR="000A2FB9" w:rsidRDefault="000A2FB9" w:rsidP="000A2FB9">
      <w:pPr>
        <w:pStyle w:val="ListParagraph"/>
        <w:numPr>
          <w:ilvl w:val="0"/>
          <w:numId w:val="47"/>
        </w:numPr>
      </w:pPr>
      <w:r>
        <w:lastRenderedPageBreak/>
        <w:t xml:space="preserve">Biểu đồ </w:t>
      </w:r>
      <w:r w:rsidR="0050639F">
        <w:t xml:space="preserve">ca sử dụng </w:t>
      </w:r>
      <w:r>
        <w:t xml:space="preserve">của </w:t>
      </w:r>
      <w:r w:rsidR="0050639F">
        <w:t>T</w:t>
      </w:r>
      <w:r>
        <w:t>ài xế</w:t>
      </w:r>
    </w:p>
    <w:p w:rsidR="00750A3C" w:rsidRPr="003F5819" w:rsidRDefault="00750A3C" w:rsidP="00750A3C"/>
    <w:p w:rsidR="00451899" w:rsidRDefault="00750A3C" w:rsidP="00451899">
      <w:r>
        <w:rPr>
          <w:noProof/>
          <w:lang w:eastAsia="en-US"/>
        </w:rPr>
        <w:drawing>
          <wp:inline distT="0" distB="0" distL="0" distR="0">
            <wp:extent cx="5611495" cy="4107180"/>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ixe.PNG"/>
                    <pic:cNvPicPr/>
                  </pic:nvPicPr>
                  <pic:blipFill>
                    <a:blip r:embed="rId143">
                      <a:extLst>
                        <a:ext uri="{28A0092B-C50C-407E-A947-70E740481C1C}">
                          <a14:useLocalDpi xmlns:a14="http://schemas.microsoft.com/office/drawing/2010/main" val="0"/>
                        </a:ext>
                      </a:extLst>
                    </a:blip>
                    <a:stretch>
                      <a:fillRect/>
                    </a:stretch>
                  </pic:blipFill>
                  <pic:spPr>
                    <a:xfrm>
                      <a:off x="0" y="0"/>
                      <a:ext cx="5611495" cy="4107180"/>
                    </a:xfrm>
                    <a:prstGeom prst="rect">
                      <a:avLst/>
                    </a:prstGeom>
                  </pic:spPr>
                </pic:pic>
              </a:graphicData>
            </a:graphic>
          </wp:inline>
        </w:drawing>
      </w:r>
    </w:p>
    <w:p w:rsidR="00750A3C" w:rsidRDefault="00750A3C" w:rsidP="00451899"/>
    <w:p w:rsidR="00750A3C" w:rsidRDefault="00750A3C" w:rsidP="00750A3C">
      <w:pPr>
        <w:jc w:val="center"/>
      </w:pPr>
      <w:r>
        <w:t>Hình 2.1: Biểu đồ usecase Tài xế</w:t>
      </w:r>
    </w:p>
    <w:p w:rsidR="00750A3C" w:rsidRDefault="0050639F" w:rsidP="0050639F">
      <w:pPr>
        <w:pStyle w:val="Heading2"/>
      </w:pPr>
      <w:r>
        <w:t>2.4 Đặc tả các ca sử dụng</w:t>
      </w:r>
    </w:p>
    <w:p w:rsidR="0050639F" w:rsidRDefault="0050639F" w:rsidP="0050639F">
      <w:pPr>
        <w:pStyle w:val="Heading3"/>
      </w:pPr>
      <w:r>
        <w:t>2.4.1 Khách hàng</w:t>
      </w:r>
    </w:p>
    <w:p w:rsidR="00CB15F9" w:rsidRDefault="00CB15F9" w:rsidP="00CB15F9">
      <w:pPr>
        <w:pStyle w:val="ListParagraph"/>
        <w:numPr>
          <w:ilvl w:val="0"/>
          <w:numId w:val="50"/>
        </w:numPr>
      </w:pPr>
      <w:r>
        <w:t>Đặc tả ca sử dụng “Đăng ký”</w:t>
      </w:r>
    </w:p>
    <w:tbl>
      <w:tblPr>
        <w:tblStyle w:val="TableGrid"/>
        <w:tblW w:w="0" w:type="auto"/>
        <w:tblLook w:val="04A0" w:firstRow="1" w:lastRow="0" w:firstColumn="1" w:lastColumn="0" w:noHBand="0" w:noVBand="1"/>
      </w:tblPr>
      <w:tblGrid>
        <w:gridCol w:w="2965"/>
        <w:gridCol w:w="5862"/>
      </w:tblGrid>
      <w:tr w:rsidR="00151C19" w:rsidTr="00151C19">
        <w:tc>
          <w:tcPr>
            <w:tcW w:w="2965" w:type="dxa"/>
            <w:shd w:val="clear" w:color="auto" w:fill="FFF2CC" w:themeFill="accent4" w:themeFillTint="33"/>
            <w:vAlign w:val="center"/>
          </w:tcPr>
          <w:p w:rsidR="00151C19" w:rsidRPr="00151C19" w:rsidRDefault="00151C19" w:rsidP="00151C19">
            <w:pPr>
              <w:jc w:val="center"/>
              <w:rPr>
                <w:b/>
                <w:color w:val="FF0000"/>
              </w:rPr>
            </w:pPr>
            <w:r w:rsidRPr="00151C19">
              <w:rPr>
                <w:b/>
                <w:color w:val="FF0000"/>
              </w:rPr>
              <w:t>Tiêu đề</w:t>
            </w:r>
          </w:p>
        </w:tc>
        <w:tc>
          <w:tcPr>
            <w:tcW w:w="5862" w:type="dxa"/>
            <w:shd w:val="clear" w:color="auto" w:fill="FFF2CC" w:themeFill="accent4" w:themeFillTint="33"/>
            <w:vAlign w:val="center"/>
          </w:tcPr>
          <w:p w:rsidR="00151C19" w:rsidRPr="00151C19" w:rsidRDefault="00151C19" w:rsidP="00151C19">
            <w:pPr>
              <w:jc w:val="center"/>
              <w:rPr>
                <w:b/>
                <w:color w:val="FF0000"/>
              </w:rPr>
            </w:pPr>
            <w:r w:rsidRPr="00151C19">
              <w:rPr>
                <w:b/>
                <w:color w:val="FF0000"/>
              </w:rPr>
              <w:t>Nội dung</w:t>
            </w:r>
          </w:p>
        </w:tc>
      </w:tr>
      <w:tr w:rsidR="00151C19" w:rsidTr="00151C19">
        <w:tc>
          <w:tcPr>
            <w:tcW w:w="2965" w:type="dxa"/>
            <w:shd w:val="clear" w:color="auto" w:fill="FFFFFF" w:themeFill="background1"/>
            <w:vAlign w:val="center"/>
          </w:tcPr>
          <w:p w:rsidR="00151C19" w:rsidRPr="00151C19" w:rsidRDefault="00151C19" w:rsidP="00151C19">
            <w:pPr>
              <w:jc w:val="left"/>
            </w:pPr>
            <w:r>
              <w:t>Tên ca sử dụng</w:t>
            </w:r>
          </w:p>
        </w:tc>
        <w:tc>
          <w:tcPr>
            <w:tcW w:w="5862" w:type="dxa"/>
            <w:shd w:val="clear" w:color="auto" w:fill="FFFFFF" w:themeFill="background1"/>
            <w:vAlign w:val="center"/>
          </w:tcPr>
          <w:p w:rsidR="00151C19" w:rsidRPr="00151C19" w:rsidRDefault="00151C19" w:rsidP="00151C19">
            <w:pPr>
              <w:jc w:val="center"/>
            </w:pPr>
            <w:bookmarkStart w:id="370" w:name="_GoBack"/>
            <w:bookmarkEnd w:id="370"/>
          </w:p>
        </w:tc>
      </w:tr>
      <w:tr w:rsidR="00151C19" w:rsidTr="00151C19">
        <w:tc>
          <w:tcPr>
            <w:tcW w:w="2965" w:type="dxa"/>
            <w:shd w:val="clear" w:color="auto" w:fill="FFFFFF" w:themeFill="background1"/>
            <w:vAlign w:val="center"/>
          </w:tcPr>
          <w:p w:rsidR="00151C19" w:rsidRDefault="00151C19" w:rsidP="00151C19">
            <w:pPr>
              <w:jc w:val="left"/>
            </w:pPr>
            <w:r>
              <w:t>Mô tả</w:t>
            </w:r>
          </w:p>
        </w:tc>
        <w:tc>
          <w:tcPr>
            <w:tcW w:w="5862" w:type="dxa"/>
            <w:shd w:val="clear" w:color="auto" w:fill="FFFFFF" w:themeFill="background1"/>
            <w:vAlign w:val="center"/>
          </w:tcPr>
          <w:p w:rsidR="00151C19" w:rsidRDefault="00151C19" w:rsidP="00151C19">
            <w:pPr>
              <w:jc w:val="center"/>
            </w:pPr>
          </w:p>
        </w:tc>
      </w:tr>
      <w:tr w:rsidR="00151C19" w:rsidTr="00151C19">
        <w:tc>
          <w:tcPr>
            <w:tcW w:w="2965" w:type="dxa"/>
            <w:shd w:val="clear" w:color="auto" w:fill="FFFFFF" w:themeFill="background1"/>
            <w:vAlign w:val="center"/>
          </w:tcPr>
          <w:p w:rsidR="00151C19" w:rsidRDefault="00B90650" w:rsidP="00151C19">
            <w:pPr>
              <w:jc w:val="left"/>
            </w:pPr>
            <w:r>
              <w:t>Điều</w:t>
            </w:r>
            <w:r w:rsidR="00151C19">
              <w:t xml:space="preserve"> kiện kích hoạt</w:t>
            </w:r>
          </w:p>
        </w:tc>
        <w:tc>
          <w:tcPr>
            <w:tcW w:w="5862" w:type="dxa"/>
            <w:shd w:val="clear" w:color="auto" w:fill="FFFFFF" w:themeFill="background1"/>
            <w:vAlign w:val="center"/>
          </w:tcPr>
          <w:p w:rsidR="00151C19" w:rsidRDefault="00151C19" w:rsidP="00151C19">
            <w:pPr>
              <w:jc w:val="center"/>
            </w:pPr>
          </w:p>
        </w:tc>
      </w:tr>
      <w:tr w:rsidR="00151C19" w:rsidTr="00151C19">
        <w:tc>
          <w:tcPr>
            <w:tcW w:w="2965" w:type="dxa"/>
            <w:shd w:val="clear" w:color="auto" w:fill="FFFFFF" w:themeFill="background1"/>
            <w:vAlign w:val="center"/>
          </w:tcPr>
          <w:p w:rsidR="00151C19" w:rsidRDefault="00151C19" w:rsidP="00151C19">
            <w:pPr>
              <w:jc w:val="left"/>
            </w:pPr>
            <w:r>
              <w:t>Tác nhân</w:t>
            </w:r>
          </w:p>
        </w:tc>
        <w:tc>
          <w:tcPr>
            <w:tcW w:w="5862" w:type="dxa"/>
            <w:shd w:val="clear" w:color="auto" w:fill="FFFFFF" w:themeFill="background1"/>
            <w:vAlign w:val="center"/>
          </w:tcPr>
          <w:p w:rsidR="00151C19" w:rsidRDefault="00151C19" w:rsidP="00151C19">
            <w:pPr>
              <w:jc w:val="center"/>
            </w:pPr>
          </w:p>
        </w:tc>
      </w:tr>
      <w:tr w:rsidR="00151C19" w:rsidTr="00151C19">
        <w:tc>
          <w:tcPr>
            <w:tcW w:w="2965" w:type="dxa"/>
            <w:shd w:val="clear" w:color="auto" w:fill="FFFFFF" w:themeFill="background1"/>
            <w:vAlign w:val="center"/>
          </w:tcPr>
          <w:p w:rsidR="00151C19" w:rsidRDefault="00151C19" w:rsidP="00151C19">
            <w:pPr>
              <w:jc w:val="left"/>
            </w:pPr>
            <w:r>
              <w:lastRenderedPageBreak/>
              <w:t>Ca sử dụng liên quan</w:t>
            </w:r>
          </w:p>
        </w:tc>
        <w:tc>
          <w:tcPr>
            <w:tcW w:w="5862" w:type="dxa"/>
            <w:shd w:val="clear" w:color="auto" w:fill="FFFFFF" w:themeFill="background1"/>
            <w:vAlign w:val="center"/>
          </w:tcPr>
          <w:p w:rsidR="00151C19" w:rsidRDefault="00151C19" w:rsidP="00151C19">
            <w:pPr>
              <w:jc w:val="center"/>
            </w:pPr>
          </w:p>
        </w:tc>
      </w:tr>
      <w:tr w:rsidR="00151C19" w:rsidTr="00151C19">
        <w:tc>
          <w:tcPr>
            <w:tcW w:w="2965" w:type="dxa"/>
            <w:shd w:val="clear" w:color="auto" w:fill="FFFFFF" w:themeFill="background1"/>
            <w:vAlign w:val="center"/>
          </w:tcPr>
          <w:p w:rsidR="00151C19" w:rsidRDefault="00151C19" w:rsidP="00151C19">
            <w:pPr>
              <w:jc w:val="left"/>
            </w:pPr>
            <w:r>
              <w:t>Tiền điều kiện</w:t>
            </w:r>
          </w:p>
        </w:tc>
        <w:tc>
          <w:tcPr>
            <w:tcW w:w="5862" w:type="dxa"/>
            <w:shd w:val="clear" w:color="auto" w:fill="FFFFFF" w:themeFill="background1"/>
            <w:vAlign w:val="center"/>
          </w:tcPr>
          <w:p w:rsidR="00151C19" w:rsidRDefault="00151C19" w:rsidP="00151C19">
            <w:pPr>
              <w:jc w:val="center"/>
            </w:pPr>
          </w:p>
        </w:tc>
      </w:tr>
      <w:tr w:rsidR="00151C19" w:rsidTr="00151C19">
        <w:tc>
          <w:tcPr>
            <w:tcW w:w="2965" w:type="dxa"/>
            <w:shd w:val="clear" w:color="auto" w:fill="FFFFFF" w:themeFill="background1"/>
            <w:vAlign w:val="center"/>
          </w:tcPr>
          <w:p w:rsidR="00151C19" w:rsidRDefault="00151C19" w:rsidP="00151C19">
            <w:pPr>
              <w:jc w:val="left"/>
            </w:pPr>
            <w:r>
              <w:t>Hậu điều kiện</w:t>
            </w:r>
          </w:p>
        </w:tc>
        <w:tc>
          <w:tcPr>
            <w:tcW w:w="5862" w:type="dxa"/>
            <w:shd w:val="clear" w:color="auto" w:fill="FFFFFF" w:themeFill="background1"/>
            <w:vAlign w:val="center"/>
          </w:tcPr>
          <w:p w:rsidR="00151C19" w:rsidRDefault="00151C19" w:rsidP="00151C19">
            <w:pPr>
              <w:jc w:val="center"/>
            </w:pPr>
          </w:p>
        </w:tc>
      </w:tr>
      <w:tr w:rsidR="00151C19" w:rsidTr="00151C19">
        <w:tc>
          <w:tcPr>
            <w:tcW w:w="2965" w:type="dxa"/>
            <w:shd w:val="clear" w:color="auto" w:fill="FFFFFF" w:themeFill="background1"/>
            <w:vAlign w:val="center"/>
          </w:tcPr>
          <w:p w:rsidR="00151C19" w:rsidRDefault="00151C19" w:rsidP="00151C19">
            <w:pPr>
              <w:jc w:val="left"/>
            </w:pPr>
            <w:r>
              <w:t>Biến thể</w:t>
            </w:r>
          </w:p>
        </w:tc>
        <w:tc>
          <w:tcPr>
            <w:tcW w:w="5862" w:type="dxa"/>
            <w:shd w:val="clear" w:color="auto" w:fill="FFFFFF" w:themeFill="background1"/>
            <w:vAlign w:val="center"/>
          </w:tcPr>
          <w:p w:rsidR="00151C19" w:rsidRDefault="00151C19" w:rsidP="00151C19">
            <w:pPr>
              <w:jc w:val="center"/>
            </w:pPr>
          </w:p>
        </w:tc>
      </w:tr>
      <w:tr w:rsidR="00151C19" w:rsidTr="00151C19">
        <w:tc>
          <w:tcPr>
            <w:tcW w:w="2965" w:type="dxa"/>
            <w:shd w:val="clear" w:color="auto" w:fill="FFFFFF" w:themeFill="background1"/>
            <w:vAlign w:val="center"/>
          </w:tcPr>
          <w:p w:rsidR="00151C19" w:rsidRDefault="00151C19" w:rsidP="00151C19">
            <w:pPr>
              <w:jc w:val="left"/>
            </w:pPr>
            <w:r>
              <w:t>Ngoại lệ</w:t>
            </w:r>
          </w:p>
        </w:tc>
        <w:tc>
          <w:tcPr>
            <w:tcW w:w="5862" w:type="dxa"/>
            <w:shd w:val="clear" w:color="auto" w:fill="FFFFFF" w:themeFill="background1"/>
            <w:vAlign w:val="center"/>
          </w:tcPr>
          <w:p w:rsidR="00151C19" w:rsidRDefault="00151C19" w:rsidP="00151C19">
            <w:pPr>
              <w:jc w:val="center"/>
            </w:pPr>
          </w:p>
        </w:tc>
      </w:tr>
      <w:tr w:rsidR="00151C19" w:rsidTr="00151C19">
        <w:tc>
          <w:tcPr>
            <w:tcW w:w="2965" w:type="dxa"/>
            <w:shd w:val="clear" w:color="auto" w:fill="FFFFFF" w:themeFill="background1"/>
            <w:vAlign w:val="center"/>
          </w:tcPr>
          <w:p w:rsidR="00151C19" w:rsidRDefault="00151C19" w:rsidP="00151C19">
            <w:pPr>
              <w:jc w:val="left"/>
            </w:pPr>
          </w:p>
        </w:tc>
        <w:tc>
          <w:tcPr>
            <w:tcW w:w="5862" w:type="dxa"/>
            <w:shd w:val="clear" w:color="auto" w:fill="FFFFFF" w:themeFill="background1"/>
            <w:vAlign w:val="center"/>
          </w:tcPr>
          <w:p w:rsidR="00151C19" w:rsidRDefault="00151C19" w:rsidP="00151C19">
            <w:pPr>
              <w:jc w:val="center"/>
            </w:pPr>
          </w:p>
        </w:tc>
      </w:tr>
    </w:tbl>
    <w:p w:rsidR="00151C19" w:rsidRDefault="00151C19" w:rsidP="00151C19"/>
    <w:p w:rsidR="00CB15F9" w:rsidRDefault="00CB15F9" w:rsidP="00CB15F9">
      <w:pPr>
        <w:pStyle w:val="ListParagraph"/>
        <w:numPr>
          <w:ilvl w:val="0"/>
          <w:numId w:val="50"/>
        </w:numPr>
      </w:pPr>
      <w:r>
        <w:t>Đặc tả ca sử dụng “Xác thực số điện thoại”</w:t>
      </w:r>
    </w:p>
    <w:p w:rsidR="00CB15F9" w:rsidRDefault="00CB15F9" w:rsidP="00CB15F9">
      <w:pPr>
        <w:pStyle w:val="ListParagraph"/>
        <w:numPr>
          <w:ilvl w:val="0"/>
          <w:numId w:val="50"/>
        </w:numPr>
      </w:pPr>
      <w:r>
        <w:t>Đặc tả ca sử dụng “Đăng nhập”</w:t>
      </w:r>
    </w:p>
    <w:p w:rsidR="00CB15F9" w:rsidRDefault="00CB15F9" w:rsidP="00CB15F9">
      <w:pPr>
        <w:pStyle w:val="ListParagraph"/>
        <w:numPr>
          <w:ilvl w:val="0"/>
          <w:numId w:val="50"/>
        </w:numPr>
      </w:pPr>
      <w:r>
        <w:t>Đặc tả ca sử dụng “Đăng xuất”</w:t>
      </w:r>
    </w:p>
    <w:p w:rsidR="00CB15F9" w:rsidRDefault="00CB15F9" w:rsidP="00CB15F9">
      <w:pPr>
        <w:pStyle w:val="ListParagraph"/>
        <w:numPr>
          <w:ilvl w:val="0"/>
          <w:numId w:val="50"/>
        </w:numPr>
      </w:pPr>
      <w:r>
        <w:t>Đặc tả ca sử dụng “Xem thông tin tài khoản”</w:t>
      </w:r>
    </w:p>
    <w:p w:rsidR="00CB15F9" w:rsidRDefault="00CB15F9" w:rsidP="00CB15F9">
      <w:pPr>
        <w:pStyle w:val="ListParagraph"/>
        <w:numPr>
          <w:ilvl w:val="0"/>
          <w:numId w:val="50"/>
        </w:numPr>
      </w:pPr>
      <w:r>
        <w:t>Đặc tả ca sử dụng “Cập nhật thông tin tài khoản”</w:t>
      </w:r>
    </w:p>
    <w:p w:rsidR="00CB15F9" w:rsidRDefault="00CB15F9" w:rsidP="00CB15F9">
      <w:pPr>
        <w:pStyle w:val="ListParagraph"/>
        <w:numPr>
          <w:ilvl w:val="0"/>
          <w:numId w:val="50"/>
        </w:numPr>
      </w:pPr>
      <w:r>
        <w:t>Đặc tả ca sử dụng “Xem các tài xế trên bản đồ”</w:t>
      </w:r>
    </w:p>
    <w:p w:rsidR="00CB15F9" w:rsidRDefault="00CB15F9" w:rsidP="00CB15F9">
      <w:pPr>
        <w:pStyle w:val="ListParagraph"/>
        <w:numPr>
          <w:ilvl w:val="0"/>
          <w:numId w:val="50"/>
        </w:numPr>
      </w:pPr>
      <w:r>
        <w:t>Đặc tả ca sử dụng “Đặt cuốc xe”</w:t>
      </w:r>
    </w:p>
    <w:p w:rsidR="00CB15F9" w:rsidRDefault="00CB15F9" w:rsidP="00CB15F9">
      <w:pPr>
        <w:pStyle w:val="ListParagraph"/>
        <w:numPr>
          <w:ilvl w:val="0"/>
          <w:numId w:val="50"/>
        </w:numPr>
      </w:pPr>
      <w:r>
        <w:t>Đặc tả ca sử dụng “Chọn điểm đi”</w:t>
      </w:r>
    </w:p>
    <w:p w:rsidR="00CB15F9" w:rsidRDefault="00CB15F9" w:rsidP="00CB15F9">
      <w:pPr>
        <w:pStyle w:val="ListParagraph"/>
        <w:numPr>
          <w:ilvl w:val="0"/>
          <w:numId w:val="50"/>
        </w:numPr>
      </w:pPr>
      <w:r>
        <w:t>Đặc tả ca sử dụng “Chọn điểm đến”</w:t>
      </w:r>
    </w:p>
    <w:p w:rsidR="00CB15F9" w:rsidRDefault="00CB15F9" w:rsidP="00CB15F9">
      <w:pPr>
        <w:pStyle w:val="ListParagraph"/>
        <w:numPr>
          <w:ilvl w:val="0"/>
          <w:numId w:val="50"/>
        </w:numPr>
      </w:pPr>
      <w:r>
        <w:t>Đặc tả ca sử dụng “Chọn phương tiện”</w:t>
      </w:r>
    </w:p>
    <w:p w:rsidR="00CB15F9" w:rsidRDefault="00CB15F9" w:rsidP="00CB15F9">
      <w:pPr>
        <w:pStyle w:val="ListParagraph"/>
        <w:numPr>
          <w:ilvl w:val="0"/>
          <w:numId w:val="50"/>
        </w:numPr>
      </w:pPr>
      <w:r>
        <w:t>Đặc tả ca sử dụng “Hủy cuốc xe”</w:t>
      </w:r>
    </w:p>
    <w:p w:rsidR="00CB15F9" w:rsidRDefault="00CB15F9" w:rsidP="00CB15F9">
      <w:pPr>
        <w:pStyle w:val="ListParagraph"/>
        <w:numPr>
          <w:ilvl w:val="0"/>
          <w:numId w:val="50"/>
        </w:numPr>
      </w:pPr>
      <w:r>
        <w:t>Đặc tả ca sử dụng “Đánh giá chất lượng dịch vụ”</w:t>
      </w:r>
    </w:p>
    <w:p w:rsidR="0050639F" w:rsidRPr="0050639F" w:rsidRDefault="0050639F" w:rsidP="00CB15F9">
      <w:pPr>
        <w:pStyle w:val="Heading3"/>
      </w:pPr>
      <w:r>
        <w:t>2.4.2 Tài xế</w:t>
      </w:r>
    </w:p>
    <w:p w:rsidR="00CB15F9" w:rsidRDefault="00CB15F9" w:rsidP="00CB15F9">
      <w:pPr>
        <w:pStyle w:val="ListParagraph"/>
        <w:numPr>
          <w:ilvl w:val="0"/>
          <w:numId w:val="51"/>
        </w:numPr>
      </w:pPr>
      <w:r>
        <w:t>Đặc tả ca sử dụng “Đăng ký”</w:t>
      </w:r>
    </w:p>
    <w:p w:rsidR="00CB15F9" w:rsidRDefault="00CB15F9" w:rsidP="00CB15F9">
      <w:pPr>
        <w:pStyle w:val="ListParagraph"/>
        <w:numPr>
          <w:ilvl w:val="0"/>
          <w:numId w:val="51"/>
        </w:numPr>
      </w:pPr>
      <w:r>
        <w:t>Đặc tả ca sử dụng “Xác thực số điện thoại”</w:t>
      </w:r>
    </w:p>
    <w:p w:rsidR="00CB15F9" w:rsidRDefault="00CB15F9" w:rsidP="00CB15F9">
      <w:pPr>
        <w:pStyle w:val="ListParagraph"/>
        <w:numPr>
          <w:ilvl w:val="0"/>
          <w:numId w:val="51"/>
        </w:numPr>
      </w:pPr>
      <w:r>
        <w:t>Đặc tả ca sử dụng “Đăng nhập”</w:t>
      </w:r>
    </w:p>
    <w:p w:rsidR="00CB15F9" w:rsidRDefault="00CB15F9" w:rsidP="00CB15F9">
      <w:pPr>
        <w:pStyle w:val="ListParagraph"/>
        <w:numPr>
          <w:ilvl w:val="0"/>
          <w:numId w:val="51"/>
        </w:numPr>
      </w:pPr>
      <w:r>
        <w:t>Đặc tả ca sử dụng “Đăng xuất”</w:t>
      </w:r>
    </w:p>
    <w:p w:rsidR="00CB15F9" w:rsidRDefault="00CB15F9" w:rsidP="00CB15F9">
      <w:pPr>
        <w:pStyle w:val="ListParagraph"/>
        <w:numPr>
          <w:ilvl w:val="0"/>
          <w:numId w:val="51"/>
        </w:numPr>
      </w:pPr>
      <w:r>
        <w:t>Đặc tả ca sử dụng “Xem thông tin tài khoản”</w:t>
      </w:r>
    </w:p>
    <w:p w:rsidR="00CB15F9" w:rsidRDefault="00CB15F9" w:rsidP="00CB15F9">
      <w:pPr>
        <w:pStyle w:val="ListParagraph"/>
        <w:numPr>
          <w:ilvl w:val="0"/>
          <w:numId w:val="51"/>
        </w:numPr>
      </w:pPr>
      <w:r>
        <w:t>Đặc tả ca sử dụng “Xem mật độ khách hàng”</w:t>
      </w:r>
    </w:p>
    <w:p w:rsidR="00CB15F9" w:rsidRDefault="00CB15F9" w:rsidP="00CB15F9">
      <w:pPr>
        <w:pStyle w:val="ListParagraph"/>
        <w:numPr>
          <w:ilvl w:val="0"/>
          <w:numId w:val="51"/>
        </w:numPr>
      </w:pPr>
      <w:r>
        <w:t>Đặc tả ca sử dụng “Nhận cuốc xe”</w:t>
      </w:r>
    </w:p>
    <w:p w:rsidR="00CB15F9" w:rsidRDefault="00CB15F9" w:rsidP="00CB15F9">
      <w:pPr>
        <w:pStyle w:val="ListParagraph"/>
        <w:numPr>
          <w:ilvl w:val="0"/>
          <w:numId w:val="51"/>
        </w:numPr>
      </w:pPr>
      <w:r>
        <w:t>Đặc tả ca sử dụng “Hủy cuốc xe”</w:t>
      </w:r>
    </w:p>
    <w:p w:rsidR="00CB15F9" w:rsidRDefault="00CB15F9" w:rsidP="00CB15F9">
      <w:pPr>
        <w:pStyle w:val="ListParagraph"/>
        <w:numPr>
          <w:ilvl w:val="0"/>
          <w:numId w:val="51"/>
        </w:numPr>
      </w:pPr>
      <w:r>
        <w:t>Đặc tả ca sử dụng “Cập nhật trạng thái”</w:t>
      </w:r>
    </w:p>
    <w:p w:rsidR="00750A3C" w:rsidRPr="00CB15F9" w:rsidRDefault="00CB15F9" w:rsidP="001C3BD6">
      <w:pPr>
        <w:pStyle w:val="ListParagraph"/>
        <w:numPr>
          <w:ilvl w:val="0"/>
          <w:numId w:val="51"/>
        </w:numPr>
      </w:pPr>
      <w:r>
        <w:t>Đặc tả ca sử dụng “Thanh toán”</w:t>
      </w:r>
    </w:p>
    <w:p w:rsidR="00EB1427" w:rsidRPr="00A835CC" w:rsidRDefault="001953E8" w:rsidP="00A835CC">
      <w:pPr>
        <w:pStyle w:val="Heading1"/>
        <w:rPr>
          <w:rFonts w:cs="Times New Roman"/>
          <w:color w:val="auto"/>
          <w:szCs w:val="32"/>
        </w:rPr>
      </w:pPr>
      <w:bookmarkStart w:id="371" w:name="_Toc511919239"/>
      <w:bookmarkStart w:id="372" w:name="_Toc511914424"/>
      <w:bookmarkStart w:id="373" w:name="_Toc511914504"/>
      <w:r w:rsidRPr="00A835CC">
        <w:rPr>
          <w:rFonts w:cs="Times New Roman"/>
          <w:color w:val="auto"/>
          <w:szCs w:val="32"/>
        </w:rPr>
        <w:lastRenderedPageBreak/>
        <w:t>CHƯƠNG 3: CÀI ĐẶT VÀ CHẠY CHƯƠNG TRÌNH</w:t>
      </w:r>
      <w:bookmarkEnd w:id="371"/>
      <w:del w:id="374" w:author="D" w:date="2018-04-19T15:11:00Z">
        <w:r w:rsidRPr="00A835CC" w:rsidDel="008D7B7D">
          <w:rPr>
            <w:rFonts w:cs="Times New Roman"/>
            <w:color w:val="auto"/>
            <w:szCs w:val="32"/>
          </w:rPr>
          <w:delText xml:space="preserve"> ỨNG DỤNG</w:delText>
        </w:r>
      </w:del>
      <w:bookmarkEnd w:id="372"/>
      <w:bookmarkEnd w:id="373"/>
    </w:p>
    <w:p w:rsidR="005C4549" w:rsidRDefault="005C4549">
      <w:pPr>
        <w:rPr>
          <w:rFonts w:cs="Times New Roman"/>
          <w:b/>
          <w:szCs w:val="26"/>
        </w:rPr>
      </w:pPr>
      <w:r>
        <w:rPr>
          <w:rFonts w:cs="Times New Roman"/>
          <w:b/>
          <w:szCs w:val="26"/>
        </w:rPr>
        <w:br w:type="page"/>
      </w:r>
    </w:p>
    <w:p w:rsidR="00827F65" w:rsidRPr="00A835CC" w:rsidRDefault="00827F65">
      <w:pPr>
        <w:pStyle w:val="Heading1"/>
        <w:jc w:val="center"/>
        <w:rPr>
          <w:rFonts w:cs="Times New Roman"/>
          <w:szCs w:val="32"/>
        </w:rPr>
        <w:pPrChange w:id="375" w:author="D" w:date="2018-04-19T15:11:00Z">
          <w:pPr>
            <w:jc w:val="center"/>
          </w:pPr>
        </w:pPrChange>
      </w:pPr>
      <w:bookmarkStart w:id="376" w:name="_Toc511919240"/>
      <w:r w:rsidRPr="00A835CC">
        <w:rPr>
          <w:rFonts w:cs="Times New Roman"/>
          <w:color w:val="auto"/>
          <w:szCs w:val="32"/>
        </w:rPr>
        <w:lastRenderedPageBreak/>
        <w:t>Kết luận</w:t>
      </w:r>
      <w:bookmarkEnd w:id="376"/>
    </w:p>
    <w:p w:rsidR="00ED60D3" w:rsidRPr="000A6031" w:rsidRDefault="00ED60D3" w:rsidP="00300FD9">
      <w:pPr>
        <w:spacing w:line="26" w:lineRule="atLeast"/>
        <w:ind w:firstLine="709"/>
        <w:rPr>
          <w:rFonts w:cs="Times New Roman"/>
          <w:b/>
          <w:szCs w:val="26"/>
        </w:rPr>
      </w:pPr>
    </w:p>
    <w:p w:rsidR="00ED60D3" w:rsidRPr="001953E8" w:rsidRDefault="00ED60D3" w:rsidP="00300FD9">
      <w:pPr>
        <w:spacing w:line="26" w:lineRule="atLeast"/>
        <w:ind w:firstLine="709"/>
        <w:rPr>
          <w:rFonts w:cs="Times New Roman"/>
          <w:b/>
          <w:szCs w:val="26"/>
        </w:rPr>
      </w:pPr>
    </w:p>
    <w:p w:rsidR="00ED60D3" w:rsidRPr="000A6031" w:rsidRDefault="00ED60D3" w:rsidP="00300FD9">
      <w:pPr>
        <w:spacing w:line="26" w:lineRule="atLeast"/>
        <w:ind w:firstLine="709"/>
        <w:rPr>
          <w:rFonts w:cs="Times New Roman"/>
          <w:szCs w:val="26"/>
          <w:lang w:val="vi-VN"/>
        </w:rPr>
      </w:pPr>
      <w:r w:rsidRPr="000A6031">
        <w:rPr>
          <w:rFonts w:cs="Times New Roman"/>
          <w:szCs w:val="26"/>
          <w:lang w:val="vi-VN"/>
        </w:rPr>
        <w:t xml:space="preserve">      </w:t>
      </w:r>
    </w:p>
    <w:p w:rsidR="00E727D0" w:rsidRPr="00A835CC" w:rsidRDefault="00ED60D3">
      <w:pPr>
        <w:pStyle w:val="Heading1"/>
        <w:jc w:val="center"/>
        <w:rPr>
          <w:ins w:id="377" w:author="D" w:date="2018-04-19T15:07:00Z"/>
          <w:rFonts w:cs="Times New Roman"/>
          <w:szCs w:val="32"/>
        </w:rPr>
        <w:pPrChange w:id="378" w:author="D" w:date="2018-04-19T15:11:00Z">
          <w:pPr>
            <w:spacing w:line="26" w:lineRule="atLeast"/>
            <w:ind w:firstLine="709"/>
          </w:pPr>
        </w:pPrChange>
      </w:pPr>
      <w:r w:rsidRPr="000A6031">
        <w:rPr>
          <w:lang w:val="vi-VN"/>
        </w:rPr>
        <w:br w:type="page"/>
      </w:r>
      <w:bookmarkStart w:id="379" w:name="_Toc511914425"/>
      <w:bookmarkStart w:id="380" w:name="_Toc511914505"/>
      <w:del w:id="381" w:author="D" w:date="2018-04-19T15:07:00Z">
        <w:r w:rsidR="001951E5" w:rsidRPr="00827F65" w:rsidDel="001951E5">
          <w:rPr>
            <w:b w:val="0"/>
            <w:szCs w:val="32"/>
          </w:rPr>
          <w:lastRenderedPageBreak/>
          <w:delText>CHƯƠNG 3:</w:delText>
        </w:r>
      </w:del>
      <w:r w:rsidR="001951E5" w:rsidRPr="00827F65">
        <w:rPr>
          <w:b w:val="0"/>
          <w:szCs w:val="32"/>
        </w:rPr>
        <w:t xml:space="preserve"> </w:t>
      </w:r>
      <w:bookmarkStart w:id="382" w:name="_Toc511919241"/>
      <w:r w:rsidR="001951E5" w:rsidRPr="00A835CC">
        <w:rPr>
          <w:rFonts w:cs="Times New Roman"/>
          <w:color w:val="auto"/>
          <w:szCs w:val="32"/>
        </w:rPr>
        <w:t xml:space="preserve">Tài </w:t>
      </w:r>
      <w:del w:id="383" w:author="D" w:date="2018-04-19T15:07:00Z">
        <w:r w:rsidR="001951E5" w:rsidRPr="00A835CC" w:rsidDel="001951E5">
          <w:rPr>
            <w:rFonts w:cs="Times New Roman"/>
            <w:color w:val="auto"/>
            <w:szCs w:val="32"/>
          </w:rPr>
          <w:delText xml:space="preserve">Liệu </w:delText>
        </w:r>
      </w:del>
      <w:ins w:id="384" w:author="D" w:date="2018-04-19T15:07:00Z">
        <w:r w:rsidR="001951E5" w:rsidRPr="00A835CC">
          <w:rPr>
            <w:rFonts w:cs="Times New Roman"/>
            <w:color w:val="auto"/>
            <w:szCs w:val="32"/>
          </w:rPr>
          <w:t xml:space="preserve">liệu </w:t>
        </w:r>
      </w:ins>
      <w:del w:id="385" w:author="D" w:date="2018-04-19T15:07:00Z">
        <w:r w:rsidR="001951E5" w:rsidRPr="00A835CC" w:rsidDel="001951E5">
          <w:rPr>
            <w:rFonts w:cs="Times New Roman"/>
            <w:color w:val="auto"/>
            <w:szCs w:val="32"/>
          </w:rPr>
          <w:delText xml:space="preserve">Tham </w:delText>
        </w:r>
      </w:del>
      <w:ins w:id="386" w:author="D" w:date="2018-04-19T15:07:00Z">
        <w:r w:rsidR="001951E5" w:rsidRPr="00A835CC">
          <w:rPr>
            <w:rFonts w:cs="Times New Roman"/>
            <w:color w:val="auto"/>
            <w:szCs w:val="32"/>
          </w:rPr>
          <w:t xml:space="preserve">tham </w:t>
        </w:r>
      </w:ins>
      <w:del w:id="387" w:author="D" w:date="2018-04-19T15:07:00Z">
        <w:r w:rsidR="001951E5" w:rsidRPr="00A835CC" w:rsidDel="001951E5">
          <w:rPr>
            <w:rFonts w:cs="Times New Roman"/>
            <w:color w:val="auto"/>
            <w:szCs w:val="32"/>
          </w:rPr>
          <w:delText>Khảo</w:delText>
        </w:r>
      </w:del>
      <w:ins w:id="388" w:author="D" w:date="2018-04-19T15:07:00Z">
        <w:r w:rsidR="001951E5" w:rsidRPr="00A835CC">
          <w:rPr>
            <w:rFonts w:cs="Times New Roman"/>
            <w:color w:val="auto"/>
            <w:szCs w:val="32"/>
          </w:rPr>
          <w:t>khảo</w:t>
        </w:r>
        <w:bookmarkEnd w:id="379"/>
        <w:bookmarkEnd w:id="380"/>
        <w:bookmarkEnd w:id="382"/>
      </w:ins>
    </w:p>
    <w:p w:rsidR="001951E5" w:rsidRPr="001951E5" w:rsidRDefault="001951E5">
      <w:pPr>
        <w:spacing w:line="26" w:lineRule="atLeast"/>
        <w:ind w:firstLine="709"/>
        <w:jc w:val="center"/>
        <w:rPr>
          <w:rFonts w:cs="Times New Roman"/>
          <w:sz w:val="32"/>
          <w:szCs w:val="32"/>
          <w:rPrChange w:id="389" w:author="D" w:date="2018-04-19T15:06:00Z">
            <w:rPr>
              <w:rFonts w:cs="Times New Roman"/>
              <w:szCs w:val="26"/>
            </w:rPr>
          </w:rPrChange>
        </w:rPr>
        <w:pPrChange w:id="390" w:author="D" w:date="2018-04-19T15:07:00Z">
          <w:pPr>
            <w:spacing w:line="26" w:lineRule="atLeast"/>
            <w:ind w:firstLine="709"/>
          </w:pPr>
        </w:pPrChange>
      </w:pPr>
    </w:p>
    <w:p w:rsidR="00EB1427" w:rsidRPr="000A6031" w:rsidRDefault="00EB1427" w:rsidP="00300FD9">
      <w:pPr>
        <w:rPr>
          <w:szCs w:val="26"/>
        </w:rPr>
      </w:pPr>
      <w:r w:rsidRPr="000A6031">
        <w:rPr>
          <w:szCs w:val="26"/>
        </w:rPr>
        <w:t>- Maps Android API:</w:t>
      </w:r>
    </w:p>
    <w:p w:rsidR="00E727D0" w:rsidRPr="000A6031" w:rsidRDefault="004155FC" w:rsidP="00300FD9">
      <w:pPr>
        <w:rPr>
          <w:rFonts w:cs="Times New Roman"/>
          <w:szCs w:val="26"/>
        </w:rPr>
      </w:pPr>
      <w:hyperlink r:id="rId144" w:history="1">
        <w:r w:rsidR="00EB1427" w:rsidRPr="000A6031">
          <w:rPr>
            <w:rStyle w:val="Hyperlink"/>
            <w:rFonts w:cs="Times New Roman"/>
            <w:szCs w:val="26"/>
            <w:u w:val="none"/>
          </w:rPr>
          <w:t>https://developers.google.com/maps/documentation/android-api/</w:t>
        </w:r>
      </w:hyperlink>
    </w:p>
    <w:p w:rsidR="00EB1427" w:rsidRPr="000A6031" w:rsidRDefault="00EB1427" w:rsidP="00300FD9">
      <w:pPr>
        <w:rPr>
          <w:szCs w:val="26"/>
        </w:rPr>
      </w:pPr>
      <w:r w:rsidRPr="000A6031">
        <w:rPr>
          <w:szCs w:val="26"/>
        </w:rPr>
        <w:t>- Sử dụng NodeJS</w:t>
      </w:r>
    </w:p>
    <w:p w:rsidR="00EB1427" w:rsidRPr="000A6031" w:rsidRDefault="004155FC" w:rsidP="00300FD9">
      <w:pPr>
        <w:rPr>
          <w:szCs w:val="26"/>
        </w:rPr>
      </w:pPr>
      <w:hyperlink r:id="rId145" w:history="1">
        <w:r w:rsidR="00EB1427" w:rsidRPr="000A6031">
          <w:rPr>
            <w:rStyle w:val="Hyperlink"/>
            <w:szCs w:val="26"/>
            <w:u w:val="none"/>
          </w:rPr>
          <w:t>https://viblo.asia/p/nodejs-tutorial-phan-1-gioi-thieu-va-cai-dat-ung-dung-dau-tien-gVQvlwdykZJ</w:t>
        </w:r>
      </w:hyperlink>
    </w:p>
    <w:p w:rsidR="00EB1427" w:rsidRPr="000A6031" w:rsidRDefault="00EB1427" w:rsidP="00300FD9">
      <w:pPr>
        <w:rPr>
          <w:szCs w:val="26"/>
        </w:rPr>
      </w:pPr>
      <w:r w:rsidRPr="000A6031">
        <w:rPr>
          <w:szCs w:val="26"/>
        </w:rPr>
        <w:t>- Express trong NodeJS</w:t>
      </w:r>
    </w:p>
    <w:p w:rsidR="00EB1427" w:rsidRPr="000A6031" w:rsidRDefault="004155FC" w:rsidP="00300FD9">
      <w:pPr>
        <w:rPr>
          <w:szCs w:val="26"/>
        </w:rPr>
      </w:pPr>
      <w:hyperlink r:id="rId146" w:history="1">
        <w:r w:rsidR="00EB1427" w:rsidRPr="000A6031">
          <w:rPr>
            <w:rStyle w:val="Hyperlink"/>
            <w:szCs w:val="26"/>
            <w:u w:val="none"/>
          </w:rPr>
          <w:t>https://viblo.asia/p/nodejs-voi-express-framework-rQOvPKVgkYj</w:t>
        </w:r>
      </w:hyperlink>
    </w:p>
    <w:p w:rsidR="00EB1427" w:rsidRPr="000A6031" w:rsidRDefault="00EB1427" w:rsidP="00300FD9">
      <w:pPr>
        <w:rPr>
          <w:szCs w:val="26"/>
        </w:rPr>
      </w:pPr>
      <w:r w:rsidRPr="000A6031">
        <w:rPr>
          <w:szCs w:val="26"/>
        </w:rPr>
        <w:t>-MongoDB:</w:t>
      </w:r>
    </w:p>
    <w:p w:rsidR="00EB1427" w:rsidRPr="000A6031" w:rsidRDefault="004155FC" w:rsidP="00300FD9">
      <w:pPr>
        <w:rPr>
          <w:szCs w:val="26"/>
        </w:rPr>
      </w:pPr>
      <w:hyperlink r:id="rId147" w:history="1">
        <w:r w:rsidR="00EB1427" w:rsidRPr="000A6031">
          <w:rPr>
            <w:rStyle w:val="Hyperlink"/>
            <w:szCs w:val="26"/>
            <w:u w:val="none"/>
          </w:rPr>
          <w:t>https://kipalog.com/posts/Hoc-MongoDB--Bai-1--MongoDB-la-gi</w:t>
        </w:r>
      </w:hyperlink>
    </w:p>
    <w:p w:rsidR="00EB1427" w:rsidRPr="000A6031" w:rsidRDefault="00EB1427" w:rsidP="00300FD9">
      <w:pPr>
        <w:rPr>
          <w:szCs w:val="26"/>
        </w:rPr>
      </w:pPr>
      <w:r w:rsidRPr="000A6031">
        <w:rPr>
          <w:szCs w:val="26"/>
        </w:rPr>
        <w:t>- SocketIO:</w:t>
      </w:r>
    </w:p>
    <w:p w:rsidR="00EB1427" w:rsidRPr="000A6031" w:rsidRDefault="004155FC" w:rsidP="00300FD9">
      <w:pPr>
        <w:rPr>
          <w:szCs w:val="26"/>
        </w:rPr>
      </w:pPr>
      <w:hyperlink r:id="rId148" w:history="1">
        <w:r w:rsidR="00EB1427" w:rsidRPr="000A6031">
          <w:rPr>
            <w:rStyle w:val="Hyperlink"/>
            <w:szCs w:val="26"/>
            <w:u w:val="none"/>
          </w:rPr>
          <w:t>https://viblo.asia/p/nodejs-va-socketio-can-ban-jlA7GKxdvKZQ</w:t>
        </w:r>
      </w:hyperlink>
    </w:p>
    <w:p w:rsidR="00EB1427" w:rsidRPr="000A6031" w:rsidRDefault="00EB1427" w:rsidP="00300FD9">
      <w:pPr>
        <w:rPr>
          <w:szCs w:val="26"/>
        </w:rPr>
      </w:pPr>
      <w:r w:rsidRPr="000A6031">
        <w:rPr>
          <w:szCs w:val="26"/>
        </w:rPr>
        <w:t>https://viblo.asia/p/buoc-dau-lam-quen-voi-nodejs-va-socketio-MJyGjQrWvPB</w:t>
      </w:r>
    </w:p>
    <w:p w:rsidR="00EB1427" w:rsidRPr="000A6031" w:rsidRDefault="00EB1427" w:rsidP="00300FD9">
      <w:pPr>
        <w:rPr>
          <w:szCs w:val="26"/>
        </w:rPr>
      </w:pPr>
    </w:p>
    <w:sectPr w:rsidR="00EB1427" w:rsidRPr="000A6031" w:rsidSect="004A4A32">
      <w:headerReference w:type="default" r:id="rId149"/>
      <w:footerReference w:type="default" r:id="rId150"/>
      <w:pgSz w:w="12240" w:h="15840" w:code="1"/>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55FC" w:rsidRDefault="004155FC" w:rsidP="009C7267">
      <w:pPr>
        <w:spacing w:after="0" w:line="240" w:lineRule="auto"/>
      </w:pPr>
      <w:r>
        <w:separator/>
      </w:r>
    </w:p>
  </w:endnote>
  <w:endnote w:type="continuationSeparator" w:id="0">
    <w:p w:rsidR="004155FC" w:rsidRDefault="004155FC" w:rsidP="009C7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7022692"/>
      <w:docPartObj>
        <w:docPartGallery w:val="Page Numbers (Bottom of Page)"/>
        <w:docPartUnique/>
      </w:docPartObj>
    </w:sdtPr>
    <w:sdtEndPr>
      <w:rPr>
        <w:noProof/>
      </w:rPr>
    </w:sdtEndPr>
    <w:sdtContent>
      <w:p w:rsidR="000A2FB9" w:rsidRDefault="000A2F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A2FB9" w:rsidRDefault="000A2FB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FB9" w:rsidRDefault="000A2FB9">
    <w:pPr>
      <w:pStyle w:val="Footer"/>
      <w:jc w:val="right"/>
    </w:pPr>
  </w:p>
  <w:p w:rsidR="000A2FB9" w:rsidRDefault="000A2FB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9127451"/>
      <w:docPartObj>
        <w:docPartGallery w:val="Page Numbers (Bottom of Page)"/>
        <w:docPartUnique/>
      </w:docPartObj>
    </w:sdtPr>
    <w:sdtEndPr>
      <w:rPr>
        <w:noProof/>
      </w:rPr>
    </w:sdtEndPr>
    <w:sdtContent>
      <w:p w:rsidR="000A2FB9" w:rsidRDefault="000A2FB9">
        <w:pPr>
          <w:pStyle w:val="Footer"/>
          <w:jc w:val="right"/>
        </w:pPr>
        <w:r>
          <w:fldChar w:fldCharType="begin"/>
        </w:r>
        <w:r>
          <w:instrText xml:space="preserve"> PAGE   \* MERGEFORMAT </w:instrText>
        </w:r>
        <w:r>
          <w:fldChar w:fldCharType="separate"/>
        </w:r>
        <w:r w:rsidR="005307A3">
          <w:rPr>
            <w:noProof/>
          </w:rPr>
          <w:t>60</w:t>
        </w:r>
        <w:r>
          <w:rPr>
            <w:noProof/>
          </w:rPr>
          <w:fldChar w:fldCharType="end"/>
        </w:r>
      </w:p>
    </w:sdtContent>
  </w:sdt>
  <w:p w:rsidR="000A2FB9" w:rsidRDefault="000A2F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55FC" w:rsidRDefault="004155FC" w:rsidP="009C7267">
      <w:pPr>
        <w:spacing w:after="0" w:line="240" w:lineRule="auto"/>
      </w:pPr>
      <w:r>
        <w:separator/>
      </w:r>
    </w:p>
  </w:footnote>
  <w:footnote w:type="continuationSeparator" w:id="0">
    <w:p w:rsidR="004155FC" w:rsidRDefault="004155FC" w:rsidP="009C7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FB9" w:rsidRDefault="000A2FB9" w:rsidP="004B515E">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FB9" w:rsidRDefault="000A2FB9" w:rsidP="004B515E">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FB9" w:rsidRDefault="000A2FB9" w:rsidP="004B515E">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4C7A405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000BA4"/>
    <w:multiLevelType w:val="hybridMultilevel"/>
    <w:tmpl w:val="4AA6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6A650F"/>
    <w:multiLevelType w:val="hybridMultilevel"/>
    <w:tmpl w:val="587878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1118"/>
    <w:multiLevelType w:val="hybridMultilevel"/>
    <w:tmpl w:val="4B0A4EFA"/>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05FC4A94"/>
    <w:multiLevelType w:val="multilevel"/>
    <w:tmpl w:val="C6B23042"/>
    <w:lvl w:ilvl="0">
      <w:start w:val="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6A06288"/>
    <w:multiLevelType w:val="hybridMultilevel"/>
    <w:tmpl w:val="9CCEF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C07C46"/>
    <w:multiLevelType w:val="hybridMultilevel"/>
    <w:tmpl w:val="B3EE53B8"/>
    <w:lvl w:ilvl="0" w:tplc="9640B16A">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533624"/>
    <w:multiLevelType w:val="hybridMultilevel"/>
    <w:tmpl w:val="B3EE53B8"/>
    <w:lvl w:ilvl="0" w:tplc="9640B16A">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604259"/>
    <w:multiLevelType w:val="hybridMultilevel"/>
    <w:tmpl w:val="FA4CEC2A"/>
    <w:lvl w:ilvl="0" w:tplc="32D45858">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0C6B051B"/>
    <w:multiLevelType w:val="hybridMultilevel"/>
    <w:tmpl w:val="14740D6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D7C08D0"/>
    <w:multiLevelType w:val="hybridMultilevel"/>
    <w:tmpl w:val="7160DA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1DC6178"/>
    <w:multiLevelType w:val="hybridMultilevel"/>
    <w:tmpl w:val="E9E6D56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36243FE"/>
    <w:multiLevelType w:val="hybridMultilevel"/>
    <w:tmpl w:val="01BCC20C"/>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693AAA"/>
    <w:multiLevelType w:val="hybridMultilevel"/>
    <w:tmpl w:val="6652AFA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405128"/>
    <w:multiLevelType w:val="hybridMultilevel"/>
    <w:tmpl w:val="5D1682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784C8B"/>
    <w:multiLevelType w:val="hybridMultilevel"/>
    <w:tmpl w:val="57E2FAA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D1E45E8"/>
    <w:multiLevelType w:val="hybridMultilevel"/>
    <w:tmpl w:val="CC7C46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DB00EC2"/>
    <w:multiLevelType w:val="hybridMultilevel"/>
    <w:tmpl w:val="318C32C8"/>
    <w:lvl w:ilvl="0" w:tplc="32D45858">
      <w:start w:val="1"/>
      <w:numFmt w:val="bullet"/>
      <w:lvlText w:val="-"/>
      <w:lvlJc w:val="left"/>
      <w:pPr>
        <w:ind w:left="1069" w:hanging="360"/>
      </w:pPr>
      <w:rPr>
        <w:rFonts w:ascii="Times New Roman" w:eastAsia="Times New Roman" w:hAnsi="Times New Roman" w:cs="Times New Roman"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21FA1FF8"/>
    <w:multiLevelType w:val="hybridMultilevel"/>
    <w:tmpl w:val="959C3096"/>
    <w:lvl w:ilvl="0" w:tplc="73DEAC0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7C32DD1"/>
    <w:multiLevelType w:val="hybridMultilevel"/>
    <w:tmpl w:val="B628AB5E"/>
    <w:lvl w:ilvl="0" w:tplc="32D4585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D8F7A03"/>
    <w:multiLevelType w:val="hybridMultilevel"/>
    <w:tmpl w:val="2F6CB5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3626266"/>
    <w:multiLevelType w:val="hybridMultilevel"/>
    <w:tmpl w:val="73DA04B4"/>
    <w:lvl w:ilvl="0" w:tplc="32D45858">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34165B15"/>
    <w:multiLevelType w:val="hybridMultilevel"/>
    <w:tmpl w:val="E98A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252351"/>
    <w:multiLevelType w:val="hybridMultilevel"/>
    <w:tmpl w:val="667CFB90"/>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nsid w:val="38F016CC"/>
    <w:multiLevelType w:val="hybridMultilevel"/>
    <w:tmpl w:val="E6E8CEB0"/>
    <w:lvl w:ilvl="0" w:tplc="04090019">
      <w:start w:val="1"/>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BC3717B"/>
    <w:multiLevelType w:val="hybridMultilevel"/>
    <w:tmpl w:val="B704A66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76557F"/>
    <w:multiLevelType w:val="hybridMultilevel"/>
    <w:tmpl w:val="8C24DB1E"/>
    <w:lvl w:ilvl="0" w:tplc="594C2832">
      <w:start w:val="1"/>
      <w:numFmt w:val="decimal"/>
      <w:lvlText w:val="%1."/>
      <w:lvlJc w:val="left"/>
      <w:pPr>
        <w:ind w:left="1080" w:hanging="360"/>
      </w:pPr>
      <w:rPr>
        <w:rFonts w:hint="default"/>
        <w:b/>
      </w:rPr>
    </w:lvl>
    <w:lvl w:ilvl="1" w:tplc="9640B16A">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0E83EA5"/>
    <w:multiLevelType w:val="hybridMultilevel"/>
    <w:tmpl w:val="C8B67408"/>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nsid w:val="41587BF4"/>
    <w:multiLevelType w:val="hybridMultilevel"/>
    <w:tmpl w:val="07CC83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1A0EBC"/>
    <w:multiLevelType w:val="hybridMultilevel"/>
    <w:tmpl w:val="F46EA7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75B2A6D"/>
    <w:multiLevelType w:val="hybridMultilevel"/>
    <w:tmpl w:val="84C86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7E42EF7"/>
    <w:multiLevelType w:val="hybridMultilevel"/>
    <w:tmpl w:val="E3606BC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413A00"/>
    <w:multiLevelType w:val="multilevel"/>
    <w:tmpl w:val="9BD02490"/>
    <w:lvl w:ilvl="0">
      <w:start w:val="1"/>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3">
    <w:nsid w:val="4B972F83"/>
    <w:multiLevelType w:val="hybridMultilevel"/>
    <w:tmpl w:val="9CFA9B6E"/>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nsid w:val="4E960A5D"/>
    <w:multiLevelType w:val="hybridMultilevel"/>
    <w:tmpl w:val="96CA5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507D4B"/>
    <w:multiLevelType w:val="hybridMultilevel"/>
    <w:tmpl w:val="13A27464"/>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9E556D"/>
    <w:multiLevelType w:val="hybridMultilevel"/>
    <w:tmpl w:val="0FF8E9DC"/>
    <w:lvl w:ilvl="0" w:tplc="32D4585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7">
    <w:nsid w:val="52B778A2"/>
    <w:multiLevelType w:val="hybridMultilevel"/>
    <w:tmpl w:val="48F66A3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00213D"/>
    <w:multiLevelType w:val="hybridMultilevel"/>
    <w:tmpl w:val="B3EE53B8"/>
    <w:lvl w:ilvl="0" w:tplc="9640B16A">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46128E"/>
    <w:multiLevelType w:val="multilevel"/>
    <w:tmpl w:val="4E64A00E"/>
    <w:lvl w:ilvl="0">
      <w:start w:val="1"/>
      <w:numFmt w:val="decimal"/>
      <w:lvlText w:val="%1"/>
      <w:lvlJc w:val="left"/>
      <w:pPr>
        <w:ind w:left="525" w:hanging="525"/>
      </w:pPr>
      <w:rPr>
        <w:rFonts w:hint="default"/>
        <w:b w:val="0"/>
      </w:rPr>
    </w:lvl>
    <w:lvl w:ilvl="1">
      <w:start w:val="5"/>
      <w:numFmt w:val="decimal"/>
      <w:lvlText w:val="%1.%2"/>
      <w:lvlJc w:val="left"/>
      <w:pPr>
        <w:ind w:left="525" w:hanging="525"/>
      </w:pPr>
      <w:rPr>
        <w:rFonts w:hint="default"/>
        <w:b w:val="0"/>
      </w:rPr>
    </w:lvl>
    <w:lvl w:ilvl="2">
      <w:start w:val="7"/>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0">
    <w:nsid w:val="5E3B3797"/>
    <w:multiLevelType w:val="hybridMultilevel"/>
    <w:tmpl w:val="E8BC0BA0"/>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nsid w:val="666E6665"/>
    <w:multiLevelType w:val="hybridMultilevel"/>
    <w:tmpl w:val="F1EEE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AAE5E6B"/>
    <w:multiLevelType w:val="multilevel"/>
    <w:tmpl w:val="F9001C60"/>
    <w:lvl w:ilvl="0">
      <w:start w:val="1"/>
      <w:numFmt w:val="decimal"/>
      <w:lvlText w:val="%1"/>
      <w:lvlJc w:val="left"/>
      <w:pPr>
        <w:ind w:left="525" w:hanging="525"/>
      </w:pPr>
      <w:rPr>
        <w:rFonts w:hint="default"/>
      </w:rPr>
    </w:lvl>
    <w:lvl w:ilvl="1">
      <w:start w:val="5"/>
      <w:numFmt w:val="decimal"/>
      <w:lvlText w:val="%1.%2"/>
      <w:lvlJc w:val="left"/>
      <w:pPr>
        <w:ind w:left="885" w:hanging="525"/>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nsid w:val="6ECD7464"/>
    <w:multiLevelType w:val="hybridMultilevel"/>
    <w:tmpl w:val="FF565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F543D20"/>
    <w:multiLevelType w:val="hybridMultilevel"/>
    <w:tmpl w:val="204ED076"/>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5">
    <w:nsid w:val="746A68EA"/>
    <w:multiLevelType w:val="hybridMultilevel"/>
    <w:tmpl w:val="667AD7B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50B0AB0"/>
    <w:multiLevelType w:val="hybridMultilevel"/>
    <w:tmpl w:val="5994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5AA3AE9"/>
    <w:multiLevelType w:val="hybridMultilevel"/>
    <w:tmpl w:val="DDAA6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7A301B1"/>
    <w:multiLevelType w:val="hybridMultilevel"/>
    <w:tmpl w:val="22543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7B9569F"/>
    <w:multiLevelType w:val="hybridMultilevel"/>
    <w:tmpl w:val="8BFCB2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7D92064"/>
    <w:multiLevelType w:val="hybridMultilevel"/>
    <w:tmpl w:val="BC8AA38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13"/>
  </w:num>
  <w:num w:numId="4">
    <w:abstractNumId w:val="36"/>
  </w:num>
  <w:num w:numId="5">
    <w:abstractNumId w:val="31"/>
  </w:num>
  <w:num w:numId="6">
    <w:abstractNumId w:val="35"/>
  </w:num>
  <w:num w:numId="7">
    <w:abstractNumId w:val="37"/>
  </w:num>
  <w:num w:numId="8">
    <w:abstractNumId w:val="11"/>
  </w:num>
  <w:num w:numId="9">
    <w:abstractNumId w:val="50"/>
  </w:num>
  <w:num w:numId="10">
    <w:abstractNumId w:val="32"/>
  </w:num>
  <w:num w:numId="11">
    <w:abstractNumId w:val="12"/>
  </w:num>
  <w:num w:numId="12">
    <w:abstractNumId w:val="23"/>
  </w:num>
  <w:num w:numId="13">
    <w:abstractNumId w:val="26"/>
  </w:num>
  <w:num w:numId="14">
    <w:abstractNumId w:val="18"/>
  </w:num>
  <w:num w:numId="15">
    <w:abstractNumId w:val="4"/>
  </w:num>
  <w:num w:numId="16">
    <w:abstractNumId w:val="15"/>
  </w:num>
  <w:num w:numId="17">
    <w:abstractNumId w:val="49"/>
  </w:num>
  <w:num w:numId="18">
    <w:abstractNumId w:val="27"/>
  </w:num>
  <w:num w:numId="19">
    <w:abstractNumId w:val="24"/>
  </w:num>
  <w:num w:numId="20">
    <w:abstractNumId w:val="8"/>
  </w:num>
  <w:num w:numId="21">
    <w:abstractNumId w:val="21"/>
  </w:num>
  <w:num w:numId="22">
    <w:abstractNumId w:val="25"/>
  </w:num>
  <w:num w:numId="23">
    <w:abstractNumId w:val="19"/>
  </w:num>
  <w:num w:numId="24">
    <w:abstractNumId w:val="45"/>
  </w:num>
  <w:num w:numId="25">
    <w:abstractNumId w:val="2"/>
  </w:num>
  <w:num w:numId="26">
    <w:abstractNumId w:val="30"/>
  </w:num>
  <w:num w:numId="27">
    <w:abstractNumId w:val="20"/>
  </w:num>
  <w:num w:numId="28">
    <w:abstractNumId w:val="3"/>
  </w:num>
  <w:num w:numId="29">
    <w:abstractNumId w:val="17"/>
  </w:num>
  <w:num w:numId="30">
    <w:abstractNumId w:val="33"/>
  </w:num>
  <w:num w:numId="31">
    <w:abstractNumId w:val="22"/>
  </w:num>
  <w:num w:numId="32">
    <w:abstractNumId w:val="48"/>
  </w:num>
  <w:num w:numId="33">
    <w:abstractNumId w:val="46"/>
  </w:num>
  <w:num w:numId="34">
    <w:abstractNumId w:val="34"/>
  </w:num>
  <w:num w:numId="35">
    <w:abstractNumId w:val="43"/>
  </w:num>
  <w:num w:numId="36">
    <w:abstractNumId w:val="1"/>
  </w:num>
  <w:num w:numId="37">
    <w:abstractNumId w:val="44"/>
  </w:num>
  <w:num w:numId="38">
    <w:abstractNumId w:val="40"/>
  </w:num>
  <w:num w:numId="39">
    <w:abstractNumId w:val="16"/>
  </w:num>
  <w:num w:numId="40">
    <w:abstractNumId w:val="14"/>
  </w:num>
  <w:num w:numId="41">
    <w:abstractNumId w:val="5"/>
  </w:num>
  <w:num w:numId="42">
    <w:abstractNumId w:val="41"/>
  </w:num>
  <w:num w:numId="43">
    <w:abstractNumId w:val="42"/>
  </w:num>
  <w:num w:numId="44">
    <w:abstractNumId w:val="39"/>
  </w:num>
  <w:num w:numId="45">
    <w:abstractNumId w:val="10"/>
  </w:num>
  <w:num w:numId="46">
    <w:abstractNumId w:val="28"/>
  </w:num>
  <w:num w:numId="47">
    <w:abstractNumId w:val="38"/>
  </w:num>
  <w:num w:numId="48">
    <w:abstractNumId w:val="9"/>
  </w:num>
  <w:num w:numId="49">
    <w:abstractNumId w:val="29"/>
  </w:num>
  <w:num w:numId="50">
    <w:abstractNumId w:val="7"/>
  </w:num>
  <w:num w:numId="51">
    <w:abstractNumId w:val="6"/>
  </w:num>
  <w:numIdMacAtCleanup w:val="4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
    <w15:presenceInfo w15:providerId="None" w15:userI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98C"/>
    <w:rsid w:val="00000161"/>
    <w:rsid w:val="00002935"/>
    <w:rsid w:val="00036510"/>
    <w:rsid w:val="0004006F"/>
    <w:rsid w:val="00045ED3"/>
    <w:rsid w:val="00052BE1"/>
    <w:rsid w:val="00062A40"/>
    <w:rsid w:val="00084962"/>
    <w:rsid w:val="000A0088"/>
    <w:rsid w:val="000A136D"/>
    <w:rsid w:val="000A2FB9"/>
    <w:rsid w:val="000A6031"/>
    <w:rsid w:val="000C1C99"/>
    <w:rsid w:val="000E34B7"/>
    <w:rsid w:val="000F0B6C"/>
    <w:rsid w:val="000F36EC"/>
    <w:rsid w:val="00101651"/>
    <w:rsid w:val="00103B3F"/>
    <w:rsid w:val="00115835"/>
    <w:rsid w:val="00117F25"/>
    <w:rsid w:val="00147AD8"/>
    <w:rsid w:val="00151C19"/>
    <w:rsid w:val="00155A27"/>
    <w:rsid w:val="001778C7"/>
    <w:rsid w:val="00187151"/>
    <w:rsid w:val="001951E5"/>
    <w:rsid w:val="001953E8"/>
    <w:rsid w:val="001B6C9B"/>
    <w:rsid w:val="001C3BD6"/>
    <w:rsid w:val="001D56F0"/>
    <w:rsid w:val="001E1BF5"/>
    <w:rsid w:val="00203ACA"/>
    <w:rsid w:val="00224F0B"/>
    <w:rsid w:val="00233248"/>
    <w:rsid w:val="0023573F"/>
    <w:rsid w:val="002370A6"/>
    <w:rsid w:val="00245AFD"/>
    <w:rsid w:val="0025068A"/>
    <w:rsid w:val="00251B53"/>
    <w:rsid w:val="00275014"/>
    <w:rsid w:val="002B0824"/>
    <w:rsid w:val="002C42E6"/>
    <w:rsid w:val="002D374F"/>
    <w:rsid w:val="002D4FC0"/>
    <w:rsid w:val="00300159"/>
    <w:rsid w:val="003008C5"/>
    <w:rsid w:val="00300FD9"/>
    <w:rsid w:val="0031674F"/>
    <w:rsid w:val="003222A5"/>
    <w:rsid w:val="00331814"/>
    <w:rsid w:val="00331D9B"/>
    <w:rsid w:val="0033494C"/>
    <w:rsid w:val="00337AFD"/>
    <w:rsid w:val="00353465"/>
    <w:rsid w:val="0035652E"/>
    <w:rsid w:val="003774B9"/>
    <w:rsid w:val="00382C76"/>
    <w:rsid w:val="003866A2"/>
    <w:rsid w:val="00395C6E"/>
    <w:rsid w:val="003A115F"/>
    <w:rsid w:val="003A63EA"/>
    <w:rsid w:val="003A7705"/>
    <w:rsid w:val="003A79C8"/>
    <w:rsid w:val="003C0FFF"/>
    <w:rsid w:val="003C18AB"/>
    <w:rsid w:val="003E1187"/>
    <w:rsid w:val="003E3051"/>
    <w:rsid w:val="003E5A12"/>
    <w:rsid w:val="003F0B99"/>
    <w:rsid w:val="003F43D6"/>
    <w:rsid w:val="003F5819"/>
    <w:rsid w:val="004155FC"/>
    <w:rsid w:val="00423A8D"/>
    <w:rsid w:val="00427BEE"/>
    <w:rsid w:val="00435C51"/>
    <w:rsid w:val="00441F4F"/>
    <w:rsid w:val="0044386D"/>
    <w:rsid w:val="00451899"/>
    <w:rsid w:val="0046697E"/>
    <w:rsid w:val="0047737C"/>
    <w:rsid w:val="00485394"/>
    <w:rsid w:val="004869B8"/>
    <w:rsid w:val="00490E61"/>
    <w:rsid w:val="004A404B"/>
    <w:rsid w:val="004A4A32"/>
    <w:rsid w:val="004B515E"/>
    <w:rsid w:val="004C08DC"/>
    <w:rsid w:val="004C1075"/>
    <w:rsid w:val="004C6D94"/>
    <w:rsid w:val="004F7BB2"/>
    <w:rsid w:val="0050639F"/>
    <w:rsid w:val="005307A3"/>
    <w:rsid w:val="00535672"/>
    <w:rsid w:val="00547EC1"/>
    <w:rsid w:val="00553076"/>
    <w:rsid w:val="005615DA"/>
    <w:rsid w:val="00562C29"/>
    <w:rsid w:val="00563E72"/>
    <w:rsid w:val="005715BF"/>
    <w:rsid w:val="005730C2"/>
    <w:rsid w:val="005775DA"/>
    <w:rsid w:val="00591CE4"/>
    <w:rsid w:val="005A0582"/>
    <w:rsid w:val="005A38AA"/>
    <w:rsid w:val="005A4F33"/>
    <w:rsid w:val="005B0366"/>
    <w:rsid w:val="005B16C5"/>
    <w:rsid w:val="005B7277"/>
    <w:rsid w:val="005C1B27"/>
    <w:rsid w:val="005C4549"/>
    <w:rsid w:val="005C5F4F"/>
    <w:rsid w:val="005E31EA"/>
    <w:rsid w:val="005E63D2"/>
    <w:rsid w:val="005F73C5"/>
    <w:rsid w:val="0062265A"/>
    <w:rsid w:val="00625E45"/>
    <w:rsid w:val="00635015"/>
    <w:rsid w:val="00640FD2"/>
    <w:rsid w:val="006624B4"/>
    <w:rsid w:val="00667E0D"/>
    <w:rsid w:val="00676D63"/>
    <w:rsid w:val="006A121C"/>
    <w:rsid w:val="006A3462"/>
    <w:rsid w:val="006A7B88"/>
    <w:rsid w:val="006B1C5D"/>
    <w:rsid w:val="006B202C"/>
    <w:rsid w:val="006B4A05"/>
    <w:rsid w:val="006E033C"/>
    <w:rsid w:val="006E1A24"/>
    <w:rsid w:val="006E2A14"/>
    <w:rsid w:val="00712E92"/>
    <w:rsid w:val="0071524F"/>
    <w:rsid w:val="0072342D"/>
    <w:rsid w:val="00730DE8"/>
    <w:rsid w:val="00736FBC"/>
    <w:rsid w:val="00746A63"/>
    <w:rsid w:val="00750A3C"/>
    <w:rsid w:val="00756683"/>
    <w:rsid w:val="00774812"/>
    <w:rsid w:val="00780F64"/>
    <w:rsid w:val="00785FBF"/>
    <w:rsid w:val="007B4EAB"/>
    <w:rsid w:val="007E4F7E"/>
    <w:rsid w:val="007F5757"/>
    <w:rsid w:val="008223F5"/>
    <w:rsid w:val="0082270D"/>
    <w:rsid w:val="00823E11"/>
    <w:rsid w:val="00824434"/>
    <w:rsid w:val="00827F65"/>
    <w:rsid w:val="00835184"/>
    <w:rsid w:val="00845339"/>
    <w:rsid w:val="00851A18"/>
    <w:rsid w:val="00853332"/>
    <w:rsid w:val="00873DAB"/>
    <w:rsid w:val="008931FF"/>
    <w:rsid w:val="008A21D8"/>
    <w:rsid w:val="008C7C5E"/>
    <w:rsid w:val="008D1EEE"/>
    <w:rsid w:val="008D47E7"/>
    <w:rsid w:val="008D7B7D"/>
    <w:rsid w:val="008F0F59"/>
    <w:rsid w:val="008F2A78"/>
    <w:rsid w:val="008F3934"/>
    <w:rsid w:val="00906EEC"/>
    <w:rsid w:val="009163A4"/>
    <w:rsid w:val="009262BA"/>
    <w:rsid w:val="00935095"/>
    <w:rsid w:val="00936B29"/>
    <w:rsid w:val="0095552C"/>
    <w:rsid w:val="00972F09"/>
    <w:rsid w:val="009803F1"/>
    <w:rsid w:val="00985F4B"/>
    <w:rsid w:val="00987798"/>
    <w:rsid w:val="00994C01"/>
    <w:rsid w:val="009C09D6"/>
    <w:rsid w:val="009C2466"/>
    <w:rsid w:val="009C7267"/>
    <w:rsid w:val="009D1BE1"/>
    <w:rsid w:val="009D7AB6"/>
    <w:rsid w:val="009E0327"/>
    <w:rsid w:val="009F50CB"/>
    <w:rsid w:val="00A01087"/>
    <w:rsid w:val="00A02BA1"/>
    <w:rsid w:val="00A06C54"/>
    <w:rsid w:val="00A10052"/>
    <w:rsid w:val="00A2286C"/>
    <w:rsid w:val="00A23856"/>
    <w:rsid w:val="00A529F1"/>
    <w:rsid w:val="00A5442C"/>
    <w:rsid w:val="00A67684"/>
    <w:rsid w:val="00A73087"/>
    <w:rsid w:val="00A73B29"/>
    <w:rsid w:val="00A757AD"/>
    <w:rsid w:val="00A808A4"/>
    <w:rsid w:val="00A835CC"/>
    <w:rsid w:val="00A94D7A"/>
    <w:rsid w:val="00AD1A04"/>
    <w:rsid w:val="00AD3A6E"/>
    <w:rsid w:val="00B00F15"/>
    <w:rsid w:val="00B024FC"/>
    <w:rsid w:val="00B03ECB"/>
    <w:rsid w:val="00B041E5"/>
    <w:rsid w:val="00B07DBF"/>
    <w:rsid w:val="00B2336A"/>
    <w:rsid w:val="00B43442"/>
    <w:rsid w:val="00B552DE"/>
    <w:rsid w:val="00B57E8C"/>
    <w:rsid w:val="00B90650"/>
    <w:rsid w:val="00B91515"/>
    <w:rsid w:val="00B97B73"/>
    <w:rsid w:val="00BA2FB6"/>
    <w:rsid w:val="00BA6DB3"/>
    <w:rsid w:val="00BC2941"/>
    <w:rsid w:val="00BD300F"/>
    <w:rsid w:val="00BF748C"/>
    <w:rsid w:val="00C20F57"/>
    <w:rsid w:val="00C254C3"/>
    <w:rsid w:val="00C370D4"/>
    <w:rsid w:val="00C42860"/>
    <w:rsid w:val="00C47AB2"/>
    <w:rsid w:val="00C649BA"/>
    <w:rsid w:val="00C67697"/>
    <w:rsid w:val="00C71CD0"/>
    <w:rsid w:val="00C829F5"/>
    <w:rsid w:val="00C83E6E"/>
    <w:rsid w:val="00CB15F9"/>
    <w:rsid w:val="00CE272D"/>
    <w:rsid w:val="00CE6E81"/>
    <w:rsid w:val="00CF1A4E"/>
    <w:rsid w:val="00D0315B"/>
    <w:rsid w:val="00D07B25"/>
    <w:rsid w:val="00D24530"/>
    <w:rsid w:val="00D37403"/>
    <w:rsid w:val="00D4100B"/>
    <w:rsid w:val="00D43C73"/>
    <w:rsid w:val="00D46C45"/>
    <w:rsid w:val="00D716A8"/>
    <w:rsid w:val="00DA18F3"/>
    <w:rsid w:val="00DE5B47"/>
    <w:rsid w:val="00E401DD"/>
    <w:rsid w:val="00E41D2A"/>
    <w:rsid w:val="00E50C14"/>
    <w:rsid w:val="00E5470E"/>
    <w:rsid w:val="00E67A81"/>
    <w:rsid w:val="00E721C5"/>
    <w:rsid w:val="00E727D0"/>
    <w:rsid w:val="00E8598C"/>
    <w:rsid w:val="00EA2225"/>
    <w:rsid w:val="00EA4D68"/>
    <w:rsid w:val="00EB1427"/>
    <w:rsid w:val="00EC065C"/>
    <w:rsid w:val="00EC5264"/>
    <w:rsid w:val="00ED60D3"/>
    <w:rsid w:val="00EE2C07"/>
    <w:rsid w:val="00F13E8D"/>
    <w:rsid w:val="00F142FA"/>
    <w:rsid w:val="00F234A6"/>
    <w:rsid w:val="00F26E39"/>
    <w:rsid w:val="00F37FDE"/>
    <w:rsid w:val="00F4632D"/>
    <w:rsid w:val="00F464DF"/>
    <w:rsid w:val="00F46D1D"/>
    <w:rsid w:val="00F5088C"/>
    <w:rsid w:val="00F63A75"/>
    <w:rsid w:val="00F63E22"/>
    <w:rsid w:val="00F92DAC"/>
    <w:rsid w:val="00F9427A"/>
    <w:rsid w:val="00FA5E79"/>
    <w:rsid w:val="00FC5F0B"/>
    <w:rsid w:val="00FD39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4C3CFE5-94E7-4A51-9BB2-EB5F3FEC0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6"/>
        <w:szCs w:val="22"/>
        <w:lang w:val="en-US" w:eastAsia="ja-JP" w:bidi="ar-SA"/>
      </w:rPr>
    </w:rPrDefault>
    <w:pPrDefault>
      <w:pPr>
        <w:spacing w:before="120" w:after="12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98C"/>
  </w:style>
  <w:style w:type="paragraph" w:styleId="Heading1">
    <w:name w:val="heading 1"/>
    <w:basedOn w:val="Normal"/>
    <w:next w:val="Normal"/>
    <w:link w:val="Heading1Char"/>
    <w:uiPriority w:val="9"/>
    <w:qFormat/>
    <w:rsid w:val="00B024FC"/>
    <w:pPr>
      <w:keepNext/>
      <w:keepLines/>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B024FC"/>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B024FC"/>
    <w:pPr>
      <w:keepNext/>
      <w:keepLines/>
      <w:spacing w:before="200" w:after="0"/>
      <w:outlineLvl w:val="2"/>
    </w:pPr>
    <w:rPr>
      <w:rFonts w:eastAsiaTheme="majorEastAsia" w:cstheme="majorBidi"/>
      <w:b/>
      <w:bCs/>
      <w:color w:val="000000" w:themeColor="text1"/>
    </w:rPr>
  </w:style>
  <w:style w:type="paragraph" w:styleId="Heading4">
    <w:name w:val="heading 4"/>
    <w:basedOn w:val="Normal"/>
    <w:link w:val="Heading4Char"/>
    <w:uiPriority w:val="9"/>
    <w:qFormat/>
    <w:rsid w:val="00E8598C"/>
    <w:pPr>
      <w:spacing w:before="100" w:beforeAutospacing="1" w:after="100" w:afterAutospacing="1" w:line="240" w:lineRule="auto"/>
      <w:outlineLvl w:val="3"/>
    </w:pPr>
    <w:rPr>
      <w:rFonts w:eastAsia="Times New Roman" w:cs="Times New Roman"/>
      <w:b/>
      <w:bCs/>
      <w:sz w:val="24"/>
      <w:szCs w:val="24"/>
    </w:rPr>
  </w:style>
  <w:style w:type="paragraph" w:styleId="Heading5">
    <w:name w:val="heading 5"/>
    <w:basedOn w:val="Normal"/>
    <w:next w:val="Normal"/>
    <w:link w:val="Heading5Char"/>
    <w:uiPriority w:val="9"/>
    <w:unhideWhenUsed/>
    <w:qFormat/>
    <w:rsid w:val="00C829F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4FC"/>
    <w:rPr>
      <w:rFonts w:eastAsiaTheme="majorEastAsia" w:cstheme="majorBidi"/>
      <w:b/>
      <w:bCs/>
      <w:color w:val="000000" w:themeColor="text1"/>
      <w:sz w:val="32"/>
      <w:szCs w:val="28"/>
    </w:rPr>
  </w:style>
  <w:style w:type="character" w:customStyle="1" w:styleId="Heading2Char">
    <w:name w:val="Heading 2 Char"/>
    <w:basedOn w:val="DefaultParagraphFont"/>
    <w:link w:val="Heading2"/>
    <w:uiPriority w:val="9"/>
    <w:rsid w:val="00B024FC"/>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B024FC"/>
    <w:rPr>
      <w:rFonts w:eastAsiaTheme="majorEastAsia" w:cstheme="majorBidi"/>
      <w:b/>
      <w:bCs/>
      <w:color w:val="000000" w:themeColor="text1"/>
    </w:rPr>
  </w:style>
  <w:style w:type="character" w:customStyle="1" w:styleId="Heading4Char">
    <w:name w:val="Heading 4 Char"/>
    <w:basedOn w:val="DefaultParagraphFont"/>
    <w:link w:val="Heading4"/>
    <w:uiPriority w:val="9"/>
    <w:rsid w:val="00E8598C"/>
    <w:rPr>
      <w:rFonts w:ascii="Times New Roman" w:eastAsia="Times New Roman" w:hAnsi="Times New Roman" w:cs="Times New Roman"/>
      <w:b/>
      <w:bCs/>
      <w:sz w:val="24"/>
      <w:szCs w:val="24"/>
      <w:lang w:eastAsia="en-US"/>
    </w:rPr>
  </w:style>
  <w:style w:type="paragraph" w:styleId="ListParagraph">
    <w:name w:val="List Paragraph"/>
    <w:basedOn w:val="Normal"/>
    <w:uiPriority w:val="34"/>
    <w:qFormat/>
    <w:rsid w:val="00E8598C"/>
    <w:pPr>
      <w:ind w:left="720"/>
      <w:contextualSpacing/>
    </w:pPr>
  </w:style>
  <w:style w:type="paragraph" w:styleId="BalloonText">
    <w:name w:val="Balloon Text"/>
    <w:basedOn w:val="Normal"/>
    <w:link w:val="BalloonTextChar"/>
    <w:uiPriority w:val="99"/>
    <w:semiHidden/>
    <w:unhideWhenUsed/>
    <w:rsid w:val="00E85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98C"/>
    <w:rPr>
      <w:rFonts w:ascii="Tahoma" w:eastAsiaTheme="minorHAnsi" w:hAnsi="Tahoma" w:cs="Tahoma"/>
      <w:sz w:val="16"/>
      <w:szCs w:val="16"/>
      <w:lang w:eastAsia="en-US"/>
    </w:rPr>
  </w:style>
  <w:style w:type="paragraph" w:styleId="Header">
    <w:name w:val="header"/>
    <w:basedOn w:val="Normal"/>
    <w:link w:val="HeaderChar"/>
    <w:uiPriority w:val="99"/>
    <w:unhideWhenUsed/>
    <w:rsid w:val="00E859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98C"/>
    <w:rPr>
      <w:rFonts w:eastAsiaTheme="minorHAnsi"/>
      <w:lang w:eastAsia="en-US"/>
    </w:rPr>
  </w:style>
  <w:style w:type="paragraph" w:styleId="Footer">
    <w:name w:val="footer"/>
    <w:basedOn w:val="Normal"/>
    <w:link w:val="FooterChar"/>
    <w:uiPriority w:val="99"/>
    <w:unhideWhenUsed/>
    <w:rsid w:val="00E85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98C"/>
    <w:rPr>
      <w:rFonts w:eastAsiaTheme="minorHAnsi"/>
      <w:lang w:eastAsia="en-US"/>
    </w:rPr>
  </w:style>
  <w:style w:type="table" w:styleId="TableGrid">
    <w:name w:val="Table Grid"/>
    <w:basedOn w:val="TableNormal"/>
    <w:uiPriority w:val="39"/>
    <w:rsid w:val="00E8598C"/>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8598C"/>
    <w:pPr>
      <w:outlineLvl w:val="9"/>
    </w:pPr>
  </w:style>
  <w:style w:type="paragraph" w:styleId="TOC1">
    <w:name w:val="toc 1"/>
    <w:basedOn w:val="Normal"/>
    <w:next w:val="Normal"/>
    <w:autoRedefine/>
    <w:uiPriority w:val="39"/>
    <w:unhideWhenUsed/>
    <w:rsid w:val="00FC5F0B"/>
    <w:pPr>
      <w:tabs>
        <w:tab w:val="right" w:leader="dot" w:pos="8827"/>
      </w:tabs>
      <w:spacing w:after="100"/>
    </w:pPr>
    <w:rPr>
      <w:rFonts w:cs="Times New Roman"/>
      <w:b/>
      <w:noProof/>
    </w:rPr>
  </w:style>
  <w:style w:type="paragraph" w:styleId="TOC2">
    <w:name w:val="toc 2"/>
    <w:basedOn w:val="Normal"/>
    <w:next w:val="Normal"/>
    <w:autoRedefine/>
    <w:uiPriority w:val="39"/>
    <w:unhideWhenUsed/>
    <w:rsid w:val="00E8598C"/>
    <w:pPr>
      <w:tabs>
        <w:tab w:val="left" w:pos="426"/>
        <w:tab w:val="right" w:leader="dot" w:pos="9111"/>
      </w:tabs>
      <w:spacing w:after="100"/>
      <w:ind w:left="426" w:hanging="206"/>
    </w:pPr>
    <w:rPr>
      <w:rFonts w:cs="Times New Roman"/>
      <w:b/>
      <w:noProof/>
      <w:szCs w:val="28"/>
    </w:rPr>
  </w:style>
  <w:style w:type="paragraph" w:styleId="TOC3">
    <w:name w:val="toc 3"/>
    <w:basedOn w:val="Normal"/>
    <w:next w:val="Normal"/>
    <w:autoRedefine/>
    <w:uiPriority w:val="39"/>
    <w:unhideWhenUsed/>
    <w:rsid w:val="00E8598C"/>
    <w:pPr>
      <w:tabs>
        <w:tab w:val="left" w:pos="880"/>
        <w:tab w:val="right" w:leader="dot" w:pos="9111"/>
      </w:tabs>
      <w:spacing w:after="100"/>
      <w:ind w:left="440"/>
    </w:pPr>
    <w:rPr>
      <w:rFonts w:cs="Times New Roman"/>
      <w:b/>
      <w:noProof/>
      <w:szCs w:val="28"/>
    </w:rPr>
  </w:style>
  <w:style w:type="character" w:styleId="Hyperlink">
    <w:name w:val="Hyperlink"/>
    <w:basedOn w:val="DefaultParagraphFont"/>
    <w:uiPriority w:val="99"/>
    <w:unhideWhenUsed/>
    <w:rsid w:val="00E8598C"/>
    <w:rPr>
      <w:color w:val="0563C1" w:themeColor="hyperlink"/>
      <w:u w:val="single"/>
    </w:rPr>
  </w:style>
  <w:style w:type="character" w:customStyle="1" w:styleId="apple-converted-space">
    <w:name w:val="apple-converted-space"/>
    <w:basedOn w:val="DefaultParagraphFont"/>
    <w:rsid w:val="00E8598C"/>
  </w:style>
  <w:style w:type="paragraph" w:styleId="NormalWeb">
    <w:name w:val="Normal (Web)"/>
    <w:basedOn w:val="Normal"/>
    <w:uiPriority w:val="99"/>
    <w:unhideWhenUsed/>
    <w:rsid w:val="00E8598C"/>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E8598C"/>
  </w:style>
  <w:style w:type="character" w:customStyle="1" w:styleId="mw-editsection">
    <w:name w:val="mw-editsection"/>
    <w:basedOn w:val="DefaultParagraphFont"/>
    <w:rsid w:val="00E8598C"/>
  </w:style>
  <w:style w:type="character" w:customStyle="1" w:styleId="mw-editsection-bracket">
    <w:name w:val="mw-editsection-bracket"/>
    <w:basedOn w:val="DefaultParagraphFont"/>
    <w:rsid w:val="00E8598C"/>
  </w:style>
  <w:style w:type="character" w:customStyle="1" w:styleId="mw-editsection-divider">
    <w:name w:val="mw-editsection-divider"/>
    <w:basedOn w:val="DefaultParagraphFont"/>
    <w:rsid w:val="00E8598C"/>
  </w:style>
  <w:style w:type="paragraph" w:customStyle="1" w:styleId="para">
    <w:name w:val="para"/>
    <w:basedOn w:val="Normal"/>
    <w:rsid w:val="00E8598C"/>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E8598C"/>
    <w:rPr>
      <w:b/>
      <w:bCs/>
    </w:rPr>
  </w:style>
  <w:style w:type="character" w:styleId="IntenseEmphasis">
    <w:name w:val="Intense Emphasis"/>
    <w:basedOn w:val="DefaultParagraphFont"/>
    <w:uiPriority w:val="21"/>
    <w:qFormat/>
    <w:rsid w:val="00E8598C"/>
    <w:rPr>
      <w:b/>
      <w:bCs/>
      <w:i/>
      <w:iCs/>
      <w:color w:val="5B9BD5" w:themeColor="accent1"/>
    </w:rPr>
  </w:style>
  <w:style w:type="paragraph" w:customStyle="1" w:styleId="ListParagraph1">
    <w:name w:val="List Paragraph1"/>
    <w:basedOn w:val="Normal"/>
    <w:uiPriority w:val="99"/>
    <w:qFormat/>
    <w:rsid w:val="00E8598C"/>
    <w:pPr>
      <w:ind w:left="720"/>
      <w:contextualSpacing/>
    </w:pPr>
  </w:style>
  <w:style w:type="character" w:styleId="HTMLCode">
    <w:name w:val="HTML Code"/>
    <w:basedOn w:val="DefaultParagraphFont"/>
    <w:uiPriority w:val="99"/>
    <w:semiHidden/>
    <w:unhideWhenUsed/>
    <w:rsid w:val="00E8598C"/>
    <w:rPr>
      <w:rFonts w:ascii="Courier New" w:eastAsia="Times New Roman" w:hAnsi="Courier New" w:cs="Courier New"/>
      <w:sz w:val="20"/>
      <w:szCs w:val="20"/>
    </w:rPr>
  </w:style>
  <w:style w:type="character" w:styleId="Emphasis">
    <w:name w:val="Emphasis"/>
    <w:basedOn w:val="DefaultParagraphFont"/>
    <w:qFormat/>
    <w:rsid w:val="00E8598C"/>
    <w:rPr>
      <w:i/>
      <w:iCs/>
    </w:rPr>
  </w:style>
  <w:style w:type="paragraph" w:styleId="TOC4">
    <w:name w:val="toc 4"/>
    <w:basedOn w:val="Normal"/>
    <w:next w:val="Normal"/>
    <w:autoRedefine/>
    <w:uiPriority w:val="39"/>
    <w:unhideWhenUsed/>
    <w:rsid w:val="00E8598C"/>
    <w:pPr>
      <w:spacing w:after="100"/>
      <w:ind w:left="660"/>
    </w:pPr>
  </w:style>
  <w:style w:type="paragraph" w:styleId="TOC5">
    <w:name w:val="toc 5"/>
    <w:basedOn w:val="Normal"/>
    <w:next w:val="Normal"/>
    <w:autoRedefine/>
    <w:uiPriority w:val="39"/>
    <w:unhideWhenUsed/>
    <w:rsid w:val="00E8598C"/>
    <w:pPr>
      <w:spacing w:after="100"/>
      <w:ind w:left="880"/>
    </w:pPr>
  </w:style>
  <w:style w:type="paragraph" w:styleId="TOC6">
    <w:name w:val="toc 6"/>
    <w:basedOn w:val="Normal"/>
    <w:next w:val="Normal"/>
    <w:autoRedefine/>
    <w:uiPriority w:val="39"/>
    <w:unhideWhenUsed/>
    <w:rsid w:val="00E8598C"/>
    <w:pPr>
      <w:spacing w:after="100"/>
      <w:ind w:left="1100"/>
    </w:pPr>
  </w:style>
  <w:style w:type="paragraph" w:styleId="TOC7">
    <w:name w:val="toc 7"/>
    <w:basedOn w:val="Normal"/>
    <w:next w:val="Normal"/>
    <w:autoRedefine/>
    <w:uiPriority w:val="39"/>
    <w:unhideWhenUsed/>
    <w:rsid w:val="00E8598C"/>
    <w:pPr>
      <w:spacing w:after="100"/>
      <w:ind w:left="1320"/>
    </w:pPr>
  </w:style>
  <w:style w:type="paragraph" w:styleId="TOC8">
    <w:name w:val="toc 8"/>
    <w:basedOn w:val="Normal"/>
    <w:next w:val="Normal"/>
    <w:autoRedefine/>
    <w:uiPriority w:val="39"/>
    <w:unhideWhenUsed/>
    <w:rsid w:val="00E8598C"/>
    <w:pPr>
      <w:spacing w:after="100"/>
      <w:ind w:left="1540"/>
    </w:pPr>
  </w:style>
  <w:style w:type="paragraph" w:styleId="TOC9">
    <w:name w:val="toc 9"/>
    <w:basedOn w:val="Normal"/>
    <w:next w:val="Normal"/>
    <w:autoRedefine/>
    <w:uiPriority w:val="39"/>
    <w:unhideWhenUsed/>
    <w:rsid w:val="00E8598C"/>
    <w:pPr>
      <w:spacing w:after="100"/>
      <w:ind w:left="1760"/>
    </w:pPr>
  </w:style>
  <w:style w:type="paragraph" w:customStyle="1" w:styleId="3Mcln">
    <w:name w:val="3. Mục lớn"/>
    <w:basedOn w:val="Normal"/>
    <w:qFormat/>
    <w:rsid w:val="004C6D94"/>
    <w:pPr>
      <w:ind w:firstLine="720"/>
    </w:pPr>
    <w:rPr>
      <w:rFonts w:eastAsia="Calibri" w:cs="Times New Roman"/>
    </w:rPr>
  </w:style>
  <w:style w:type="paragraph" w:customStyle="1" w:styleId="Headingtext2Blue">
    <w:name w:val="Heading text 2 + Blue"/>
    <w:basedOn w:val="Normal"/>
    <w:autoRedefine/>
    <w:rsid w:val="005E63D2"/>
    <w:pPr>
      <w:spacing w:after="160" w:line="240" w:lineRule="auto"/>
    </w:pPr>
    <w:rPr>
      <w:rFonts w:eastAsia="Times New Roman" w:cs="Times New Roman"/>
      <w:b/>
      <w:szCs w:val="28"/>
      <w:lang w:val="en-AU"/>
    </w:rPr>
  </w:style>
  <w:style w:type="paragraph" w:customStyle="1" w:styleId="5mcnhnh">
    <w:name w:val="5. mục nhỏ nhỏ"/>
    <w:basedOn w:val="Normal"/>
    <w:qFormat/>
    <w:rsid w:val="004C6D94"/>
    <w:pPr>
      <w:spacing w:after="160" w:line="254" w:lineRule="auto"/>
      <w:ind w:left="720"/>
    </w:pPr>
    <w:rPr>
      <w:rFonts w:eastAsia="Calibri" w:cs="Times New Roman"/>
      <w:noProof/>
    </w:rPr>
  </w:style>
  <w:style w:type="paragraph" w:customStyle="1" w:styleId="4mcnh">
    <w:name w:val="4. mục nhỏ"/>
    <w:basedOn w:val="3Mcln"/>
    <w:qFormat/>
    <w:rsid w:val="004C6D94"/>
  </w:style>
  <w:style w:type="paragraph" w:styleId="HTMLPreformatted">
    <w:name w:val="HTML Preformatted"/>
    <w:basedOn w:val="Normal"/>
    <w:link w:val="HTMLPreformattedChar"/>
    <w:uiPriority w:val="99"/>
    <w:semiHidden/>
    <w:unhideWhenUsed/>
    <w:rsid w:val="00187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7151"/>
    <w:rPr>
      <w:rFonts w:ascii="Courier New" w:eastAsia="Times New Roman" w:hAnsi="Courier New" w:cs="Courier New"/>
      <w:sz w:val="20"/>
      <w:szCs w:val="20"/>
    </w:rPr>
  </w:style>
  <w:style w:type="paragraph" w:styleId="ListBullet">
    <w:name w:val="List Bullet"/>
    <w:basedOn w:val="Normal"/>
    <w:uiPriority w:val="99"/>
    <w:unhideWhenUsed/>
    <w:rsid w:val="00A757AD"/>
    <w:pPr>
      <w:numPr>
        <w:numId w:val="1"/>
      </w:numPr>
      <w:spacing w:after="160" w:line="259" w:lineRule="auto"/>
      <w:contextualSpacing/>
    </w:pPr>
    <w:rPr>
      <w:rFonts w:eastAsiaTheme="minorHAnsi" w:cs="Times New Roman"/>
      <w:szCs w:val="26"/>
      <w:lang w:eastAsia="en-US"/>
    </w:rPr>
  </w:style>
  <w:style w:type="character" w:customStyle="1" w:styleId="hljs-comment">
    <w:name w:val="hljs-comment"/>
    <w:basedOn w:val="DefaultParagraphFont"/>
    <w:rsid w:val="00A757AD"/>
  </w:style>
  <w:style w:type="character" w:customStyle="1" w:styleId="hljs-string">
    <w:name w:val="hljs-string"/>
    <w:basedOn w:val="DefaultParagraphFont"/>
    <w:rsid w:val="00A757AD"/>
  </w:style>
  <w:style w:type="character" w:customStyle="1" w:styleId="hljs-function">
    <w:name w:val="hljs-function"/>
    <w:basedOn w:val="DefaultParagraphFont"/>
    <w:rsid w:val="00A757AD"/>
  </w:style>
  <w:style w:type="character" w:customStyle="1" w:styleId="hljs-keyword">
    <w:name w:val="hljs-keyword"/>
    <w:basedOn w:val="DefaultParagraphFont"/>
    <w:rsid w:val="00A757AD"/>
  </w:style>
  <w:style w:type="character" w:customStyle="1" w:styleId="hljs-params">
    <w:name w:val="hljs-params"/>
    <w:basedOn w:val="DefaultParagraphFont"/>
    <w:rsid w:val="00A757AD"/>
  </w:style>
  <w:style w:type="character" w:customStyle="1" w:styleId="hljs-builtin">
    <w:name w:val="hljs-built_in"/>
    <w:basedOn w:val="DefaultParagraphFont"/>
    <w:rsid w:val="00A757AD"/>
  </w:style>
  <w:style w:type="character" w:customStyle="1" w:styleId="hljs-number">
    <w:name w:val="hljs-number"/>
    <w:basedOn w:val="DefaultParagraphFont"/>
    <w:rsid w:val="00A757AD"/>
  </w:style>
  <w:style w:type="paragraph" w:styleId="NoSpacing">
    <w:name w:val="No Spacing"/>
    <w:uiPriority w:val="1"/>
    <w:qFormat/>
    <w:rsid w:val="00C829F5"/>
    <w:pPr>
      <w:spacing w:before="0" w:after="0" w:line="240" w:lineRule="auto"/>
    </w:pPr>
  </w:style>
  <w:style w:type="character" w:customStyle="1" w:styleId="Heading5Char">
    <w:name w:val="Heading 5 Char"/>
    <w:basedOn w:val="DefaultParagraphFont"/>
    <w:link w:val="Heading5"/>
    <w:uiPriority w:val="9"/>
    <w:rsid w:val="00C829F5"/>
    <w:rPr>
      <w:rFonts w:asciiTheme="majorHAnsi" w:eastAsiaTheme="majorEastAsia" w:hAnsiTheme="majorHAnsi" w:cstheme="majorBidi"/>
      <w:color w:val="2E74B5" w:themeColor="accent1" w:themeShade="BF"/>
    </w:rPr>
  </w:style>
  <w:style w:type="paragraph" w:customStyle="1" w:styleId="phongcode">
    <w:name w:val="phong code"/>
    <w:basedOn w:val="Normal"/>
    <w:qFormat/>
    <w:rsid w:val="00667E0D"/>
    <w:pPr>
      <w:spacing w:line="26" w:lineRule="atLeast"/>
      <w:ind w:firstLine="709"/>
    </w:pPr>
    <w:rPr>
      <w:rFonts w:ascii="Consolas" w:eastAsia="Calibri" w:hAnsi="Consolas" w:cs="Times New Roman"/>
      <w:sz w:val="24"/>
      <w:szCs w:val="26"/>
    </w:rPr>
  </w:style>
  <w:style w:type="table" w:styleId="GridTable1Light-Accent2">
    <w:name w:val="Grid Table 1 Light Accent 2"/>
    <w:basedOn w:val="TableNormal"/>
    <w:uiPriority w:val="46"/>
    <w:rsid w:val="00151C19"/>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51C19"/>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51C1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1040">
      <w:bodyDiv w:val="1"/>
      <w:marLeft w:val="0"/>
      <w:marRight w:val="0"/>
      <w:marTop w:val="0"/>
      <w:marBottom w:val="0"/>
      <w:divBdr>
        <w:top w:val="none" w:sz="0" w:space="0" w:color="auto"/>
        <w:left w:val="none" w:sz="0" w:space="0" w:color="auto"/>
        <w:bottom w:val="none" w:sz="0" w:space="0" w:color="auto"/>
        <w:right w:val="none" w:sz="0" w:space="0" w:color="auto"/>
      </w:divBdr>
    </w:div>
    <w:div w:id="59598752">
      <w:bodyDiv w:val="1"/>
      <w:marLeft w:val="0"/>
      <w:marRight w:val="0"/>
      <w:marTop w:val="0"/>
      <w:marBottom w:val="0"/>
      <w:divBdr>
        <w:top w:val="none" w:sz="0" w:space="0" w:color="auto"/>
        <w:left w:val="none" w:sz="0" w:space="0" w:color="auto"/>
        <w:bottom w:val="none" w:sz="0" w:space="0" w:color="auto"/>
        <w:right w:val="none" w:sz="0" w:space="0" w:color="auto"/>
      </w:divBdr>
    </w:div>
    <w:div w:id="128018085">
      <w:bodyDiv w:val="1"/>
      <w:marLeft w:val="0"/>
      <w:marRight w:val="0"/>
      <w:marTop w:val="0"/>
      <w:marBottom w:val="0"/>
      <w:divBdr>
        <w:top w:val="none" w:sz="0" w:space="0" w:color="auto"/>
        <w:left w:val="none" w:sz="0" w:space="0" w:color="auto"/>
        <w:bottom w:val="none" w:sz="0" w:space="0" w:color="auto"/>
        <w:right w:val="none" w:sz="0" w:space="0" w:color="auto"/>
      </w:divBdr>
      <w:divsChild>
        <w:div w:id="732317798">
          <w:marLeft w:val="0"/>
          <w:marRight w:val="0"/>
          <w:marTop w:val="0"/>
          <w:marBottom w:val="0"/>
          <w:divBdr>
            <w:top w:val="none" w:sz="0" w:space="0" w:color="auto"/>
            <w:left w:val="none" w:sz="0" w:space="0" w:color="auto"/>
            <w:bottom w:val="none" w:sz="0" w:space="0" w:color="auto"/>
            <w:right w:val="none" w:sz="0" w:space="0" w:color="auto"/>
          </w:divBdr>
        </w:div>
      </w:divsChild>
    </w:div>
    <w:div w:id="559245592">
      <w:bodyDiv w:val="1"/>
      <w:marLeft w:val="0"/>
      <w:marRight w:val="0"/>
      <w:marTop w:val="0"/>
      <w:marBottom w:val="0"/>
      <w:divBdr>
        <w:top w:val="none" w:sz="0" w:space="0" w:color="auto"/>
        <w:left w:val="none" w:sz="0" w:space="0" w:color="auto"/>
        <w:bottom w:val="none" w:sz="0" w:space="0" w:color="auto"/>
        <w:right w:val="none" w:sz="0" w:space="0" w:color="auto"/>
      </w:divBdr>
    </w:div>
    <w:div w:id="570964206">
      <w:bodyDiv w:val="1"/>
      <w:marLeft w:val="0"/>
      <w:marRight w:val="0"/>
      <w:marTop w:val="0"/>
      <w:marBottom w:val="0"/>
      <w:divBdr>
        <w:top w:val="none" w:sz="0" w:space="0" w:color="auto"/>
        <w:left w:val="none" w:sz="0" w:space="0" w:color="auto"/>
        <w:bottom w:val="none" w:sz="0" w:space="0" w:color="auto"/>
        <w:right w:val="none" w:sz="0" w:space="0" w:color="auto"/>
      </w:divBdr>
    </w:div>
    <w:div w:id="659621604">
      <w:bodyDiv w:val="1"/>
      <w:marLeft w:val="0"/>
      <w:marRight w:val="0"/>
      <w:marTop w:val="0"/>
      <w:marBottom w:val="0"/>
      <w:divBdr>
        <w:top w:val="none" w:sz="0" w:space="0" w:color="auto"/>
        <w:left w:val="none" w:sz="0" w:space="0" w:color="auto"/>
        <w:bottom w:val="none" w:sz="0" w:space="0" w:color="auto"/>
        <w:right w:val="none" w:sz="0" w:space="0" w:color="auto"/>
      </w:divBdr>
    </w:div>
    <w:div w:id="693727273">
      <w:bodyDiv w:val="1"/>
      <w:marLeft w:val="0"/>
      <w:marRight w:val="0"/>
      <w:marTop w:val="0"/>
      <w:marBottom w:val="0"/>
      <w:divBdr>
        <w:top w:val="none" w:sz="0" w:space="0" w:color="auto"/>
        <w:left w:val="none" w:sz="0" w:space="0" w:color="auto"/>
        <w:bottom w:val="none" w:sz="0" w:space="0" w:color="auto"/>
        <w:right w:val="none" w:sz="0" w:space="0" w:color="auto"/>
      </w:divBdr>
    </w:div>
    <w:div w:id="804665426">
      <w:bodyDiv w:val="1"/>
      <w:marLeft w:val="0"/>
      <w:marRight w:val="0"/>
      <w:marTop w:val="0"/>
      <w:marBottom w:val="0"/>
      <w:divBdr>
        <w:top w:val="none" w:sz="0" w:space="0" w:color="auto"/>
        <w:left w:val="none" w:sz="0" w:space="0" w:color="auto"/>
        <w:bottom w:val="none" w:sz="0" w:space="0" w:color="auto"/>
        <w:right w:val="none" w:sz="0" w:space="0" w:color="auto"/>
      </w:divBdr>
      <w:divsChild>
        <w:div w:id="1610890442">
          <w:marLeft w:val="0"/>
          <w:marRight w:val="0"/>
          <w:marTop w:val="0"/>
          <w:marBottom w:val="0"/>
          <w:divBdr>
            <w:top w:val="none" w:sz="0" w:space="0" w:color="auto"/>
            <w:left w:val="none" w:sz="0" w:space="0" w:color="auto"/>
            <w:bottom w:val="none" w:sz="0" w:space="0" w:color="auto"/>
            <w:right w:val="none" w:sz="0" w:space="0" w:color="auto"/>
          </w:divBdr>
        </w:div>
      </w:divsChild>
    </w:div>
    <w:div w:id="823935403">
      <w:bodyDiv w:val="1"/>
      <w:marLeft w:val="0"/>
      <w:marRight w:val="0"/>
      <w:marTop w:val="0"/>
      <w:marBottom w:val="0"/>
      <w:divBdr>
        <w:top w:val="none" w:sz="0" w:space="0" w:color="auto"/>
        <w:left w:val="none" w:sz="0" w:space="0" w:color="auto"/>
        <w:bottom w:val="none" w:sz="0" w:space="0" w:color="auto"/>
        <w:right w:val="none" w:sz="0" w:space="0" w:color="auto"/>
      </w:divBdr>
    </w:div>
    <w:div w:id="884676332">
      <w:bodyDiv w:val="1"/>
      <w:marLeft w:val="0"/>
      <w:marRight w:val="0"/>
      <w:marTop w:val="0"/>
      <w:marBottom w:val="0"/>
      <w:divBdr>
        <w:top w:val="none" w:sz="0" w:space="0" w:color="auto"/>
        <w:left w:val="none" w:sz="0" w:space="0" w:color="auto"/>
        <w:bottom w:val="none" w:sz="0" w:space="0" w:color="auto"/>
        <w:right w:val="none" w:sz="0" w:space="0" w:color="auto"/>
      </w:divBdr>
    </w:div>
    <w:div w:id="1067190517">
      <w:bodyDiv w:val="1"/>
      <w:marLeft w:val="0"/>
      <w:marRight w:val="0"/>
      <w:marTop w:val="0"/>
      <w:marBottom w:val="0"/>
      <w:divBdr>
        <w:top w:val="none" w:sz="0" w:space="0" w:color="auto"/>
        <w:left w:val="none" w:sz="0" w:space="0" w:color="auto"/>
        <w:bottom w:val="none" w:sz="0" w:space="0" w:color="auto"/>
        <w:right w:val="none" w:sz="0" w:space="0" w:color="auto"/>
      </w:divBdr>
    </w:div>
    <w:div w:id="1237934814">
      <w:bodyDiv w:val="1"/>
      <w:marLeft w:val="0"/>
      <w:marRight w:val="0"/>
      <w:marTop w:val="0"/>
      <w:marBottom w:val="0"/>
      <w:divBdr>
        <w:top w:val="none" w:sz="0" w:space="0" w:color="auto"/>
        <w:left w:val="none" w:sz="0" w:space="0" w:color="auto"/>
        <w:bottom w:val="none" w:sz="0" w:space="0" w:color="auto"/>
        <w:right w:val="none" w:sz="0" w:space="0" w:color="auto"/>
      </w:divBdr>
    </w:div>
    <w:div w:id="1259950357">
      <w:bodyDiv w:val="1"/>
      <w:marLeft w:val="0"/>
      <w:marRight w:val="0"/>
      <w:marTop w:val="0"/>
      <w:marBottom w:val="0"/>
      <w:divBdr>
        <w:top w:val="none" w:sz="0" w:space="0" w:color="auto"/>
        <w:left w:val="none" w:sz="0" w:space="0" w:color="auto"/>
        <w:bottom w:val="none" w:sz="0" w:space="0" w:color="auto"/>
        <w:right w:val="none" w:sz="0" w:space="0" w:color="auto"/>
      </w:divBdr>
      <w:divsChild>
        <w:div w:id="999380686">
          <w:marLeft w:val="0"/>
          <w:marRight w:val="0"/>
          <w:marTop w:val="0"/>
          <w:marBottom w:val="0"/>
          <w:divBdr>
            <w:top w:val="none" w:sz="0" w:space="0" w:color="auto"/>
            <w:left w:val="none" w:sz="0" w:space="0" w:color="auto"/>
            <w:bottom w:val="none" w:sz="0" w:space="0" w:color="auto"/>
            <w:right w:val="none" w:sz="0" w:space="0" w:color="auto"/>
          </w:divBdr>
        </w:div>
      </w:divsChild>
    </w:div>
    <w:div w:id="1313557460">
      <w:bodyDiv w:val="1"/>
      <w:marLeft w:val="0"/>
      <w:marRight w:val="0"/>
      <w:marTop w:val="0"/>
      <w:marBottom w:val="0"/>
      <w:divBdr>
        <w:top w:val="none" w:sz="0" w:space="0" w:color="auto"/>
        <w:left w:val="none" w:sz="0" w:space="0" w:color="auto"/>
        <w:bottom w:val="none" w:sz="0" w:space="0" w:color="auto"/>
        <w:right w:val="none" w:sz="0" w:space="0" w:color="auto"/>
      </w:divBdr>
      <w:divsChild>
        <w:div w:id="756366180">
          <w:marLeft w:val="0"/>
          <w:marRight w:val="0"/>
          <w:marTop w:val="0"/>
          <w:marBottom w:val="0"/>
          <w:divBdr>
            <w:top w:val="none" w:sz="0" w:space="0" w:color="auto"/>
            <w:left w:val="none" w:sz="0" w:space="0" w:color="auto"/>
            <w:bottom w:val="none" w:sz="0" w:space="0" w:color="auto"/>
            <w:right w:val="none" w:sz="0" w:space="0" w:color="auto"/>
          </w:divBdr>
        </w:div>
      </w:divsChild>
    </w:div>
    <w:div w:id="1465273880">
      <w:bodyDiv w:val="1"/>
      <w:marLeft w:val="0"/>
      <w:marRight w:val="0"/>
      <w:marTop w:val="0"/>
      <w:marBottom w:val="0"/>
      <w:divBdr>
        <w:top w:val="none" w:sz="0" w:space="0" w:color="auto"/>
        <w:left w:val="none" w:sz="0" w:space="0" w:color="auto"/>
        <w:bottom w:val="none" w:sz="0" w:space="0" w:color="auto"/>
        <w:right w:val="none" w:sz="0" w:space="0" w:color="auto"/>
      </w:divBdr>
    </w:div>
    <w:div w:id="1508983163">
      <w:bodyDiv w:val="1"/>
      <w:marLeft w:val="0"/>
      <w:marRight w:val="0"/>
      <w:marTop w:val="0"/>
      <w:marBottom w:val="0"/>
      <w:divBdr>
        <w:top w:val="none" w:sz="0" w:space="0" w:color="auto"/>
        <w:left w:val="none" w:sz="0" w:space="0" w:color="auto"/>
        <w:bottom w:val="none" w:sz="0" w:space="0" w:color="auto"/>
        <w:right w:val="none" w:sz="0" w:space="0" w:color="auto"/>
      </w:divBdr>
      <w:divsChild>
        <w:div w:id="555630741">
          <w:marLeft w:val="0"/>
          <w:marRight w:val="0"/>
          <w:marTop w:val="0"/>
          <w:marBottom w:val="0"/>
          <w:divBdr>
            <w:top w:val="none" w:sz="0" w:space="0" w:color="auto"/>
            <w:left w:val="none" w:sz="0" w:space="0" w:color="auto"/>
            <w:bottom w:val="none" w:sz="0" w:space="0" w:color="auto"/>
            <w:right w:val="none" w:sz="0" w:space="0" w:color="auto"/>
          </w:divBdr>
          <w:divsChild>
            <w:div w:id="2986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6804">
      <w:bodyDiv w:val="1"/>
      <w:marLeft w:val="0"/>
      <w:marRight w:val="0"/>
      <w:marTop w:val="0"/>
      <w:marBottom w:val="0"/>
      <w:divBdr>
        <w:top w:val="none" w:sz="0" w:space="0" w:color="auto"/>
        <w:left w:val="none" w:sz="0" w:space="0" w:color="auto"/>
        <w:bottom w:val="none" w:sz="0" w:space="0" w:color="auto"/>
        <w:right w:val="none" w:sz="0" w:space="0" w:color="auto"/>
      </w:divBdr>
    </w:div>
    <w:div w:id="1877959355">
      <w:bodyDiv w:val="1"/>
      <w:marLeft w:val="0"/>
      <w:marRight w:val="0"/>
      <w:marTop w:val="0"/>
      <w:marBottom w:val="0"/>
      <w:divBdr>
        <w:top w:val="none" w:sz="0" w:space="0" w:color="auto"/>
        <w:left w:val="none" w:sz="0" w:space="0" w:color="auto"/>
        <w:bottom w:val="none" w:sz="0" w:space="0" w:color="auto"/>
        <w:right w:val="none" w:sz="0" w:space="0" w:color="auto"/>
      </w:divBdr>
    </w:div>
    <w:div w:id="1879463580">
      <w:bodyDiv w:val="1"/>
      <w:marLeft w:val="0"/>
      <w:marRight w:val="0"/>
      <w:marTop w:val="0"/>
      <w:marBottom w:val="0"/>
      <w:divBdr>
        <w:top w:val="none" w:sz="0" w:space="0" w:color="auto"/>
        <w:left w:val="none" w:sz="0" w:space="0" w:color="auto"/>
        <w:bottom w:val="none" w:sz="0" w:space="0" w:color="auto"/>
        <w:right w:val="none" w:sz="0" w:space="0" w:color="auto"/>
      </w:divBdr>
    </w:div>
    <w:div w:id="2117215536">
      <w:bodyDiv w:val="1"/>
      <w:marLeft w:val="0"/>
      <w:marRight w:val="0"/>
      <w:marTop w:val="0"/>
      <w:marBottom w:val="0"/>
      <w:divBdr>
        <w:top w:val="none" w:sz="0" w:space="0" w:color="auto"/>
        <w:left w:val="none" w:sz="0" w:space="0" w:color="auto"/>
        <w:bottom w:val="none" w:sz="0" w:space="0" w:color="auto"/>
        <w:right w:val="none" w:sz="0" w:space="0" w:color="auto"/>
      </w:divBdr>
      <w:divsChild>
        <w:div w:id="1578321229">
          <w:marLeft w:val="0"/>
          <w:marRight w:val="0"/>
          <w:marTop w:val="0"/>
          <w:marBottom w:val="0"/>
          <w:divBdr>
            <w:top w:val="none" w:sz="0" w:space="0" w:color="auto"/>
            <w:left w:val="none" w:sz="0" w:space="0" w:color="auto"/>
            <w:bottom w:val="none" w:sz="0" w:space="0" w:color="auto"/>
            <w:right w:val="none" w:sz="0" w:space="0" w:color="auto"/>
          </w:divBdr>
        </w:div>
      </w:divsChild>
    </w:div>
    <w:div w:id="214565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uythanhcse.files.wordpress.com/2013/04/10_common_control_4.png" TargetMode="External"/><Relationship Id="rId21" Type="http://schemas.openxmlformats.org/officeDocument/2006/relationships/hyperlink" Target="https://vi.wikipedia.org/w/index.php?title=C%C6%A1_s%E1%BB%9F_d%E1%BB%AF_li%E1%BB%87u_quan_h%E1%BB%87&amp;action=edit&amp;redlink=1" TargetMode="External"/><Relationship Id="rId42" Type="http://schemas.openxmlformats.org/officeDocument/2006/relationships/hyperlink" Target="https://vi.wikipedia.org/wiki/C%2B%2B" TargetMode="External"/><Relationship Id="rId63" Type="http://schemas.openxmlformats.org/officeDocument/2006/relationships/hyperlink" Target="https://vi.wikipedia.org/wiki/Ph%E1%BA%A7n_m%E1%BB%81m" TargetMode="External"/><Relationship Id="rId84" Type="http://schemas.openxmlformats.org/officeDocument/2006/relationships/hyperlink" Target="http://schemas.android.com/apk/res/android" TargetMode="External"/><Relationship Id="rId138" Type="http://schemas.openxmlformats.org/officeDocument/2006/relationships/hyperlink" Target="https://medium.com/tech-in-asia/material-design-why-the-floating-action-button-is-bad-ux-design-acd5b32c5ef" TargetMode="External"/><Relationship Id="rId107" Type="http://schemas.openxmlformats.org/officeDocument/2006/relationships/hyperlink" Target="https://duythanhcse.files.wordpress.com/2013/04/7_layout_21.png" TargetMode="External"/><Relationship Id="rId11" Type="http://schemas.openxmlformats.org/officeDocument/2006/relationships/header" Target="header2.xml"/><Relationship Id="rId32" Type="http://schemas.openxmlformats.org/officeDocument/2006/relationships/hyperlink" Target="https://vi.wikipedia.org/wiki/Ph%E1%BA%A7n_m%E1%BB%81m_t%E1%BB%B1_do" TargetMode="External"/><Relationship Id="rId53" Type="http://schemas.openxmlformats.org/officeDocument/2006/relationships/hyperlink" Target="http://java.sun.com/javase/6/" TargetMode="External"/><Relationship Id="rId74" Type="http://schemas.openxmlformats.org/officeDocument/2006/relationships/hyperlink" Target="https://en.wikipedia.org/wiki/Android_KitKat" TargetMode="External"/><Relationship Id="rId128" Type="http://schemas.openxmlformats.org/officeDocument/2006/relationships/image" Target="media/image26.png"/><Relationship Id="rId149" Type="http://schemas.openxmlformats.org/officeDocument/2006/relationships/header" Target="header3.xml"/><Relationship Id="rId5" Type="http://schemas.openxmlformats.org/officeDocument/2006/relationships/webSettings" Target="webSettings.xml"/><Relationship Id="rId95" Type="http://schemas.openxmlformats.org/officeDocument/2006/relationships/hyperlink" Target="https://duythanhcse.files.wordpress.com/2013/04/7_layout_14.png" TargetMode="External"/><Relationship Id="rId22" Type="http://schemas.openxmlformats.org/officeDocument/2006/relationships/hyperlink" Target="https://vi.wikipedia.org/w/index.php?title=Tr%C3%ACnh_%E1%BB%A9ng_d%E1%BB%A5ng&amp;action=edit&amp;redlink=1" TargetMode="External"/><Relationship Id="rId27" Type="http://schemas.openxmlformats.org/officeDocument/2006/relationships/hyperlink" Target="https://vi.wikipedia.org/wiki/Ph%E1%BA%A7n_c%E1%BB%A9ng" TargetMode="External"/><Relationship Id="rId43" Type="http://schemas.openxmlformats.org/officeDocument/2006/relationships/hyperlink" Target="https://vi.wikipedia.org/wiki/Python" TargetMode="External"/><Relationship Id="rId48" Type="http://schemas.openxmlformats.org/officeDocument/2006/relationships/hyperlink" Target="https://vi.wikipedia.org/wiki/C_(ng%C3%B4n_ng%E1%BB%AF_l%E1%BA%ADp_tr%C3%ACnh)" TargetMode="External"/><Relationship Id="rId64" Type="http://schemas.openxmlformats.org/officeDocument/2006/relationships/hyperlink" Target="https://vi.wikipedia.org/wiki/Vi%E1%BB%85n_th%C3%B4ng" TargetMode="External"/><Relationship Id="rId69" Type="http://schemas.openxmlformats.org/officeDocument/2006/relationships/hyperlink" Target="https://en.wikipedia.org/wiki/Android_Froyo" TargetMode="External"/><Relationship Id="rId113" Type="http://schemas.openxmlformats.org/officeDocument/2006/relationships/hyperlink" Target="https://duythanhcse.files.wordpress.com/2013/04/7_layout_24.png" TargetMode="External"/><Relationship Id="rId118" Type="http://schemas.openxmlformats.org/officeDocument/2006/relationships/image" Target="media/image20.png"/><Relationship Id="rId134" Type="http://schemas.openxmlformats.org/officeDocument/2006/relationships/image" Target="media/image32.png"/><Relationship Id="rId139" Type="http://schemas.openxmlformats.org/officeDocument/2006/relationships/image" Target="media/image35.png"/><Relationship Id="rId80" Type="http://schemas.openxmlformats.org/officeDocument/2006/relationships/hyperlink" Target="https://developer.android.com/studio/index.html" TargetMode="External"/><Relationship Id="rId85" Type="http://schemas.openxmlformats.org/officeDocument/2006/relationships/hyperlink" Target="http://schemas.android.com/tools" TargetMode="External"/><Relationship Id="rId150" Type="http://schemas.openxmlformats.org/officeDocument/2006/relationships/footer" Target="footer3.xml"/><Relationship Id="rId12" Type="http://schemas.openxmlformats.org/officeDocument/2006/relationships/footer" Target="footer2.xml"/><Relationship Id="rId17" Type="http://schemas.openxmlformats.org/officeDocument/2006/relationships/hyperlink" Target="https://vi.wikipedia.org/w/index.php?title=SQL_server&amp;action=edit&amp;redlink=1" TargetMode="External"/><Relationship Id="rId33" Type="http://schemas.openxmlformats.org/officeDocument/2006/relationships/hyperlink" Target="https://vi.wikipedia.org/wiki/M%C3%A3_ngu%E1%BB%93n" TargetMode="External"/><Relationship Id="rId38" Type="http://schemas.openxmlformats.org/officeDocument/2006/relationships/hyperlink" Target="https://vi.wikipedia.org/wiki/M%C3%A3_ngu%E1%BB%93n" TargetMode="External"/><Relationship Id="rId59" Type="http://schemas.openxmlformats.org/officeDocument/2006/relationships/hyperlink" Target="https://vi.wikipedia.org/wiki/M%C3%A1y_t%C3%ADnh_b%E1%BA%A3ng" TargetMode="External"/><Relationship Id="rId103" Type="http://schemas.openxmlformats.org/officeDocument/2006/relationships/hyperlink" Target="https://duythanhcse.files.wordpress.com/2013/04/7_layout_19.png" TargetMode="External"/><Relationship Id="rId108" Type="http://schemas.openxmlformats.org/officeDocument/2006/relationships/image" Target="media/image15.png"/><Relationship Id="rId124" Type="http://schemas.openxmlformats.org/officeDocument/2006/relationships/image" Target="media/image23.png"/><Relationship Id="rId129" Type="http://schemas.openxmlformats.org/officeDocument/2006/relationships/image" Target="media/image27.png"/><Relationship Id="rId54" Type="http://schemas.openxmlformats.org/officeDocument/2006/relationships/hyperlink" Target="https://vi.wiktionary.org/wiki/android" TargetMode="External"/><Relationship Id="rId70" Type="http://schemas.openxmlformats.org/officeDocument/2006/relationships/hyperlink" Target="https://en.wikipedia.org/wiki/Android_Gingerbread" TargetMode="External"/><Relationship Id="rId75" Type="http://schemas.openxmlformats.org/officeDocument/2006/relationships/hyperlink" Target="https://en.wikipedia.org/wiki/Android_Lollipop" TargetMode="External"/><Relationship Id="rId91" Type="http://schemas.openxmlformats.org/officeDocument/2006/relationships/hyperlink" Target="https://duythanhcse.files.wordpress.com/2013/04/7_layout_12.png" TargetMode="External"/><Relationship Id="rId96" Type="http://schemas.openxmlformats.org/officeDocument/2006/relationships/image" Target="media/image9.png"/><Relationship Id="rId140" Type="http://schemas.openxmlformats.org/officeDocument/2006/relationships/hyperlink" Target="https://www.google.com/design/spec/patterns/navigation-drawer.html" TargetMode="External"/><Relationship Id="rId145" Type="http://schemas.openxmlformats.org/officeDocument/2006/relationships/hyperlink" Target="https://viblo.asia/p/nodejs-tutorial-phan-1-gioi-thieu-va-cai-dat-ung-dung-dau-tien-gVQvlwdykZJ"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Th%C6%B0_vi%E1%BB%87n" TargetMode="External"/><Relationship Id="rId28" Type="http://schemas.openxmlformats.org/officeDocument/2006/relationships/hyperlink" Target="https://vi.wikipedia.org/w/index.php?title=SQL92&amp;action=edit&amp;redlink=1" TargetMode="External"/><Relationship Id="rId49" Type="http://schemas.openxmlformats.org/officeDocument/2006/relationships/hyperlink" Target="https://vi.wikipedia.org/wiki/C%2B%2B" TargetMode="External"/><Relationship Id="rId114" Type="http://schemas.openxmlformats.org/officeDocument/2006/relationships/image" Target="media/image18.png"/><Relationship Id="rId119" Type="http://schemas.openxmlformats.org/officeDocument/2006/relationships/hyperlink" Target="https://duythanhcse.files.wordpress.com/2013/04/10_common_control_6.png" TargetMode="External"/><Relationship Id="rId44" Type="http://schemas.openxmlformats.org/officeDocument/2006/relationships/hyperlink" Target="https://vi.wikipedia.org/wiki/Perl" TargetMode="External"/><Relationship Id="rId60" Type="http://schemas.openxmlformats.org/officeDocument/2006/relationships/hyperlink" Target="https://vi.wikipedia.org/wiki/Google" TargetMode="External"/><Relationship Id="rId65" Type="http://schemas.openxmlformats.org/officeDocument/2006/relationships/hyperlink" Target="https://vi.wikipedia.org/w/index.php?title=Ti%C3%AAu_chu%E1%BA%A9n_m%E1%BB%9F&amp;action=edit&amp;redlink=1" TargetMode="External"/><Relationship Id="rId81" Type="http://schemas.openxmlformats.org/officeDocument/2006/relationships/hyperlink" Target="https://developer.android.com/studio/install.html" TargetMode="External"/><Relationship Id="rId86" Type="http://schemas.openxmlformats.org/officeDocument/2006/relationships/hyperlink" Target="http://schemas.android.com/apk/res/android%E2%80%9D&amp;gt" TargetMode="External"/><Relationship Id="rId130" Type="http://schemas.openxmlformats.org/officeDocument/2006/relationships/image" Target="media/image28.png"/><Relationship Id="rId135" Type="http://schemas.openxmlformats.org/officeDocument/2006/relationships/image" Target="media/image33.png"/><Relationship Id="rId151" Type="http://schemas.openxmlformats.org/officeDocument/2006/relationships/fontTable" Target="fontTable.xml"/><Relationship Id="rId13" Type="http://schemas.openxmlformats.org/officeDocument/2006/relationships/hyperlink" Target="https://vi.wikipedia.org/wiki/ASCII" TargetMode="External"/><Relationship Id="rId18" Type="http://schemas.openxmlformats.org/officeDocument/2006/relationships/hyperlink" Target="https://vi.wikipedia.org/wiki/Oracle" TargetMode="External"/><Relationship Id="rId39" Type="http://schemas.openxmlformats.org/officeDocument/2006/relationships/hyperlink" Target="https://vi.wikipedia.org/wiki/Ng%C3%B4n_ng%E1%BB%AF_m%C3%A1y" TargetMode="External"/><Relationship Id="rId109" Type="http://schemas.openxmlformats.org/officeDocument/2006/relationships/hyperlink" Target="https://duythanhcse.files.wordpress.com/2013/04/7_layout_22.png" TargetMode="External"/><Relationship Id="rId34" Type="http://schemas.openxmlformats.org/officeDocument/2006/relationships/image" Target="media/image2.jpeg"/><Relationship Id="rId50" Type="http://schemas.openxmlformats.org/officeDocument/2006/relationships/hyperlink" Target="http://java.sun.com/" TargetMode="External"/><Relationship Id="rId55" Type="http://schemas.openxmlformats.org/officeDocument/2006/relationships/hyperlink" Target="https://vi.wikipedia.org/w/index.php?title=H%E1%BB%87_%C4%91i%E1%BB%81u_h%C3%A0nh_di_%C4%91%E1%BB%99ng&amp;action=edit&amp;redlink=1" TargetMode="External"/><Relationship Id="rId76" Type="http://schemas.openxmlformats.org/officeDocument/2006/relationships/hyperlink" Target="https://en.wikipedia.org/wiki/Android_Marshmallow" TargetMode="External"/><Relationship Id="rId97" Type="http://schemas.openxmlformats.org/officeDocument/2006/relationships/hyperlink" Target="https://duythanhcse.files.wordpress.com/2013/04/7_layout_15.png" TargetMode="External"/><Relationship Id="rId104" Type="http://schemas.openxmlformats.org/officeDocument/2006/relationships/image" Target="media/image13.png"/><Relationship Id="rId120" Type="http://schemas.openxmlformats.org/officeDocument/2006/relationships/image" Target="media/image21.png"/><Relationship Id="rId125" Type="http://schemas.openxmlformats.org/officeDocument/2006/relationships/hyperlink" Target="https://duythanhcse.files.wordpress.com/2013/04/11_chk_rad_61.png" TargetMode="External"/><Relationship Id="rId141" Type="http://schemas.openxmlformats.org/officeDocument/2006/relationships/image" Target="media/image36.png"/><Relationship Id="rId146" Type="http://schemas.openxmlformats.org/officeDocument/2006/relationships/hyperlink" Target="https://viblo.asia/p/nodejs-voi-express-framework-rQOvPKVgkYj" TargetMode="External"/><Relationship Id="rId7" Type="http://schemas.openxmlformats.org/officeDocument/2006/relationships/endnotes" Target="endnotes.xml"/><Relationship Id="rId71" Type="http://schemas.openxmlformats.org/officeDocument/2006/relationships/hyperlink" Target="https://en.wikipedia.org/wiki/Android_Honeycomb" TargetMode="External"/><Relationship Id="rId92" Type="http://schemas.openxmlformats.org/officeDocument/2006/relationships/image" Target="media/image7.png"/><Relationship Id="rId2" Type="http://schemas.openxmlformats.org/officeDocument/2006/relationships/numbering" Target="numbering.xml"/><Relationship Id="rId29" Type="http://schemas.openxmlformats.org/officeDocument/2006/relationships/hyperlink" Target="https://vi.wikipedia.org/wiki/Kilobyte" TargetMode="External"/><Relationship Id="rId24" Type="http://schemas.openxmlformats.org/officeDocument/2006/relationships/hyperlink" Target="https://vi.wikipedia.org/wiki/C" TargetMode="External"/><Relationship Id="rId40" Type="http://schemas.openxmlformats.org/officeDocument/2006/relationships/hyperlink" Target="https://vi.wikipedia.org/wiki/Tr%C3%ACnh_th%C3%B4ng_d%E1%BB%8Bch" TargetMode="External"/><Relationship Id="rId45" Type="http://schemas.openxmlformats.org/officeDocument/2006/relationships/hyperlink" Target="https://vi.wikipedia.org/wiki/PHP" TargetMode="External"/><Relationship Id="rId66" Type="http://schemas.openxmlformats.org/officeDocument/2006/relationships/hyperlink" Target="https://en.wikipedia.org/wiki/Android_Cupcake" TargetMode="External"/><Relationship Id="rId87" Type="http://schemas.openxmlformats.org/officeDocument/2006/relationships/hyperlink" Target="https://duythanhcse.files.wordpress.com/2013/04/7_layout_10.png" TargetMode="External"/><Relationship Id="rId110" Type="http://schemas.openxmlformats.org/officeDocument/2006/relationships/image" Target="media/image16.png"/><Relationship Id="rId115" Type="http://schemas.openxmlformats.org/officeDocument/2006/relationships/hyperlink" Target="https://duythanhcse.files.wordpress.com/2013/04/10_common_control_0.png" TargetMode="External"/><Relationship Id="rId131" Type="http://schemas.openxmlformats.org/officeDocument/2006/relationships/image" Target="media/image29.png"/><Relationship Id="rId136" Type="http://schemas.openxmlformats.org/officeDocument/2006/relationships/image" Target="media/image34.png"/><Relationship Id="rId61" Type="http://schemas.openxmlformats.org/officeDocument/2006/relationships/hyperlink" Target="https://vi.wikipedia.org/wiki/Li%C3%AAn_minh_thi%E1%BA%BFt_b%E1%BB%8B_c%E1%BA%A7m_tay_m%E1%BB%9F" TargetMode="External"/><Relationship Id="rId82" Type="http://schemas.openxmlformats.org/officeDocument/2006/relationships/image" Target="media/image3.jpeg"/><Relationship Id="rId152" Type="http://schemas.microsoft.com/office/2011/relationships/people" Target="people.xml"/><Relationship Id="rId19" Type="http://schemas.openxmlformats.org/officeDocument/2006/relationships/hyperlink" Target="https://vi.wikipedia.org/wiki/MySQL" TargetMode="External"/><Relationship Id="rId14" Type="http://schemas.openxmlformats.org/officeDocument/2006/relationships/hyperlink" Target="https://vi.wikipedia.org/wiki/Visual_FoxPro" TargetMode="External"/><Relationship Id="rId30" Type="http://schemas.openxmlformats.org/officeDocument/2006/relationships/hyperlink" Target="https://vi.wikipedia.org/w/index.php?title=Kh%C3%A1ch/ch%E1%BB%A7&amp;action=edit&amp;redlink=1" TargetMode="External"/><Relationship Id="rId35" Type="http://schemas.openxmlformats.org/officeDocument/2006/relationships/hyperlink" Target="https://vi.wikipedia.org/wiki/Ng%C3%B4n_ng%E1%BB%AF_l%E1%BA%ADp_tr%C3%ACnh" TargetMode="External"/><Relationship Id="rId56" Type="http://schemas.openxmlformats.org/officeDocument/2006/relationships/hyperlink" Target="https://vi.wikipedia.org/wiki/Linux" TargetMode="External"/><Relationship Id="rId77" Type="http://schemas.openxmlformats.org/officeDocument/2006/relationships/hyperlink" Target="https://en.wikipedia.org/wiki/Android_Nougat" TargetMode="External"/><Relationship Id="rId100" Type="http://schemas.openxmlformats.org/officeDocument/2006/relationships/image" Target="media/image11.png"/><Relationship Id="rId105" Type="http://schemas.openxmlformats.org/officeDocument/2006/relationships/hyperlink" Target="https://duythanhcse.files.wordpress.com/2013/04/7_layout_20.png" TargetMode="External"/><Relationship Id="rId126" Type="http://schemas.openxmlformats.org/officeDocument/2006/relationships/image" Target="media/image24.png"/><Relationship Id="rId147" Type="http://schemas.openxmlformats.org/officeDocument/2006/relationships/hyperlink" Target="https://kipalog.com/posts/Hoc-MongoDB--Bai-1--MongoDB-la-gi" TargetMode="External"/><Relationship Id="rId8" Type="http://schemas.openxmlformats.org/officeDocument/2006/relationships/image" Target="media/image1.jpeg"/><Relationship Id="rId51" Type="http://schemas.openxmlformats.org/officeDocument/2006/relationships/hyperlink" Target="https://vi.wikipedia.org/wiki/11_th%C3%A1ng_12" TargetMode="External"/><Relationship Id="rId72" Type="http://schemas.openxmlformats.org/officeDocument/2006/relationships/hyperlink" Target="https://en.wikipedia.org/wiki/Android_Ice_Cream_Sandwich" TargetMode="External"/><Relationship Id="rId93" Type="http://schemas.openxmlformats.org/officeDocument/2006/relationships/hyperlink" Target="https://duythanhcse.files.wordpress.com/2013/04/7_layout_13.png" TargetMode="External"/><Relationship Id="rId98" Type="http://schemas.openxmlformats.org/officeDocument/2006/relationships/image" Target="media/image10.png"/><Relationship Id="rId121" Type="http://schemas.openxmlformats.org/officeDocument/2006/relationships/hyperlink" Target="https://duythanhcse.files.wordpress.com/2013/04/11_chk_rad_3.png" TargetMode="External"/><Relationship Id="rId142" Type="http://schemas.openxmlformats.org/officeDocument/2006/relationships/image" Target="media/image37.PNG"/><Relationship Id="rId3" Type="http://schemas.openxmlformats.org/officeDocument/2006/relationships/styles" Target="styles.xml"/><Relationship Id="rId25" Type="http://schemas.openxmlformats.org/officeDocument/2006/relationships/hyperlink" Target="https://vi.wikipedia.org/wiki/C%C6%A1_s%E1%BB%9F_d%E1%BB%AF_li%E1%BB%87u" TargetMode="External"/><Relationship Id="rId46" Type="http://schemas.openxmlformats.org/officeDocument/2006/relationships/hyperlink" Target="https://vi.wikipedia.org/wiki/C_th%C4%83ng" TargetMode="External"/><Relationship Id="rId67" Type="http://schemas.openxmlformats.org/officeDocument/2006/relationships/hyperlink" Target="https://en.wikipedia.org/wiki/Android_Donut" TargetMode="External"/><Relationship Id="rId116" Type="http://schemas.openxmlformats.org/officeDocument/2006/relationships/image" Target="media/image19.png"/><Relationship Id="rId137" Type="http://schemas.openxmlformats.org/officeDocument/2006/relationships/hyperlink" Target="http://www.google.com/design/spec/components/buttons-floating-action-button.html" TargetMode="External"/><Relationship Id="rId20" Type="http://schemas.openxmlformats.org/officeDocument/2006/relationships/hyperlink" Target="https://vi.wikipedia.org/wiki/Tag" TargetMode="External"/><Relationship Id="rId41" Type="http://schemas.openxmlformats.org/officeDocument/2006/relationships/hyperlink" Target="https://vi.wikipedia.org/wiki/Bytecode" TargetMode="External"/><Relationship Id="rId62" Type="http://schemas.openxmlformats.org/officeDocument/2006/relationships/hyperlink" Target="https://vi.wikipedia.org/wiki/Ph%E1%BA%A7n_c%E1%BB%A9ng" TargetMode="External"/><Relationship Id="rId83" Type="http://schemas.openxmlformats.org/officeDocument/2006/relationships/image" Target="media/image4.png"/><Relationship Id="rId88" Type="http://schemas.openxmlformats.org/officeDocument/2006/relationships/image" Target="media/image5.png"/><Relationship Id="rId111" Type="http://schemas.openxmlformats.org/officeDocument/2006/relationships/hyperlink" Target="https://duythanhcse.files.wordpress.com/2013/04/7_layout_23.png" TargetMode="External"/><Relationship Id="rId132" Type="http://schemas.openxmlformats.org/officeDocument/2006/relationships/image" Target="media/image30.png"/><Relationship Id="rId153" Type="http://schemas.openxmlformats.org/officeDocument/2006/relationships/theme" Target="theme/theme1.xml"/><Relationship Id="rId15" Type="http://schemas.openxmlformats.org/officeDocument/2006/relationships/hyperlink" Target="https://vi.wikipedia.org/wiki/Quan_h%E1%BB%87" TargetMode="External"/><Relationship Id="rId36" Type="http://schemas.openxmlformats.org/officeDocument/2006/relationships/hyperlink" Target="https://vi.wikipedia.org/wiki/L%E1%BA%ADp_tr%C3%ACnh_h%C6%B0%E1%BB%9Bng_%C4%91%E1%BB%91i_t%C6%B0%E1%BB%A3ng" TargetMode="External"/><Relationship Id="rId57" Type="http://schemas.openxmlformats.org/officeDocument/2006/relationships/hyperlink" Target="https://vi.wikipedia.org/wiki/M%C3%A0n_h%C3%ACnh_c%E1%BA%A3m_%E1%BB%A9ng" TargetMode="External"/><Relationship Id="rId106" Type="http://schemas.openxmlformats.org/officeDocument/2006/relationships/image" Target="media/image14.png"/><Relationship Id="rId12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hyperlink" Target="https://vi.wikipedia.org/wiki/Ph%E1%BA%A7n_m%E1%BB%81m" TargetMode="External"/><Relationship Id="rId52" Type="http://schemas.openxmlformats.org/officeDocument/2006/relationships/hyperlink" Target="https://vi.wikipedia.org/wiki/2006" TargetMode="External"/><Relationship Id="rId73" Type="http://schemas.openxmlformats.org/officeDocument/2006/relationships/hyperlink" Target="https://en.wikipedia.org/wiki/Android_Jelly_Bean" TargetMode="External"/><Relationship Id="rId78" Type="http://schemas.openxmlformats.org/officeDocument/2006/relationships/hyperlink" Target="http://www.oracle.com/technetwork/java/javase/downloads/index.html" TargetMode="External"/><Relationship Id="rId94" Type="http://schemas.openxmlformats.org/officeDocument/2006/relationships/image" Target="media/image8.png"/><Relationship Id="rId99" Type="http://schemas.openxmlformats.org/officeDocument/2006/relationships/hyperlink" Target="https://duythanhcse.files.wordpress.com/2013/04/7_layout_16.png" TargetMode="External"/><Relationship Id="rId101" Type="http://schemas.openxmlformats.org/officeDocument/2006/relationships/hyperlink" Target="https://duythanhcse.files.wordpress.com/2013/04/7_layout_17.png" TargetMode="External"/><Relationship Id="rId122" Type="http://schemas.openxmlformats.org/officeDocument/2006/relationships/image" Target="media/image22.png"/><Relationship Id="rId143" Type="http://schemas.openxmlformats.org/officeDocument/2006/relationships/image" Target="media/image38.PNG"/><Relationship Id="rId148" Type="http://schemas.openxmlformats.org/officeDocument/2006/relationships/hyperlink" Target="https://viblo.asia/p/nodejs-va-socketio-can-ban-jlA7GKxdvKZQ"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vi.wikipedia.org/w/index.php?title=T%C3%ADnh_to%C3%A0n_v%E1%BA%B9n_(giao_d%E1%BB%8Bch)&amp;action=edit&amp;redlink=1" TargetMode="External"/><Relationship Id="rId47" Type="http://schemas.openxmlformats.org/officeDocument/2006/relationships/hyperlink" Target="https://vi.wikipedia.org/wiki/C%C3%BA_ph%C3%A1p_h%E1%BB%8Dc" TargetMode="External"/><Relationship Id="rId68" Type="http://schemas.openxmlformats.org/officeDocument/2006/relationships/hyperlink" Target="https://en.wikipedia.org/wiki/Android_Eclair" TargetMode="External"/><Relationship Id="rId89" Type="http://schemas.openxmlformats.org/officeDocument/2006/relationships/hyperlink" Target="https://duythanhcse.files.wordpress.com/2013/04/7_layout_11.png" TargetMode="External"/><Relationship Id="rId112" Type="http://schemas.openxmlformats.org/officeDocument/2006/relationships/image" Target="media/image17.png"/><Relationship Id="rId133" Type="http://schemas.openxmlformats.org/officeDocument/2006/relationships/image" Target="media/image31.png"/><Relationship Id="rId16" Type="http://schemas.openxmlformats.org/officeDocument/2006/relationships/hyperlink" Target="https://vi.wikipedia.org/wiki/Kh%C3%B3a_ch%C3%ADnh" TargetMode="External"/><Relationship Id="rId37" Type="http://schemas.openxmlformats.org/officeDocument/2006/relationships/hyperlink" Target="https://vi.wikipedia.org/wiki/Tr%C3%ACnh_bi%C3%AAn_d%E1%BB%8Bch" TargetMode="External"/><Relationship Id="rId58" Type="http://schemas.openxmlformats.org/officeDocument/2006/relationships/hyperlink" Target="https://vi.wikipedia.org/wiki/%C4%90i%E1%BB%87n_tho%E1%BA%A1i_th%C3%B4ng_minh" TargetMode="External"/><Relationship Id="rId79" Type="http://schemas.openxmlformats.org/officeDocument/2006/relationships/hyperlink" Target="http://windybook.com/java-bai-2-thiet-lap-bien-moi-truong-java-va-cai-dat-ide-netbean/" TargetMode="External"/><Relationship Id="rId102" Type="http://schemas.openxmlformats.org/officeDocument/2006/relationships/image" Target="media/image12.png"/><Relationship Id="rId123" Type="http://schemas.openxmlformats.org/officeDocument/2006/relationships/hyperlink" Target="https://duythanhcse.files.wordpress.com/2013/04/11_chk_rad_5.png" TargetMode="External"/><Relationship Id="rId144" Type="http://schemas.openxmlformats.org/officeDocument/2006/relationships/hyperlink" Target="https://developers.google.com/maps/documentation/android-api/" TargetMode="External"/><Relationship Id="rId9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18530-D10A-4C6C-8191-121C4A26C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69</Pages>
  <Words>13007</Words>
  <Characters>74145</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Nhozip 96</dc:creator>
  <cp:keywords/>
  <dc:description/>
  <cp:lastModifiedBy>d</cp:lastModifiedBy>
  <cp:revision>204</cp:revision>
  <dcterms:created xsi:type="dcterms:W3CDTF">2018-03-03T07:39:00Z</dcterms:created>
  <dcterms:modified xsi:type="dcterms:W3CDTF">2018-04-25T19:51:00Z</dcterms:modified>
</cp:coreProperties>
</file>